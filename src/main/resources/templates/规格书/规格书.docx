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4"/>
        <w:ind w:left="1050"/>
        <w:rPr>
          <w:rFonts w:hint="eastAsia" w:eastAsia="宋体"/>
          <w:lang w:val="en-US" w:eastAsia="zh-CN"/>
        </w:rPr>
      </w:pPr>
      <w:ins w:id="28" w:author="M00031069" w:date="2024-04-26T14:02:29Z">
        <w:r>
          <w:rPr>
            <w:rFonts w:hint="eastAsia"/>
            <w:lang w:val="en-US" w:eastAsia="zh-CN"/>
          </w:rPr>
          <w:t xml:space="preserve"> </w:t>
        </w:r>
      </w:ins>
    </w:p>
    <w:p>
      <w:pPr>
        <w:pStyle w:val="34"/>
        <w:ind w:left="1050"/>
      </w:pPr>
    </w:p>
    <w:p>
      <w:pPr>
        <w:pStyle w:val="34"/>
        <w:ind w:left="1050"/>
      </w:pPr>
    </w:p>
    <w:p>
      <w:pPr>
        <w:pStyle w:val="34"/>
        <w:ind w:left="1050"/>
      </w:pPr>
    </w:p>
    <w:p>
      <w:pPr>
        <w:pStyle w:val="34"/>
        <w:ind w:left="1050"/>
      </w:pPr>
    </w:p>
    <w:p>
      <w:pPr>
        <w:pStyle w:val="34"/>
        <w:ind w:left="1050"/>
      </w:pPr>
    </w:p>
    <w:p>
      <w:pPr>
        <w:pStyle w:val="34"/>
        <w:ind w:left="1050"/>
      </w:pPr>
    </w:p>
    <w:p>
      <w:pPr>
        <w:pStyle w:val="34"/>
        <w:ind w:left="1050"/>
      </w:pPr>
    </w:p>
    <w:p>
      <w:pPr>
        <w:pStyle w:val="34"/>
        <w:ind w:left="1050"/>
      </w:pPr>
    </w:p>
    <w:p>
      <w:pPr>
        <w:pStyle w:val="34"/>
        <w:ind w:left="1050"/>
      </w:pPr>
    </w:p>
    <w:p>
      <w:pPr>
        <w:pStyle w:val="34"/>
        <w:ind w:left="1050"/>
      </w:pPr>
    </w:p>
    <w:p>
      <w:pPr>
        <w:pStyle w:val="34"/>
        <w:ind w:left="1050"/>
      </w:pPr>
    </w:p>
    <w:p>
      <w:pPr>
        <w:pStyle w:val="34"/>
        <w:ind w:left="1050"/>
      </w:pPr>
    </w:p>
    <w:p>
      <w:pPr>
        <w:pStyle w:val="34"/>
        <w:ind w:left="1050"/>
      </w:pPr>
    </w:p>
    <w:p>
      <w:pPr>
        <w:pStyle w:val="102"/>
        <w:rPr>
          <w:rFonts w:hAnsi="宋体"/>
          <w:sz w:val="84"/>
          <w:szCs w:val="84"/>
        </w:rPr>
      </w:pPr>
      <w:r>
        <w:rPr>
          <w:rFonts w:hint="eastAsia" w:hAnsi="宋体"/>
          <w:sz w:val="84"/>
          <w:szCs w:val="84"/>
        </w:rPr>
        <w:t>整 机 规 格 书</w:t>
      </w:r>
    </w:p>
    <w:p>
      <w:pPr>
        <w:pStyle w:val="34"/>
        <w:ind w:left="1050"/>
        <w:jc w:val="center"/>
        <w:rPr>
          <w:b/>
          <w:sz w:val="36"/>
          <w:szCs w:val="36"/>
        </w:rPr>
      </w:pPr>
    </w:p>
    <w:p>
      <w:pPr>
        <w:pStyle w:val="34"/>
        <w:ind w:left="1050"/>
      </w:pPr>
    </w:p>
    <w:p>
      <w:pPr>
        <w:pStyle w:val="34"/>
        <w:ind w:left="1050"/>
      </w:pPr>
    </w:p>
    <w:p>
      <w:pPr>
        <w:pStyle w:val="34"/>
        <w:ind w:left="1050"/>
      </w:pPr>
    </w:p>
    <w:p>
      <w:pPr>
        <w:pStyle w:val="34"/>
        <w:ind w:left="1050"/>
      </w:pPr>
    </w:p>
    <w:p>
      <w:pPr>
        <w:pStyle w:val="34"/>
        <w:ind w:left="1050"/>
      </w:pPr>
    </w:p>
    <w:p>
      <w:pPr>
        <w:ind w:left="1050"/>
      </w:pPr>
    </w:p>
    <w:p>
      <w:pPr>
        <w:pStyle w:val="34"/>
        <w:ind w:left="1050"/>
      </w:pPr>
    </w:p>
    <w:p>
      <w:pPr>
        <w:pStyle w:val="34"/>
        <w:ind w:left="1050"/>
      </w:pPr>
    </w:p>
    <w:p>
      <w:pPr>
        <w:pStyle w:val="34"/>
        <w:ind w:left="1050"/>
      </w:pPr>
    </w:p>
    <w:p>
      <w:pPr>
        <w:pStyle w:val="34"/>
        <w:ind w:left="1050"/>
      </w:pPr>
    </w:p>
    <w:tbl>
      <w:tblPr>
        <w:tblStyle w:val="88"/>
        <w:tblW w:w="6104" w:type="dxa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  <w:tblPrChange w:id="29" w:author="M00000676" w:date="2023-12-01T16:13:34Z">
          <w:tblPr>
            <w:tblStyle w:val="88"/>
            <w:tblW w:w="6104" w:type="dxa"/>
            <w:jc w:val="center"/>
            <w:tblLayout w:type="fixed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821"/>
        <w:gridCol w:w="236"/>
        <w:gridCol w:w="2152"/>
        <w:gridCol w:w="851"/>
        <w:gridCol w:w="2044"/>
        <w:tblGridChange w:id="30">
          <w:tblGrid>
            <w:gridCol w:w="821"/>
            <w:gridCol w:w="236"/>
            <w:gridCol w:w="2152"/>
            <w:gridCol w:w="851"/>
            <w:gridCol w:w="2044"/>
          </w:tblGrid>
        </w:tblGridChange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  <w:tblPrExChange w:id="31" w:author="M00000676" w:date="2023-12-01T16:13:34Z">
            <w:tblPrEx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cantSplit/>
          <w:trHeight w:val="90" w:hRule="atLeast"/>
          <w:jc w:val="center"/>
          <w:trPrChange w:id="31" w:author="M00000676" w:date="2023-12-01T16:13:34Z">
            <w:trPr>
              <w:cantSplit/>
              <w:trHeight w:val="312" w:hRule="atLeast"/>
              <w:jc w:val="center"/>
            </w:trPr>
          </w:trPrChange>
        </w:trPr>
        <w:tc>
          <w:tcPr>
            <w:tcW w:w="821" w:type="dxa"/>
            <w:vAlign w:val="center"/>
            <w:tcPrChange w:id="32" w:author="M00000676" w:date="2023-12-01T16:13:34Z">
              <w:tcPr>
                <w:tcW w:w="821" w:type="dxa"/>
                <w:vAlign w:val="center"/>
              </w:tcPr>
            </w:tcPrChange>
          </w:tcPr>
          <w:p>
            <w:r>
              <w:rPr>
                <w:rFonts w:hint="eastAsia"/>
              </w:rPr>
              <w:t>拟制</w:t>
            </w:r>
          </w:p>
        </w:tc>
        <w:tc>
          <w:tcPr>
            <w:tcW w:w="236" w:type="dxa"/>
            <w:vAlign w:val="center"/>
            <w:tcPrChange w:id="33" w:author="M00000676" w:date="2023-12-01T16:13:34Z">
              <w:tcPr>
                <w:tcW w:w="236" w:type="dxa"/>
                <w:vAlign w:val="center"/>
              </w:tcPr>
            </w:tcPrChange>
          </w:tcPr>
          <w:p/>
        </w:tc>
        <w:tc>
          <w:tcPr>
            <w:tcW w:w="2152" w:type="dxa"/>
            <w:tcBorders>
              <w:bottom w:val="single" w:color="auto" w:sz="4" w:space="0"/>
            </w:tcBorders>
            <w:vAlign w:val="center"/>
            <w:tcPrChange w:id="34" w:author="M00000676" w:date="2023-12-01T16:13:34Z">
              <w:tcPr>
                <w:tcW w:w="2152" w:type="dxa"/>
                <w:tcBorders>
                  <w:bottom w:val="single" w:color="auto" w:sz="4" w:space="0"/>
                </w:tcBorders>
                <w:vAlign w:val="center"/>
              </w:tcPr>
            </w:tcPrChange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del w:id="35" w:author="M00009068" w:date="2021-12-18T14:49:24Z">
              <w:r>
                <w:rPr>
                  <w:rFonts w:hint="eastAsia"/>
                  <w:lang w:val="en-US" w:eastAsia="zh-CN"/>
                </w:rPr>
                <w:delText>周小波/</w:delText>
              </w:r>
            </w:del>
            <w:ins w:id="36" w:author="Administrator" w:date="2024-10-15T17:57:55Z">
              <w:r>
                <w:rPr>
                  <w:rFonts w:hint="eastAsia"/>
                  <w:lang w:val="en-US" w:eastAsia="zh-CN"/>
                </w:rPr>
                <w:t>{{</w:t>
              </w:r>
            </w:ins>
            <w:ins w:id="37" w:author="Administrator" w:date="2024-10-15T17:57:58Z">
              <w:r>
                <w:rPr>
                  <w:rFonts w:hint="eastAsia"/>
                  <w:lang w:val="en-US" w:eastAsia="zh-CN"/>
                </w:rPr>
                <w:t>bu</w:t>
              </w:r>
            </w:ins>
            <w:ins w:id="38" w:author="Administrator" w:date="2024-10-15T17:57:59Z">
              <w:r>
                <w:rPr>
                  <w:rFonts w:hint="eastAsia"/>
                  <w:lang w:val="en-US" w:eastAsia="zh-CN"/>
                </w:rPr>
                <w:t>tt</w:t>
              </w:r>
            </w:ins>
            <w:ins w:id="39" w:author="Administrator" w:date="2024-10-15T17:58:01Z">
              <w:r>
                <w:rPr>
                  <w:rFonts w:hint="eastAsia"/>
                  <w:lang w:val="en-US" w:eastAsia="zh-CN"/>
                </w:rPr>
                <w:t>on</w:t>
              </w:r>
            </w:ins>
            <w:ins w:id="40" w:author="Administrator" w:date="2024-10-15T17:57:56Z">
              <w:r>
                <w:rPr>
                  <w:rFonts w:hint="eastAsia"/>
                  <w:lang w:val="en-US" w:eastAsia="zh-CN"/>
                </w:rPr>
                <w:t>}}</w:t>
              </w:r>
            </w:ins>
            <w:ins w:id="41" w:author="M00000676" w:date="2023-12-01T16:13:43Z">
              <w:del w:id="42" w:author="Administrator" w:date="2024-10-15T17:57:54Z">
                <w:r>
                  <w:rPr>
                    <w:rFonts w:hint="eastAsia"/>
                    <w:lang w:val="en-US" w:eastAsia="zh-CN"/>
                  </w:rPr>
                  <w:delText>张端</w:delText>
                </w:r>
              </w:del>
            </w:ins>
            <w:ins w:id="43" w:author="M00000676" w:date="2023-12-01T16:13:44Z">
              <w:del w:id="44" w:author="Administrator" w:date="2024-10-15T17:57:54Z">
                <w:r>
                  <w:rPr>
                    <w:rFonts w:hint="eastAsia"/>
                    <w:lang w:val="en-US" w:eastAsia="zh-CN"/>
                  </w:rPr>
                  <w:delText>祥</w:delText>
                </w:r>
              </w:del>
            </w:ins>
            <w:del w:id="45" w:author="M00000676" w:date="2023-12-01T16:13:36Z">
              <w:r>
                <w:rPr>
                  <w:rFonts w:hint="eastAsia"/>
                  <w:lang w:val="en-US" w:eastAsia="zh-CN"/>
                </w:rPr>
                <w:delText>张超</w:delText>
              </w:r>
            </w:del>
          </w:p>
        </w:tc>
        <w:tc>
          <w:tcPr>
            <w:tcW w:w="851" w:type="dxa"/>
            <w:tcPrChange w:id="46" w:author="M00000676" w:date="2023-12-01T16:13:34Z">
              <w:tcPr>
                <w:tcW w:w="851" w:type="dxa"/>
              </w:tcPr>
            </w:tcPrChange>
          </w:tcPr>
          <w:p>
            <w:r>
              <w:rPr>
                <w:rFonts w:hint="eastAsia"/>
              </w:rPr>
              <w:t>日期</w:t>
            </w:r>
          </w:p>
        </w:tc>
        <w:tc>
          <w:tcPr>
            <w:tcW w:w="2044" w:type="dxa"/>
            <w:tcBorders>
              <w:bottom w:val="single" w:color="auto" w:sz="4" w:space="0"/>
            </w:tcBorders>
            <w:tcPrChange w:id="47" w:author="M00000676" w:date="2023-12-01T16:13:34Z">
              <w:tcPr>
                <w:tcW w:w="2044" w:type="dxa"/>
                <w:tcBorders>
                  <w:bottom w:val="single" w:color="auto" w:sz="4" w:space="0"/>
                </w:tcBorders>
              </w:tcPr>
            </w:tcPrChange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</w:rPr>
              <w:t>20</w:t>
            </w:r>
            <w:r>
              <w:rPr>
                <w:rFonts w:hint="eastAsia"/>
                <w:lang w:val="en-US" w:eastAsia="zh-CN"/>
              </w:rPr>
              <w:t>2</w:t>
            </w:r>
            <w:ins w:id="48" w:author="M00009068" w:date="2021-11-19T14:58:22Z">
              <w:del w:id="49" w:author="M00000676" w:date="2023-12-01T16:13:47Z">
                <w:r>
                  <w:rPr>
                    <w:rFonts w:hint="default"/>
                    <w:lang w:val="en-US" w:eastAsia="zh-CN"/>
                  </w:rPr>
                  <w:delText>1</w:delText>
                </w:r>
              </w:del>
            </w:ins>
            <w:ins w:id="50" w:author="M00000676" w:date="2023-12-01T16:13:47Z">
              <w:r>
                <w:rPr>
                  <w:rFonts w:hint="eastAsia"/>
                  <w:lang w:val="en-US" w:eastAsia="zh-CN"/>
                </w:rPr>
                <w:t>3</w:t>
              </w:r>
            </w:ins>
            <w:del w:id="51" w:author="M00009068" w:date="2021-11-19T14:58:22Z">
              <w:r>
                <w:rPr>
                  <w:rFonts w:hint="eastAsia"/>
                  <w:lang w:val="en-US" w:eastAsia="zh-CN"/>
                </w:rPr>
                <w:delText>0</w:delText>
              </w:r>
            </w:del>
            <w:r>
              <w:rPr>
                <w:rFonts w:hint="eastAsia"/>
              </w:rPr>
              <w:t>-</w:t>
            </w:r>
            <w:ins w:id="52" w:author="M00009068" w:date="2021-11-19T14:58:25Z">
              <w:r>
                <w:rPr>
                  <w:rFonts w:hint="eastAsia"/>
                  <w:lang w:val="en-US" w:eastAsia="zh-CN"/>
                </w:rPr>
                <w:t>1</w:t>
              </w:r>
            </w:ins>
            <w:ins w:id="53" w:author="M00009068" w:date="2021-11-19T14:58:26Z">
              <w:del w:id="54" w:author="M00000676" w:date="2023-12-01T16:13:50Z">
                <w:r>
                  <w:rPr>
                    <w:rFonts w:hint="default"/>
                    <w:lang w:val="en-US" w:eastAsia="zh-CN"/>
                  </w:rPr>
                  <w:delText>1</w:delText>
                </w:r>
              </w:del>
            </w:ins>
            <w:ins w:id="55" w:author="M00000676" w:date="2023-12-01T16:13:52Z">
              <w:r>
                <w:rPr>
                  <w:rFonts w:hint="eastAsia"/>
                  <w:lang w:val="en-US" w:eastAsia="zh-CN"/>
                </w:rPr>
                <w:t>2</w:t>
              </w:r>
            </w:ins>
            <w:del w:id="56" w:author="M00009068" w:date="2021-11-19T14:58:24Z">
              <w:r>
                <w:rPr>
                  <w:rFonts w:hint="eastAsia"/>
                </w:rPr>
                <w:delText>1</w:delText>
              </w:r>
            </w:del>
            <w:del w:id="57" w:author="M00009068" w:date="2021-11-19T14:58:24Z">
              <w:r>
                <w:rPr>
                  <w:rFonts w:hint="eastAsia"/>
                  <w:lang w:val="en-US" w:eastAsia="zh-CN"/>
                </w:rPr>
                <w:delText>0</w:delText>
              </w:r>
            </w:del>
            <w:r>
              <w:rPr>
                <w:rFonts w:hint="eastAsia"/>
              </w:rPr>
              <w:t>-</w:t>
            </w:r>
            <w:ins w:id="58" w:author="M00009068" w:date="2021-11-19T14:58:27Z">
              <w:del w:id="59" w:author="M00000676" w:date="2023-12-01T16:13:55Z">
                <w:r>
                  <w:rPr>
                    <w:rFonts w:hint="default"/>
                    <w:lang w:val="en-US" w:eastAsia="zh-CN"/>
                  </w:rPr>
                  <w:delText>1</w:delText>
                </w:r>
              </w:del>
            </w:ins>
            <w:ins w:id="60" w:author="M00009068" w:date="2021-11-19T14:58:29Z">
              <w:del w:id="61" w:author="M00000676" w:date="2023-12-01T16:13:55Z">
                <w:r>
                  <w:rPr>
                    <w:rFonts w:hint="default"/>
                    <w:lang w:val="en-US" w:eastAsia="zh-CN"/>
                  </w:rPr>
                  <w:delText>9</w:delText>
                </w:r>
              </w:del>
            </w:ins>
            <w:ins w:id="62" w:author="M00000676" w:date="2023-12-01T16:13:55Z">
              <w:r>
                <w:rPr>
                  <w:rFonts w:hint="eastAsia"/>
                  <w:lang w:val="en-US" w:eastAsia="zh-CN"/>
                </w:rPr>
                <w:t>0</w:t>
              </w:r>
            </w:ins>
            <w:ins w:id="63" w:author="M00000676" w:date="2023-12-01T16:13:56Z">
              <w:r>
                <w:rPr>
                  <w:rFonts w:hint="eastAsia"/>
                  <w:lang w:val="en-US" w:eastAsia="zh-CN"/>
                </w:rPr>
                <w:t>1</w:t>
              </w:r>
            </w:ins>
            <w:del w:id="64" w:author="M00009068" w:date="2021-11-19T14:58:27Z">
              <w:r>
                <w:rPr>
                  <w:rFonts w:hint="eastAsia"/>
                </w:rPr>
                <w:delText>3</w:delText>
              </w:r>
            </w:del>
            <w:del w:id="65" w:author="M00009068" w:date="2021-11-19T14:58:27Z">
              <w:r>
                <w:rPr>
                  <w:rFonts w:hint="eastAsia"/>
                  <w:lang w:val="en-US" w:eastAsia="zh-CN"/>
                </w:rPr>
                <w:delText>1</w:delText>
              </w:r>
            </w:del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12" w:hRule="atLeast"/>
          <w:jc w:val="center"/>
        </w:trPr>
        <w:tc>
          <w:tcPr>
            <w:tcW w:w="821" w:type="dxa"/>
            <w:vAlign w:val="center"/>
          </w:tcPr>
          <w:p/>
        </w:tc>
        <w:tc>
          <w:tcPr>
            <w:tcW w:w="236" w:type="dxa"/>
            <w:vAlign w:val="center"/>
          </w:tcPr>
          <w:p/>
        </w:tc>
        <w:tc>
          <w:tcPr>
            <w:tcW w:w="2152" w:type="dxa"/>
            <w:tcBorders>
              <w:top w:val="single" w:color="auto" w:sz="4" w:space="0"/>
            </w:tcBorders>
            <w:vAlign w:val="center"/>
          </w:tcPr>
          <w:p/>
        </w:tc>
        <w:tc>
          <w:tcPr>
            <w:tcW w:w="851" w:type="dxa"/>
          </w:tcPr>
          <w:p/>
        </w:tc>
        <w:tc>
          <w:tcPr>
            <w:tcW w:w="2044" w:type="dxa"/>
            <w:tcBorders>
              <w:top w:val="single" w:color="auto" w:sz="4" w:space="0"/>
            </w:tcBorders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12" w:hRule="atLeast"/>
          <w:jc w:val="center"/>
        </w:trPr>
        <w:tc>
          <w:tcPr>
            <w:tcW w:w="821" w:type="dxa"/>
            <w:vAlign w:val="center"/>
          </w:tcPr>
          <w:p>
            <w:r>
              <w:rPr>
                <w:rFonts w:hint="eastAsia"/>
              </w:rPr>
              <w:t>审核</w:t>
            </w:r>
          </w:p>
        </w:tc>
        <w:tc>
          <w:tcPr>
            <w:tcW w:w="236" w:type="dxa"/>
            <w:vAlign w:val="center"/>
          </w:tcPr>
          <w:p/>
        </w:tc>
        <w:tc>
          <w:tcPr>
            <w:tcW w:w="2152" w:type="dxa"/>
            <w:tcBorders>
              <w:bottom w:val="single" w:color="auto" w:sz="4" w:space="0"/>
            </w:tcBorders>
            <w:vAlign w:val="center"/>
          </w:tcPr>
          <w:p/>
        </w:tc>
        <w:tc>
          <w:tcPr>
            <w:tcW w:w="851" w:type="dxa"/>
          </w:tcPr>
          <w:p>
            <w:r>
              <w:rPr>
                <w:rFonts w:hint="eastAsia"/>
              </w:rPr>
              <w:t>日期</w:t>
            </w:r>
          </w:p>
        </w:tc>
        <w:tc>
          <w:tcPr>
            <w:tcW w:w="2044" w:type="dxa"/>
            <w:tcBorders>
              <w:bottom w:val="single" w:color="auto" w:sz="4" w:space="0"/>
            </w:tcBorders>
          </w:tcPr>
          <w:p/>
        </w:tc>
      </w:tr>
    </w:tbl>
    <w:p>
      <w:pPr>
        <w:pStyle w:val="34"/>
        <w:ind w:left="1050"/>
      </w:pPr>
    </w:p>
    <w:p>
      <w:pPr>
        <w:pStyle w:val="34"/>
        <w:ind w:left="1050"/>
      </w:pPr>
    </w:p>
    <w:p>
      <w:pPr>
        <w:pStyle w:val="34"/>
        <w:ind w:left="1050"/>
      </w:pPr>
    </w:p>
    <w:p>
      <w:pPr>
        <w:pStyle w:val="34"/>
        <w:ind w:left="1050"/>
      </w:pPr>
    </w:p>
    <w:p>
      <w:pPr>
        <w:pStyle w:val="34"/>
        <w:ind w:left="1050"/>
      </w:pPr>
    </w:p>
    <w:p>
      <w:pPr>
        <w:pStyle w:val="34"/>
        <w:ind w:left="1050"/>
      </w:pPr>
    </w:p>
    <w:p>
      <w:pPr>
        <w:pStyle w:val="34"/>
        <w:ind w:left="1050"/>
      </w:pPr>
    </w:p>
    <w:p>
      <w:pPr>
        <w:pStyle w:val="34"/>
        <w:ind w:left="1050"/>
        <w:rPr>
          <w:del w:id="66" w:author="M00007797" w:date="2023-11-02T16:33:40Z"/>
        </w:rPr>
      </w:pPr>
    </w:p>
    <w:p>
      <w:pPr>
        <w:pStyle w:val="34"/>
        <w:ind w:left="0"/>
        <w:pPrChange w:id="67" w:author="M00007797" w:date="2023-11-02T16:33:39Z">
          <w:pPr>
            <w:pStyle w:val="34"/>
            <w:ind w:left="1050"/>
          </w:pPr>
        </w:pPrChange>
      </w:pPr>
    </w:p>
    <w:p>
      <w:pPr>
        <w:pStyle w:val="34"/>
        <w:ind w:left="1050"/>
        <w:rPr>
          <w:ins w:id="68" w:author="M00007797" w:date="2023-11-02T16:34:00Z"/>
        </w:rPr>
      </w:pPr>
    </w:p>
    <w:p>
      <w:pPr>
        <w:pStyle w:val="34"/>
        <w:ind w:left="1050"/>
      </w:pPr>
    </w:p>
    <w:tbl>
      <w:tblPr>
        <w:tblStyle w:val="89"/>
        <w:tblpPr w:leftFromText="180" w:rightFromText="180" w:vertAnchor="text" w:horzAnchor="margin" w:tblpY="424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  <w:tblPrChange w:id="69" w:author="Administrator" w:date="2024-10-15T17:26:01Z">
          <w:tblPr>
            <w:tblStyle w:val="89"/>
            <w:tblpPr w:leftFromText="180" w:rightFromText="180" w:vertAnchor="text" w:horzAnchor="margin" w:tblpY="424"/>
            <w:tblW w:w="0" w:type="auto"/>
            <w:tblInd w:w="0" w:type="dxa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autofit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1866"/>
        <w:gridCol w:w="5729"/>
        <w:gridCol w:w="1321"/>
        <w:gridCol w:w="1165"/>
        <w:tblGridChange w:id="70">
          <w:tblGrid>
            <w:gridCol w:w="951"/>
            <w:gridCol w:w="105"/>
            <w:gridCol w:w="6465"/>
            <w:gridCol w:w="16"/>
            <w:gridCol w:w="1"/>
            <w:gridCol w:w="1660"/>
            <w:gridCol w:w="7"/>
            <w:gridCol w:w="875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71" w:author="Administrator" w:date="2024-10-15T17:26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</w:trPr>
        <w:tc>
          <w:tcPr>
            <w:tcW w:w="1866" w:type="dxa"/>
            <w:vAlign w:val="top"/>
            <w:tcPrChange w:id="72" w:author="Administrator" w:date="2024-10-15T17:26:01Z">
              <w:tcPr>
                <w:tcW w:w="675" w:type="dxa"/>
              </w:tcPr>
            </w:tcPrChange>
          </w:tcPr>
          <w:p>
            <w:pPr>
              <w:widowControl w:val="0"/>
              <w:jc w:val="center"/>
              <w:pPrChange w:id="73" w:author="M00000676" w:date="2023-12-01T16:14:51Z">
                <w:pPr>
                  <w:widowControl w:val="0"/>
                  <w:jc w:val="both"/>
                </w:pPr>
              </w:pPrChange>
            </w:pPr>
            <w:r>
              <w:rPr>
                <w:rFonts w:hint="eastAsia"/>
              </w:rPr>
              <w:t>序号</w:t>
            </w:r>
          </w:p>
        </w:tc>
        <w:tc>
          <w:tcPr>
            <w:tcW w:w="5729" w:type="dxa"/>
            <w:vAlign w:val="top"/>
            <w:tcPrChange w:id="74" w:author="Administrator" w:date="2024-10-15T17:26:01Z">
              <w:tcPr>
                <w:tcW w:w="6804" w:type="dxa"/>
                <w:gridSpan w:val="2"/>
              </w:tcPr>
            </w:tcPrChange>
          </w:tcPr>
          <w:p>
            <w:pPr>
              <w:widowControl w:val="0"/>
              <w:jc w:val="center"/>
            </w:pPr>
            <w:r>
              <w:rPr>
                <w:rFonts w:hint="eastAsia"/>
              </w:rPr>
              <w:t>修改内容</w:t>
            </w:r>
          </w:p>
        </w:tc>
        <w:tc>
          <w:tcPr>
            <w:tcW w:w="1321" w:type="dxa"/>
            <w:vAlign w:val="top"/>
            <w:tcPrChange w:id="75" w:author="Administrator" w:date="2024-10-15T17:26:01Z">
              <w:tcPr>
                <w:tcW w:w="1701" w:type="dxa"/>
                <w:gridSpan w:val="3"/>
              </w:tcPr>
            </w:tcPrChange>
          </w:tcPr>
          <w:p>
            <w:pPr>
              <w:widowControl w:val="0"/>
              <w:jc w:val="center"/>
            </w:pPr>
            <w:r>
              <w:rPr>
                <w:rFonts w:hint="eastAsia"/>
              </w:rPr>
              <w:t>日期</w:t>
            </w:r>
          </w:p>
        </w:tc>
        <w:tc>
          <w:tcPr>
            <w:tcW w:w="1165" w:type="dxa"/>
            <w:vAlign w:val="top"/>
            <w:tcPrChange w:id="76" w:author="Administrator" w:date="2024-10-15T17:26:01Z">
              <w:tcPr>
                <w:tcW w:w="900" w:type="dxa"/>
                <w:gridSpan w:val="2"/>
              </w:tcPr>
            </w:tcPrChange>
          </w:tcPr>
          <w:p>
            <w:pPr>
              <w:widowControl w:val="0"/>
              <w:jc w:val="center"/>
            </w:pPr>
            <w:r>
              <w:rPr>
                <w:rFonts w:hint="eastAsia"/>
              </w:rPr>
              <w:t>签字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77" w:author="Administrator" w:date="2024-10-15T17:26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333" w:hRule="atLeast"/>
          <w:jc w:val="center"/>
          <w:trPrChange w:id="77" w:author="Administrator" w:date="2024-10-15T17:26:01Z">
            <w:trPr>
              <w:trHeight w:val="333" w:hRule="atLeast"/>
            </w:trPr>
          </w:trPrChange>
        </w:trPr>
        <w:tc>
          <w:tcPr>
            <w:tcW w:w="1866" w:type="dxa"/>
            <w:vAlign w:val="top"/>
            <w:tcPrChange w:id="78" w:author="Administrator" w:date="2024-10-15T17:26:01Z">
              <w:tcPr>
                <w:tcW w:w="675" w:type="dxa"/>
              </w:tcPr>
            </w:tcPrChange>
          </w:tcPr>
          <w:p>
            <w:pPr>
              <w:widowControl/>
              <w:ind w:right="0" w:firstLine="0" w:firstLineChars="0"/>
              <w:jc w:val="left"/>
              <w:pPrChange w:id="79" w:author="M00000676" w:date="2023-12-01T16:14:51Z">
                <w:pPr>
                  <w:widowControl w:val="0"/>
                  <w:ind w:right="210" w:firstLine="105" w:firstLineChars="50"/>
                  <w:jc w:val="left"/>
                </w:pPr>
              </w:pPrChange>
            </w:pPr>
            <w:r>
              <w:rPr>
                <w:rFonts w:hint="eastAsia" w:ascii="宋体" w:hAnsi="宋体" w:eastAsia="宋体" w:cs="Calibri"/>
                <w:color w:val="333333"/>
                <w:kern w:val="0"/>
                <w:sz w:val="24"/>
                <w:szCs w:val="24"/>
              </w:rPr>
              <w:t>{</w:t>
            </w:r>
            <w:r>
              <w:rPr>
                <w:rFonts w:ascii="宋体" w:hAnsi="宋体" w:eastAsia="宋体" w:cs="Calibri"/>
                <w:color w:val="333333"/>
                <w:kern w:val="0"/>
                <w:sz w:val="24"/>
                <w:szCs w:val="24"/>
              </w:rPr>
              <w:t>{$fe: resourceList t.name</w:t>
            </w:r>
          </w:p>
        </w:tc>
        <w:tc>
          <w:tcPr>
            <w:tcW w:w="5729" w:type="dxa"/>
            <w:vAlign w:val="top"/>
            <w:tcPrChange w:id="80" w:author="Administrator" w:date="2024-10-15T17:26:01Z">
              <w:tcPr>
                <w:tcW w:w="6804" w:type="dxa"/>
                <w:gridSpan w:val="2"/>
              </w:tcPr>
            </w:tcPrChange>
          </w:tcPr>
          <w:p>
            <w:pPr>
              <w:widowControl/>
              <w:jc w:val="left"/>
              <w:rPr>
                <w:rFonts w:hint="default" w:eastAsia="宋体"/>
                <w:lang w:val="en-US" w:eastAsia="zh-CN"/>
              </w:rPr>
              <w:pPrChange w:id="81" w:author="M00000676" w:date="2023-12-01T16:14:51Z">
                <w:pPr>
                  <w:widowControl w:val="0"/>
                  <w:jc w:val="both"/>
                </w:pPr>
              </w:pPrChange>
            </w:pPr>
          </w:p>
        </w:tc>
        <w:tc>
          <w:tcPr>
            <w:tcW w:w="1321" w:type="dxa"/>
            <w:vAlign w:val="top"/>
            <w:tcPrChange w:id="82" w:author="Administrator" w:date="2024-10-15T17:26:01Z">
              <w:tcPr>
                <w:tcW w:w="1701" w:type="dxa"/>
                <w:gridSpan w:val="3"/>
              </w:tcPr>
            </w:tcPrChange>
          </w:tcPr>
          <w:p>
            <w:pPr>
              <w:widowControl w:val="0"/>
              <w:jc w:val="both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t.isTrue?111:222</w:t>
            </w:r>
            <w:ins w:id="83" w:author="Administrator" w:date="2024-10-15T18:07:48Z">
              <w:r>
                <w:rPr>
                  <w:rFonts w:hint="eastAsia"/>
                  <w:vertAlign w:val="baseline"/>
                  <w:lang w:val="en-US" w:eastAsia="zh-CN"/>
                </w:rPr>
                <w:t>}}</w:t>
              </w:r>
            </w:ins>
            <w:bookmarkStart w:id="2646" w:name="_GoBack"/>
            <w:bookmarkEnd w:id="2646"/>
          </w:p>
        </w:tc>
        <w:tc>
          <w:tcPr>
            <w:tcW w:w="1165" w:type="dxa"/>
            <w:vAlign w:val="top"/>
            <w:tcPrChange w:id="84" w:author="Administrator" w:date="2024-10-15T17:26:01Z">
              <w:tcPr>
                <w:tcW w:w="900" w:type="dxa"/>
                <w:gridSpan w:val="2"/>
              </w:tcPr>
            </w:tcPrChange>
          </w:tcPr>
          <w:p>
            <w:pPr>
              <w:widowControl w:val="0"/>
              <w:jc w:val="center"/>
              <w:rPr>
                <w:rFonts w:hint="default" w:eastAsia="宋体"/>
                <w:lang w:val="en-US" w:eastAsia="zh-CN"/>
              </w:rPr>
            </w:pPr>
            <w:ins w:id="85" w:author="M00000676" w:date="2023-12-01T16:14:29Z">
              <w:del w:id="86" w:author="Administrator" w:date="2024-10-15T17:55:36Z">
                <w:r>
                  <w:rPr>
                    <w:rFonts w:hint="default"/>
                    <w:lang w:val="en-US" w:eastAsia="zh-CN"/>
                  </w:rPr>
                  <w:delText>张端祥</w:delText>
                </w:r>
              </w:del>
            </w:ins>
            <w:del w:id="87" w:author="Administrator" w:date="2024-10-15T17:55:36Z">
              <w:r>
                <w:rPr>
                  <w:rFonts w:hint="eastAsia"/>
                  <w:lang w:val="en-US" w:eastAsia="zh-CN"/>
                </w:rPr>
                <w:delText>周小波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90" w:author="Administrator" w:date="2024-10-15T17:26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353" w:hRule="atLeast"/>
          <w:jc w:val="center"/>
          <w:ins w:id="88" w:author="yefeiting" w:date="2021-07-27T10:04:27Z"/>
          <w:del w:id="89" w:author="Administrator" w:date="2024-10-15T17:26:01Z"/>
          <w:trPrChange w:id="90" w:author="Administrator" w:date="2024-10-15T17:26:01Z">
            <w:trPr>
              <w:trHeight w:val="333" w:hRule="atLeast"/>
            </w:trPr>
          </w:trPrChange>
        </w:trPr>
        <w:tc>
          <w:tcPr>
            <w:tcW w:w="1866" w:type="dxa"/>
            <w:vAlign w:val="top"/>
            <w:tcPrChange w:id="91" w:author="Administrator" w:date="2024-10-15T17:26:01Z">
              <w:tcPr>
                <w:tcW w:w="675" w:type="dxa"/>
              </w:tcPr>
            </w:tcPrChange>
          </w:tcPr>
          <w:p>
            <w:pPr>
              <w:widowControl w:val="0"/>
              <w:ind w:right="210" w:firstLine="105" w:firstLineChars="50"/>
              <w:jc w:val="center"/>
              <w:rPr>
                <w:ins w:id="93" w:author="yefeiting" w:date="2021-07-27T10:04:27Z"/>
                <w:del w:id="94" w:author="Administrator" w:date="2024-10-15T17:26:01Z"/>
                <w:rFonts w:hint="eastAsia"/>
                <w:lang w:val="en-US" w:eastAsia="zh-CN"/>
              </w:rPr>
              <w:pPrChange w:id="92" w:author="M00000676" w:date="2023-12-01T16:14:51Z">
                <w:pPr>
                  <w:widowControl w:val="0"/>
                  <w:ind w:right="210" w:firstLine="105" w:firstLineChars="50"/>
                  <w:jc w:val="left"/>
                </w:pPr>
              </w:pPrChange>
            </w:pPr>
            <w:ins w:id="95" w:author="M00000676" w:date="2024-02-27T11:14:06Z">
              <w:del w:id="96" w:author="Administrator" w:date="2024-10-15T17:26:01Z">
                <w:r>
                  <w:rPr>
                    <w:rFonts w:hint="eastAsia"/>
                    <w:lang w:val="en-US" w:eastAsia="zh-CN"/>
                  </w:rPr>
                  <w:delText>V1.</w:delText>
                </w:r>
              </w:del>
            </w:ins>
            <w:ins w:id="97" w:author="M00000676" w:date="2024-02-27T11:14:08Z">
              <w:del w:id="98" w:author="Administrator" w:date="2024-10-15T17:26:01Z">
                <w:r>
                  <w:rPr>
                    <w:rFonts w:hint="eastAsia"/>
                    <w:lang w:val="en-US" w:eastAsia="zh-CN"/>
                  </w:rPr>
                  <w:delText>1</w:delText>
                </w:r>
              </w:del>
            </w:ins>
            <w:ins w:id="99" w:author="yefeiting" w:date="2021-07-27T10:20:27Z">
              <w:del w:id="100" w:author="Administrator" w:date="2024-10-15T17:26:01Z">
                <w:r>
                  <w:rPr>
                    <w:rFonts w:hint="eastAsia"/>
                    <w:lang w:val="en-US" w:eastAsia="zh-CN"/>
                  </w:rPr>
                  <w:delText>V</w:delText>
                </w:r>
              </w:del>
            </w:ins>
            <w:ins w:id="101" w:author="yefeiting" w:date="2021-07-27T10:20:30Z">
              <w:del w:id="102" w:author="Administrator" w:date="2024-10-15T17:26:01Z">
                <w:r>
                  <w:rPr>
                    <w:rFonts w:hint="eastAsia"/>
                    <w:lang w:val="en-US" w:eastAsia="zh-CN"/>
                  </w:rPr>
                  <w:delText>2</w:delText>
                </w:r>
              </w:del>
            </w:ins>
            <w:ins w:id="103" w:author="yefeiting" w:date="2021-07-27T10:20:27Z">
              <w:del w:id="104" w:author="Administrator" w:date="2024-10-15T17:26:01Z">
                <w:r>
                  <w:rPr>
                    <w:rFonts w:hint="eastAsia"/>
                    <w:lang w:val="en-US" w:eastAsia="zh-CN"/>
                  </w:rPr>
                  <w:delText>.0</w:delText>
                </w:r>
              </w:del>
            </w:ins>
          </w:p>
        </w:tc>
        <w:tc>
          <w:tcPr>
            <w:tcW w:w="5729" w:type="dxa"/>
            <w:vAlign w:val="top"/>
            <w:tcPrChange w:id="105" w:author="Administrator" w:date="2024-10-15T17:26:01Z">
              <w:tcPr>
                <w:tcW w:w="6804" w:type="dxa"/>
                <w:gridSpan w:val="2"/>
              </w:tcPr>
            </w:tcPrChange>
          </w:tcPr>
          <w:p>
            <w:pPr>
              <w:widowControl w:val="0"/>
              <w:jc w:val="center"/>
              <w:rPr>
                <w:ins w:id="107" w:author="yefeiting" w:date="2021-07-27T10:04:27Z"/>
                <w:del w:id="108" w:author="Administrator" w:date="2024-10-15T17:26:01Z"/>
                <w:rFonts w:hint="default"/>
                <w:lang w:val="en-US" w:eastAsia="zh-CN"/>
              </w:rPr>
              <w:pPrChange w:id="106" w:author="M00000676" w:date="2023-12-01T16:14:51Z">
                <w:pPr>
                  <w:widowControl w:val="0"/>
                  <w:jc w:val="both"/>
                </w:pPr>
              </w:pPrChange>
            </w:pPr>
            <w:ins w:id="109" w:author="M00000676" w:date="2024-02-27T11:14:23Z">
              <w:del w:id="110" w:author="Administrator" w:date="2024-10-15T17:26:01Z">
                <w:r>
                  <w:rPr>
                    <w:rFonts w:hint="eastAsia"/>
                    <w:lang w:val="en-US" w:eastAsia="zh-CN"/>
                  </w:rPr>
                  <w:delText>整合</w:delText>
                </w:r>
              </w:del>
            </w:ins>
            <w:ins w:id="111" w:author="M00000676" w:date="2024-02-27T11:14:25Z">
              <w:del w:id="112" w:author="Administrator" w:date="2024-10-15T17:26:01Z">
                <w:r>
                  <w:rPr>
                    <w:rFonts w:hint="eastAsia"/>
                    <w:lang w:val="en-US" w:eastAsia="zh-CN"/>
                  </w:rPr>
                  <w:delText>四季</w:delText>
                </w:r>
              </w:del>
            </w:ins>
            <w:ins w:id="113" w:author="M00000676" w:date="2024-02-27T11:14:28Z">
              <w:del w:id="114" w:author="Administrator" w:date="2024-10-15T17:26:01Z">
                <w:r>
                  <w:rPr>
                    <w:rFonts w:hint="eastAsia"/>
                    <w:lang w:val="en-US" w:eastAsia="zh-CN"/>
                  </w:rPr>
                  <w:delText>温感，</w:delText>
                </w:r>
              </w:del>
            </w:ins>
            <w:ins w:id="115" w:author="M00000676" w:date="2024-02-27T11:14:29Z">
              <w:del w:id="116" w:author="Administrator" w:date="2024-10-15T17:26:01Z">
                <w:r>
                  <w:rPr>
                    <w:rFonts w:hint="eastAsia"/>
                    <w:lang w:val="en-US" w:eastAsia="zh-CN"/>
                  </w:rPr>
                  <w:delText>老化</w:delText>
                </w:r>
              </w:del>
            </w:ins>
            <w:ins w:id="117" w:author="M00000676" w:date="2024-02-27T11:14:30Z">
              <w:del w:id="118" w:author="Administrator" w:date="2024-10-15T17:26:01Z">
                <w:r>
                  <w:rPr>
                    <w:rFonts w:hint="eastAsia"/>
                    <w:lang w:val="en-US" w:eastAsia="zh-CN"/>
                  </w:rPr>
                  <w:delText>模式，</w:delText>
                </w:r>
              </w:del>
            </w:ins>
            <w:ins w:id="119" w:author="M00000676" w:date="2024-02-27T11:14:32Z">
              <w:del w:id="120" w:author="Administrator" w:date="2024-10-15T17:26:01Z">
                <w:r>
                  <w:rPr>
                    <w:rFonts w:hint="eastAsia"/>
                    <w:lang w:val="en-US" w:eastAsia="zh-CN"/>
                  </w:rPr>
                  <w:delText>排水</w:delText>
                </w:r>
              </w:del>
            </w:ins>
            <w:ins w:id="121" w:author="M00000676" w:date="2024-02-27T11:14:33Z">
              <w:del w:id="122" w:author="Administrator" w:date="2024-10-15T17:26:01Z">
                <w:r>
                  <w:rPr>
                    <w:rFonts w:hint="eastAsia"/>
                    <w:lang w:val="en-US" w:eastAsia="zh-CN"/>
                  </w:rPr>
                  <w:delText>模式</w:delText>
                </w:r>
              </w:del>
            </w:ins>
            <w:ins w:id="123" w:author="yefeiting" w:date="2021-07-27T10:20:23Z">
              <w:del w:id="124" w:author="Administrator" w:date="2024-10-15T17:26:01Z">
                <w:r>
                  <w:rPr>
                    <w:rFonts w:hint="eastAsia"/>
                    <w:lang w:val="en-US" w:eastAsia="zh-CN"/>
                  </w:rPr>
                  <w:delText>1</w:delText>
                </w:r>
              </w:del>
            </w:ins>
            <w:ins w:id="125" w:author="yefeiting" w:date="2021-07-27T10:20:24Z">
              <w:del w:id="126" w:author="Administrator" w:date="2024-10-15T17:26:01Z">
                <w:r>
                  <w:rPr>
                    <w:rFonts w:hint="eastAsia"/>
                    <w:lang w:val="en-US" w:eastAsia="zh-CN"/>
                  </w:rPr>
                  <w:delText>：</w:delText>
                </w:r>
              </w:del>
            </w:ins>
            <w:ins w:id="127" w:author="yefeiting" w:date="2021-07-27T10:20:13Z">
              <w:del w:id="128" w:author="Administrator" w:date="2024-10-15T17:26:01Z">
                <w:r>
                  <w:rPr>
                    <w:rFonts w:hint="eastAsia"/>
                    <w:lang w:val="en-US" w:eastAsia="zh-CN"/>
                  </w:rPr>
                  <w:delText>臀妇洗</w:delText>
                </w:r>
              </w:del>
            </w:ins>
            <w:ins w:id="129" w:author="yefeiting" w:date="2021-07-27T10:20:14Z">
              <w:del w:id="130" w:author="Administrator" w:date="2024-10-15T17:26:01Z">
                <w:r>
                  <w:rPr>
                    <w:rFonts w:hint="eastAsia"/>
                    <w:lang w:val="en-US" w:eastAsia="zh-CN"/>
                  </w:rPr>
                  <w:delText>切换</w:delText>
                </w:r>
              </w:del>
            </w:ins>
            <w:ins w:id="131" w:author="yefeiting" w:date="2021-07-27T10:20:18Z">
              <w:del w:id="132" w:author="Administrator" w:date="2024-10-15T17:26:01Z">
                <w:r>
                  <w:rPr>
                    <w:rFonts w:hint="eastAsia"/>
                    <w:lang w:val="en-US" w:eastAsia="zh-CN"/>
                  </w:rPr>
                  <w:delText>不回管</w:delText>
                </w:r>
              </w:del>
            </w:ins>
            <w:del w:id="133" w:author="Administrator" w:date="2024-10-15T17:26:01Z">
              <w:r>
                <w:rPr>
                  <w:rFonts w:hint="eastAsia"/>
                  <w:lang w:val="en-US" w:eastAsia="zh-CN"/>
                </w:rPr>
                <w:delText>2：冷热按摩时间 3：脚触功能 4：电解水逻辑</w:delText>
              </w:r>
            </w:del>
          </w:p>
        </w:tc>
        <w:tc>
          <w:tcPr>
            <w:tcW w:w="1321" w:type="dxa"/>
            <w:vAlign w:val="top"/>
            <w:tcPrChange w:id="134" w:author="Administrator" w:date="2024-10-15T17:26:01Z">
              <w:tcPr>
                <w:tcW w:w="1701" w:type="dxa"/>
                <w:gridSpan w:val="3"/>
              </w:tcPr>
            </w:tcPrChange>
          </w:tcPr>
          <w:p>
            <w:pPr>
              <w:widowControl w:val="0"/>
              <w:jc w:val="center"/>
              <w:rPr>
                <w:ins w:id="135" w:author="yefeiting" w:date="2021-07-27T10:04:27Z"/>
                <w:del w:id="136" w:author="Administrator" w:date="2024-10-15T17:26:01Z"/>
                <w:rFonts w:hint="default"/>
                <w:lang w:val="en-US" w:eastAsia="zh-CN"/>
              </w:rPr>
            </w:pPr>
            <w:ins w:id="137" w:author="M00000676" w:date="2024-02-27T11:14:35Z">
              <w:del w:id="138" w:author="Administrator" w:date="2024-10-15T17:26:01Z">
                <w:r>
                  <w:rPr>
                    <w:rFonts w:hint="eastAsia"/>
                    <w:lang w:val="en-US" w:eastAsia="zh-CN"/>
                  </w:rPr>
                  <w:delText>2024</w:delText>
                </w:r>
              </w:del>
            </w:ins>
            <w:ins w:id="139" w:author="M00000676" w:date="2024-02-27T11:14:36Z">
              <w:del w:id="140" w:author="Administrator" w:date="2024-10-15T17:26:01Z">
                <w:r>
                  <w:rPr>
                    <w:rFonts w:hint="eastAsia"/>
                    <w:lang w:val="en-US" w:eastAsia="zh-CN"/>
                  </w:rPr>
                  <w:delText>.</w:delText>
                </w:r>
              </w:del>
            </w:ins>
            <w:ins w:id="141" w:author="M00000676" w:date="2024-02-27T11:14:37Z">
              <w:del w:id="142" w:author="Administrator" w:date="2024-10-15T17:26:01Z">
                <w:r>
                  <w:rPr>
                    <w:rFonts w:hint="eastAsia"/>
                    <w:lang w:val="en-US" w:eastAsia="zh-CN"/>
                  </w:rPr>
                  <w:delText>02.27</w:delText>
                </w:r>
              </w:del>
            </w:ins>
            <w:del w:id="143" w:author="Administrator" w:date="2024-10-15T17:26:01Z">
              <w:r>
                <w:rPr>
                  <w:rFonts w:hint="eastAsia"/>
                  <w:lang w:val="en-US" w:eastAsia="zh-CN"/>
                </w:rPr>
                <w:delText>20210729</w:delText>
              </w:r>
            </w:del>
          </w:p>
        </w:tc>
        <w:tc>
          <w:tcPr>
            <w:tcW w:w="1165" w:type="dxa"/>
            <w:vAlign w:val="top"/>
            <w:tcPrChange w:id="144" w:author="Administrator" w:date="2024-10-15T17:26:01Z">
              <w:tcPr>
                <w:tcW w:w="900" w:type="dxa"/>
                <w:gridSpan w:val="2"/>
              </w:tcPr>
            </w:tcPrChange>
          </w:tcPr>
          <w:p>
            <w:pPr>
              <w:widowControl w:val="0"/>
              <w:jc w:val="center"/>
              <w:rPr>
                <w:ins w:id="145" w:author="yefeiting" w:date="2021-07-27T10:04:27Z"/>
                <w:del w:id="146" w:author="Administrator" w:date="2024-10-15T17:26:01Z"/>
                <w:rFonts w:hint="default"/>
                <w:lang w:val="en-US" w:eastAsia="zh-CN"/>
              </w:rPr>
            </w:pPr>
            <w:ins w:id="147" w:author="M00000676" w:date="2024-02-27T11:14:41Z">
              <w:del w:id="148" w:author="Administrator" w:date="2024-10-15T17:26:01Z">
                <w:r>
                  <w:rPr>
                    <w:rFonts w:hint="eastAsia"/>
                    <w:lang w:val="en-US" w:eastAsia="zh-CN"/>
                  </w:rPr>
                  <w:delText>张端祥</w:delText>
                </w:r>
              </w:del>
            </w:ins>
            <w:del w:id="149" w:author="Administrator" w:date="2024-10-15T17:26:01Z">
              <w:r>
                <w:rPr>
                  <w:rFonts w:hint="eastAsia"/>
                  <w:lang w:val="en-US" w:eastAsia="zh-CN"/>
                </w:rPr>
                <w:delText>张超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52" w:author="Administrator" w:date="2024-10-15T17:26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333" w:hRule="atLeast"/>
          <w:jc w:val="center"/>
          <w:ins w:id="150" w:author="yefeiting" w:date="2021-08-02T14:53:18Z"/>
          <w:del w:id="151" w:author="Administrator" w:date="2024-10-15T17:26:01Z"/>
          <w:trPrChange w:id="152" w:author="Administrator" w:date="2024-10-15T17:26:01Z">
            <w:trPr>
              <w:trHeight w:val="333" w:hRule="atLeast"/>
            </w:trPr>
          </w:trPrChange>
        </w:trPr>
        <w:tc>
          <w:tcPr>
            <w:tcW w:w="1866" w:type="dxa"/>
            <w:vAlign w:val="top"/>
            <w:tcPrChange w:id="153" w:author="Administrator" w:date="2024-10-15T17:26:01Z">
              <w:tcPr>
                <w:tcW w:w="675" w:type="dxa"/>
              </w:tcPr>
            </w:tcPrChange>
          </w:tcPr>
          <w:p>
            <w:pPr>
              <w:widowControl w:val="0"/>
              <w:ind w:right="210" w:firstLine="105" w:firstLineChars="50"/>
              <w:jc w:val="center"/>
              <w:rPr>
                <w:ins w:id="155" w:author="yefeiting" w:date="2021-08-02T14:53:18Z"/>
                <w:del w:id="156" w:author="Administrator" w:date="2024-10-15T17:26:01Z"/>
                <w:rFonts w:hint="eastAsia"/>
                <w:lang w:val="en-US" w:eastAsia="zh-CN"/>
              </w:rPr>
              <w:pPrChange w:id="154" w:author="M00000676" w:date="2023-12-01T16:14:51Z">
                <w:pPr>
                  <w:widowControl w:val="0"/>
                  <w:ind w:right="210" w:firstLine="105" w:firstLineChars="50"/>
                  <w:jc w:val="left"/>
                </w:pPr>
              </w:pPrChange>
            </w:pPr>
            <w:ins w:id="157" w:author="M00000676" w:date="2024-02-29T13:46:59Z">
              <w:del w:id="158" w:author="Administrator" w:date="2024-10-15T17:26:01Z">
                <w:r>
                  <w:rPr>
                    <w:rFonts w:hint="eastAsia"/>
                    <w:lang w:val="en-US" w:eastAsia="zh-CN"/>
                  </w:rPr>
                  <w:delText>V1.</w:delText>
                </w:r>
              </w:del>
            </w:ins>
            <w:ins w:id="159" w:author="M00000676" w:date="2024-02-29T13:47:01Z">
              <w:del w:id="160" w:author="Administrator" w:date="2024-10-15T17:26:01Z">
                <w:r>
                  <w:rPr>
                    <w:rFonts w:hint="eastAsia"/>
                    <w:lang w:val="en-US" w:eastAsia="zh-CN"/>
                  </w:rPr>
                  <w:delText>2</w:delText>
                </w:r>
              </w:del>
            </w:ins>
            <w:ins w:id="161" w:author="yefeiting" w:date="2021-08-02T14:53:37Z">
              <w:del w:id="162" w:author="Administrator" w:date="2024-10-15T17:26:01Z">
                <w:r>
                  <w:rPr>
                    <w:rFonts w:hint="eastAsia"/>
                    <w:lang w:val="en-US" w:eastAsia="zh-CN"/>
                  </w:rPr>
                  <w:delText>V</w:delText>
                </w:r>
              </w:del>
            </w:ins>
            <w:ins w:id="163" w:author="yefeiting" w:date="2021-08-02T14:53:39Z">
              <w:del w:id="164" w:author="Administrator" w:date="2024-10-15T17:26:01Z">
                <w:r>
                  <w:rPr>
                    <w:rFonts w:hint="eastAsia"/>
                    <w:lang w:val="en-US" w:eastAsia="zh-CN"/>
                  </w:rPr>
                  <w:delText>3</w:delText>
                </w:r>
              </w:del>
            </w:ins>
            <w:ins w:id="165" w:author="yefeiting" w:date="2021-08-02T14:53:37Z">
              <w:del w:id="166" w:author="Administrator" w:date="2024-10-15T17:26:01Z">
                <w:r>
                  <w:rPr>
                    <w:rFonts w:hint="eastAsia"/>
                    <w:lang w:val="en-US" w:eastAsia="zh-CN"/>
                  </w:rPr>
                  <w:delText>.0</w:delText>
                </w:r>
              </w:del>
            </w:ins>
          </w:p>
        </w:tc>
        <w:tc>
          <w:tcPr>
            <w:tcW w:w="5729" w:type="dxa"/>
            <w:vAlign w:val="top"/>
            <w:tcPrChange w:id="167" w:author="Administrator" w:date="2024-10-15T17:26:01Z">
              <w:tcPr>
                <w:tcW w:w="6804" w:type="dxa"/>
                <w:gridSpan w:val="2"/>
              </w:tcPr>
            </w:tcPrChange>
          </w:tcPr>
          <w:p>
            <w:pPr>
              <w:widowControl w:val="0"/>
              <w:jc w:val="center"/>
              <w:rPr>
                <w:ins w:id="169" w:author="yefeiting" w:date="2021-08-02T14:53:18Z"/>
                <w:del w:id="170" w:author="Administrator" w:date="2024-10-15T17:26:01Z"/>
                <w:rFonts w:hint="default"/>
                <w:lang w:val="en-US" w:eastAsia="zh-CN"/>
              </w:rPr>
              <w:pPrChange w:id="168" w:author="M00000676" w:date="2023-12-01T16:14:51Z">
                <w:pPr>
                  <w:widowControl w:val="0"/>
                  <w:jc w:val="both"/>
                </w:pPr>
              </w:pPrChange>
            </w:pPr>
            <w:ins w:id="171" w:author="M00000676" w:date="2024-02-29T13:47:07Z">
              <w:del w:id="172" w:author="Administrator" w:date="2024-10-15T17:26:01Z">
                <w:r>
                  <w:rPr>
                    <w:rFonts w:hint="eastAsia"/>
                    <w:lang w:val="en-US" w:eastAsia="zh-CN"/>
                  </w:rPr>
                  <w:delText>增加</w:delText>
                </w:r>
              </w:del>
            </w:ins>
            <w:ins w:id="173" w:author="M00000676" w:date="2024-02-29T13:47:14Z">
              <w:del w:id="174" w:author="Administrator" w:date="2024-10-15T17:26:01Z">
                <w:r>
                  <w:rPr>
                    <w:rFonts w:hint="eastAsia"/>
                    <w:lang w:val="en-US" w:eastAsia="zh-CN"/>
                  </w:rPr>
                  <w:delText>停电</w:delText>
                </w:r>
              </w:del>
            </w:ins>
            <w:ins w:id="175" w:author="M00000676" w:date="2024-02-29T13:47:15Z">
              <w:del w:id="176" w:author="Administrator" w:date="2024-10-15T17:26:01Z">
                <w:r>
                  <w:rPr>
                    <w:rFonts w:hint="eastAsia"/>
                    <w:lang w:val="en-US" w:eastAsia="zh-CN"/>
                  </w:rPr>
                  <w:delText>冲水</w:delText>
                </w:r>
              </w:del>
            </w:ins>
            <w:ins w:id="177" w:author="M00000676" w:date="2024-02-29T13:47:16Z">
              <w:del w:id="178" w:author="Administrator" w:date="2024-10-15T17:26:01Z">
                <w:r>
                  <w:rPr>
                    <w:rFonts w:hint="eastAsia"/>
                    <w:lang w:val="en-US" w:eastAsia="zh-CN"/>
                  </w:rPr>
                  <w:delText>、</w:delText>
                </w:r>
              </w:del>
            </w:ins>
            <w:ins w:id="179" w:author="M00000676" w:date="2024-02-29T13:47:18Z">
              <w:del w:id="180" w:author="Administrator" w:date="2024-10-15T17:26:01Z">
                <w:r>
                  <w:rPr>
                    <w:rFonts w:hint="eastAsia"/>
                    <w:lang w:val="en-US" w:eastAsia="zh-CN"/>
                  </w:rPr>
                  <w:delText>着</w:delText>
                </w:r>
              </w:del>
            </w:ins>
            <w:ins w:id="181" w:author="M00000676" w:date="2024-02-29T13:47:23Z">
              <w:del w:id="182" w:author="Administrator" w:date="2024-10-15T17:26:01Z">
                <w:r>
                  <w:rPr>
                    <w:rFonts w:hint="eastAsia"/>
                    <w:lang w:val="en-US" w:eastAsia="zh-CN"/>
                  </w:rPr>
                  <w:delText>坐</w:delText>
                </w:r>
              </w:del>
            </w:ins>
            <w:ins w:id="183" w:author="M00000676" w:date="2024-02-29T13:47:25Z">
              <w:del w:id="184" w:author="Administrator" w:date="2024-10-15T17:26:01Z">
                <w:r>
                  <w:rPr>
                    <w:rFonts w:hint="eastAsia"/>
                    <w:lang w:val="en-US" w:eastAsia="zh-CN"/>
                  </w:rPr>
                  <w:delText>润圈</w:delText>
                </w:r>
              </w:del>
            </w:ins>
            <w:ins w:id="185" w:author="M00000676" w:date="2024-02-29T13:47:26Z">
              <w:del w:id="186" w:author="Administrator" w:date="2024-10-15T17:26:01Z">
                <w:r>
                  <w:rPr>
                    <w:rFonts w:hint="eastAsia"/>
                    <w:lang w:val="en-US" w:eastAsia="zh-CN"/>
                  </w:rPr>
                  <w:delText>描述</w:delText>
                </w:r>
              </w:del>
            </w:ins>
            <w:ins w:id="187" w:author="yefeiting" w:date="2021-08-02T14:53:21Z">
              <w:del w:id="188" w:author="Administrator" w:date="2024-10-15T17:26:01Z">
                <w:r>
                  <w:rPr>
                    <w:rFonts w:hint="eastAsia"/>
                    <w:lang w:val="en-US" w:eastAsia="zh-CN"/>
                  </w:rPr>
                  <w:delText>增加</w:delText>
                </w:r>
              </w:del>
            </w:ins>
            <w:ins w:id="189" w:author="yefeiting" w:date="2021-08-02T14:53:23Z">
              <w:del w:id="190" w:author="Administrator" w:date="2024-10-15T17:26:01Z">
                <w:r>
                  <w:rPr>
                    <w:rFonts w:hint="eastAsia"/>
                    <w:lang w:val="en-US" w:eastAsia="zh-CN"/>
                  </w:rPr>
                  <w:delText>老化</w:delText>
                </w:r>
              </w:del>
            </w:ins>
            <w:ins w:id="191" w:author="yefeiting" w:date="2021-08-02T14:53:28Z">
              <w:del w:id="192" w:author="Administrator" w:date="2024-10-15T17:26:01Z">
                <w:r>
                  <w:rPr>
                    <w:rFonts w:hint="eastAsia"/>
                    <w:lang w:val="en-US" w:eastAsia="zh-CN"/>
                  </w:rPr>
                  <w:delText>通便</w:delText>
                </w:r>
              </w:del>
            </w:ins>
            <w:ins w:id="193" w:author="yefeiting" w:date="2021-08-02T14:53:30Z">
              <w:del w:id="194" w:author="Administrator" w:date="2024-10-15T17:26:01Z">
                <w:r>
                  <w:rPr>
                    <w:rFonts w:hint="eastAsia"/>
                    <w:lang w:val="en-US" w:eastAsia="zh-CN"/>
                  </w:rPr>
                  <w:delText>功能</w:delText>
                </w:r>
              </w:del>
            </w:ins>
          </w:p>
        </w:tc>
        <w:tc>
          <w:tcPr>
            <w:tcW w:w="1321" w:type="dxa"/>
            <w:vAlign w:val="top"/>
            <w:tcPrChange w:id="195" w:author="Administrator" w:date="2024-10-15T17:26:01Z">
              <w:tcPr>
                <w:tcW w:w="1701" w:type="dxa"/>
                <w:gridSpan w:val="3"/>
              </w:tcPr>
            </w:tcPrChange>
          </w:tcPr>
          <w:p>
            <w:pPr>
              <w:widowControl w:val="0"/>
              <w:jc w:val="center"/>
              <w:rPr>
                <w:ins w:id="196" w:author="yefeiting" w:date="2021-08-02T14:53:18Z"/>
                <w:del w:id="197" w:author="Administrator" w:date="2024-10-15T17:26:01Z"/>
                <w:rFonts w:hint="default"/>
                <w:lang w:val="en-US" w:eastAsia="zh-CN"/>
              </w:rPr>
            </w:pPr>
            <w:ins w:id="198" w:author="M00000676" w:date="2024-02-29T13:47:32Z">
              <w:del w:id="199" w:author="Administrator" w:date="2024-10-15T17:26:01Z">
                <w:r>
                  <w:rPr>
                    <w:rFonts w:hint="eastAsia"/>
                    <w:lang w:val="en-US" w:eastAsia="zh-CN"/>
                  </w:rPr>
                  <w:delText>2024.02.2</w:delText>
                </w:r>
              </w:del>
            </w:ins>
            <w:ins w:id="200" w:author="M00000676" w:date="2024-02-29T13:47:34Z">
              <w:del w:id="201" w:author="Administrator" w:date="2024-10-15T17:26:01Z">
                <w:r>
                  <w:rPr>
                    <w:rFonts w:hint="eastAsia"/>
                    <w:lang w:val="en-US" w:eastAsia="zh-CN"/>
                  </w:rPr>
                  <w:delText>9</w:delText>
                </w:r>
              </w:del>
            </w:ins>
            <w:ins w:id="202" w:author="yefeiting" w:date="2021-08-02T14:53:43Z">
              <w:del w:id="203" w:author="Administrator" w:date="2024-10-15T17:26:01Z">
                <w:r>
                  <w:rPr>
                    <w:rFonts w:hint="eastAsia"/>
                    <w:lang w:val="en-US" w:eastAsia="zh-CN"/>
                  </w:rPr>
                  <w:delText>2021</w:delText>
                </w:r>
              </w:del>
            </w:ins>
            <w:ins w:id="204" w:author="yefeiting" w:date="2021-08-02T14:53:45Z">
              <w:del w:id="205" w:author="Administrator" w:date="2024-10-15T17:26:01Z">
                <w:r>
                  <w:rPr>
                    <w:rFonts w:hint="eastAsia"/>
                    <w:lang w:val="en-US" w:eastAsia="zh-CN"/>
                  </w:rPr>
                  <w:delText>0</w:delText>
                </w:r>
              </w:del>
            </w:ins>
            <w:ins w:id="206" w:author="yefeiting" w:date="2021-08-02T14:53:47Z">
              <w:del w:id="207" w:author="Administrator" w:date="2024-10-15T17:26:01Z">
                <w:r>
                  <w:rPr>
                    <w:rFonts w:hint="eastAsia"/>
                    <w:lang w:val="en-US" w:eastAsia="zh-CN"/>
                  </w:rPr>
                  <w:delText>802</w:delText>
                </w:r>
              </w:del>
            </w:ins>
          </w:p>
        </w:tc>
        <w:tc>
          <w:tcPr>
            <w:tcW w:w="1165" w:type="dxa"/>
            <w:vAlign w:val="top"/>
            <w:tcPrChange w:id="208" w:author="Administrator" w:date="2024-10-15T17:26:01Z">
              <w:tcPr>
                <w:tcW w:w="900" w:type="dxa"/>
                <w:gridSpan w:val="2"/>
              </w:tcPr>
            </w:tcPrChange>
          </w:tcPr>
          <w:p>
            <w:pPr>
              <w:widowControl w:val="0"/>
              <w:jc w:val="center"/>
              <w:rPr>
                <w:ins w:id="209" w:author="yefeiting" w:date="2021-08-02T14:53:18Z"/>
                <w:del w:id="210" w:author="Administrator" w:date="2024-10-15T17:26:01Z"/>
                <w:rFonts w:hint="eastAsia"/>
                <w:lang w:val="en-US" w:eastAsia="zh-CN"/>
              </w:rPr>
            </w:pPr>
            <w:ins w:id="211" w:author="M00000676" w:date="2024-02-29T13:47:41Z">
              <w:del w:id="212" w:author="Administrator" w:date="2024-10-15T17:26:01Z">
                <w:r>
                  <w:rPr>
                    <w:rFonts w:hint="eastAsia"/>
                    <w:lang w:val="en-US" w:eastAsia="zh-CN"/>
                  </w:rPr>
                  <w:delText>张端祥</w:delText>
                </w:r>
              </w:del>
            </w:ins>
            <w:ins w:id="213" w:author="yefeiting" w:date="2021-08-02T14:53:54Z">
              <w:del w:id="214" w:author="Administrator" w:date="2024-10-15T17:26:01Z">
                <w:r>
                  <w:rPr>
                    <w:rFonts w:hint="eastAsia"/>
                    <w:lang w:val="en-US" w:eastAsia="zh-CN"/>
                  </w:rPr>
                  <w:delText>张超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216" w:author="Administrator" w:date="2024-10-15T17:26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333" w:hRule="atLeast"/>
          <w:jc w:val="center"/>
          <w:ins w:id="215" w:author="yefeiting" w:date="2021-08-28T14:18:31Z"/>
          <w:trPrChange w:id="216" w:author="Administrator" w:date="2024-10-15T17:26:01Z">
            <w:trPr>
              <w:trHeight w:val="333" w:hRule="atLeast"/>
            </w:trPr>
          </w:trPrChange>
        </w:trPr>
        <w:tc>
          <w:tcPr>
            <w:tcW w:w="1866" w:type="dxa"/>
            <w:vAlign w:val="top"/>
            <w:tcPrChange w:id="217" w:author="Administrator" w:date="2024-10-15T17:26:01Z">
              <w:tcPr>
                <w:tcW w:w="675" w:type="dxa"/>
              </w:tcPr>
            </w:tcPrChange>
          </w:tcPr>
          <w:p>
            <w:pPr>
              <w:widowControl w:val="0"/>
              <w:ind w:right="210" w:firstLine="105" w:firstLineChars="50"/>
              <w:jc w:val="center"/>
              <w:rPr>
                <w:ins w:id="219" w:author="yefeiting" w:date="2021-08-28T14:18:31Z"/>
                <w:rFonts w:hint="default"/>
                <w:lang w:val="en-US" w:eastAsia="zh-CN"/>
              </w:rPr>
              <w:pPrChange w:id="218" w:author="M00000676" w:date="2023-12-01T16:14:51Z">
                <w:pPr>
                  <w:widowControl w:val="0"/>
                  <w:ind w:right="210" w:firstLine="105" w:firstLineChars="50"/>
                  <w:jc w:val="left"/>
                </w:pPr>
              </w:pPrChange>
            </w:pPr>
            <w:ins w:id="220" w:author="yefeiting" w:date="2021-08-28T14:18:34Z">
              <w:del w:id="221" w:author="M00000676" w:date="2023-12-01T16:14:08Z">
                <w:r>
                  <w:rPr>
                    <w:rFonts w:hint="eastAsia"/>
                    <w:lang w:val="en-US" w:eastAsia="zh-CN"/>
                  </w:rPr>
                  <w:delText>V</w:delText>
                </w:r>
              </w:del>
            </w:ins>
            <w:ins w:id="222" w:author="yefeiting" w:date="2021-08-28T14:18:35Z">
              <w:del w:id="223" w:author="M00000676" w:date="2023-12-01T16:14:08Z">
                <w:r>
                  <w:rPr>
                    <w:rFonts w:hint="eastAsia"/>
                    <w:lang w:val="en-US" w:eastAsia="zh-CN"/>
                  </w:rPr>
                  <w:delText>4.0</w:delText>
                </w:r>
              </w:del>
            </w:ins>
          </w:p>
        </w:tc>
        <w:tc>
          <w:tcPr>
            <w:tcW w:w="5729" w:type="dxa"/>
            <w:vAlign w:val="top"/>
            <w:tcPrChange w:id="224" w:author="Administrator" w:date="2024-10-15T17:26:01Z">
              <w:tcPr>
                <w:tcW w:w="6804" w:type="dxa"/>
                <w:gridSpan w:val="2"/>
              </w:tcPr>
            </w:tcPrChange>
          </w:tcPr>
          <w:p>
            <w:pPr>
              <w:widowControl w:val="0"/>
              <w:jc w:val="center"/>
              <w:rPr>
                <w:ins w:id="226" w:author="yefeiting" w:date="2021-08-28T14:18:31Z"/>
                <w:rFonts w:hint="default"/>
                <w:lang w:val="en-US" w:eastAsia="zh-CN"/>
              </w:rPr>
              <w:pPrChange w:id="225" w:author="M00000676" w:date="2023-12-01T16:14:51Z">
                <w:pPr>
                  <w:widowControl w:val="0"/>
                  <w:jc w:val="both"/>
                </w:pPr>
              </w:pPrChange>
            </w:pPr>
            <w:ins w:id="227" w:author="yefeiting" w:date="2021-08-28T14:18:43Z">
              <w:del w:id="228" w:author="M00000676" w:date="2023-12-01T16:14:08Z">
                <w:r>
                  <w:rPr>
                    <w:rFonts w:hint="eastAsia"/>
                    <w:lang w:val="en-US" w:eastAsia="zh-CN"/>
                  </w:rPr>
                  <w:delText>1</w:delText>
                </w:r>
              </w:del>
            </w:ins>
            <w:ins w:id="229" w:author="yefeiting" w:date="2021-08-28T14:18:46Z">
              <w:del w:id="230" w:author="M00000676" w:date="2023-12-01T16:14:08Z">
                <w:r>
                  <w:rPr>
                    <w:rFonts w:hint="eastAsia"/>
                    <w:lang w:val="en-US" w:eastAsia="zh-CN"/>
                  </w:rPr>
                  <w:delText>：</w:delText>
                </w:r>
              </w:del>
            </w:ins>
            <w:ins w:id="231" w:author="yefeiting" w:date="2021-08-28T14:18:48Z">
              <w:del w:id="232" w:author="M00000676" w:date="2023-12-01T16:14:08Z">
                <w:r>
                  <w:rPr>
                    <w:rFonts w:hint="eastAsia"/>
                    <w:lang w:val="en-US" w:eastAsia="zh-CN"/>
                  </w:rPr>
                  <w:delText>增加</w:delText>
                </w:r>
              </w:del>
            </w:ins>
            <w:ins w:id="233" w:author="yefeiting" w:date="2021-08-28T14:18:51Z">
              <w:del w:id="234" w:author="M00000676" w:date="2023-12-01T16:14:08Z">
                <w:r>
                  <w:rPr>
                    <w:rFonts w:hint="eastAsia"/>
                    <w:lang w:val="en-US" w:eastAsia="zh-CN"/>
                  </w:rPr>
                  <w:delText>通便时间</w:delText>
                </w:r>
              </w:del>
            </w:ins>
            <w:ins w:id="235" w:author="yefeiting" w:date="2021-08-28T14:18:53Z">
              <w:del w:id="236" w:author="M00000676" w:date="2023-12-01T16:14:08Z">
                <w:r>
                  <w:rPr>
                    <w:rFonts w:hint="eastAsia"/>
                    <w:lang w:val="en-US" w:eastAsia="zh-CN"/>
                  </w:rPr>
                  <w:delText>2：</w:delText>
                </w:r>
              </w:del>
            </w:ins>
            <w:ins w:id="237" w:author="yefeiting" w:date="2021-08-28T14:19:01Z">
              <w:del w:id="238" w:author="M00000676" w:date="2023-12-01T16:14:08Z">
                <w:r>
                  <w:rPr>
                    <w:rFonts w:hint="eastAsia"/>
                    <w:lang w:val="en-US" w:eastAsia="zh-CN"/>
                  </w:rPr>
                  <w:delText>修改电解水</w:delText>
                </w:r>
              </w:del>
            </w:ins>
            <w:ins w:id="239" w:author="yefeiting" w:date="2021-08-28T14:19:12Z">
              <w:del w:id="240" w:author="M00000676" w:date="2023-12-01T16:14:08Z">
                <w:r>
                  <w:rPr>
                    <w:rFonts w:hint="eastAsia"/>
                    <w:lang w:val="en-US" w:eastAsia="zh-CN"/>
                  </w:rPr>
                  <w:delText>逻辑</w:delText>
                </w:r>
              </w:del>
            </w:ins>
            <w:ins w:id="241" w:author="yefeiting" w:date="2021-08-28T14:19:14Z">
              <w:del w:id="242" w:author="M00000676" w:date="2023-12-01T16:14:08Z">
                <w:r>
                  <w:rPr>
                    <w:rFonts w:hint="eastAsia"/>
                    <w:lang w:val="en-US" w:eastAsia="zh-CN"/>
                  </w:rPr>
                  <w:delText>3：</w:delText>
                </w:r>
              </w:del>
            </w:ins>
            <w:ins w:id="243" w:author="yefeiting" w:date="2021-08-28T14:19:35Z">
              <w:del w:id="244" w:author="M00000676" w:date="2023-12-01T16:14:08Z">
                <w:r>
                  <w:rPr>
                    <w:rFonts w:hint="eastAsia"/>
                    <w:lang w:val="en-US" w:eastAsia="zh-CN"/>
                  </w:rPr>
                  <w:delText>定义</w:delText>
                </w:r>
              </w:del>
            </w:ins>
            <w:ins w:id="245" w:author="yefeiting" w:date="2021-08-28T14:19:36Z">
              <w:del w:id="246" w:author="M00000676" w:date="2023-12-01T16:14:08Z">
                <w:r>
                  <w:rPr>
                    <w:rFonts w:hint="eastAsia"/>
                    <w:lang w:val="en-US" w:eastAsia="zh-CN"/>
                  </w:rPr>
                  <w:delText>坐浴</w:delText>
                </w:r>
              </w:del>
            </w:ins>
            <w:ins w:id="247" w:author="yefeiting" w:date="2021-08-28T14:19:37Z">
              <w:del w:id="248" w:author="M00000676" w:date="2023-12-01T16:14:08Z">
                <w:r>
                  <w:rPr>
                    <w:rFonts w:hint="eastAsia"/>
                    <w:lang w:val="en-US" w:eastAsia="zh-CN"/>
                  </w:rPr>
                  <w:delText>时间</w:delText>
                </w:r>
              </w:del>
            </w:ins>
            <w:ins w:id="249" w:author="yefeiting" w:date="2021-08-28T14:20:26Z">
              <w:del w:id="250" w:author="M00000676" w:date="2023-12-01T16:14:08Z">
                <w:r>
                  <w:rPr>
                    <w:rFonts w:hint="eastAsia"/>
                    <w:lang w:val="en-US" w:eastAsia="zh-CN"/>
                  </w:rPr>
                  <w:delText>4</w:delText>
                </w:r>
              </w:del>
            </w:ins>
            <w:ins w:id="251" w:author="yefeiting" w:date="2021-08-28T14:20:27Z">
              <w:del w:id="252" w:author="M00000676" w:date="2023-12-01T16:14:08Z">
                <w:r>
                  <w:rPr>
                    <w:rFonts w:hint="eastAsia"/>
                    <w:lang w:val="en-US" w:eastAsia="zh-CN"/>
                  </w:rPr>
                  <w:delText>：</w:delText>
                </w:r>
              </w:del>
            </w:ins>
            <w:ins w:id="253" w:author="yefeiting" w:date="2021-08-28T14:20:28Z">
              <w:del w:id="254" w:author="M00000676" w:date="2023-12-01T16:14:08Z">
                <w:r>
                  <w:rPr>
                    <w:rFonts w:hint="eastAsia"/>
                    <w:lang w:val="en-US" w:eastAsia="zh-CN"/>
                  </w:rPr>
                  <w:delText>修改</w:delText>
                </w:r>
              </w:del>
            </w:ins>
            <w:ins w:id="255" w:author="yefeiting" w:date="2021-08-28T14:20:30Z">
              <w:del w:id="256" w:author="M00000676" w:date="2023-12-01T16:14:08Z">
                <w:r>
                  <w:rPr>
                    <w:rFonts w:hint="eastAsia"/>
                    <w:lang w:val="en-US" w:eastAsia="zh-CN"/>
                  </w:rPr>
                  <w:delText>老化</w:delText>
                </w:r>
              </w:del>
            </w:ins>
            <w:ins w:id="257" w:author="yefeiting" w:date="2021-08-28T14:20:32Z">
              <w:del w:id="258" w:author="M00000676" w:date="2023-12-01T16:14:08Z">
                <w:r>
                  <w:rPr>
                    <w:rFonts w:hint="eastAsia"/>
                    <w:lang w:val="en-US" w:eastAsia="zh-CN"/>
                  </w:rPr>
                  <w:delText>进入</w:delText>
                </w:r>
              </w:del>
            </w:ins>
            <w:ins w:id="259" w:author="yefeiting" w:date="2021-08-28T14:20:33Z">
              <w:del w:id="260" w:author="M00000676" w:date="2023-12-01T16:14:08Z">
                <w:r>
                  <w:rPr>
                    <w:rFonts w:hint="eastAsia"/>
                    <w:lang w:val="en-US" w:eastAsia="zh-CN"/>
                  </w:rPr>
                  <w:delText>方式</w:delText>
                </w:r>
              </w:del>
            </w:ins>
            <w:ins w:id="261" w:author="yefeiting" w:date="2021-09-07T14:47:13Z">
              <w:del w:id="262" w:author="M00000676" w:date="2023-12-01T16:14:08Z">
                <w:r>
                  <w:rPr>
                    <w:rFonts w:hint="eastAsia"/>
                    <w:lang w:val="en-US" w:eastAsia="zh-CN"/>
                  </w:rPr>
                  <w:delText>5</w:delText>
                </w:r>
              </w:del>
            </w:ins>
            <w:ins w:id="263" w:author="yefeiting" w:date="2021-09-07T14:47:15Z">
              <w:del w:id="264" w:author="M00000676" w:date="2023-12-01T16:14:08Z">
                <w:r>
                  <w:rPr>
                    <w:rFonts w:hint="eastAsia"/>
                    <w:lang w:val="en-US" w:eastAsia="zh-CN"/>
                  </w:rPr>
                  <w:delText>：</w:delText>
                </w:r>
              </w:del>
            </w:ins>
            <w:ins w:id="265" w:author="yefeiting" w:date="2021-09-07T14:47:18Z">
              <w:del w:id="266" w:author="M00000676" w:date="2023-12-01T16:14:08Z">
                <w:r>
                  <w:rPr>
                    <w:rFonts w:hint="eastAsia"/>
                    <w:lang w:val="en-US" w:eastAsia="zh-CN"/>
                  </w:rPr>
                  <w:delText>修改</w:delText>
                </w:r>
              </w:del>
            </w:ins>
            <w:ins w:id="267" w:author="yefeiting" w:date="2021-09-07T14:47:21Z">
              <w:del w:id="268" w:author="M00000676" w:date="2023-12-01T16:14:08Z">
                <w:r>
                  <w:rPr>
                    <w:rFonts w:hint="eastAsia"/>
                    <w:lang w:val="en-US" w:eastAsia="zh-CN"/>
                  </w:rPr>
                  <w:delText>儿童模式</w:delText>
                </w:r>
              </w:del>
            </w:ins>
            <w:ins w:id="269" w:author="yefeiting" w:date="2021-09-07T14:47:23Z">
              <w:del w:id="270" w:author="M00000676" w:date="2023-12-01T16:14:08Z">
                <w:r>
                  <w:rPr>
                    <w:rFonts w:hint="eastAsia"/>
                    <w:lang w:val="en-US" w:eastAsia="zh-CN"/>
                  </w:rPr>
                  <w:delText>灯光</w:delText>
                </w:r>
              </w:del>
            </w:ins>
          </w:p>
        </w:tc>
        <w:tc>
          <w:tcPr>
            <w:tcW w:w="1321" w:type="dxa"/>
            <w:vAlign w:val="top"/>
            <w:tcPrChange w:id="271" w:author="Administrator" w:date="2024-10-15T17:26:01Z">
              <w:tcPr>
                <w:tcW w:w="1701" w:type="dxa"/>
                <w:gridSpan w:val="3"/>
              </w:tcPr>
            </w:tcPrChange>
          </w:tcPr>
          <w:p>
            <w:pPr>
              <w:widowControl w:val="0"/>
              <w:jc w:val="center"/>
              <w:rPr>
                <w:ins w:id="272" w:author="yefeiting" w:date="2021-08-28T14:18:31Z"/>
                <w:rFonts w:hint="default"/>
                <w:lang w:val="en-US" w:eastAsia="zh-CN"/>
              </w:rPr>
            </w:pPr>
            <w:ins w:id="273" w:author="yefeiting" w:date="2021-08-28T14:20:37Z">
              <w:del w:id="274" w:author="M00000676" w:date="2023-12-01T16:14:14Z">
                <w:r>
                  <w:rPr>
                    <w:rFonts w:hint="eastAsia"/>
                    <w:lang w:val="en-US" w:eastAsia="zh-CN"/>
                  </w:rPr>
                  <w:delText>20210</w:delText>
                </w:r>
              </w:del>
            </w:ins>
            <w:ins w:id="275" w:author="yefeiting" w:date="2021-08-28T14:20:39Z">
              <w:del w:id="276" w:author="M00000676" w:date="2023-12-01T16:14:14Z">
                <w:r>
                  <w:rPr>
                    <w:rFonts w:hint="eastAsia"/>
                    <w:lang w:val="en-US" w:eastAsia="zh-CN"/>
                  </w:rPr>
                  <w:delText>8</w:delText>
                </w:r>
              </w:del>
            </w:ins>
            <w:ins w:id="277" w:author="yefeiting" w:date="2021-08-28T14:20:40Z">
              <w:del w:id="278" w:author="M00000676" w:date="2023-12-01T16:14:14Z">
                <w:r>
                  <w:rPr>
                    <w:rFonts w:hint="eastAsia"/>
                    <w:lang w:val="en-US" w:eastAsia="zh-CN"/>
                  </w:rPr>
                  <w:delText>2</w:delText>
                </w:r>
              </w:del>
            </w:ins>
            <w:ins w:id="279" w:author="yefeiting" w:date="2021-08-28T14:20:41Z">
              <w:del w:id="280" w:author="M00000676" w:date="2023-12-01T16:14:14Z">
                <w:r>
                  <w:rPr>
                    <w:rFonts w:hint="eastAsia"/>
                    <w:lang w:val="en-US" w:eastAsia="zh-CN"/>
                  </w:rPr>
                  <w:delText>8</w:delText>
                </w:r>
              </w:del>
            </w:ins>
          </w:p>
        </w:tc>
        <w:tc>
          <w:tcPr>
            <w:tcW w:w="1165" w:type="dxa"/>
            <w:vAlign w:val="top"/>
            <w:tcPrChange w:id="281" w:author="Administrator" w:date="2024-10-15T17:26:01Z">
              <w:tcPr>
                <w:tcW w:w="900" w:type="dxa"/>
                <w:gridSpan w:val="2"/>
              </w:tcPr>
            </w:tcPrChange>
          </w:tcPr>
          <w:p>
            <w:pPr>
              <w:widowControl w:val="0"/>
              <w:jc w:val="center"/>
              <w:rPr>
                <w:ins w:id="282" w:author="yefeiting" w:date="2021-08-28T14:18:31Z"/>
                <w:rFonts w:hint="eastAsia"/>
                <w:lang w:val="en-US" w:eastAsia="zh-CN"/>
              </w:rPr>
            </w:pPr>
            <w:ins w:id="283" w:author="yefeiting" w:date="2021-08-28T14:20:43Z">
              <w:del w:id="284" w:author="M00000676" w:date="2023-12-01T16:14:14Z">
                <w:r>
                  <w:rPr>
                    <w:rFonts w:hint="eastAsia"/>
                    <w:lang w:val="en-US" w:eastAsia="zh-CN"/>
                  </w:rPr>
                  <w:delText>张超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286" w:author="Administrator" w:date="2024-10-15T17:26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333" w:hRule="atLeast"/>
          <w:jc w:val="center"/>
          <w:ins w:id="285" w:author="yefeiting" w:date="2021-10-06T15:13:29Z"/>
          <w:trPrChange w:id="286" w:author="Administrator" w:date="2024-10-15T17:26:01Z">
            <w:trPr>
              <w:trHeight w:val="333" w:hRule="atLeast"/>
            </w:trPr>
          </w:trPrChange>
        </w:trPr>
        <w:tc>
          <w:tcPr>
            <w:tcW w:w="1866" w:type="dxa"/>
            <w:vAlign w:val="top"/>
            <w:tcPrChange w:id="287" w:author="Administrator" w:date="2024-10-15T17:26:01Z">
              <w:tcPr>
                <w:tcW w:w="675" w:type="dxa"/>
              </w:tcPr>
            </w:tcPrChange>
          </w:tcPr>
          <w:p>
            <w:pPr>
              <w:widowControl w:val="0"/>
              <w:ind w:right="210" w:firstLine="105" w:firstLineChars="50"/>
              <w:jc w:val="center"/>
              <w:rPr>
                <w:ins w:id="289" w:author="yefeiting" w:date="2021-10-06T15:13:29Z"/>
                <w:rFonts w:hint="default"/>
                <w:lang w:val="en-US" w:eastAsia="zh-CN"/>
              </w:rPr>
              <w:pPrChange w:id="288" w:author="M00000676" w:date="2023-12-01T16:14:51Z">
                <w:pPr>
                  <w:widowControl w:val="0"/>
                  <w:ind w:right="210" w:firstLine="105" w:firstLineChars="50"/>
                  <w:jc w:val="left"/>
                </w:pPr>
              </w:pPrChange>
            </w:pPr>
            <w:ins w:id="290" w:author="yefeiting" w:date="2021-10-06T15:13:58Z">
              <w:del w:id="291" w:author="M00000676" w:date="2023-12-01T16:14:07Z">
                <w:r>
                  <w:rPr>
                    <w:rFonts w:hint="eastAsia"/>
                    <w:lang w:val="en-US" w:eastAsia="zh-CN"/>
                  </w:rPr>
                  <w:delText>V5.</w:delText>
                </w:r>
              </w:del>
            </w:ins>
            <w:ins w:id="292" w:author="yefeiting" w:date="2021-10-06T15:13:59Z">
              <w:del w:id="293" w:author="M00000676" w:date="2023-12-01T16:14:07Z">
                <w:r>
                  <w:rPr>
                    <w:rFonts w:hint="eastAsia"/>
                    <w:lang w:val="en-US" w:eastAsia="zh-CN"/>
                  </w:rPr>
                  <w:delText>0</w:delText>
                </w:r>
              </w:del>
            </w:ins>
          </w:p>
        </w:tc>
        <w:tc>
          <w:tcPr>
            <w:tcW w:w="5729" w:type="dxa"/>
            <w:vAlign w:val="top"/>
            <w:tcPrChange w:id="294" w:author="Administrator" w:date="2024-10-15T17:26:01Z">
              <w:tcPr>
                <w:tcW w:w="6804" w:type="dxa"/>
                <w:gridSpan w:val="2"/>
              </w:tcPr>
            </w:tcPrChange>
          </w:tcPr>
          <w:p>
            <w:pPr>
              <w:widowControl w:val="0"/>
              <w:jc w:val="center"/>
              <w:rPr>
                <w:ins w:id="296" w:author="yefeiting" w:date="2021-10-06T15:13:29Z"/>
                <w:rFonts w:hint="default"/>
                <w:lang w:val="en-US" w:eastAsia="zh-CN"/>
              </w:rPr>
              <w:pPrChange w:id="295" w:author="M00000676" w:date="2023-12-01T16:14:51Z">
                <w:pPr>
                  <w:widowControl w:val="0"/>
                  <w:jc w:val="both"/>
                </w:pPr>
              </w:pPrChange>
            </w:pPr>
            <w:ins w:id="297" w:author="yefeiting" w:date="2021-10-06T15:13:36Z">
              <w:del w:id="298" w:author="M00000676" w:date="2023-12-01T16:14:07Z">
                <w:r>
                  <w:rPr>
                    <w:rFonts w:hint="eastAsia"/>
                    <w:lang w:val="en-US" w:eastAsia="zh-CN"/>
                  </w:rPr>
                  <w:delText>增加</w:delText>
                </w:r>
              </w:del>
            </w:ins>
            <w:ins w:id="299" w:author="yefeiting" w:date="2021-10-06T15:13:40Z">
              <w:del w:id="300" w:author="M00000676" w:date="2023-12-01T16:14:07Z">
                <w:r>
                  <w:rPr>
                    <w:rFonts w:hint="eastAsia"/>
                    <w:lang w:val="en-US" w:eastAsia="zh-CN"/>
                  </w:rPr>
                  <w:delText>一档</w:delText>
                </w:r>
              </w:del>
            </w:ins>
            <w:ins w:id="301" w:author="yefeiting" w:date="2021-10-06T15:13:42Z">
              <w:del w:id="302" w:author="M00000676" w:date="2023-12-01T16:14:07Z">
                <w:r>
                  <w:rPr>
                    <w:rFonts w:hint="eastAsia"/>
                    <w:lang w:val="en-US" w:eastAsia="zh-CN"/>
                  </w:rPr>
                  <w:delText>管位</w:delText>
                </w:r>
              </w:del>
            </w:ins>
            <w:ins w:id="303" w:author="yefeiting" w:date="2021-10-06T15:13:47Z">
              <w:del w:id="304" w:author="M00000676" w:date="2023-12-01T16:14:07Z">
                <w:r>
                  <w:rPr>
                    <w:rFonts w:hint="eastAsia"/>
                    <w:lang w:val="en-US" w:eastAsia="zh-CN"/>
                  </w:rPr>
                  <w:delText>可调，</w:delText>
                </w:r>
              </w:del>
            </w:ins>
            <w:ins w:id="305" w:author="yefeiting" w:date="2021-10-06T15:13:49Z">
              <w:del w:id="306" w:author="M00000676" w:date="2023-12-01T16:14:07Z">
                <w:r>
                  <w:rPr>
                    <w:rFonts w:hint="eastAsia"/>
                    <w:lang w:val="en-US" w:eastAsia="zh-CN"/>
                  </w:rPr>
                  <w:delText>修改</w:delText>
                </w:r>
              </w:del>
            </w:ins>
            <w:ins w:id="307" w:author="yefeiting" w:date="2021-10-06T15:13:53Z">
              <w:del w:id="308" w:author="M00000676" w:date="2023-12-01T16:14:07Z">
                <w:r>
                  <w:rPr>
                    <w:rFonts w:hint="eastAsia"/>
                    <w:lang w:val="en-US" w:eastAsia="zh-CN"/>
                  </w:rPr>
                  <w:delText>臀妇洗</w:delText>
                </w:r>
              </w:del>
            </w:ins>
            <w:ins w:id="309" w:author="yefeiting" w:date="2021-10-06T15:13:56Z">
              <w:del w:id="310" w:author="M00000676" w:date="2023-12-01T16:14:07Z">
                <w:r>
                  <w:rPr>
                    <w:rFonts w:hint="eastAsia"/>
                    <w:lang w:val="en-US" w:eastAsia="zh-CN"/>
                  </w:rPr>
                  <w:delText>流量</w:delText>
                </w:r>
              </w:del>
            </w:ins>
            <w:ins w:id="311" w:author="yefeiting" w:date="2021-10-19T14:26:18Z">
              <w:del w:id="312" w:author="M00000676" w:date="2023-12-01T16:14:07Z">
                <w:r>
                  <w:rPr>
                    <w:rFonts w:hint="eastAsia"/>
                    <w:lang w:val="en-US" w:eastAsia="zh-CN"/>
                  </w:rPr>
                  <w:delText>，</w:delText>
                </w:r>
              </w:del>
            </w:ins>
            <w:ins w:id="313" w:author="yefeiting" w:date="2021-10-19T14:26:23Z">
              <w:del w:id="314" w:author="M00000676" w:date="2023-12-01T16:14:07Z">
                <w:r>
                  <w:rPr>
                    <w:rFonts w:hint="eastAsia"/>
                    <w:lang w:val="en-US" w:eastAsia="zh-CN"/>
                  </w:rPr>
                  <w:delText>小</w:delText>
                </w:r>
              </w:del>
            </w:ins>
            <w:ins w:id="315" w:author="yefeiting" w:date="2021-10-19T14:26:25Z">
              <w:del w:id="316" w:author="M00000676" w:date="2023-12-01T16:14:07Z">
                <w:r>
                  <w:rPr>
                    <w:rFonts w:hint="eastAsia"/>
                    <w:lang w:val="en-US" w:eastAsia="zh-CN"/>
                  </w:rPr>
                  <w:delText>冲水</w:delText>
                </w:r>
              </w:del>
            </w:ins>
            <w:ins w:id="317" w:author="yefeiting" w:date="2021-10-19T14:26:26Z">
              <w:del w:id="318" w:author="M00000676" w:date="2023-12-01T16:14:07Z">
                <w:r>
                  <w:rPr>
                    <w:rFonts w:hint="eastAsia"/>
                    <w:lang w:val="en-US" w:eastAsia="zh-CN"/>
                  </w:rPr>
                  <w:delText>时序</w:delText>
                </w:r>
              </w:del>
            </w:ins>
          </w:p>
        </w:tc>
        <w:tc>
          <w:tcPr>
            <w:tcW w:w="1321" w:type="dxa"/>
            <w:vAlign w:val="top"/>
            <w:tcPrChange w:id="319" w:author="Administrator" w:date="2024-10-15T17:26:01Z">
              <w:tcPr>
                <w:tcW w:w="1701" w:type="dxa"/>
                <w:gridSpan w:val="3"/>
              </w:tcPr>
            </w:tcPrChange>
          </w:tcPr>
          <w:p>
            <w:pPr>
              <w:widowControl w:val="0"/>
              <w:jc w:val="center"/>
              <w:rPr>
                <w:ins w:id="320" w:author="yefeiting" w:date="2021-10-06T15:13:29Z"/>
                <w:rFonts w:hint="default"/>
                <w:lang w:val="en-US" w:eastAsia="zh-CN"/>
              </w:rPr>
            </w:pPr>
            <w:ins w:id="321" w:author="yefeiting" w:date="2021-10-06T15:14:01Z">
              <w:del w:id="322" w:author="M00000676" w:date="2023-12-01T16:14:14Z">
                <w:r>
                  <w:rPr>
                    <w:rFonts w:hint="eastAsia"/>
                    <w:lang w:val="en-US" w:eastAsia="zh-CN"/>
                  </w:rPr>
                  <w:delText>20</w:delText>
                </w:r>
              </w:del>
            </w:ins>
            <w:ins w:id="323" w:author="yefeiting" w:date="2021-10-06T15:14:02Z">
              <w:del w:id="324" w:author="M00000676" w:date="2023-12-01T16:14:14Z">
                <w:r>
                  <w:rPr>
                    <w:rFonts w:hint="eastAsia"/>
                    <w:lang w:val="en-US" w:eastAsia="zh-CN"/>
                  </w:rPr>
                  <w:delText>21</w:delText>
                </w:r>
              </w:del>
            </w:ins>
            <w:ins w:id="325" w:author="yefeiting" w:date="2021-10-06T15:14:05Z">
              <w:del w:id="326" w:author="M00000676" w:date="2023-12-01T16:14:14Z">
                <w:r>
                  <w:rPr>
                    <w:rFonts w:hint="eastAsia"/>
                    <w:lang w:val="en-US" w:eastAsia="zh-CN"/>
                  </w:rPr>
                  <w:delText>10</w:delText>
                </w:r>
              </w:del>
            </w:ins>
            <w:ins w:id="327" w:author="yefeiting" w:date="2021-10-06T15:14:07Z">
              <w:del w:id="328" w:author="M00000676" w:date="2023-12-01T16:14:14Z">
                <w:r>
                  <w:rPr>
                    <w:rFonts w:hint="eastAsia"/>
                    <w:lang w:val="en-US" w:eastAsia="zh-CN"/>
                  </w:rPr>
                  <w:delText>06</w:delText>
                </w:r>
              </w:del>
            </w:ins>
          </w:p>
        </w:tc>
        <w:tc>
          <w:tcPr>
            <w:tcW w:w="1165" w:type="dxa"/>
            <w:vAlign w:val="top"/>
            <w:tcPrChange w:id="329" w:author="Administrator" w:date="2024-10-15T17:26:01Z">
              <w:tcPr>
                <w:tcW w:w="900" w:type="dxa"/>
                <w:gridSpan w:val="2"/>
              </w:tcPr>
            </w:tcPrChange>
          </w:tcPr>
          <w:p>
            <w:pPr>
              <w:widowControl w:val="0"/>
              <w:jc w:val="center"/>
              <w:rPr>
                <w:ins w:id="330" w:author="yefeiting" w:date="2021-10-06T15:13:29Z"/>
                <w:rFonts w:hint="eastAsia"/>
                <w:lang w:val="en-US" w:eastAsia="zh-CN"/>
              </w:rPr>
            </w:pPr>
            <w:ins w:id="331" w:author="yefeiting" w:date="2021-10-06T15:14:12Z">
              <w:del w:id="332" w:author="M00000676" w:date="2023-12-01T16:14:14Z">
                <w:r>
                  <w:rPr>
                    <w:rFonts w:hint="eastAsia"/>
                    <w:lang w:val="en-US" w:eastAsia="zh-CN"/>
                  </w:rPr>
                  <w:delText>张超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335" w:author="Administrator" w:date="2024-10-15T17:26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333" w:hRule="atLeast"/>
          <w:jc w:val="center"/>
          <w:ins w:id="333" w:author="Administrator" w:date="2021-10-26T08:47:08Z"/>
          <w:del w:id="334" w:author="M00032937" w:date="2024-06-28T10:23:21Z"/>
          <w:trPrChange w:id="335" w:author="Administrator" w:date="2024-10-15T17:26:01Z">
            <w:trPr>
              <w:gridAfter w:val="4"/>
              <w:wAfter w:w="2543" w:type="dxa"/>
            </w:trPr>
          </w:trPrChange>
        </w:trPr>
        <w:tc>
          <w:tcPr>
            <w:tcW w:w="1866" w:type="dxa"/>
            <w:vAlign w:val="top"/>
            <w:tcPrChange w:id="336" w:author="Administrator" w:date="2024-10-15T17:26:01Z"/>
          </w:tcPr>
          <w:p>
            <w:pPr>
              <w:widowControl w:val="0"/>
              <w:ind w:right="210" w:firstLine="105" w:firstLineChars="50"/>
              <w:jc w:val="center"/>
              <w:rPr>
                <w:ins w:id="338" w:author="Administrator" w:date="2021-10-26T08:47:08Z"/>
                <w:del w:id="339" w:author="M00032937" w:date="2024-06-28T10:23:21Z"/>
                <w:rFonts w:hint="eastAsia"/>
                <w:lang w:val="en-US" w:eastAsia="zh-CN"/>
              </w:rPr>
              <w:pPrChange w:id="337" w:author="M00000676" w:date="2023-12-01T16:14:51Z">
                <w:pPr>
                  <w:widowControl w:val="0"/>
                  <w:ind w:right="210" w:firstLine="105" w:firstLineChars="50"/>
                  <w:jc w:val="left"/>
                </w:pPr>
              </w:pPrChange>
            </w:pPr>
            <w:ins w:id="340" w:author="Administrator" w:date="2021-10-26T08:47:14Z">
              <w:del w:id="341" w:author="M00032937" w:date="2024-06-28T10:23:21Z">
                <w:r>
                  <w:rPr>
                    <w:rFonts w:hint="eastAsia"/>
                    <w:lang w:val="en-US" w:eastAsia="zh-CN"/>
                  </w:rPr>
                  <w:delText>V</w:delText>
                </w:r>
              </w:del>
            </w:ins>
            <w:ins w:id="342" w:author="Administrator" w:date="2021-10-26T08:48:06Z">
              <w:del w:id="343" w:author="M00032937" w:date="2024-06-28T10:23:21Z">
                <w:r>
                  <w:rPr>
                    <w:rFonts w:hint="eastAsia"/>
                    <w:lang w:val="en-US" w:eastAsia="zh-CN"/>
                  </w:rPr>
                  <w:delText>6</w:delText>
                </w:r>
              </w:del>
            </w:ins>
            <w:ins w:id="344" w:author="Administrator" w:date="2021-10-26T08:47:14Z">
              <w:del w:id="345" w:author="M00032937" w:date="2024-06-28T10:23:21Z">
                <w:r>
                  <w:rPr>
                    <w:rFonts w:hint="eastAsia"/>
                    <w:lang w:val="en-US" w:eastAsia="zh-CN"/>
                  </w:rPr>
                  <w:delText>.0</w:delText>
                </w:r>
              </w:del>
            </w:ins>
          </w:p>
        </w:tc>
        <w:tc>
          <w:tcPr>
            <w:tcW w:w="5729" w:type="dxa"/>
            <w:vAlign w:val="top"/>
            <w:tcPrChange w:id="346" w:author="Administrator" w:date="2024-10-15T17:26:01Z"/>
          </w:tcPr>
          <w:p>
            <w:pPr>
              <w:widowControl w:val="0"/>
              <w:jc w:val="center"/>
              <w:rPr>
                <w:ins w:id="348" w:author="Administrator" w:date="2021-10-26T08:47:08Z"/>
                <w:del w:id="349" w:author="M00032937" w:date="2024-06-28T10:23:21Z"/>
                <w:rFonts w:hint="default"/>
                <w:lang w:val="en-US" w:eastAsia="zh-CN"/>
              </w:rPr>
              <w:pPrChange w:id="347" w:author="M00000676" w:date="2023-12-01T16:14:51Z">
                <w:pPr>
                  <w:widowControl w:val="0"/>
                  <w:jc w:val="both"/>
                </w:pPr>
              </w:pPrChange>
            </w:pPr>
            <w:ins w:id="350" w:author="Administrator" w:date="2021-10-26T08:47:21Z">
              <w:del w:id="351" w:author="M00032937" w:date="2024-06-28T10:23:21Z">
                <w:r>
                  <w:rPr>
                    <w:rFonts w:hint="eastAsia"/>
                    <w:lang w:val="en-US" w:eastAsia="zh-CN"/>
                  </w:rPr>
                  <w:delText>更改</w:delText>
                </w:r>
              </w:del>
            </w:ins>
            <w:ins w:id="352" w:author="Administrator" w:date="2021-10-26T08:47:27Z">
              <w:del w:id="353" w:author="M00032937" w:date="2024-06-28T10:23:21Z">
                <w:r>
                  <w:rPr>
                    <w:rFonts w:hint="eastAsia"/>
                    <w:lang w:val="en-US" w:eastAsia="zh-CN"/>
                  </w:rPr>
                  <w:delText>侧面</w:delText>
                </w:r>
              </w:del>
            </w:ins>
            <w:ins w:id="354" w:author="Administrator" w:date="2021-10-26T08:47:29Z">
              <w:del w:id="355" w:author="M00032937" w:date="2024-06-28T10:23:21Z">
                <w:r>
                  <w:rPr>
                    <w:rFonts w:hint="eastAsia"/>
                    <w:lang w:val="en-US" w:eastAsia="zh-CN"/>
                  </w:rPr>
                  <w:delText>按钮</w:delText>
                </w:r>
              </w:del>
            </w:ins>
            <w:ins w:id="356" w:author="Administrator" w:date="2021-10-26T08:47:33Z">
              <w:del w:id="357" w:author="M00032937" w:date="2024-06-28T10:23:21Z">
                <w:r>
                  <w:rPr>
                    <w:rFonts w:hint="eastAsia"/>
                    <w:lang w:val="en-US" w:eastAsia="zh-CN"/>
                  </w:rPr>
                  <w:delText>图片</w:delText>
                </w:r>
              </w:del>
            </w:ins>
            <w:ins w:id="358" w:author="M00009068" w:date="2021-10-27T11:02:22Z">
              <w:del w:id="359" w:author="M00032937" w:date="2024-06-28T10:23:21Z">
                <w:r>
                  <w:rPr>
                    <w:rFonts w:hint="eastAsia"/>
                    <w:lang w:val="en-US" w:eastAsia="zh-CN"/>
                  </w:rPr>
                  <w:delText>、</w:delText>
                </w:r>
              </w:del>
            </w:ins>
            <w:ins w:id="360" w:author="M00009068" w:date="2021-10-27T11:02:33Z">
              <w:del w:id="361" w:author="M00032937" w:date="2024-06-28T10:23:21Z">
                <w:r>
                  <w:rPr>
                    <w:rFonts w:hint="eastAsia"/>
                    <w:lang w:val="en-US" w:eastAsia="zh-CN"/>
                  </w:rPr>
                  <w:delText>取消</w:delText>
                </w:r>
              </w:del>
            </w:ins>
            <w:ins w:id="362" w:author="M00009068" w:date="2021-10-27T11:02:25Z">
              <w:del w:id="363" w:author="M00032937" w:date="2024-06-28T10:23:21Z">
                <w:r>
                  <w:rPr>
                    <w:rFonts w:hint="eastAsia"/>
                    <w:lang w:val="en-US" w:eastAsia="zh-CN"/>
                  </w:rPr>
                  <w:delText>久坐</w:delText>
                </w:r>
              </w:del>
            </w:ins>
            <w:ins w:id="364" w:author="M00009068" w:date="2021-10-27T11:02:28Z">
              <w:del w:id="365" w:author="M00032937" w:date="2024-06-28T10:23:21Z">
                <w:r>
                  <w:rPr>
                    <w:rFonts w:hint="eastAsia"/>
                    <w:lang w:val="en-US" w:eastAsia="zh-CN"/>
                  </w:rPr>
                  <w:delText>提醒</w:delText>
                </w:r>
              </w:del>
            </w:ins>
            <w:ins w:id="366" w:author="M00009068" w:date="2021-10-27T11:02:30Z">
              <w:del w:id="367" w:author="M00032937" w:date="2024-06-28T10:23:21Z">
                <w:r>
                  <w:rPr>
                    <w:rFonts w:hint="eastAsia"/>
                    <w:lang w:val="en-US" w:eastAsia="zh-CN"/>
                  </w:rPr>
                  <w:delText>功能</w:delText>
                </w:r>
              </w:del>
            </w:ins>
          </w:p>
        </w:tc>
        <w:tc>
          <w:tcPr>
            <w:tcW w:w="1321" w:type="dxa"/>
            <w:vAlign w:val="top"/>
            <w:tcPrChange w:id="368" w:author="Administrator" w:date="2024-10-15T17:26:01Z"/>
          </w:tcPr>
          <w:p>
            <w:pPr>
              <w:widowControl w:val="0"/>
              <w:jc w:val="center"/>
              <w:rPr>
                <w:ins w:id="369" w:author="Administrator" w:date="2021-10-26T08:47:08Z"/>
                <w:del w:id="370" w:author="M00032937" w:date="2024-06-28T10:23:21Z"/>
                <w:rFonts w:hint="eastAsia"/>
                <w:lang w:val="en-US" w:eastAsia="zh-CN"/>
              </w:rPr>
            </w:pPr>
            <w:ins w:id="371" w:author="Administrator" w:date="2021-10-26T08:47:40Z">
              <w:del w:id="372" w:author="M00032937" w:date="2024-06-28T10:23:21Z">
                <w:r>
                  <w:rPr>
                    <w:rFonts w:hint="eastAsia"/>
                    <w:lang w:val="en-US" w:eastAsia="zh-CN"/>
                  </w:rPr>
                  <w:delText>202110</w:delText>
                </w:r>
              </w:del>
            </w:ins>
            <w:ins w:id="373" w:author="Administrator" w:date="2021-10-26T08:47:49Z">
              <w:del w:id="374" w:author="M00032937" w:date="2024-06-28T10:23:21Z">
                <w:r>
                  <w:rPr>
                    <w:rFonts w:hint="eastAsia"/>
                    <w:lang w:val="en-US" w:eastAsia="zh-CN"/>
                  </w:rPr>
                  <w:delText>2</w:delText>
                </w:r>
              </w:del>
            </w:ins>
            <w:ins w:id="375" w:author="Administrator" w:date="2021-10-26T08:47:40Z">
              <w:del w:id="376" w:author="M00032937" w:date="2024-06-28T10:23:21Z">
                <w:r>
                  <w:rPr>
                    <w:rFonts w:hint="eastAsia"/>
                    <w:lang w:val="en-US" w:eastAsia="zh-CN"/>
                  </w:rPr>
                  <w:delText>6</w:delText>
                </w:r>
              </w:del>
            </w:ins>
          </w:p>
        </w:tc>
        <w:tc>
          <w:tcPr>
            <w:tcW w:w="1165" w:type="dxa"/>
            <w:vAlign w:val="top"/>
            <w:tcPrChange w:id="377" w:author="Administrator" w:date="2024-10-15T17:26:01Z"/>
          </w:tcPr>
          <w:p>
            <w:pPr>
              <w:widowControl w:val="0"/>
              <w:jc w:val="center"/>
              <w:rPr>
                <w:ins w:id="378" w:author="Administrator" w:date="2021-10-26T08:47:08Z"/>
                <w:del w:id="379" w:author="M00032937" w:date="2024-06-28T10:23:21Z"/>
                <w:rFonts w:hint="default"/>
                <w:lang w:val="en-US" w:eastAsia="zh-CN"/>
              </w:rPr>
            </w:pPr>
            <w:ins w:id="380" w:author="Administrator" w:date="2021-10-26T08:47:53Z">
              <w:del w:id="381" w:author="M00032937" w:date="2024-06-28T10:23:21Z">
                <w:r>
                  <w:rPr>
                    <w:rFonts w:hint="eastAsia"/>
                    <w:lang w:val="en-US" w:eastAsia="zh-CN"/>
                  </w:rPr>
                  <w:delText>朱</w:delText>
                </w:r>
              </w:del>
            </w:ins>
            <w:ins w:id="382" w:author="Administrator" w:date="2021-10-26T08:47:59Z">
              <w:del w:id="383" w:author="M00032937" w:date="2024-06-28T10:23:21Z">
                <w:r>
                  <w:rPr>
                    <w:rFonts w:hint="eastAsia"/>
                    <w:lang w:val="en-US" w:eastAsia="zh-CN"/>
                  </w:rPr>
                  <w:delText>儒全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386" w:author="Administrator" w:date="2024-10-15T17:26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333" w:hRule="atLeast"/>
          <w:jc w:val="center"/>
          <w:ins w:id="384" w:author="M00009068" w:date="2021-10-28T14:15:04Z"/>
          <w:del w:id="385" w:author="M00032937" w:date="2024-06-28T10:23:21Z"/>
          <w:trPrChange w:id="386" w:author="Administrator" w:date="2024-10-15T17:26:01Z">
            <w:trPr>
              <w:gridAfter w:val="4"/>
              <w:wAfter w:w="2543" w:type="dxa"/>
            </w:trPr>
          </w:trPrChange>
        </w:trPr>
        <w:tc>
          <w:tcPr>
            <w:tcW w:w="1866" w:type="dxa"/>
            <w:vAlign w:val="top"/>
            <w:tcPrChange w:id="387" w:author="Administrator" w:date="2024-10-15T17:26:01Z"/>
          </w:tcPr>
          <w:p>
            <w:pPr>
              <w:widowControl w:val="0"/>
              <w:ind w:right="210" w:firstLine="105" w:firstLineChars="50"/>
              <w:jc w:val="center"/>
              <w:rPr>
                <w:ins w:id="389" w:author="M00009068" w:date="2021-10-28T14:15:04Z"/>
                <w:del w:id="390" w:author="M00032937" w:date="2024-06-28T10:23:21Z"/>
                <w:rFonts w:hint="eastAsia"/>
                <w:lang w:val="en-US" w:eastAsia="zh-CN"/>
              </w:rPr>
              <w:pPrChange w:id="388" w:author="M00000676" w:date="2023-12-01T16:14:51Z">
                <w:pPr>
                  <w:widowControl w:val="0"/>
                  <w:ind w:right="210" w:firstLine="105" w:firstLineChars="50"/>
                  <w:jc w:val="left"/>
                </w:pPr>
              </w:pPrChange>
            </w:pPr>
            <w:ins w:id="391" w:author="M00009068" w:date="2021-10-28T14:15:37Z">
              <w:del w:id="392" w:author="M00032937" w:date="2024-06-28T10:23:21Z">
                <w:r>
                  <w:rPr>
                    <w:rFonts w:hint="eastAsia"/>
                    <w:lang w:val="en-US" w:eastAsia="zh-CN"/>
                  </w:rPr>
                  <w:delText>V</w:delText>
                </w:r>
              </w:del>
            </w:ins>
            <w:ins w:id="393" w:author="M00009068" w:date="2021-10-28T14:15:38Z">
              <w:del w:id="394" w:author="M00032937" w:date="2024-06-28T10:23:21Z">
                <w:r>
                  <w:rPr>
                    <w:rFonts w:hint="eastAsia"/>
                    <w:lang w:val="en-US" w:eastAsia="zh-CN"/>
                  </w:rPr>
                  <w:delText>7</w:delText>
                </w:r>
              </w:del>
            </w:ins>
            <w:ins w:id="395" w:author="M00009068" w:date="2021-10-28T14:15:37Z">
              <w:del w:id="396" w:author="M00032937" w:date="2024-06-28T10:23:21Z">
                <w:r>
                  <w:rPr>
                    <w:rFonts w:hint="eastAsia"/>
                    <w:lang w:val="en-US" w:eastAsia="zh-CN"/>
                  </w:rPr>
                  <w:delText>.0</w:delText>
                </w:r>
              </w:del>
            </w:ins>
          </w:p>
        </w:tc>
        <w:tc>
          <w:tcPr>
            <w:tcW w:w="5729" w:type="dxa"/>
            <w:vAlign w:val="top"/>
            <w:tcPrChange w:id="397" w:author="Administrator" w:date="2024-10-15T17:26:01Z"/>
          </w:tcPr>
          <w:p>
            <w:pPr>
              <w:widowControl w:val="0"/>
              <w:jc w:val="center"/>
              <w:rPr>
                <w:ins w:id="399" w:author="M00009068" w:date="2021-10-28T14:15:04Z"/>
                <w:del w:id="400" w:author="M00032937" w:date="2024-06-28T10:23:21Z"/>
                <w:rFonts w:hint="default"/>
                <w:lang w:val="en-US" w:eastAsia="zh-CN"/>
              </w:rPr>
              <w:pPrChange w:id="398" w:author="M00000676" w:date="2023-12-01T16:14:51Z">
                <w:pPr>
                  <w:widowControl w:val="0"/>
                  <w:jc w:val="both"/>
                </w:pPr>
              </w:pPrChange>
            </w:pPr>
            <w:ins w:id="401" w:author="M00009068" w:date="2021-10-28T14:15:42Z">
              <w:del w:id="402" w:author="M00032937" w:date="2024-06-28T10:23:21Z">
                <w:r>
                  <w:rPr>
                    <w:rFonts w:hint="eastAsia"/>
                    <w:lang w:val="en-US" w:eastAsia="zh-CN"/>
                  </w:rPr>
                  <w:delText>优化</w:delText>
                </w:r>
              </w:del>
            </w:ins>
            <w:ins w:id="403" w:author="M00009068" w:date="2021-10-28T14:15:47Z">
              <w:del w:id="404" w:author="M00032937" w:date="2024-06-28T10:23:21Z">
                <w:r>
                  <w:rPr>
                    <w:rFonts w:hint="eastAsia"/>
                    <w:lang w:val="en-US" w:eastAsia="zh-CN"/>
                  </w:rPr>
                  <w:delText>各</w:delText>
                </w:r>
              </w:del>
            </w:ins>
            <w:ins w:id="405" w:author="M00009068" w:date="2021-10-28T14:15:49Z">
              <w:del w:id="406" w:author="M00032937" w:date="2024-06-28T10:23:21Z">
                <w:r>
                  <w:rPr>
                    <w:rFonts w:hint="eastAsia"/>
                    <w:lang w:val="en-US" w:eastAsia="zh-CN"/>
                  </w:rPr>
                  <w:delText>功能</w:delText>
                </w:r>
              </w:del>
            </w:ins>
            <w:ins w:id="407" w:author="M00009068" w:date="2021-10-28T14:15:50Z">
              <w:del w:id="408" w:author="M00032937" w:date="2024-06-28T10:23:21Z">
                <w:r>
                  <w:rPr>
                    <w:rFonts w:hint="eastAsia"/>
                    <w:lang w:val="en-US" w:eastAsia="zh-CN"/>
                  </w:rPr>
                  <w:delText>描述</w:delText>
                </w:r>
              </w:del>
            </w:ins>
          </w:p>
        </w:tc>
        <w:tc>
          <w:tcPr>
            <w:tcW w:w="1321" w:type="dxa"/>
            <w:vAlign w:val="top"/>
            <w:tcPrChange w:id="409" w:author="Administrator" w:date="2024-10-15T17:26:01Z"/>
          </w:tcPr>
          <w:p>
            <w:pPr>
              <w:widowControl w:val="0"/>
              <w:jc w:val="center"/>
              <w:rPr>
                <w:ins w:id="410" w:author="M00009068" w:date="2021-10-28T14:15:04Z"/>
                <w:del w:id="411" w:author="M00032937" w:date="2024-06-28T10:23:21Z"/>
                <w:rFonts w:hint="default"/>
                <w:lang w:val="en-US" w:eastAsia="zh-CN"/>
              </w:rPr>
            </w:pPr>
            <w:ins w:id="412" w:author="M00009068" w:date="2021-10-28T14:15:53Z">
              <w:del w:id="413" w:author="M00032937" w:date="2024-06-28T10:23:21Z">
                <w:r>
                  <w:rPr>
                    <w:rFonts w:hint="eastAsia"/>
                    <w:lang w:val="en-US" w:eastAsia="zh-CN"/>
                  </w:rPr>
                  <w:delText>202110</w:delText>
                </w:r>
              </w:del>
            </w:ins>
            <w:ins w:id="414" w:author="M00009068" w:date="2021-10-28T14:15:55Z">
              <w:del w:id="415" w:author="M00032937" w:date="2024-06-28T10:23:21Z">
                <w:r>
                  <w:rPr>
                    <w:rFonts w:hint="eastAsia"/>
                    <w:lang w:val="en-US" w:eastAsia="zh-CN"/>
                  </w:rPr>
                  <w:delText>28</w:delText>
                </w:r>
              </w:del>
            </w:ins>
          </w:p>
        </w:tc>
        <w:tc>
          <w:tcPr>
            <w:tcW w:w="1165" w:type="dxa"/>
            <w:vAlign w:val="top"/>
            <w:tcPrChange w:id="416" w:author="Administrator" w:date="2024-10-15T17:26:01Z"/>
          </w:tcPr>
          <w:p>
            <w:pPr>
              <w:widowControl w:val="0"/>
              <w:jc w:val="center"/>
              <w:rPr>
                <w:ins w:id="417" w:author="M00009068" w:date="2021-10-28T14:15:04Z"/>
                <w:del w:id="418" w:author="M00032937" w:date="2024-06-28T10:23:21Z"/>
                <w:rFonts w:hint="eastAsia"/>
                <w:lang w:val="en-US" w:eastAsia="zh-CN"/>
              </w:rPr>
            </w:pPr>
            <w:ins w:id="419" w:author="M00009068" w:date="2021-10-28T14:15:58Z">
              <w:del w:id="420" w:author="M00032937" w:date="2024-06-28T10:23:21Z">
                <w:r>
                  <w:rPr>
                    <w:rFonts w:hint="eastAsia"/>
                    <w:lang w:val="en-US" w:eastAsia="zh-CN"/>
                  </w:rPr>
                  <w:delText>张超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423" w:author="Administrator" w:date="2024-10-15T17:26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333" w:hRule="atLeast"/>
          <w:jc w:val="center"/>
          <w:ins w:id="421" w:author="M00009068" w:date="2021-11-08T16:33:43Z"/>
          <w:del w:id="422" w:author="M00032937" w:date="2024-06-28T10:23:21Z"/>
          <w:trPrChange w:id="423" w:author="Administrator" w:date="2024-10-15T17:26:01Z">
            <w:trPr>
              <w:gridAfter w:val="4"/>
              <w:wAfter w:w="2543" w:type="dxa"/>
            </w:trPr>
          </w:trPrChange>
        </w:trPr>
        <w:tc>
          <w:tcPr>
            <w:tcW w:w="1866" w:type="dxa"/>
            <w:vAlign w:val="top"/>
            <w:tcPrChange w:id="424" w:author="Administrator" w:date="2024-10-15T17:26:01Z"/>
          </w:tcPr>
          <w:p>
            <w:pPr>
              <w:widowControl w:val="0"/>
              <w:ind w:right="210" w:firstLine="105" w:firstLineChars="50"/>
              <w:jc w:val="center"/>
              <w:rPr>
                <w:ins w:id="426" w:author="M00009068" w:date="2021-11-08T16:33:43Z"/>
                <w:del w:id="427" w:author="M00032937" w:date="2024-06-28T10:23:21Z"/>
                <w:rFonts w:hint="default"/>
                <w:lang w:val="en-US" w:eastAsia="zh-CN"/>
              </w:rPr>
              <w:pPrChange w:id="425" w:author="M00000676" w:date="2023-12-01T16:14:51Z">
                <w:pPr>
                  <w:widowControl w:val="0"/>
                  <w:ind w:right="210" w:firstLine="105" w:firstLineChars="50"/>
                  <w:jc w:val="left"/>
                </w:pPr>
              </w:pPrChange>
            </w:pPr>
            <w:ins w:id="428" w:author="M00009068" w:date="2021-11-08T16:38:38Z">
              <w:del w:id="429" w:author="M00032937" w:date="2024-06-28T10:23:21Z">
                <w:r>
                  <w:rPr>
                    <w:rFonts w:hint="eastAsia"/>
                    <w:lang w:val="en-US" w:eastAsia="zh-CN"/>
                  </w:rPr>
                  <w:delText>V</w:delText>
                </w:r>
              </w:del>
            </w:ins>
            <w:ins w:id="430" w:author="M00009068" w:date="2021-11-08T16:38:39Z">
              <w:del w:id="431" w:author="M00032937" w:date="2024-06-28T10:23:21Z">
                <w:r>
                  <w:rPr>
                    <w:rFonts w:hint="eastAsia"/>
                    <w:lang w:val="en-US" w:eastAsia="zh-CN"/>
                  </w:rPr>
                  <w:delText>8.</w:delText>
                </w:r>
              </w:del>
            </w:ins>
            <w:ins w:id="432" w:author="M00009068" w:date="2021-11-08T16:38:40Z">
              <w:del w:id="433" w:author="M00032937" w:date="2024-06-28T10:23:21Z">
                <w:r>
                  <w:rPr>
                    <w:rFonts w:hint="eastAsia"/>
                    <w:lang w:val="en-US" w:eastAsia="zh-CN"/>
                  </w:rPr>
                  <w:delText>0</w:delText>
                </w:r>
              </w:del>
            </w:ins>
          </w:p>
        </w:tc>
        <w:tc>
          <w:tcPr>
            <w:tcW w:w="5729" w:type="dxa"/>
            <w:vAlign w:val="top"/>
            <w:tcPrChange w:id="434" w:author="Administrator" w:date="2024-10-15T17:26:01Z"/>
          </w:tcPr>
          <w:p>
            <w:pPr>
              <w:widowControl w:val="0"/>
              <w:jc w:val="center"/>
              <w:rPr>
                <w:ins w:id="436" w:author="M00009068" w:date="2021-11-08T16:33:43Z"/>
                <w:del w:id="437" w:author="M00032937" w:date="2024-06-28T10:23:21Z"/>
                <w:rFonts w:hint="default"/>
                <w:lang w:val="en-US" w:eastAsia="zh-CN"/>
              </w:rPr>
              <w:pPrChange w:id="435" w:author="M00000676" w:date="2023-12-01T16:14:51Z">
                <w:pPr>
                  <w:widowControl w:val="0"/>
                  <w:jc w:val="both"/>
                </w:pPr>
              </w:pPrChange>
            </w:pPr>
            <w:ins w:id="438" w:author="M00009068" w:date="2021-11-08T16:33:45Z">
              <w:del w:id="439" w:author="M00032937" w:date="2024-06-28T10:23:21Z">
                <w:r>
                  <w:rPr>
                    <w:rFonts w:hint="eastAsia"/>
                    <w:lang w:val="en-US" w:eastAsia="zh-CN"/>
                  </w:rPr>
                  <w:delText>增加</w:delText>
                </w:r>
              </w:del>
            </w:ins>
            <w:ins w:id="440" w:author="M00009068" w:date="2021-11-08T16:33:51Z">
              <w:del w:id="441" w:author="M00032937" w:date="2024-06-28T10:23:21Z">
                <w:r>
                  <w:rPr>
                    <w:rFonts w:hint="eastAsia"/>
                    <w:lang w:val="en-US" w:eastAsia="zh-CN"/>
                  </w:rPr>
                  <w:delText>四季温感</w:delText>
                </w:r>
              </w:del>
            </w:ins>
            <w:ins w:id="442" w:author="M00009068" w:date="2021-11-08T16:33:52Z">
              <w:del w:id="443" w:author="M00032937" w:date="2024-06-28T10:23:21Z">
                <w:r>
                  <w:rPr>
                    <w:rFonts w:hint="eastAsia"/>
                    <w:lang w:val="en-US" w:eastAsia="zh-CN"/>
                  </w:rPr>
                  <w:delText>、</w:delText>
                </w:r>
              </w:del>
            </w:ins>
            <w:ins w:id="444" w:author="M00009068" w:date="2021-11-08T16:33:54Z">
              <w:del w:id="445" w:author="M00032937" w:date="2024-06-28T10:23:21Z">
                <w:r>
                  <w:rPr>
                    <w:rFonts w:hint="eastAsia"/>
                    <w:lang w:val="en-US" w:eastAsia="zh-CN"/>
                  </w:rPr>
                  <w:delText>修改</w:delText>
                </w:r>
              </w:del>
            </w:ins>
            <w:ins w:id="446" w:author="M00009068" w:date="2021-11-08T16:33:57Z">
              <w:del w:id="447" w:author="M00032937" w:date="2024-06-28T10:23:21Z">
                <w:r>
                  <w:rPr>
                    <w:rFonts w:hint="eastAsia"/>
                    <w:lang w:val="en-US" w:eastAsia="zh-CN"/>
                  </w:rPr>
                  <w:delText>大冲水</w:delText>
                </w:r>
              </w:del>
            </w:ins>
            <w:ins w:id="448" w:author="M00009068" w:date="2021-11-08T16:33:58Z">
              <w:del w:id="449" w:author="M00032937" w:date="2024-06-28T10:23:21Z">
                <w:r>
                  <w:rPr>
                    <w:rFonts w:hint="eastAsia"/>
                    <w:lang w:val="en-US" w:eastAsia="zh-CN"/>
                  </w:rPr>
                  <w:delText>时间</w:delText>
                </w:r>
              </w:del>
            </w:ins>
            <w:ins w:id="450" w:author="M00009068" w:date="2021-11-08T16:33:59Z">
              <w:del w:id="451" w:author="M00032937" w:date="2024-06-28T10:23:21Z">
                <w:r>
                  <w:rPr>
                    <w:rFonts w:hint="eastAsia"/>
                    <w:lang w:val="en-US" w:eastAsia="zh-CN"/>
                  </w:rPr>
                  <w:delText>、</w:delText>
                </w:r>
              </w:del>
            </w:ins>
            <w:ins w:id="452" w:author="M00009068" w:date="2021-11-08T16:38:13Z">
              <w:del w:id="453" w:author="M00032937" w:date="2024-06-28T10:23:21Z">
                <w:r>
                  <w:rPr>
                    <w:rFonts w:hint="eastAsia"/>
                    <w:lang w:val="en-US" w:eastAsia="zh-CN"/>
                  </w:rPr>
                  <w:delText>离坐</w:delText>
                </w:r>
              </w:del>
            </w:ins>
            <w:ins w:id="454" w:author="M00009068" w:date="2021-11-08T16:38:16Z">
              <w:del w:id="455" w:author="M00032937" w:date="2024-06-28T10:23:21Z">
                <w:r>
                  <w:rPr>
                    <w:rFonts w:hint="eastAsia"/>
                    <w:lang w:val="en-US" w:eastAsia="zh-CN"/>
                  </w:rPr>
                  <w:delText>座温</w:delText>
                </w:r>
              </w:del>
            </w:ins>
            <w:ins w:id="456" w:author="M00009068" w:date="2021-11-08T16:38:25Z">
              <w:del w:id="457" w:author="M00032937" w:date="2024-06-28T10:23:21Z">
                <w:r>
                  <w:rPr>
                    <w:rFonts w:hint="eastAsia"/>
                    <w:lang w:val="en-US" w:eastAsia="zh-CN"/>
                  </w:rPr>
                  <w:delText>逻辑</w:delText>
                </w:r>
              </w:del>
            </w:ins>
            <w:ins w:id="458" w:author="M00009068" w:date="2021-11-08T16:38:20Z">
              <w:del w:id="459" w:author="M00032937" w:date="2024-06-28T10:23:21Z">
                <w:r>
                  <w:rPr>
                    <w:rFonts w:hint="eastAsia"/>
                    <w:lang w:val="en-US" w:eastAsia="zh-CN"/>
                  </w:rPr>
                  <w:delText>修改</w:delText>
                </w:r>
              </w:del>
            </w:ins>
          </w:p>
        </w:tc>
        <w:tc>
          <w:tcPr>
            <w:tcW w:w="1321" w:type="dxa"/>
            <w:vAlign w:val="top"/>
            <w:tcPrChange w:id="460" w:author="Administrator" w:date="2024-10-15T17:26:01Z"/>
          </w:tcPr>
          <w:p>
            <w:pPr>
              <w:widowControl w:val="0"/>
              <w:jc w:val="center"/>
              <w:rPr>
                <w:ins w:id="461" w:author="M00009068" w:date="2021-11-08T16:33:43Z"/>
                <w:del w:id="462" w:author="M00032937" w:date="2024-06-28T10:23:21Z"/>
                <w:rFonts w:hint="default"/>
                <w:lang w:val="en-US" w:eastAsia="zh-CN"/>
              </w:rPr>
            </w:pPr>
            <w:ins w:id="463" w:author="M00009068" w:date="2021-11-08T16:38:29Z">
              <w:del w:id="464" w:author="M00032937" w:date="2024-06-28T10:23:21Z">
                <w:r>
                  <w:rPr>
                    <w:rFonts w:hint="eastAsia"/>
                    <w:lang w:val="en-US" w:eastAsia="zh-CN"/>
                  </w:rPr>
                  <w:delText>202</w:delText>
                </w:r>
              </w:del>
            </w:ins>
            <w:ins w:id="465" w:author="M00009068" w:date="2021-11-08T16:38:30Z">
              <w:del w:id="466" w:author="M00032937" w:date="2024-06-28T10:23:21Z">
                <w:r>
                  <w:rPr>
                    <w:rFonts w:hint="eastAsia"/>
                    <w:lang w:val="en-US" w:eastAsia="zh-CN"/>
                  </w:rPr>
                  <w:delText>111</w:delText>
                </w:r>
              </w:del>
            </w:ins>
            <w:ins w:id="467" w:author="M00009068" w:date="2021-11-08T16:38:33Z">
              <w:del w:id="468" w:author="M00032937" w:date="2024-06-28T10:23:21Z">
                <w:r>
                  <w:rPr>
                    <w:rFonts w:hint="eastAsia"/>
                    <w:lang w:val="en-US" w:eastAsia="zh-CN"/>
                  </w:rPr>
                  <w:delText>08</w:delText>
                </w:r>
              </w:del>
            </w:ins>
          </w:p>
        </w:tc>
        <w:tc>
          <w:tcPr>
            <w:tcW w:w="1165" w:type="dxa"/>
            <w:vAlign w:val="top"/>
            <w:tcPrChange w:id="469" w:author="Administrator" w:date="2024-10-15T17:26:01Z"/>
          </w:tcPr>
          <w:p>
            <w:pPr>
              <w:widowControl w:val="0"/>
              <w:jc w:val="center"/>
              <w:rPr>
                <w:ins w:id="470" w:author="M00009068" w:date="2021-11-08T16:33:43Z"/>
                <w:del w:id="471" w:author="M00032937" w:date="2024-06-28T10:23:21Z"/>
                <w:rFonts w:hint="eastAsia"/>
                <w:lang w:val="en-US" w:eastAsia="zh-CN"/>
              </w:rPr>
            </w:pPr>
            <w:ins w:id="472" w:author="M00009068" w:date="2021-11-08T16:38:36Z">
              <w:del w:id="473" w:author="M00032937" w:date="2024-06-28T10:23:21Z">
                <w:r>
                  <w:rPr>
                    <w:rFonts w:hint="eastAsia"/>
                    <w:lang w:val="en-US" w:eastAsia="zh-CN"/>
                  </w:rPr>
                  <w:delText>张超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476" w:author="Administrator" w:date="2024-10-15T17:26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333" w:hRule="atLeast"/>
          <w:jc w:val="center"/>
          <w:ins w:id="474" w:author="M00009068" w:date="2021-11-19T14:59:11Z"/>
          <w:del w:id="475" w:author="M00032937" w:date="2024-06-28T10:23:21Z"/>
          <w:trPrChange w:id="476" w:author="Administrator" w:date="2024-10-15T17:26:01Z">
            <w:trPr>
              <w:gridAfter w:val="4"/>
              <w:wAfter w:w="2543" w:type="dxa"/>
            </w:trPr>
          </w:trPrChange>
        </w:trPr>
        <w:tc>
          <w:tcPr>
            <w:tcW w:w="1866" w:type="dxa"/>
            <w:vAlign w:val="top"/>
            <w:tcPrChange w:id="477" w:author="Administrator" w:date="2024-10-15T17:26:01Z"/>
          </w:tcPr>
          <w:p>
            <w:pPr>
              <w:widowControl w:val="0"/>
              <w:ind w:right="210" w:firstLine="105" w:firstLineChars="50"/>
              <w:jc w:val="center"/>
              <w:rPr>
                <w:ins w:id="479" w:author="M00009068" w:date="2021-11-19T14:59:11Z"/>
                <w:del w:id="480" w:author="M00032937" w:date="2024-06-28T10:23:21Z"/>
                <w:rFonts w:hint="default"/>
                <w:lang w:val="en-US" w:eastAsia="zh-CN"/>
              </w:rPr>
              <w:pPrChange w:id="478" w:author="M00000676" w:date="2023-12-01T16:14:51Z">
                <w:pPr>
                  <w:widowControl w:val="0"/>
                  <w:ind w:right="210" w:firstLine="105" w:firstLineChars="50"/>
                  <w:jc w:val="left"/>
                </w:pPr>
              </w:pPrChange>
            </w:pPr>
            <w:ins w:id="481" w:author="M00009068" w:date="2021-11-19T14:59:17Z">
              <w:del w:id="482" w:author="M00032937" w:date="2024-06-28T10:23:21Z">
                <w:r>
                  <w:rPr>
                    <w:rFonts w:hint="eastAsia"/>
                    <w:lang w:val="en-US" w:eastAsia="zh-CN"/>
                  </w:rPr>
                  <w:delText>V</w:delText>
                </w:r>
              </w:del>
            </w:ins>
            <w:ins w:id="483" w:author="M00009068" w:date="2021-11-19T14:59:15Z">
              <w:del w:id="484" w:author="M00032937" w:date="2024-06-28T10:23:21Z">
                <w:r>
                  <w:rPr>
                    <w:rFonts w:hint="eastAsia"/>
                    <w:lang w:val="en-US" w:eastAsia="zh-CN"/>
                  </w:rPr>
                  <w:delText>9.0</w:delText>
                </w:r>
              </w:del>
            </w:ins>
          </w:p>
        </w:tc>
        <w:tc>
          <w:tcPr>
            <w:tcW w:w="5729" w:type="dxa"/>
            <w:vAlign w:val="top"/>
            <w:tcPrChange w:id="485" w:author="Administrator" w:date="2024-10-15T17:26:01Z"/>
          </w:tcPr>
          <w:p>
            <w:pPr>
              <w:widowControl w:val="0"/>
              <w:jc w:val="center"/>
              <w:rPr>
                <w:ins w:id="487" w:author="M00009068" w:date="2021-11-19T14:59:11Z"/>
                <w:del w:id="488" w:author="M00032937" w:date="2024-06-28T10:23:21Z"/>
                <w:rFonts w:hint="default"/>
                <w:lang w:val="en-US" w:eastAsia="zh-CN"/>
              </w:rPr>
              <w:pPrChange w:id="486" w:author="M00000676" w:date="2023-12-01T16:14:51Z">
                <w:pPr>
                  <w:widowControl w:val="0"/>
                  <w:jc w:val="both"/>
                </w:pPr>
              </w:pPrChange>
            </w:pPr>
            <w:ins w:id="489" w:author="M00009068" w:date="2021-11-19T14:59:23Z">
              <w:del w:id="490" w:author="M00032937" w:date="2024-06-28T10:23:21Z">
                <w:r>
                  <w:rPr>
                    <w:rFonts w:hint="eastAsia"/>
                    <w:lang w:val="en-US" w:eastAsia="zh-CN"/>
                  </w:rPr>
                  <w:delText>旋钮</w:delText>
                </w:r>
              </w:del>
            </w:ins>
            <w:ins w:id="491" w:author="M00009068" w:date="2021-11-19T15:32:57Z">
              <w:del w:id="492" w:author="M00032937" w:date="2024-06-28T10:23:21Z">
                <w:r>
                  <w:rPr>
                    <w:rFonts w:hint="eastAsia"/>
                    <w:lang w:val="en-US" w:eastAsia="zh-CN"/>
                  </w:rPr>
                  <w:delText>改为</w:delText>
                </w:r>
              </w:del>
            </w:ins>
            <w:ins w:id="493" w:author="M00009068" w:date="2021-11-19T14:59:25Z">
              <w:del w:id="494" w:author="M00032937" w:date="2024-06-28T10:23:21Z">
                <w:r>
                  <w:rPr>
                    <w:rFonts w:hint="eastAsia"/>
                    <w:lang w:val="en-US" w:eastAsia="zh-CN"/>
                  </w:rPr>
                  <w:delText>360</w:delText>
                </w:r>
              </w:del>
            </w:ins>
            <w:ins w:id="495" w:author="M00009068" w:date="2021-11-19T14:59:28Z">
              <w:del w:id="496" w:author="M00032937" w:date="2024-06-28T10:23:21Z">
                <w:r>
                  <w:rPr>
                    <w:rFonts w:hint="eastAsia"/>
                    <w:lang w:val="en-US" w:eastAsia="zh-CN"/>
                  </w:rPr>
                  <w:delText>°</w:delText>
                </w:r>
              </w:del>
            </w:ins>
            <w:ins w:id="497" w:author="M00009068" w:date="2021-11-19T14:59:31Z">
              <w:del w:id="498" w:author="M00032937" w:date="2024-06-28T10:23:21Z">
                <w:r>
                  <w:rPr>
                    <w:rFonts w:hint="eastAsia"/>
                    <w:lang w:val="en-US" w:eastAsia="zh-CN"/>
                  </w:rPr>
                  <w:delText>全旋</w:delText>
                </w:r>
              </w:del>
            </w:ins>
          </w:p>
        </w:tc>
        <w:tc>
          <w:tcPr>
            <w:tcW w:w="1321" w:type="dxa"/>
            <w:vAlign w:val="top"/>
            <w:tcPrChange w:id="499" w:author="Administrator" w:date="2024-10-15T17:26:01Z"/>
          </w:tcPr>
          <w:p>
            <w:pPr>
              <w:widowControl w:val="0"/>
              <w:jc w:val="center"/>
              <w:rPr>
                <w:ins w:id="500" w:author="M00009068" w:date="2021-11-19T14:59:11Z"/>
                <w:del w:id="501" w:author="M00032937" w:date="2024-06-28T10:23:21Z"/>
                <w:rFonts w:hint="default"/>
                <w:lang w:val="en-US" w:eastAsia="zh-CN"/>
              </w:rPr>
            </w:pPr>
            <w:ins w:id="502" w:author="M00009068" w:date="2021-11-19T15:00:21Z">
              <w:del w:id="503" w:author="M00032937" w:date="2024-06-28T10:23:21Z">
                <w:r>
                  <w:rPr>
                    <w:rFonts w:hint="eastAsia"/>
                    <w:lang w:val="en-US" w:eastAsia="zh-CN"/>
                  </w:rPr>
                  <w:delText>20</w:delText>
                </w:r>
              </w:del>
            </w:ins>
            <w:ins w:id="504" w:author="M00009068" w:date="2021-11-19T15:00:22Z">
              <w:del w:id="505" w:author="M00032937" w:date="2024-06-28T10:23:21Z">
                <w:r>
                  <w:rPr>
                    <w:rFonts w:hint="eastAsia"/>
                    <w:lang w:val="en-US" w:eastAsia="zh-CN"/>
                  </w:rPr>
                  <w:delText>21</w:delText>
                </w:r>
              </w:del>
            </w:ins>
            <w:ins w:id="506" w:author="M00009068" w:date="2021-11-19T15:00:23Z">
              <w:del w:id="507" w:author="M00032937" w:date="2024-06-28T10:23:21Z">
                <w:r>
                  <w:rPr>
                    <w:rFonts w:hint="eastAsia"/>
                    <w:lang w:val="en-US" w:eastAsia="zh-CN"/>
                  </w:rPr>
                  <w:delText>1111</w:delText>
                </w:r>
              </w:del>
            </w:ins>
          </w:p>
        </w:tc>
        <w:tc>
          <w:tcPr>
            <w:tcW w:w="1165" w:type="dxa"/>
            <w:vAlign w:val="top"/>
            <w:tcPrChange w:id="508" w:author="Administrator" w:date="2024-10-15T17:26:01Z"/>
          </w:tcPr>
          <w:p>
            <w:pPr>
              <w:widowControl w:val="0"/>
              <w:jc w:val="center"/>
              <w:rPr>
                <w:ins w:id="509" w:author="M00009068" w:date="2021-11-19T14:59:11Z"/>
                <w:del w:id="510" w:author="M00032937" w:date="2024-06-28T10:23:21Z"/>
                <w:rFonts w:hint="eastAsia"/>
                <w:lang w:val="en-US" w:eastAsia="zh-CN"/>
              </w:rPr>
            </w:pPr>
            <w:ins w:id="511" w:author="M00009068" w:date="2021-11-19T15:00:26Z">
              <w:del w:id="512" w:author="M00032937" w:date="2024-06-28T10:23:21Z">
                <w:r>
                  <w:rPr>
                    <w:rFonts w:hint="eastAsia"/>
                    <w:lang w:val="en-US" w:eastAsia="zh-CN"/>
                  </w:rPr>
                  <w:delText>张超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515" w:author="Administrator" w:date="2024-10-15T17:26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333" w:hRule="atLeast"/>
          <w:jc w:val="center"/>
          <w:ins w:id="513" w:author="M00009068" w:date="2021-11-29T09:30:29Z"/>
          <w:del w:id="514" w:author="M00032937" w:date="2024-06-28T10:23:21Z"/>
          <w:trPrChange w:id="515" w:author="Administrator" w:date="2024-10-15T17:26:01Z">
            <w:trPr>
              <w:gridAfter w:val="4"/>
              <w:wAfter w:w="2543" w:type="dxa"/>
            </w:trPr>
          </w:trPrChange>
        </w:trPr>
        <w:tc>
          <w:tcPr>
            <w:tcW w:w="1866" w:type="dxa"/>
            <w:vAlign w:val="top"/>
            <w:tcPrChange w:id="516" w:author="Administrator" w:date="2024-10-15T17:26:01Z"/>
          </w:tcPr>
          <w:p>
            <w:pPr>
              <w:widowControl w:val="0"/>
              <w:ind w:right="210" w:firstLine="105" w:firstLineChars="50"/>
              <w:jc w:val="center"/>
              <w:rPr>
                <w:ins w:id="518" w:author="M00009068" w:date="2021-11-29T09:30:29Z"/>
                <w:del w:id="519" w:author="M00032937" w:date="2024-06-28T10:23:21Z"/>
                <w:rFonts w:hint="default"/>
                <w:lang w:val="en-US" w:eastAsia="zh-CN"/>
              </w:rPr>
              <w:pPrChange w:id="517" w:author="M00000676" w:date="2023-12-01T16:14:51Z">
                <w:pPr>
                  <w:widowControl w:val="0"/>
                  <w:ind w:right="210" w:firstLine="105" w:firstLineChars="50"/>
                  <w:jc w:val="left"/>
                </w:pPr>
              </w:pPrChange>
            </w:pPr>
            <w:ins w:id="520" w:author="M00009068" w:date="2021-11-29T09:30:39Z">
              <w:del w:id="521" w:author="M00032937" w:date="2024-06-28T10:23:21Z">
                <w:r>
                  <w:rPr>
                    <w:rFonts w:hint="eastAsia"/>
                    <w:lang w:val="en-US" w:eastAsia="zh-CN"/>
                  </w:rPr>
                  <w:delText>V</w:delText>
                </w:r>
              </w:del>
            </w:ins>
            <w:ins w:id="522" w:author="M00009068" w:date="2021-11-29T09:30:40Z">
              <w:del w:id="523" w:author="M00032937" w:date="2024-06-28T10:23:21Z">
                <w:r>
                  <w:rPr>
                    <w:rFonts w:hint="eastAsia"/>
                    <w:lang w:val="en-US" w:eastAsia="zh-CN"/>
                  </w:rPr>
                  <w:delText>10.0</w:delText>
                </w:r>
              </w:del>
            </w:ins>
          </w:p>
        </w:tc>
        <w:tc>
          <w:tcPr>
            <w:tcW w:w="5729" w:type="dxa"/>
            <w:vAlign w:val="top"/>
            <w:tcPrChange w:id="524" w:author="Administrator" w:date="2024-10-15T17:26:01Z"/>
          </w:tcPr>
          <w:p>
            <w:pPr>
              <w:widowControl w:val="0"/>
              <w:jc w:val="center"/>
              <w:rPr>
                <w:ins w:id="526" w:author="M00009068" w:date="2021-11-29T09:30:29Z"/>
                <w:del w:id="527" w:author="M00032937" w:date="2024-06-28T10:23:21Z"/>
                <w:rFonts w:hint="default"/>
                <w:lang w:val="en-US" w:eastAsia="zh-CN"/>
              </w:rPr>
              <w:pPrChange w:id="525" w:author="M00000676" w:date="2023-12-01T16:14:51Z">
                <w:pPr>
                  <w:widowControl w:val="0"/>
                  <w:jc w:val="both"/>
                </w:pPr>
              </w:pPrChange>
            </w:pPr>
            <w:ins w:id="528" w:author="M00009068" w:date="2021-11-29T09:30:31Z">
              <w:del w:id="529" w:author="M00032937" w:date="2024-06-28T10:23:21Z">
                <w:r>
                  <w:rPr>
                    <w:rFonts w:hint="eastAsia"/>
                    <w:lang w:val="en-US" w:eastAsia="zh-CN"/>
                  </w:rPr>
                  <w:delText>修改</w:delText>
                </w:r>
              </w:del>
            </w:ins>
            <w:ins w:id="530" w:author="M00009068" w:date="2021-11-29T09:30:32Z">
              <w:del w:id="531" w:author="M00032937" w:date="2024-06-28T10:23:21Z">
                <w:r>
                  <w:rPr>
                    <w:rFonts w:hint="eastAsia"/>
                    <w:lang w:val="en-US" w:eastAsia="zh-CN"/>
                  </w:rPr>
                  <w:delText>冲水</w:delText>
                </w:r>
              </w:del>
            </w:ins>
            <w:ins w:id="532" w:author="M00009068" w:date="2021-11-29T09:30:33Z">
              <w:del w:id="533" w:author="M00032937" w:date="2024-06-28T10:23:21Z">
                <w:r>
                  <w:rPr>
                    <w:rFonts w:hint="eastAsia"/>
                    <w:lang w:val="en-US" w:eastAsia="zh-CN"/>
                  </w:rPr>
                  <w:delText>时序</w:delText>
                </w:r>
              </w:del>
            </w:ins>
          </w:p>
        </w:tc>
        <w:tc>
          <w:tcPr>
            <w:tcW w:w="1321" w:type="dxa"/>
            <w:vAlign w:val="top"/>
            <w:tcPrChange w:id="534" w:author="Administrator" w:date="2024-10-15T17:26:01Z"/>
          </w:tcPr>
          <w:p>
            <w:pPr>
              <w:widowControl w:val="0"/>
              <w:jc w:val="center"/>
              <w:rPr>
                <w:ins w:id="535" w:author="M00009068" w:date="2021-11-29T09:30:29Z"/>
                <w:del w:id="536" w:author="M00032937" w:date="2024-06-28T10:23:21Z"/>
                <w:rFonts w:hint="default"/>
                <w:lang w:val="en-US" w:eastAsia="zh-CN"/>
              </w:rPr>
            </w:pPr>
            <w:ins w:id="537" w:author="M00009068" w:date="2021-11-29T09:30:44Z">
              <w:del w:id="538" w:author="M00032937" w:date="2024-06-28T10:23:21Z">
                <w:r>
                  <w:rPr>
                    <w:rFonts w:hint="eastAsia"/>
                    <w:lang w:val="en-US" w:eastAsia="zh-CN"/>
                  </w:rPr>
                  <w:delText>202111</w:delText>
                </w:r>
              </w:del>
            </w:ins>
            <w:ins w:id="539" w:author="M00009068" w:date="2021-11-29T09:30:46Z">
              <w:del w:id="540" w:author="M00032937" w:date="2024-06-28T10:23:21Z">
                <w:r>
                  <w:rPr>
                    <w:rFonts w:hint="eastAsia"/>
                    <w:lang w:val="en-US" w:eastAsia="zh-CN"/>
                  </w:rPr>
                  <w:delText>2</w:delText>
                </w:r>
              </w:del>
            </w:ins>
            <w:ins w:id="541" w:author="M00009068" w:date="2021-11-29T09:30:47Z">
              <w:del w:id="542" w:author="M00032937" w:date="2024-06-28T10:23:21Z">
                <w:r>
                  <w:rPr>
                    <w:rFonts w:hint="eastAsia"/>
                    <w:lang w:val="en-US" w:eastAsia="zh-CN"/>
                  </w:rPr>
                  <w:delText>9</w:delText>
                </w:r>
              </w:del>
            </w:ins>
          </w:p>
        </w:tc>
        <w:tc>
          <w:tcPr>
            <w:tcW w:w="1165" w:type="dxa"/>
            <w:vAlign w:val="top"/>
            <w:tcPrChange w:id="543" w:author="Administrator" w:date="2024-10-15T17:26:01Z"/>
          </w:tcPr>
          <w:p>
            <w:pPr>
              <w:widowControl w:val="0"/>
              <w:jc w:val="center"/>
              <w:rPr>
                <w:ins w:id="544" w:author="M00009068" w:date="2021-11-29T09:30:29Z"/>
                <w:del w:id="545" w:author="M00032937" w:date="2024-06-28T10:23:21Z"/>
                <w:rFonts w:hint="default"/>
                <w:lang w:val="en-US" w:eastAsia="zh-CN"/>
              </w:rPr>
            </w:pPr>
            <w:ins w:id="546" w:author="M00009068" w:date="2021-11-29T09:30:56Z">
              <w:del w:id="547" w:author="M00032937" w:date="2024-06-28T10:23:21Z">
                <w:r>
                  <w:rPr>
                    <w:rFonts w:hint="eastAsia"/>
                    <w:lang w:val="en-US" w:eastAsia="zh-CN"/>
                  </w:rPr>
                  <w:delText>张超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550" w:author="Administrator" w:date="2024-10-15T17:26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333" w:hRule="atLeast"/>
          <w:jc w:val="center"/>
          <w:ins w:id="548" w:author="M00009068" w:date="2021-12-18T14:49:28Z"/>
          <w:del w:id="549" w:author="M00032937" w:date="2024-06-28T10:23:21Z"/>
          <w:trPrChange w:id="550" w:author="Administrator" w:date="2024-10-15T17:26:01Z">
            <w:trPr>
              <w:gridAfter w:val="4"/>
              <w:wAfter w:w="2543" w:type="dxa"/>
            </w:trPr>
          </w:trPrChange>
        </w:trPr>
        <w:tc>
          <w:tcPr>
            <w:tcW w:w="1866" w:type="dxa"/>
            <w:vAlign w:val="top"/>
            <w:tcPrChange w:id="551" w:author="Administrator" w:date="2024-10-15T17:26:01Z"/>
          </w:tcPr>
          <w:p>
            <w:pPr>
              <w:widowControl w:val="0"/>
              <w:ind w:right="210" w:firstLine="105" w:firstLineChars="50"/>
              <w:jc w:val="center"/>
              <w:rPr>
                <w:ins w:id="553" w:author="M00009068" w:date="2021-12-18T14:49:28Z"/>
                <w:del w:id="554" w:author="M00032937" w:date="2024-06-28T10:23:21Z"/>
                <w:rFonts w:hint="default"/>
                <w:lang w:val="en-US" w:eastAsia="zh-CN"/>
              </w:rPr>
              <w:pPrChange w:id="552" w:author="M00000676" w:date="2023-12-01T16:14:51Z">
                <w:pPr>
                  <w:widowControl w:val="0"/>
                  <w:ind w:right="210" w:firstLine="105" w:firstLineChars="50"/>
                  <w:jc w:val="left"/>
                </w:pPr>
              </w:pPrChange>
            </w:pPr>
            <w:ins w:id="555" w:author="M00009068" w:date="2021-12-18T14:49:31Z">
              <w:del w:id="556" w:author="M00032937" w:date="2024-06-28T10:23:21Z">
                <w:r>
                  <w:rPr>
                    <w:rFonts w:hint="eastAsia"/>
                    <w:lang w:val="en-US" w:eastAsia="zh-CN"/>
                  </w:rPr>
                  <w:delText>V</w:delText>
                </w:r>
              </w:del>
            </w:ins>
            <w:ins w:id="557" w:author="M00009068" w:date="2021-12-18T14:49:32Z">
              <w:del w:id="558" w:author="M00032937" w:date="2024-06-28T10:23:21Z">
                <w:r>
                  <w:rPr>
                    <w:rFonts w:hint="eastAsia"/>
                    <w:lang w:val="en-US" w:eastAsia="zh-CN"/>
                  </w:rPr>
                  <w:delText>11</w:delText>
                </w:r>
              </w:del>
            </w:ins>
            <w:ins w:id="559" w:author="M00009068" w:date="2021-12-18T14:49:33Z">
              <w:del w:id="560" w:author="M00032937" w:date="2024-06-28T10:23:21Z">
                <w:r>
                  <w:rPr>
                    <w:rFonts w:hint="eastAsia"/>
                    <w:lang w:val="en-US" w:eastAsia="zh-CN"/>
                  </w:rPr>
                  <w:delText>.0</w:delText>
                </w:r>
              </w:del>
            </w:ins>
          </w:p>
        </w:tc>
        <w:tc>
          <w:tcPr>
            <w:tcW w:w="5729" w:type="dxa"/>
            <w:vAlign w:val="top"/>
            <w:tcPrChange w:id="561" w:author="Administrator" w:date="2024-10-15T17:26:01Z"/>
          </w:tcPr>
          <w:p>
            <w:pPr>
              <w:widowControl w:val="0"/>
              <w:jc w:val="center"/>
              <w:rPr>
                <w:ins w:id="563" w:author="M00009068" w:date="2021-12-18T14:49:28Z"/>
                <w:del w:id="564" w:author="M00032937" w:date="2024-06-28T10:23:21Z"/>
                <w:rFonts w:hint="default"/>
                <w:lang w:val="en-US" w:eastAsia="zh-CN"/>
              </w:rPr>
              <w:pPrChange w:id="562" w:author="M00000676" w:date="2023-12-01T16:14:51Z">
                <w:pPr>
                  <w:widowControl w:val="0"/>
                  <w:jc w:val="both"/>
                </w:pPr>
              </w:pPrChange>
            </w:pPr>
            <w:ins w:id="565" w:author="M00009068" w:date="2021-12-18T14:49:39Z">
              <w:del w:id="566" w:author="M00032937" w:date="2024-06-28T10:23:21Z">
                <w:r>
                  <w:rPr>
                    <w:rFonts w:hint="eastAsia"/>
                    <w:lang w:val="en-US" w:eastAsia="zh-CN"/>
                  </w:rPr>
                  <w:delText>增加</w:delText>
                </w:r>
              </w:del>
            </w:ins>
            <w:ins w:id="567" w:author="M00009068" w:date="2021-12-18T14:49:40Z">
              <w:del w:id="568" w:author="M00032937" w:date="2024-06-28T10:23:21Z">
                <w:r>
                  <w:rPr>
                    <w:rFonts w:hint="eastAsia"/>
                    <w:lang w:val="en-US" w:eastAsia="zh-CN"/>
                  </w:rPr>
                  <w:delText>除臭</w:delText>
                </w:r>
              </w:del>
            </w:ins>
            <w:ins w:id="569" w:author="M00009068" w:date="2021-12-18T14:49:42Z">
              <w:del w:id="570" w:author="M00032937" w:date="2024-06-28T10:23:21Z">
                <w:r>
                  <w:rPr>
                    <w:rFonts w:hint="eastAsia"/>
                    <w:lang w:val="en-US" w:eastAsia="zh-CN"/>
                  </w:rPr>
                  <w:delText>开关</w:delText>
                </w:r>
              </w:del>
            </w:ins>
            <w:ins w:id="571" w:author="M00009068" w:date="2021-12-18T14:49:46Z">
              <w:del w:id="572" w:author="M00032937" w:date="2024-06-28T10:23:21Z">
                <w:r>
                  <w:rPr>
                    <w:rFonts w:hint="eastAsia"/>
                    <w:lang w:val="en-US" w:eastAsia="zh-CN"/>
                  </w:rPr>
                  <w:delText>、</w:delText>
                </w:r>
              </w:del>
            </w:ins>
            <w:ins w:id="573" w:author="M00009068" w:date="2021-12-18T14:49:47Z">
              <w:del w:id="574" w:author="M00032937" w:date="2024-06-28T10:23:21Z">
                <w:r>
                  <w:rPr>
                    <w:rFonts w:hint="eastAsia"/>
                    <w:lang w:val="en-US" w:eastAsia="zh-CN"/>
                  </w:rPr>
                  <w:delText>修改</w:delText>
                </w:r>
              </w:del>
            </w:ins>
            <w:ins w:id="575" w:author="M00009068" w:date="2021-12-18T14:49:48Z">
              <w:del w:id="576" w:author="M00032937" w:date="2024-06-28T10:23:21Z">
                <w:r>
                  <w:rPr>
                    <w:rFonts w:hint="eastAsia"/>
                    <w:lang w:val="en-US" w:eastAsia="zh-CN"/>
                  </w:rPr>
                  <w:delText>除臭</w:delText>
                </w:r>
              </w:del>
            </w:ins>
            <w:ins w:id="577" w:author="M00009068" w:date="2021-12-18T14:49:49Z">
              <w:del w:id="578" w:author="M00032937" w:date="2024-06-28T10:23:21Z">
                <w:r>
                  <w:rPr>
                    <w:rFonts w:hint="eastAsia"/>
                    <w:lang w:val="en-US" w:eastAsia="zh-CN"/>
                  </w:rPr>
                  <w:delText>时间</w:delText>
                </w:r>
              </w:del>
            </w:ins>
            <w:ins w:id="579" w:author="M00009068" w:date="2021-12-18T14:49:58Z">
              <w:del w:id="580" w:author="M00032937" w:date="2024-06-28T10:23:21Z">
                <w:r>
                  <w:rPr>
                    <w:rFonts w:hint="eastAsia"/>
                    <w:lang w:val="en-US" w:eastAsia="zh-CN"/>
                  </w:rPr>
                  <w:delText>，</w:delText>
                </w:r>
              </w:del>
            </w:ins>
            <w:ins w:id="581" w:author="M00009068" w:date="2021-12-18T14:49:59Z">
              <w:del w:id="582" w:author="M00032937" w:date="2024-06-28T10:23:21Z">
                <w:r>
                  <w:rPr>
                    <w:rFonts w:hint="eastAsia"/>
                    <w:lang w:val="en-US" w:eastAsia="zh-CN"/>
                  </w:rPr>
                  <w:delText>修改</w:delText>
                </w:r>
              </w:del>
            </w:ins>
            <w:ins w:id="583" w:author="M00009068" w:date="2021-12-18T14:50:01Z">
              <w:del w:id="584" w:author="M00032937" w:date="2024-06-28T10:23:21Z">
                <w:r>
                  <w:rPr>
                    <w:rFonts w:hint="eastAsia"/>
                    <w:lang w:val="en-US" w:eastAsia="zh-CN"/>
                  </w:rPr>
                  <w:delText>旋钮</w:delText>
                </w:r>
              </w:del>
            </w:ins>
            <w:ins w:id="585" w:author="M00009068" w:date="2021-12-18T14:50:02Z">
              <w:del w:id="586" w:author="M00032937" w:date="2024-06-28T10:23:21Z">
                <w:r>
                  <w:rPr>
                    <w:rFonts w:hint="eastAsia"/>
                    <w:lang w:val="en-US" w:eastAsia="zh-CN"/>
                  </w:rPr>
                  <w:delText>灯光</w:delText>
                </w:r>
              </w:del>
            </w:ins>
            <w:ins w:id="587" w:author="M00009068" w:date="2021-12-21T16:06:56Z">
              <w:del w:id="588" w:author="M00032937" w:date="2024-06-28T10:23:21Z">
                <w:r>
                  <w:rPr>
                    <w:rFonts w:hint="eastAsia"/>
                    <w:lang w:val="en-US" w:eastAsia="zh-CN"/>
                  </w:rPr>
                  <w:delText>、</w:delText>
                </w:r>
              </w:del>
            </w:ins>
            <w:ins w:id="589" w:author="M00009068" w:date="2021-12-21T16:06:57Z">
              <w:del w:id="590" w:author="M00032937" w:date="2024-06-28T10:23:21Z">
                <w:r>
                  <w:rPr>
                    <w:rFonts w:hint="eastAsia"/>
                    <w:lang w:val="en-US" w:eastAsia="zh-CN"/>
                  </w:rPr>
                  <w:delText>通便</w:delText>
                </w:r>
              </w:del>
            </w:ins>
            <w:ins w:id="591" w:author="M00009068" w:date="2021-12-21T16:07:00Z">
              <w:del w:id="592" w:author="M00032937" w:date="2024-06-28T10:23:21Z">
                <w:r>
                  <w:rPr>
                    <w:rFonts w:hint="eastAsia"/>
                    <w:lang w:val="en-US" w:eastAsia="zh-CN"/>
                  </w:rPr>
                  <w:delText>水温</w:delText>
                </w:r>
              </w:del>
            </w:ins>
          </w:p>
        </w:tc>
        <w:tc>
          <w:tcPr>
            <w:tcW w:w="1321" w:type="dxa"/>
            <w:vAlign w:val="top"/>
            <w:tcPrChange w:id="593" w:author="Administrator" w:date="2024-10-15T17:26:01Z"/>
          </w:tcPr>
          <w:p>
            <w:pPr>
              <w:widowControl w:val="0"/>
              <w:jc w:val="center"/>
              <w:rPr>
                <w:ins w:id="594" w:author="M00009068" w:date="2021-12-18T14:49:28Z"/>
                <w:del w:id="595" w:author="M00032937" w:date="2024-06-28T10:23:21Z"/>
                <w:rFonts w:hint="default"/>
                <w:lang w:val="en-US" w:eastAsia="zh-CN"/>
              </w:rPr>
            </w:pPr>
            <w:ins w:id="596" w:author="M00009068" w:date="2021-12-18T16:57:20Z">
              <w:del w:id="597" w:author="M00032937" w:date="2024-06-28T10:23:21Z">
                <w:r>
                  <w:rPr>
                    <w:rFonts w:hint="eastAsia"/>
                    <w:lang w:val="en-US" w:eastAsia="zh-CN"/>
                  </w:rPr>
                  <w:delText>20</w:delText>
                </w:r>
              </w:del>
            </w:ins>
            <w:ins w:id="598" w:author="M00009068" w:date="2021-12-18T16:57:21Z">
              <w:del w:id="599" w:author="M00032937" w:date="2024-06-28T10:23:21Z">
                <w:r>
                  <w:rPr>
                    <w:rFonts w:hint="eastAsia"/>
                    <w:lang w:val="en-US" w:eastAsia="zh-CN"/>
                  </w:rPr>
                  <w:delText>211</w:delText>
                </w:r>
              </w:del>
            </w:ins>
            <w:ins w:id="600" w:author="M00009068" w:date="2021-12-18T16:57:22Z">
              <w:del w:id="601" w:author="M00032937" w:date="2024-06-28T10:23:21Z">
                <w:r>
                  <w:rPr>
                    <w:rFonts w:hint="eastAsia"/>
                    <w:lang w:val="en-US" w:eastAsia="zh-CN"/>
                  </w:rPr>
                  <w:delText>22</w:delText>
                </w:r>
              </w:del>
            </w:ins>
            <w:ins w:id="602" w:author="M00009068" w:date="2021-12-22T16:36:31Z">
              <w:del w:id="603" w:author="M00032937" w:date="2024-06-28T10:23:21Z">
                <w:r>
                  <w:rPr>
                    <w:rFonts w:hint="eastAsia"/>
                    <w:lang w:val="en-US" w:eastAsia="zh-CN"/>
                  </w:rPr>
                  <w:delText>2</w:delText>
                </w:r>
              </w:del>
            </w:ins>
          </w:p>
        </w:tc>
        <w:tc>
          <w:tcPr>
            <w:tcW w:w="1165" w:type="dxa"/>
            <w:vAlign w:val="top"/>
            <w:tcPrChange w:id="604" w:author="Administrator" w:date="2024-10-15T17:26:01Z"/>
          </w:tcPr>
          <w:p>
            <w:pPr>
              <w:widowControl w:val="0"/>
              <w:jc w:val="center"/>
              <w:rPr>
                <w:ins w:id="605" w:author="M00009068" w:date="2021-12-18T14:49:28Z"/>
                <w:del w:id="606" w:author="M00032937" w:date="2024-06-28T10:23:21Z"/>
                <w:rFonts w:hint="eastAsia"/>
                <w:lang w:val="en-US" w:eastAsia="zh-CN"/>
              </w:rPr>
            </w:pPr>
            <w:ins w:id="607" w:author="M00009068" w:date="2021-12-18T16:57:27Z">
              <w:del w:id="608" w:author="M00032937" w:date="2024-06-28T10:23:21Z">
                <w:r>
                  <w:rPr>
                    <w:rFonts w:hint="eastAsia"/>
                    <w:lang w:val="en-US" w:eastAsia="zh-CN"/>
                  </w:rPr>
                  <w:delText>张超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611" w:author="Administrator" w:date="2024-10-15T17:26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333" w:hRule="atLeast"/>
          <w:jc w:val="center"/>
          <w:ins w:id="609" w:author="M00009068" w:date="2021-12-29T11:37:42Z"/>
          <w:del w:id="610" w:author="M00032937" w:date="2024-06-28T10:23:21Z"/>
          <w:trPrChange w:id="611" w:author="Administrator" w:date="2024-10-15T17:26:01Z">
            <w:trPr>
              <w:gridAfter w:val="4"/>
              <w:wAfter w:w="2543" w:type="dxa"/>
            </w:trPr>
          </w:trPrChange>
        </w:trPr>
        <w:tc>
          <w:tcPr>
            <w:tcW w:w="1866" w:type="dxa"/>
            <w:vAlign w:val="top"/>
            <w:tcPrChange w:id="612" w:author="Administrator" w:date="2024-10-15T17:26:01Z"/>
          </w:tcPr>
          <w:p>
            <w:pPr>
              <w:widowControl w:val="0"/>
              <w:ind w:right="210" w:firstLine="105" w:firstLineChars="50"/>
              <w:jc w:val="center"/>
              <w:rPr>
                <w:ins w:id="614" w:author="M00009068" w:date="2021-12-29T11:37:42Z"/>
                <w:del w:id="615" w:author="M00032937" w:date="2024-06-28T10:23:21Z"/>
                <w:rFonts w:hint="default"/>
                <w:lang w:val="en-US" w:eastAsia="zh-CN"/>
              </w:rPr>
              <w:pPrChange w:id="613" w:author="M00000676" w:date="2023-12-01T16:14:51Z">
                <w:pPr>
                  <w:widowControl w:val="0"/>
                  <w:ind w:right="210" w:firstLine="105" w:firstLineChars="50"/>
                  <w:jc w:val="left"/>
                </w:pPr>
              </w:pPrChange>
            </w:pPr>
            <w:ins w:id="616" w:author="M00009068" w:date="2021-12-29T11:37:46Z">
              <w:del w:id="617" w:author="M00032937" w:date="2024-06-28T10:23:21Z">
                <w:r>
                  <w:rPr>
                    <w:rFonts w:hint="eastAsia"/>
                    <w:lang w:val="en-US" w:eastAsia="zh-CN"/>
                  </w:rPr>
                  <w:delText>V</w:delText>
                </w:r>
              </w:del>
            </w:ins>
            <w:ins w:id="618" w:author="M00009068" w:date="2021-12-29T11:37:48Z">
              <w:del w:id="619" w:author="M00032937" w:date="2024-06-28T10:23:21Z">
                <w:r>
                  <w:rPr>
                    <w:rFonts w:hint="eastAsia"/>
                    <w:lang w:val="en-US" w:eastAsia="zh-CN"/>
                  </w:rPr>
                  <w:delText>12</w:delText>
                </w:r>
              </w:del>
            </w:ins>
            <w:ins w:id="620" w:author="M00009068" w:date="2021-12-29T11:37:49Z">
              <w:del w:id="621" w:author="M00032937" w:date="2024-06-28T10:23:21Z">
                <w:r>
                  <w:rPr>
                    <w:rFonts w:hint="eastAsia"/>
                    <w:lang w:val="en-US" w:eastAsia="zh-CN"/>
                  </w:rPr>
                  <w:delText>.0</w:delText>
                </w:r>
              </w:del>
            </w:ins>
          </w:p>
        </w:tc>
        <w:tc>
          <w:tcPr>
            <w:tcW w:w="5729" w:type="dxa"/>
            <w:vAlign w:val="top"/>
            <w:tcPrChange w:id="622" w:author="Administrator" w:date="2024-10-15T17:26:01Z"/>
          </w:tcPr>
          <w:p>
            <w:pPr>
              <w:widowControl w:val="0"/>
              <w:jc w:val="center"/>
              <w:rPr>
                <w:ins w:id="624" w:author="M00009068" w:date="2021-12-29T11:37:42Z"/>
                <w:del w:id="625" w:author="M00032937" w:date="2024-06-28T10:23:21Z"/>
                <w:rFonts w:hint="default"/>
                <w:lang w:val="en-US" w:eastAsia="zh-CN"/>
              </w:rPr>
              <w:pPrChange w:id="623" w:author="M00000676" w:date="2023-12-01T16:14:51Z">
                <w:pPr>
                  <w:widowControl w:val="0"/>
                  <w:jc w:val="both"/>
                </w:pPr>
              </w:pPrChange>
            </w:pPr>
            <w:ins w:id="626" w:author="M00009068" w:date="2021-12-29T11:37:52Z">
              <w:del w:id="627" w:author="M00032937" w:date="2024-06-28T10:23:21Z">
                <w:r>
                  <w:rPr>
                    <w:rFonts w:hint="eastAsia"/>
                    <w:lang w:val="en-US" w:eastAsia="zh-CN"/>
                  </w:rPr>
                  <w:delText>修改</w:delText>
                </w:r>
              </w:del>
            </w:ins>
            <w:ins w:id="628" w:author="M00009068" w:date="2021-12-29T11:37:54Z">
              <w:del w:id="629" w:author="M00032937" w:date="2024-06-28T10:23:21Z">
                <w:r>
                  <w:rPr>
                    <w:rFonts w:hint="eastAsia"/>
                    <w:lang w:val="en-US" w:eastAsia="zh-CN"/>
                  </w:rPr>
                  <w:delText>臀洗</w:delText>
                </w:r>
              </w:del>
            </w:ins>
            <w:ins w:id="630" w:author="M00009068" w:date="2021-12-29T11:37:56Z">
              <w:del w:id="631" w:author="M00032937" w:date="2024-06-28T10:23:21Z">
                <w:r>
                  <w:rPr>
                    <w:rFonts w:hint="eastAsia"/>
                    <w:lang w:val="en-US" w:eastAsia="zh-CN"/>
                  </w:rPr>
                  <w:delText>流量</w:delText>
                </w:r>
              </w:del>
            </w:ins>
          </w:p>
        </w:tc>
        <w:tc>
          <w:tcPr>
            <w:tcW w:w="1321" w:type="dxa"/>
            <w:vAlign w:val="top"/>
            <w:tcPrChange w:id="632" w:author="Administrator" w:date="2024-10-15T17:26:01Z"/>
          </w:tcPr>
          <w:p>
            <w:pPr>
              <w:widowControl w:val="0"/>
              <w:jc w:val="center"/>
              <w:rPr>
                <w:ins w:id="633" w:author="M00009068" w:date="2021-12-29T11:37:42Z"/>
                <w:del w:id="634" w:author="M00032937" w:date="2024-06-28T10:23:21Z"/>
                <w:rFonts w:hint="default"/>
                <w:lang w:val="en-US" w:eastAsia="zh-CN"/>
              </w:rPr>
            </w:pPr>
            <w:ins w:id="635" w:author="M00009068" w:date="2021-12-29T11:37:58Z">
              <w:del w:id="636" w:author="M00032937" w:date="2024-06-28T10:23:21Z">
                <w:r>
                  <w:rPr>
                    <w:rFonts w:hint="eastAsia"/>
                    <w:lang w:val="en-US" w:eastAsia="zh-CN"/>
                  </w:rPr>
                  <w:delText>2021122</w:delText>
                </w:r>
              </w:del>
            </w:ins>
            <w:ins w:id="637" w:author="M00009068" w:date="2021-12-29T11:38:03Z">
              <w:del w:id="638" w:author="M00032937" w:date="2024-06-28T10:23:21Z">
                <w:r>
                  <w:rPr>
                    <w:rFonts w:hint="eastAsia"/>
                    <w:lang w:val="en-US" w:eastAsia="zh-CN"/>
                  </w:rPr>
                  <w:delText>7</w:delText>
                </w:r>
              </w:del>
            </w:ins>
          </w:p>
        </w:tc>
        <w:tc>
          <w:tcPr>
            <w:tcW w:w="1165" w:type="dxa"/>
            <w:vAlign w:val="top"/>
            <w:tcPrChange w:id="639" w:author="Administrator" w:date="2024-10-15T17:26:01Z"/>
          </w:tcPr>
          <w:p>
            <w:pPr>
              <w:widowControl w:val="0"/>
              <w:jc w:val="center"/>
              <w:rPr>
                <w:ins w:id="640" w:author="M00009068" w:date="2021-12-29T11:37:42Z"/>
                <w:del w:id="641" w:author="M00032937" w:date="2024-06-28T10:23:21Z"/>
                <w:rFonts w:hint="default"/>
                <w:lang w:val="en-US" w:eastAsia="zh-CN"/>
              </w:rPr>
            </w:pPr>
            <w:ins w:id="642" w:author="M00009068" w:date="2021-12-29T11:38:01Z">
              <w:del w:id="643" w:author="M00032937" w:date="2024-06-28T10:23:21Z">
                <w:r>
                  <w:rPr>
                    <w:rFonts w:hint="eastAsia"/>
                    <w:lang w:val="en-US" w:eastAsia="zh-CN"/>
                  </w:rPr>
                  <w:delText>张超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646" w:author="Administrator" w:date="2024-10-15T17:26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333" w:hRule="atLeast"/>
          <w:jc w:val="center"/>
          <w:ins w:id="644" w:author="M00009068" w:date="2022-01-04T08:56:57Z"/>
          <w:del w:id="645" w:author="M00032937" w:date="2024-06-28T10:23:21Z"/>
          <w:trPrChange w:id="646" w:author="Administrator" w:date="2024-10-15T17:26:01Z">
            <w:trPr>
              <w:gridAfter w:val="4"/>
              <w:wAfter w:w="2543" w:type="dxa"/>
            </w:trPr>
          </w:trPrChange>
        </w:trPr>
        <w:tc>
          <w:tcPr>
            <w:tcW w:w="1866" w:type="dxa"/>
            <w:vAlign w:val="top"/>
            <w:tcPrChange w:id="647" w:author="Administrator" w:date="2024-10-15T17:26:01Z"/>
          </w:tcPr>
          <w:p>
            <w:pPr>
              <w:widowControl w:val="0"/>
              <w:ind w:right="210" w:firstLine="105" w:firstLineChars="50"/>
              <w:jc w:val="center"/>
              <w:rPr>
                <w:ins w:id="649" w:author="M00009068" w:date="2022-01-04T08:56:57Z"/>
                <w:del w:id="650" w:author="M00032937" w:date="2024-06-28T10:23:21Z"/>
                <w:rFonts w:hint="default"/>
                <w:lang w:val="en-US" w:eastAsia="zh-CN"/>
              </w:rPr>
              <w:pPrChange w:id="648" w:author="M00000676" w:date="2023-12-01T16:14:51Z">
                <w:pPr>
                  <w:widowControl w:val="0"/>
                  <w:ind w:right="210" w:firstLine="105" w:firstLineChars="50"/>
                  <w:jc w:val="left"/>
                </w:pPr>
              </w:pPrChange>
            </w:pPr>
            <w:ins w:id="651" w:author="M00009068" w:date="2022-01-04T08:56:59Z">
              <w:del w:id="652" w:author="M00032937" w:date="2024-06-28T10:23:21Z">
                <w:r>
                  <w:rPr>
                    <w:rFonts w:hint="eastAsia"/>
                    <w:lang w:val="en-US" w:eastAsia="zh-CN"/>
                  </w:rPr>
                  <w:delText>V13.</w:delText>
                </w:r>
              </w:del>
            </w:ins>
            <w:ins w:id="653" w:author="M00009068" w:date="2022-01-04T08:57:00Z">
              <w:del w:id="654" w:author="M00032937" w:date="2024-06-28T10:23:21Z">
                <w:r>
                  <w:rPr>
                    <w:rFonts w:hint="eastAsia"/>
                    <w:lang w:val="en-US" w:eastAsia="zh-CN"/>
                  </w:rPr>
                  <w:delText>0</w:delText>
                </w:r>
              </w:del>
            </w:ins>
          </w:p>
        </w:tc>
        <w:tc>
          <w:tcPr>
            <w:tcW w:w="5729" w:type="dxa"/>
            <w:vAlign w:val="top"/>
            <w:tcPrChange w:id="655" w:author="Administrator" w:date="2024-10-15T17:26:01Z"/>
          </w:tcPr>
          <w:p>
            <w:pPr>
              <w:widowControl w:val="0"/>
              <w:jc w:val="center"/>
              <w:rPr>
                <w:ins w:id="657" w:author="M00009068" w:date="2022-01-04T08:56:57Z"/>
                <w:del w:id="658" w:author="M00032937" w:date="2024-06-28T10:23:21Z"/>
                <w:rFonts w:hint="default"/>
                <w:lang w:val="en-US" w:eastAsia="zh-CN"/>
              </w:rPr>
              <w:pPrChange w:id="656" w:author="M00000676" w:date="2023-12-01T16:14:51Z">
                <w:pPr>
                  <w:widowControl w:val="0"/>
                  <w:jc w:val="both"/>
                </w:pPr>
              </w:pPrChange>
            </w:pPr>
            <w:ins w:id="659" w:author="M00009068" w:date="2022-01-04T08:57:03Z">
              <w:del w:id="660" w:author="M00032937" w:date="2024-06-28T10:23:21Z">
                <w:r>
                  <w:rPr>
                    <w:rFonts w:hint="eastAsia"/>
                    <w:lang w:val="en-US" w:eastAsia="zh-CN"/>
                  </w:rPr>
                  <w:delText>修改</w:delText>
                </w:r>
              </w:del>
            </w:ins>
            <w:ins w:id="661" w:author="M00009068" w:date="2022-01-04T08:57:06Z">
              <w:del w:id="662" w:author="M00032937" w:date="2024-06-28T10:23:21Z">
                <w:r>
                  <w:rPr>
                    <w:rFonts w:hint="eastAsia"/>
                    <w:lang w:val="en-US" w:eastAsia="zh-CN"/>
                  </w:rPr>
                  <w:delText>过滤器报警</w:delText>
                </w:r>
              </w:del>
            </w:ins>
            <w:ins w:id="663" w:author="M00009068" w:date="2022-01-04T08:57:10Z">
              <w:del w:id="664" w:author="M00032937" w:date="2024-06-28T10:23:21Z">
                <w:r>
                  <w:rPr>
                    <w:rFonts w:hint="eastAsia"/>
                    <w:lang w:val="en-US" w:eastAsia="zh-CN"/>
                  </w:rPr>
                  <w:delText>重置</w:delText>
                </w:r>
              </w:del>
            </w:ins>
            <w:ins w:id="665" w:author="M00009068" w:date="2022-01-04T08:57:12Z">
              <w:del w:id="666" w:author="M00032937" w:date="2024-06-28T10:23:21Z">
                <w:r>
                  <w:rPr>
                    <w:rFonts w:hint="eastAsia"/>
                    <w:lang w:val="en-US" w:eastAsia="zh-CN"/>
                  </w:rPr>
                  <w:delText>条件</w:delText>
                </w:r>
              </w:del>
            </w:ins>
            <w:ins w:id="667" w:author="M00009068" w:date="2022-01-04T08:57:15Z">
              <w:del w:id="668" w:author="M00032937" w:date="2024-06-28T10:23:21Z">
                <w:r>
                  <w:rPr>
                    <w:rFonts w:hint="eastAsia"/>
                    <w:lang w:val="en-US" w:eastAsia="zh-CN"/>
                  </w:rPr>
                  <w:delText>，</w:delText>
                </w:r>
              </w:del>
            </w:ins>
            <w:ins w:id="669" w:author="M00009068" w:date="2022-01-04T08:57:18Z">
              <w:del w:id="670" w:author="M00032937" w:date="2024-06-28T10:23:21Z">
                <w:r>
                  <w:rPr>
                    <w:rFonts w:hint="eastAsia"/>
                    <w:lang w:val="en-US" w:eastAsia="zh-CN"/>
                  </w:rPr>
                  <w:delText>修改</w:delText>
                </w:r>
              </w:del>
            </w:ins>
            <w:ins w:id="671" w:author="M00009068" w:date="2022-01-04T08:57:19Z">
              <w:del w:id="672" w:author="M00032937" w:date="2024-06-28T10:23:21Z">
                <w:r>
                  <w:rPr>
                    <w:rFonts w:hint="eastAsia"/>
                    <w:lang w:val="en-US" w:eastAsia="zh-CN"/>
                  </w:rPr>
                  <w:delText>部分</w:delText>
                </w:r>
              </w:del>
            </w:ins>
            <w:ins w:id="673" w:author="M00009068" w:date="2022-01-04T08:57:21Z">
              <w:del w:id="674" w:author="M00032937" w:date="2024-06-28T10:23:21Z">
                <w:r>
                  <w:rPr>
                    <w:rFonts w:hint="eastAsia"/>
                    <w:lang w:val="en-US" w:eastAsia="zh-CN"/>
                  </w:rPr>
                  <w:delText>提示音</w:delText>
                </w:r>
              </w:del>
            </w:ins>
            <w:ins w:id="675" w:author="M00009068" w:date="2022-01-05T10:41:43Z">
              <w:del w:id="676" w:author="M00032937" w:date="2024-06-28T10:23:21Z">
                <w:r>
                  <w:rPr>
                    <w:rFonts w:hint="eastAsia"/>
                    <w:lang w:val="en-US" w:eastAsia="zh-CN"/>
                  </w:rPr>
                  <w:delText>（</w:delText>
                </w:r>
              </w:del>
            </w:ins>
            <w:ins w:id="677" w:author="M00009068" w:date="2022-01-05T10:41:47Z">
              <w:del w:id="678" w:author="M00032937" w:date="2024-06-28T10:23:21Z">
                <w:r>
                  <w:rPr>
                    <w:rFonts w:hint="eastAsia"/>
                    <w:lang w:val="en-US" w:eastAsia="zh-CN"/>
                  </w:rPr>
                  <w:delText>除臭</w:delText>
                </w:r>
              </w:del>
            </w:ins>
            <w:ins w:id="679" w:author="M00009068" w:date="2022-01-05T10:41:48Z">
              <w:del w:id="680" w:author="M00032937" w:date="2024-06-28T10:23:21Z">
                <w:r>
                  <w:rPr>
                    <w:rFonts w:hint="eastAsia"/>
                    <w:lang w:val="en-US" w:eastAsia="zh-CN"/>
                  </w:rPr>
                  <w:delText>、</w:delText>
                </w:r>
              </w:del>
            </w:ins>
            <w:ins w:id="681" w:author="M00009068" w:date="2022-01-05T10:41:50Z">
              <w:del w:id="682" w:author="M00032937" w:date="2024-06-28T10:23:21Z">
                <w:r>
                  <w:rPr>
                    <w:rFonts w:hint="eastAsia"/>
                    <w:lang w:val="en-US" w:eastAsia="zh-CN"/>
                  </w:rPr>
                  <w:delText>坐浴</w:delText>
                </w:r>
              </w:del>
            </w:ins>
            <w:ins w:id="683" w:author="M00009068" w:date="2022-01-05T10:41:51Z">
              <w:del w:id="684" w:author="M00032937" w:date="2024-06-28T10:23:21Z">
                <w:r>
                  <w:rPr>
                    <w:rFonts w:hint="eastAsia"/>
                    <w:lang w:val="en-US" w:eastAsia="zh-CN"/>
                  </w:rPr>
                  <w:delText>、</w:delText>
                </w:r>
              </w:del>
            </w:ins>
            <w:ins w:id="685" w:author="M00009068" w:date="2022-01-05T10:41:56Z">
              <w:del w:id="686" w:author="M00032937" w:date="2024-06-28T10:23:21Z">
                <w:r>
                  <w:rPr>
                    <w:rFonts w:hint="eastAsia"/>
                    <w:lang w:val="en-US" w:eastAsia="zh-CN"/>
                  </w:rPr>
                  <w:delText>通便</w:delText>
                </w:r>
              </w:del>
            </w:ins>
            <w:ins w:id="687" w:author="M00009068" w:date="2022-01-05T10:41:58Z">
              <w:del w:id="688" w:author="M00032937" w:date="2024-06-28T10:23:21Z">
                <w:r>
                  <w:rPr>
                    <w:rFonts w:hint="eastAsia"/>
                    <w:lang w:val="en-US" w:eastAsia="zh-CN"/>
                  </w:rPr>
                  <w:delText>、</w:delText>
                </w:r>
              </w:del>
            </w:ins>
            <w:ins w:id="689" w:author="M00009068" w:date="2022-01-05T10:42:01Z">
              <w:del w:id="690" w:author="M00032937" w:date="2024-06-28T10:23:21Z">
                <w:r>
                  <w:rPr>
                    <w:rFonts w:hint="eastAsia"/>
                    <w:lang w:val="en-US" w:eastAsia="zh-CN"/>
                  </w:rPr>
                  <w:delText>宽幅</w:delText>
                </w:r>
              </w:del>
            </w:ins>
            <w:ins w:id="691" w:author="M00009068" w:date="2022-01-05T10:42:03Z">
              <w:del w:id="692" w:author="M00032937" w:date="2024-06-28T10:23:21Z">
                <w:r>
                  <w:rPr>
                    <w:rFonts w:hint="eastAsia"/>
                    <w:lang w:val="en-US" w:eastAsia="zh-CN"/>
                  </w:rPr>
                  <w:delText>、</w:delText>
                </w:r>
              </w:del>
            </w:ins>
            <w:ins w:id="693" w:author="M00009068" w:date="2022-01-05T10:42:06Z">
              <w:del w:id="694" w:author="M00032937" w:date="2024-06-28T10:23:21Z">
                <w:r>
                  <w:rPr>
                    <w:rFonts w:hint="eastAsia"/>
                    <w:lang w:val="en-US" w:eastAsia="zh-CN"/>
                  </w:rPr>
                  <w:delText>智能温控</w:delText>
                </w:r>
              </w:del>
            </w:ins>
            <w:ins w:id="695" w:author="M00009068" w:date="2022-01-05T10:41:43Z">
              <w:del w:id="696" w:author="M00032937" w:date="2024-06-28T10:23:21Z">
                <w:r>
                  <w:rPr>
                    <w:rFonts w:hint="eastAsia"/>
                    <w:lang w:val="en-US" w:eastAsia="zh-CN"/>
                  </w:rPr>
                  <w:delText>）</w:delText>
                </w:r>
              </w:del>
            </w:ins>
            <w:ins w:id="697" w:author="M00009068" w:date="2022-01-04T08:57:23Z">
              <w:del w:id="698" w:author="M00032937" w:date="2024-06-28T10:23:21Z">
                <w:r>
                  <w:rPr>
                    <w:rFonts w:hint="eastAsia"/>
                    <w:lang w:val="en-US" w:eastAsia="zh-CN"/>
                  </w:rPr>
                  <w:delText>，</w:delText>
                </w:r>
              </w:del>
            </w:ins>
            <w:ins w:id="699" w:author="M00009068" w:date="2022-01-04T08:57:28Z">
              <w:del w:id="700" w:author="M00032937" w:date="2024-06-28T10:23:21Z">
                <w:r>
                  <w:rPr>
                    <w:rFonts w:hint="eastAsia"/>
                    <w:lang w:val="en-US" w:eastAsia="zh-CN"/>
                  </w:rPr>
                  <w:delText>修改</w:delText>
                </w:r>
              </w:del>
            </w:ins>
            <w:ins w:id="701" w:author="M00009068" w:date="2022-01-04T08:57:33Z">
              <w:del w:id="702" w:author="M00032937" w:date="2024-06-28T10:23:21Z">
                <w:r>
                  <w:rPr>
                    <w:rFonts w:hint="eastAsia"/>
                    <w:lang w:val="en-US" w:eastAsia="zh-CN"/>
                  </w:rPr>
                  <w:delText>雾化</w:delText>
                </w:r>
              </w:del>
            </w:ins>
            <w:ins w:id="703" w:author="M00009068" w:date="2022-01-04T08:57:36Z">
              <w:del w:id="704" w:author="M00032937" w:date="2024-06-28T10:23:21Z">
                <w:r>
                  <w:rPr>
                    <w:rFonts w:hint="eastAsia"/>
                    <w:lang w:val="en-US" w:eastAsia="zh-CN"/>
                  </w:rPr>
                  <w:delText>喷头</w:delText>
                </w:r>
              </w:del>
            </w:ins>
            <w:ins w:id="705" w:author="M00009068" w:date="2022-01-04T08:57:46Z">
              <w:del w:id="706" w:author="M00032937" w:date="2024-06-28T10:23:21Z">
                <w:r>
                  <w:rPr>
                    <w:rFonts w:hint="eastAsia"/>
                    <w:lang w:val="en-US" w:eastAsia="zh-CN"/>
                  </w:rPr>
                  <w:delText>触发</w:delText>
                </w:r>
              </w:del>
            </w:ins>
            <w:ins w:id="707" w:author="M00009068" w:date="2022-01-04T08:57:51Z">
              <w:del w:id="708" w:author="M00032937" w:date="2024-06-28T10:23:21Z">
                <w:r>
                  <w:rPr>
                    <w:rFonts w:hint="eastAsia"/>
                    <w:lang w:val="en-US" w:eastAsia="zh-CN"/>
                  </w:rPr>
                  <w:delText>条件</w:delText>
                </w:r>
              </w:del>
            </w:ins>
            <w:ins w:id="709" w:author="M00009068" w:date="2022-01-05T10:44:42Z">
              <w:del w:id="710" w:author="M00032937" w:date="2024-06-28T10:23:21Z">
                <w:r>
                  <w:rPr>
                    <w:rFonts w:hint="eastAsia"/>
                    <w:lang w:val="en-US" w:eastAsia="zh-CN"/>
                  </w:rPr>
                  <w:delText>及</w:delText>
                </w:r>
              </w:del>
            </w:ins>
            <w:ins w:id="711" w:author="M00009068" w:date="2022-01-05T10:44:43Z">
              <w:del w:id="712" w:author="M00032937" w:date="2024-06-28T10:23:21Z">
                <w:r>
                  <w:rPr>
                    <w:rFonts w:hint="eastAsia"/>
                    <w:lang w:val="en-US" w:eastAsia="zh-CN"/>
                  </w:rPr>
                  <w:delText>时间</w:delText>
                </w:r>
              </w:del>
            </w:ins>
          </w:p>
        </w:tc>
        <w:tc>
          <w:tcPr>
            <w:tcW w:w="1321" w:type="dxa"/>
            <w:vAlign w:val="top"/>
            <w:tcPrChange w:id="713" w:author="Administrator" w:date="2024-10-15T17:26:01Z"/>
          </w:tcPr>
          <w:p>
            <w:pPr>
              <w:widowControl w:val="0"/>
              <w:jc w:val="center"/>
              <w:rPr>
                <w:ins w:id="714" w:author="M00009068" w:date="2022-01-04T08:56:57Z"/>
                <w:del w:id="715" w:author="M00032937" w:date="2024-06-28T10:23:21Z"/>
                <w:rFonts w:hint="default"/>
                <w:lang w:val="en-US" w:eastAsia="zh-CN"/>
              </w:rPr>
            </w:pPr>
            <w:ins w:id="716" w:author="M00009068" w:date="2022-01-04T08:57:55Z">
              <w:del w:id="717" w:author="M00032937" w:date="2024-06-28T10:23:21Z">
                <w:r>
                  <w:rPr>
                    <w:rFonts w:hint="eastAsia"/>
                    <w:lang w:val="en-US" w:eastAsia="zh-CN"/>
                  </w:rPr>
                  <w:delText>202</w:delText>
                </w:r>
              </w:del>
            </w:ins>
            <w:ins w:id="718" w:author="M00009068" w:date="2022-01-04T08:57:57Z">
              <w:del w:id="719" w:author="M00032937" w:date="2024-06-28T10:23:21Z">
                <w:r>
                  <w:rPr>
                    <w:rFonts w:hint="eastAsia"/>
                    <w:lang w:val="en-US" w:eastAsia="zh-CN"/>
                  </w:rPr>
                  <w:delText>2</w:delText>
                </w:r>
              </w:del>
            </w:ins>
            <w:ins w:id="720" w:author="M00009068" w:date="2022-01-04T08:57:58Z">
              <w:del w:id="721" w:author="M00032937" w:date="2024-06-28T10:23:21Z">
                <w:r>
                  <w:rPr>
                    <w:rFonts w:hint="eastAsia"/>
                    <w:lang w:val="en-US" w:eastAsia="zh-CN"/>
                  </w:rPr>
                  <w:delText>010</w:delText>
                </w:r>
              </w:del>
            </w:ins>
            <w:ins w:id="722" w:author="M00009068" w:date="2022-01-05T10:44:48Z">
              <w:del w:id="723" w:author="M00032937" w:date="2024-06-28T10:23:21Z">
                <w:r>
                  <w:rPr>
                    <w:rFonts w:hint="eastAsia"/>
                    <w:lang w:val="en-US" w:eastAsia="zh-CN"/>
                  </w:rPr>
                  <w:delText>5</w:delText>
                </w:r>
              </w:del>
            </w:ins>
          </w:p>
        </w:tc>
        <w:tc>
          <w:tcPr>
            <w:tcW w:w="1165" w:type="dxa"/>
            <w:vAlign w:val="top"/>
            <w:tcPrChange w:id="724" w:author="Administrator" w:date="2024-10-15T17:26:01Z"/>
          </w:tcPr>
          <w:p>
            <w:pPr>
              <w:widowControl w:val="0"/>
              <w:jc w:val="center"/>
              <w:rPr>
                <w:ins w:id="725" w:author="M00009068" w:date="2022-01-04T08:56:57Z"/>
                <w:del w:id="726" w:author="M00032937" w:date="2024-06-28T10:23:21Z"/>
                <w:rFonts w:hint="eastAsia"/>
                <w:lang w:val="en-US" w:eastAsia="zh-CN"/>
              </w:rPr>
            </w:pPr>
            <w:ins w:id="727" w:author="M00009068" w:date="2022-01-04T08:58:01Z">
              <w:del w:id="728" w:author="M00032937" w:date="2024-06-28T10:23:21Z">
                <w:r>
                  <w:rPr>
                    <w:rFonts w:hint="eastAsia"/>
                    <w:lang w:val="en-US" w:eastAsia="zh-CN"/>
                  </w:rPr>
                  <w:delText>张超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731" w:author="Administrator" w:date="2024-10-15T17:26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333" w:hRule="atLeast"/>
          <w:jc w:val="center"/>
          <w:ins w:id="729" w:author="M00009068" w:date="2022-01-14T13:29:04Z"/>
          <w:del w:id="730" w:author="M00032937" w:date="2024-06-28T10:23:21Z"/>
          <w:trPrChange w:id="731" w:author="Administrator" w:date="2024-10-15T17:26:01Z">
            <w:trPr>
              <w:gridAfter w:val="4"/>
              <w:wAfter w:w="2543" w:type="dxa"/>
            </w:trPr>
          </w:trPrChange>
        </w:trPr>
        <w:tc>
          <w:tcPr>
            <w:tcW w:w="1866" w:type="dxa"/>
            <w:vAlign w:val="top"/>
            <w:tcPrChange w:id="732" w:author="Administrator" w:date="2024-10-15T17:26:01Z"/>
          </w:tcPr>
          <w:p>
            <w:pPr>
              <w:widowControl w:val="0"/>
              <w:ind w:right="210" w:firstLine="105" w:firstLineChars="50"/>
              <w:jc w:val="center"/>
              <w:rPr>
                <w:ins w:id="734" w:author="M00009068" w:date="2022-01-14T13:29:04Z"/>
                <w:del w:id="735" w:author="M00032937" w:date="2024-06-28T10:23:21Z"/>
                <w:rFonts w:hint="default"/>
                <w:lang w:val="en-US" w:eastAsia="zh-CN"/>
              </w:rPr>
              <w:pPrChange w:id="733" w:author="M00000676" w:date="2023-12-01T16:14:51Z">
                <w:pPr>
                  <w:widowControl w:val="0"/>
                  <w:ind w:right="210" w:firstLine="105" w:firstLineChars="50"/>
                  <w:jc w:val="left"/>
                </w:pPr>
              </w:pPrChange>
            </w:pPr>
            <w:ins w:id="736" w:author="M00009068" w:date="2022-01-14T13:29:06Z">
              <w:del w:id="737" w:author="M00032937" w:date="2024-06-28T10:23:21Z">
                <w:r>
                  <w:rPr>
                    <w:rFonts w:hint="eastAsia"/>
                    <w:lang w:val="en-US" w:eastAsia="zh-CN"/>
                  </w:rPr>
                  <w:delText>V1</w:delText>
                </w:r>
              </w:del>
            </w:ins>
            <w:ins w:id="738" w:author="M00009068" w:date="2022-01-14T13:29:07Z">
              <w:del w:id="739" w:author="M00032937" w:date="2024-06-28T10:23:21Z">
                <w:r>
                  <w:rPr>
                    <w:rFonts w:hint="eastAsia"/>
                    <w:lang w:val="en-US" w:eastAsia="zh-CN"/>
                  </w:rPr>
                  <w:delText>4.</w:delText>
                </w:r>
              </w:del>
            </w:ins>
            <w:ins w:id="740" w:author="M00009068" w:date="2022-01-14T13:29:08Z">
              <w:del w:id="741" w:author="M00032937" w:date="2024-06-28T10:23:21Z">
                <w:r>
                  <w:rPr>
                    <w:rFonts w:hint="eastAsia"/>
                    <w:lang w:val="en-US" w:eastAsia="zh-CN"/>
                  </w:rPr>
                  <w:delText>0</w:delText>
                </w:r>
              </w:del>
            </w:ins>
          </w:p>
        </w:tc>
        <w:tc>
          <w:tcPr>
            <w:tcW w:w="5729" w:type="dxa"/>
            <w:vAlign w:val="top"/>
            <w:tcPrChange w:id="742" w:author="Administrator" w:date="2024-10-15T17:26:01Z"/>
          </w:tcPr>
          <w:p>
            <w:pPr>
              <w:widowControl w:val="0"/>
              <w:jc w:val="center"/>
              <w:rPr>
                <w:ins w:id="744" w:author="M00009068" w:date="2022-01-14T13:29:04Z"/>
                <w:del w:id="745" w:author="M00032937" w:date="2024-06-28T10:23:21Z"/>
                <w:rFonts w:hint="default"/>
                <w:lang w:val="en-US" w:eastAsia="zh-CN"/>
              </w:rPr>
              <w:pPrChange w:id="743" w:author="M00000676" w:date="2023-12-01T16:14:51Z">
                <w:pPr>
                  <w:widowControl w:val="0"/>
                  <w:jc w:val="both"/>
                </w:pPr>
              </w:pPrChange>
            </w:pPr>
            <w:ins w:id="746" w:author="M00009068" w:date="2022-01-14T13:30:56Z">
              <w:del w:id="747" w:author="M00032937" w:date="2024-06-28T10:23:21Z">
                <w:r>
                  <w:rPr>
                    <w:rFonts w:hint="eastAsia"/>
                    <w:lang w:val="en-US" w:eastAsia="zh-CN"/>
                  </w:rPr>
                  <w:delText>优化</w:delText>
                </w:r>
              </w:del>
            </w:ins>
            <w:ins w:id="748" w:author="M00009068" w:date="2022-01-14T13:31:00Z">
              <w:del w:id="749" w:author="M00032937" w:date="2024-06-28T10:23:21Z">
                <w:r>
                  <w:rPr>
                    <w:rFonts w:hint="eastAsia"/>
                    <w:lang w:val="en-US" w:eastAsia="zh-CN"/>
                  </w:rPr>
                  <w:delText>各</w:delText>
                </w:r>
              </w:del>
            </w:ins>
            <w:ins w:id="750" w:author="M00009068" w:date="2022-01-14T13:30:57Z">
              <w:del w:id="751" w:author="M00032937" w:date="2024-06-28T10:23:21Z">
                <w:r>
                  <w:rPr>
                    <w:rFonts w:hint="eastAsia"/>
                    <w:lang w:val="en-US" w:eastAsia="zh-CN"/>
                  </w:rPr>
                  <w:delText>功能</w:delText>
                </w:r>
              </w:del>
            </w:ins>
            <w:ins w:id="752" w:author="M00009068" w:date="2022-01-14T13:31:02Z">
              <w:del w:id="753" w:author="M00032937" w:date="2024-06-28T10:23:21Z">
                <w:r>
                  <w:rPr>
                    <w:rFonts w:hint="eastAsia"/>
                    <w:lang w:val="en-US" w:eastAsia="zh-CN"/>
                  </w:rPr>
                  <w:delText>描述</w:delText>
                </w:r>
              </w:del>
            </w:ins>
            <w:ins w:id="754" w:author="M00009068" w:date="2022-01-15T14:01:01Z">
              <w:del w:id="755" w:author="M00032937" w:date="2024-06-28T10:23:21Z">
                <w:r>
                  <w:rPr>
                    <w:rFonts w:hint="eastAsia"/>
                    <w:lang w:val="en-US" w:eastAsia="zh-CN"/>
                  </w:rPr>
                  <w:delText>，</w:delText>
                </w:r>
              </w:del>
            </w:ins>
            <w:ins w:id="756" w:author="M00009068" w:date="2022-01-15T14:01:03Z">
              <w:del w:id="757" w:author="M00032937" w:date="2024-06-28T10:23:21Z">
                <w:r>
                  <w:rPr>
                    <w:rFonts w:hint="eastAsia"/>
                    <w:lang w:val="en-US" w:eastAsia="zh-CN"/>
                  </w:rPr>
                  <w:delText>增加</w:delText>
                </w:r>
              </w:del>
            </w:ins>
            <w:ins w:id="758" w:author="M00009068" w:date="2022-01-15T14:01:05Z">
              <w:del w:id="759" w:author="M00032937" w:date="2024-06-28T10:23:21Z">
                <w:r>
                  <w:rPr>
                    <w:rFonts w:hint="eastAsia"/>
                    <w:lang w:val="en-US" w:eastAsia="zh-CN"/>
                  </w:rPr>
                  <w:delText>通便</w:delText>
                </w:r>
              </w:del>
            </w:ins>
            <w:ins w:id="760" w:author="M00009068" w:date="2022-01-15T14:01:06Z">
              <w:del w:id="761" w:author="M00032937" w:date="2024-06-28T10:23:21Z">
                <w:r>
                  <w:rPr>
                    <w:rFonts w:hint="eastAsia"/>
                    <w:lang w:val="en-US" w:eastAsia="zh-CN"/>
                  </w:rPr>
                  <w:delText>标准</w:delText>
                </w:r>
              </w:del>
            </w:ins>
          </w:p>
        </w:tc>
        <w:tc>
          <w:tcPr>
            <w:tcW w:w="1321" w:type="dxa"/>
            <w:vAlign w:val="top"/>
            <w:tcPrChange w:id="762" w:author="Administrator" w:date="2024-10-15T17:26:01Z"/>
          </w:tcPr>
          <w:p>
            <w:pPr>
              <w:widowControl w:val="0"/>
              <w:jc w:val="center"/>
              <w:rPr>
                <w:ins w:id="763" w:author="M00009068" w:date="2022-01-14T13:29:04Z"/>
                <w:del w:id="764" w:author="M00032937" w:date="2024-06-28T10:23:21Z"/>
                <w:rFonts w:hint="default"/>
                <w:lang w:val="en-US" w:eastAsia="zh-CN"/>
              </w:rPr>
            </w:pPr>
            <w:ins w:id="765" w:author="M00009068" w:date="2022-01-14T13:31:04Z">
              <w:del w:id="766" w:author="M00032937" w:date="2024-06-28T10:23:21Z">
                <w:r>
                  <w:rPr>
                    <w:rFonts w:hint="eastAsia"/>
                    <w:lang w:val="en-US" w:eastAsia="zh-CN"/>
                  </w:rPr>
                  <w:delText>2</w:delText>
                </w:r>
              </w:del>
            </w:ins>
            <w:ins w:id="767" w:author="M00009068" w:date="2022-01-14T13:31:05Z">
              <w:del w:id="768" w:author="M00032937" w:date="2024-06-28T10:23:21Z">
                <w:r>
                  <w:rPr>
                    <w:rFonts w:hint="eastAsia"/>
                    <w:lang w:val="en-US" w:eastAsia="zh-CN"/>
                  </w:rPr>
                  <w:delText>022</w:delText>
                </w:r>
              </w:del>
            </w:ins>
            <w:ins w:id="769" w:author="M00009068" w:date="2022-01-14T13:31:06Z">
              <w:del w:id="770" w:author="M00032937" w:date="2024-06-28T10:23:21Z">
                <w:r>
                  <w:rPr>
                    <w:rFonts w:hint="eastAsia"/>
                    <w:lang w:val="en-US" w:eastAsia="zh-CN"/>
                  </w:rPr>
                  <w:delText>01</w:delText>
                </w:r>
              </w:del>
            </w:ins>
            <w:ins w:id="771" w:author="M00009068" w:date="2022-01-14T13:31:08Z">
              <w:del w:id="772" w:author="M00032937" w:date="2024-06-28T10:23:21Z">
                <w:r>
                  <w:rPr>
                    <w:rFonts w:hint="eastAsia"/>
                    <w:lang w:val="en-US" w:eastAsia="zh-CN"/>
                  </w:rPr>
                  <w:delText>14</w:delText>
                </w:r>
              </w:del>
            </w:ins>
          </w:p>
        </w:tc>
        <w:tc>
          <w:tcPr>
            <w:tcW w:w="1165" w:type="dxa"/>
            <w:vAlign w:val="top"/>
            <w:tcPrChange w:id="773" w:author="Administrator" w:date="2024-10-15T17:26:01Z"/>
          </w:tcPr>
          <w:p>
            <w:pPr>
              <w:widowControl w:val="0"/>
              <w:jc w:val="center"/>
              <w:rPr>
                <w:ins w:id="774" w:author="M00009068" w:date="2022-01-14T13:29:04Z"/>
                <w:del w:id="775" w:author="M00032937" w:date="2024-06-28T10:23:21Z"/>
                <w:rFonts w:hint="default"/>
                <w:lang w:val="en-US" w:eastAsia="zh-CN"/>
              </w:rPr>
            </w:pPr>
            <w:ins w:id="776" w:author="M00009068" w:date="2022-01-14T13:31:10Z">
              <w:del w:id="777" w:author="M00032937" w:date="2024-06-28T10:23:21Z">
                <w:r>
                  <w:rPr>
                    <w:rFonts w:hint="eastAsia"/>
                    <w:lang w:val="en-US" w:eastAsia="zh-CN"/>
                  </w:rPr>
                  <w:delText>张超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780" w:author="Administrator" w:date="2024-10-15T17:26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333" w:hRule="atLeast"/>
          <w:jc w:val="center"/>
          <w:ins w:id="778" w:author="M00009068" w:date="2022-01-17T15:15:59Z"/>
          <w:del w:id="779" w:author="M00032937" w:date="2024-06-28T10:23:21Z"/>
          <w:trPrChange w:id="780" w:author="Administrator" w:date="2024-10-15T17:26:01Z">
            <w:trPr>
              <w:gridAfter w:val="4"/>
              <w:wAfter w:w="2543" w:type="dxa"/>
            </w:trPr>
          </w:trPrChange>
        </w:trPr>
        <w:tc>
          <w:tcPr>
            <w:tcW w:w="1866" w:type="dxa"/>
            <w:vAlign w:val="top"/>
            <w:tcPrChange w:id="781" w:author="Administrator" w:date="2024-10-15T17:26:01Z"/>
          </w:tcPr>
          <w:p>
            <w:pPr>
              <w:widowControl w:val="0"/>
              <w:ind w:right="210" w:firstLine="105" w:firstLineChars="50"/>
              <w:jc w:val="center"/>
              <w:rPr>
                <w:ins w:id="783" w:author="M00009068" w:date="2022-01-17T15:15:59Z"/>
                <w:del w:id="784" w:author="M00032937" w:date="2024-06-28T10:23:21Z"/>
                <w:rFonts w:hint="default"/>
                <w:lang w:val="en-US" w:eastAsia="zh-CN"/>
              </w:rPr>
              <w:pPrChange w:id="782" w:author="M00000676" w:date="2023-12-01T16:14:51Z">
                <w:pPr>
                  <w:widowControl w:val="0"/>
                  <w:ind w:right="210" w:firstLine="105" w:firstLineChars="50"/>
                  <w:jc w:val="left"/>
                </w:pPr>
              </w:pPrChange>
            </w:pPr>
            <w:ins w:id="785" w:author="M00009068" w:date="2022-01-17T15:16:10Z">
              <w:del w:id="786" w:author="M00032937" w:date="2024-06-28T10:23:21Z">
                <w:r>
                  <w:rPr>
                    <w:rFonts w:hint="eastAsia"/>
                    <w:lang w:val="en-US" w:eastAsia="zh-CN"/>
                  </w:rPr>
                  <w:delText>V</w:delText>
                </w:r>
              </w:del>
            </w:ins>
            <w:ins w:id="787" w:author="M00009068" w:date="2022-01-17T15:16:11Z">
              <w:del w:id="788" w:author="M00032937" w:date="2024-06-28T10:23:21Z">
                <w:r>
                  <w:rPr>
                    <w:rFonts w:hint="eastAsia"/>
                    <w:lang w:val="en-US" w:eastAsia="zh-CN"/>
                  </w:rPr>
                  <w:delText>15.0</w:delText>
                </w:r>
              </w:del>
            </w:ins>
          </w:p>
        </w:tc>
        <w:tc>
          <w:tcPr>
            <w:tcW w:w="5729" w:type="dxa"/>
            <w:vAlign w:val="top"/>
            <w:tcPrChange w:id="789" w:author="Administrator" w:date="2024-10-15T17:26:01Z"/>
          </w:tcPr>
          <w:p>
            <w:pPr>
              <w:widowControl w:val="0"/>
              <w:jc w:val="center"/>
              <w:rPr>
                <w:ins w:id="791" w:author="M00009068" w:date="2022-01-17T15:15:59Z"/>
                <w:del w:id="792" w:author="M00032937" w:date="2024-06-28T10:23:21Z"/>
                <w:rFonts w:hint="default"/>
                <w:lang w:val="en-US" w:eastAsia="zh-CN"/>
              </w:rPr>
              <w:pPrChange w:id="790" w:author="M00000676" w:date="2023-12-01T16:14:51Z">
                <w:pPr>
                  <w:widowControl w:val="0"/>
                  <w:jc w:val="both"/>
                </w:pPr>
              </w:pPrChange>
            </w:pPr>
            <w:ins w:id="793" w:author="M00009068" w:date="2022-01-17T15:16:03Z">
              <w:del w:id="794" w:author="M00032937" w:date="2024-06-28T10:23:21Z">
                <w:r>
                  <w:rPr>
                    <w:rFonts w:hint="eastAsia"/>
                    <w:lang w:val="en-US" w:eastAsia="zh-CN"/>
                  </w:rPr>
                  <w:delText>修改</w:delText>
                </w:r>
              </w:del>
            </w:ins>
            <w:ins w:id="795" w:author="M00009068" w:date="2022-01-17T15:16:05Z">
              <w:del w:id="796" w:author="M00032937" w:date="2024-06-28T10:23:21Z">
                <w:r>
                  <w:rPr>
                    <w:rFonts w:hint="eastAsia"/>
                    <w:lang w:val="en-US" w:eastAsia="zh-CN"/>
                  </w:rPr>
                  <w:delText>臀妇洗</w:delText>
                </w:r>
              </w:del>
            </w:ins>
            <w:ins w:id="797" w:author="M00009068" w:date="2022-01-17T15:16:07Z">
              <w:del w:id="798" w:author="M00032937" w:date="2024-06-28T10:23:21Z">
                <w:r>
                  <w:rPr>
                    <w:rFonts w:hint="eastAsia"/>
                    <w:lang w:val="en-US" w:eastAsia="zh-CN"/>
                  </w:rPr>
                  <w:delText>流量标准</w:delText>
                </w:r>
              </w:del>
            </w:ins>
          </w:p>
        </w:tc>
        <w:tc>
          <w:tcPr>
            <w:tcW w:w="1321" w:type="dxa"/>
            <w:vAlign w:val="top"/>
            <w:tcPrChange w:id="799" w:author="Administrator" w:date="2024-10-15T17:26:01Z"/>
          </w:tcPr>
          <w:p>
            <w:pPr>
              <w:widowControl w:val="0"/>
              <w:jc w:val="center"/>
              <w:rPr>
                <w:ins w:id="800" w:author="M00009068" w:date="2022-01-17T15:15:59Z"/>
                <w:del w:id="801" w:author="M00032937" w:date="2024-06-28T10:23:21Z"/>
                <w:rFonts w:hint="default"/>
                <w:lang w:val="en-US" w:eastAsia="zh-CN"/>
              </w:rPr>
            </w:pPr>
            <w:ins w:id="802" w:author="M00009068" w:date="2022-01-17T15:16:15Z">
              <w:del w:id="803" w:author="M00032937" w:date="2024-06-28T10:23:21Z">
                <w:r>
                  <w:rPr>
                    <w:rFonts w:hint="eastAsia"/>
                    <w:lang w:val="en-US" w:eastAsia="zh-CN"/>
                  </w:rPr>
                  <w:delText>2022011</w:delText>
                </w:r>
              </w:del>
            </w:ins>
            <w:ins w:id="804" w:author="M00009068" w:date="2022-01-17T15:16:16Z">
              <w:del w:id="805" w:author="M00032937" w:date="2024-06-28T10:23:21Z">
                <w:r>
                  <w:rPr>
                    <w:rFonts w:hint="eastAsia"/>
                    <w:lang w:val="en-US" w:eastAsia="zh-CN"/>
                  </w:rPr>
                  <w:delText>7</w:delText>
                </w:r>
              </w:del>
            </w:ins>
          </w:p>
        </w:tc>
        <w:tc>
          <w:tcPr>
            <w:tcW w:w="1165" w:type="dxa"/>
            <w:vAlign w:val="top"/>
            <w:tcPrChange w:id="806" w:author="Administrator" w:date="2024-10-15T17:26:01Z"/>
          </w:tcPr>
          <w:p>
            <w:pPr>
              <w:widowControl w:val="0"/>
              <w:jc w:val="center"/>
              <w:rPr>
                <w:ins w:id="807" w:author="M00009068" w:date="2022-01-17T15:15:59Z"/>
                <w:del w:id="808" w:author="M00032937" w:date="2024-06-28T10:23:21Z"/>
                <w:rFonts w:hint="eastAsia"/>
                <w:lang w:val="en-US" w:eastAsia="zh-CN"/>
              </w:rPr>
            </w:pPr>
            <w:ins w:id="809" w:author="M00009068" w:date="2022-01-17T15:16:19Z">
              <w:del w:id="810" w:author="M00032937" w:date="2024-06-28T10:23:21Z">
                <w:r>
                  <w:rPr>
                    <w:rFonts w:hint="eastAsia"/>
                    <w:lang w:val="en-US" w:eastAsia="zh-CN"/>
                  </w:rPr>
                  <w:delText>张超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813" w:author="Administrator" w:date="2024-10-15T17:26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333" w:hRule="atLeast"/>
          <w:jc w:val="center"/>
          <w:ins w:id="811" w:author="M00009068" w:date="2022-03-17T10:23:54Z"/>
          <w:del w:id="812" w:author="M00032937" w:date="2024-06-28T10:23:21Z"/>
          <w:trPrChange w:id="813" w:author="Administrator" w:date="2024-10-15T17:26:01Z">
            <w:trPr>
              <w:gridAfter w:val="4"/>
              <w:wAfter w:w="2543" w:type="dxa"/>
            </w:trPr>
          </w:trPrChange>
        </w:trPr>
        <w:tc>
          <w:tcPr>
            <w:tcW w:w="1866" w:type="dxa"/>
            <w:vAlign w:val="top"/>
            <w:tcPrChange w:id="814" w:author="Administrator" w:date="2024-10-15T17:26:01Z"/>
          </w:tcPr>
          <w:p>
            <w:pPr>
              <w:widowControl w:val="0"/>
              <w:ind w:right="210" w:firstLine="105" w:firstLineChars="50"/>
              <w:jc w:val="center"/>
              <w:rPr>
                <w:ins w:id="816" w:author="M00009068" w:date="2022-03-17T10:23:54Z"/>
                <w:del w:id="817" w:author="M00032937" w:date="2024-06-28T10:23:21Z"/>
                <w:rFonts w:hint="default"/>
                <w:lang w:val="en-US" w:eastAsia="zh-CN"/>
              </w:rPr>
              <w:pPrChange w:id="815" w:author="M00000676" w:date="2023-12-01T16:14:51Z">
                <w:pPr>
                  <w:widowControl w:val="0"/>
                  <w:ind w:right="210" w:firstLine="105" w:firstLineChars="50"/>
                  <w:jc w:val="left"/>
                </w:pPr>
              </w:pPrChange>
            </w:pPr>
            <w:ins w:id="818" w:author="M00009068" w:date="2022-03-17T10:23:56Z">
              <w:del w:id="819" w:author="M00032937" w:date="2024-06-28T10:23:21Z">
                <w:r>
                  <w:rPr>
                    <w:rFonts w:hint="eastAsia"/>
                    <w:lang w:val="en-US" w:eastAsia="zh-CN"/>
                  </w:rPr>
                  <w:delText>V</w:delText>
                </w:r>
              </w:del>
            </w:ins>
            <w:ins w:id="820" w:author="M00009068" w:date="2022-03-17T10:23:57Z">
              <w:del w:id="821" w:author="M00032937" w:date="2024-06-28T10:23:21Z">
                <w:r>
                  <w:rPr>
                    <w:rFonts w:hint="eastAsia"/>
                    <w:lang w:val="en-US" w:eastAsia="zh-CN"/>
                  </w:rPr>
                  <w:delText>1</w:delText>
                </w:r>
              </w:del>
            </w:ins>
            <w:ins w:id="822" w:author="M00009068" w:date="2022-03-17T10:23:58Z">
              <w:del w:id="823" w:author="M00032937" w:date="2024-06-28T10:23:21Z">
                <w:r>
                  <w:rPr>
                    <w:rFonts w:hint="eastAsia"/>
                    <w:lang w:val="en-US" w:eastAsia="zh-CN"/>
                  </w:rPr>
                  <w:delText>6.0</w:delText>
                </w:r>
              </w:del>
            </w:ins>
          </w:p>
        </w:tc>
        <w:tc>
          <w:tcPr>
            <w:tcW w:w="5729" w:type="dxa"/>
            <w:vAlign w:val="top"/>
            <w:tcPrChange w:id="824" w:author="Administrator" w:date="2024-10-15T17:26:01Z"/>
          </w:tcPr>
          <w:p>
            <w:pPr>
              <w:widowControl w:val="0"/>
              <w:jc w:val="center"/>
              <w:rPr>
                <w:ins w:id="826" w:author="M00009068" w:date="2022-03-17T10:23:54Z"/>
                <w:del w:id="827" w:author="M00032937" w:date="2024-06-28T10:23:21Z"/>
                <w:rFonts w:hint="default"/>
                <w:lang w:val="en-US" w:eastAsia="zh-CN"/>
              </w:rPr>
              <w:pPrChange w:id="825" w:author="M00000676" w:date="2023-12-01T16:14:51Z">
                <w:pPr>
                  <w:widowControl w:val="0"/>
                  <w:jc w:val="both"/>
                </w:pPr>
              </w:pPrChange>
            </w:pPr>
            <w:ins w:id="828" w:author="M00009068" w:date="2022-03-17T10:24:04Z">
              <w:del w:id="829" w:author="M00032937" w:date="2024-06-28T10:23:21Z">
                <w:r>
                  <w:rPr>
                    <w:rFonts w:hint="eastAsia"/>
                    <w:lang w:val="en-US" w:eastAsia="zh-CN"/>
                  </w:rPr>
                  <w:delText>增加</w:delText>
                </w:r>
              </w:del>
            </w:ins>
            <w:ins w:id="830" w:author="M00009068" w:date="2022-03-17T10:24:07Z">
              <w:del w:id="831" w:author="M00032937" w:date="2024-06-28T10:23:21Z">
                <w:r>
                  <w:rPr>
                    <w:rFonts w:hint="eastAsia"/>
                    <w:lang w:val="en-US" w:eastAsia="zh-CN"/>
                  </w:rPr>
                  <w:delText>耐压</w:delText>
                </w:r>
              </w:del>
            </w:ins>
            <w:ins w:id="832" w:author="M00009068" w:date="2022-03-17T10:24:09Z">
              <w:del w:id="833" w:author="M00032937" w:date="2024-06-28T10:23:21Z">
                <w:r>
                  <w:rPr>
                    <w:rFonts w:hint="eastAsia"/>
                    <w:lang w:val="en-US" w:eastAsia="zh-CN"/>
                  </w:rPr>
                  <w:delText>标准</w:delText>
                </w:r>
              </w:del>
            </w:ins>
          </w:p>
        </w:tc>
        <w:tc>
          <w:tcPr>
            <w:tcW w:w="1321" w:type="dxa"/>
            <w:vAlign w:val="top"/>
            <w:tcPrChange w:id="834" w:author="Administrator" w:date="2024-10-15T17:26:01Z"/>
          </w:tcPr>
          <w:p>
            <w:pPr>
              <w:widowControl w:val="0"/>
              <w:jc w:val="center"/>
              <w:rPr>
                <w:ins w:id="835" w:author="M00009068" w:date="2022-03-17T10:23:54Z"/>
                <w:del w:id="836" w:author="M00032937" w:date="2024-06-28T10:23:21Z"/>
                <w:rFonts w:hint="default"/>
                <w:lang w:val="en-US" w:eastAsia="zh-CN"/>
              </w:rPr>
            </w:pPr>
            <w:ins w:id="837" w:author="M00009068" w:date="2022-03-17T10:24:11Z">
              <w:del w:id="838" w:author="M00032937" w:date="2024-06-28T10:23:21Z">
                <w:r>
                  <w:rPr>
                    <w:rFonts w:hint="eastAsia"/>
                    <w:lang w:val="en-US" w:eastAsia="zh-CN"/>
                  </w:rPr>
                  <w:delText>2022</w:delText>
                </w:r>
              </w:del>
            </w:ins>
            <w:ins w:id="839" w:author="M00009068" w:date="2022-03-17T10:24:12Z">
              <w:del w:id="840" w:author="M00032937" w:date="2024-06-28T10:23:21Z">
                <w:r>
                  <w:rPr>
                    <w:rFonts w:hint="eastAsia"/>
                    <w:lang w:val="en-US" w:eastAsia="zh-CN"/>
                  </w:rPr>
                  <w:delText>03</w:delText>
                </w:r>
              </w:del>
            </w:ins>
            <w:ins w:id="841" w:author="M00009068" w:date="2022-03-17T10:24:13Z">
              <w:del w:id="842" w:author="M00032937" w:date="2024-06-28T10:23:21Z">
                <w:r>
                  <w:rPr>
                    <w:rFonts w:hint="eastAsia"/>
                    <w:lang w:val="en-US" w:eastAsia="zh-CN"/>
                  </w:rPr>
                  <w:delText>17</w:delText>
                </w:r>
              </w:del>
            </w:ins>
          </w:p>
        </w:tc>
        <w:tc>
          <w:tcPr>
            <w:tcW w:w="1165" w:type="dxa"/>
            <w:vAlign w:val="top"/>
            <w:tcPrChange w:id="843" w:author="Administrator" w:date="2024-10-15T17:26:01Z"/>
          </w:tcPr>
          <w:p>
            <w:pPr>
              <w:widowControl w:val="0"/>
              <w:jc w:val="center"/>
              <w:rPr>
                <w:ins w:id="844" w:author="M00009068" w:date="2022-03-17T10:23:54Z"/>
                <w:del w:id="845" w:author="M00032937" w:date="2024-06-28T10:23:21Z"/>
                <w:rFonts w:hint="default"/>
                <w:lang w:val="en-US" w:eastAsia="zh-CN"/>
              </w:rPr>
            </w:pPr>
            <w:ins w:id="846" w:author="M00009068" w:date="2022-03-17T10:24:16Z">
              <w:del w:id="847" w:author="M00032937" w:date="2024-06-28T10:23:21Z">
                <w:r>
                  <w:rPr>
                    <w:rFonts w:hint="eastAsia"/>
                    <w:lang w:val="en-US" w:eastAsia="zh-CN"/>
                  </w:rPr>
                  <w:delText>张超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850" w:author="Administrator" w:date="2024-10-15T17:26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333" w:hRule="atLeast"/>
          <w:jc w:val="center"/>
          <w:ins w:id="848" w:author="M00009068" w:date="2022-03-26T14:19:56Z"/>
          <w:del w:id="849" w:author="M00032937" w:date="2024-06-28T10:23:21Z"/>
          <w:trPrChange w:id="850" w:author="Administrator" w:date="2024-10-15T17:26:01Z">
            <w:trPr>
              <w:gridAfter w:val="4"/>
              <w:wAfter w:w="2543" w:type="dxa"/>
            </w:trPr>
          </w:trPrChange>
        </w:trPr>
        <w:tc>
          <w:tcPr>
            <w:tcW w:w="1866" w:type="dxa"/>
            <w:vAlign w:val="top"/>
            <w:tcPrChange w:id="851" w:author="Administrator" w:date="2024-10-15T17:26:01Z"/>
          </w:tcPr>
          <w:p>
            <w:pPr>
              <w:widowControl w:val="0"/>
              <w:ind w:right="210" w:firstLine="105" w:firstLineChars="50"/>
              <w:jc w:val="center"/>
              <w:rPr>
                <w:ins w:id="853" w:author="M00009068" w:date="2022-03-26T14:19:56Z"/>
                <w:del w:id="854" w:author="M00032937" w:date="2024-06-28T10:23:21Z"/>
                <w:rFonts w:hint="default"/>
                <w:lang w:val="en-US" w:eastAsia="zh-CN"/>
              </w:rPr>
              <w:pPrChange w:id="852" w:author="M00000676" w:date="2023-12-01T16:14:51Z">
                <w:pPr>
                  <w:widowControl w:val="0"/>
                  <w:ind w:right="210" w:firstLine="105" w:firstLineChars="50"/>
                  <w:jc w:val="left"/>
                </w:pPr>
              </w:pPrChange>
            </w:pPr>
            <w:ins w:id="855" w:author="M00009068" w:date="2022-03-26T14:20:06Z">
              <w:del w:id="856" w:author="M00032937" w:date="2024-06-28T10:23:21Z">
                <w:r>
                  <w:rPr>
                    <w:rFonts w:hint="eastAsia"/>
                    <w:lang w:val="en-US" w:eastAsia="zh-CN"/>
                  </w:rPr>
                  <w:delText>V1</w:delText>
                </w:r>
              </w:del>
            </w:ins>
            <w:ins w:id="857" w:author="M00009068" w:date="2022-03-26T14:20:07Z">
              <w:del w:id="858" w:author="M00032937" w:date="2024-06-28T10:23:21Z">
                <w:r>
                  <w:rPr>
                    <w:rFonts w:hint="eastAsia"/>
                    <w:lang w:val="en-US" w:eastAsia="zh-CN"/>
                  </w:rPr>
                  <w:delText>7.0</w:delText>
                </w:r>
              </w:del>
            </w:ins>
          </w:p>
        </w:tc>
        <w:tc>
          <w:tcPr>
            <w:tcW w:w="5729" w:type="dxa"/>
            <w:vAlign w:val="top"/>
            <w:tcPrChange w:id="859" w:author="Administrator" w:date="2024-10-15T17:26:01Z"/>
          </w:tcPr>
          <w:p>
            <w:pPr>
              <w:widowControl w:val="0"/>
              <w:tabs>
                <w:tab w:val="left" w:pos="759"/>
              </w:tabs>
              <w:jc w:val="center"/>
              <w:rPr>
                <w:ins w:id="861" w:author="M00009068" w:date="2022-03-26T14:19:56Z"/>
                <w:del w:id="862" w:author="M00032937" w:date="2024-06-28T10:23:21Z"/>
                <w:rFonts w:hint="eastAsia"/>
                <w:lang w:val="en-US" w:eastAsia="zh-CN"/>
              </w:rPr>
              <w:pPrChange w:id="860" w:author="M00000676" w:date="2023-12-01T16:14:51Z">
                <w:pPr>
                  <w:widowControl w:val="0"/>
                  <w:tabs>
                    <w:tab w:val="left" w:pos="759"/>
                  </w:tabs>
                  <w:jc w:val="both"/>
                </w:pPr>
              </w:pPrChange>
            </w:pPr>
            <w:del w:id="863" w:author="M00032937" w:date="2024-06-28T10:23:21Z">
              <w:r>
                <w:rPr>
                  <w:rFonts w:hint="eastAsia"/>
                  <w:lang w:val="en-US" w:eastAsia="zh-CN"/>
                </w:rPr>
                <w:delText>修改喷嘴位置描述</w:delText>
              </w:r>
            </w:del>
          </w:p>
        </w:tc>
        <w:tc>
          <w:tcPr>
            <w:tcW w:w="1321" w:type="dxa"/>
            <w:vAlign w:val="top"/>
            <w:tcPrChange w:id="864" w:author="Administrator" w:date="2024-10-15T17:26:01Z"/>
          </w:tcPr>
          <w:p>
            <w:pPr>
              <w:widowControl w:val="0"/>
              <w:jc w:val="center"/>
              <w:rPr>
                <w:ins w:id="865" w:author="M00009068" w:date="2022-03-26T14:19:56Z"/>
                <w:del w:id="866" w:author="M00032937" w:date="2024-06-28T10:23:21Z"/>
                <w:rFonts w:hint="eastAsia"/>
                <w:lang w:val="en-US" w:eastAsia="zh-CN"/>
              </w:rPr>
            </w:pPr>
            <w:del w:id="867" w:author="M00032937" w:date="2024-06-28T10:23:21Z">
              <w:r>
                <w:rPr>
                  <w:rFonts w:hint="eastAsia"/>
                  <w:lang w:val="en-US" w:eastAsia="zh-CN"/>
                </w:rPr>
                <w:delText>20220326</w:delText>
              </w:r>
            </w:del>
          </w:p>
        </w:tc>
        <w:tc>
          <w:tcPr>
            <w:tcW w:w="1165" w:type="dxa"/>
            <w:vAlign w:val="top"/>
            <w:tcPrChange w:id="868" w:author="Administrator" w:date="2024-10-15T17:26:01Z"/>
          </w:tcPr>
          <w:p>
            <w:pPr>
              <w:widowControl w:val="0"/>
              <w:jc w:val="center"/>
              <w:rPr>
                <w:ins w:id="869" w:author="M00009068" w:date="2022-03-26T14:19:56Z"/>
                <w:del w:id="870" w:author="M00032937" w:date="2024-06-28T10:23:21Z"/>
                <w:rFonts w:hint="eastAsia"/>
                <w:lang w:val="en-US" w:eastAsia="zh-CN"/>
              </w:rPr>
            </w:pPr>
            <w:del w:id="871" w:author="M00032937" w:date="2024-06-28T10:23:21Z">
              <w:r>
                <w:rPr>
                  <w:rFonts w:hint="eastAsia"/>
                  <w:lang w:val="en-US" w:eastAsia="zh-CN"/>
                </w:rPr>
                <w:delText>张超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874" w:author="Administrator" w:date="2024-10-15T17:26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333" w:hRule="atLeast"/>
          <w:jc w:val="center"/>
          <w:ins w:id="872" w:author="M00009068" w:date="2022-03-31T15:05:39Z"/>
          <w:del w:id="873" w:author="M00032937" w:date="2024-06-28T10:23:21Z"/>
          <w:trPrChange w:id="874" w:author="Administrator" w:date="2024-10-15T17:26:01Z">
            <w:trPr>
              <w:gridAfter w:val="4"/>
              <w:wAfter w:w="2543" w:type="dxa"/>
            </w:trPr>
          </w:trPrChange>
        </w:trPr>
        <w:tc>
          <w:tcPr>
            <w:tcW w:w="1866" w:type="dxa"/>
            <w:vAlign w:val="top"/>
            <w:tcPrChange w:id="875" w:author="Administrator" w:date="2024-10-15T17:26:01Z"/>
          </w:tcPr>
          <w:p>
            <w:pPr>
              <w:widowControl w:val="0"/>
              <w:ind w:right="210" w:firstLine="105" w:firstLineChars="50"/>
              <w:jc w:val="center"/>
              <w:rPr>
                <w:ins w:id="877" w:author="M00009068" w:date="2022-03-31T15:05:39Z"/>
                <w:del w:id="878" w:author="M00032937" w:date="2024-06-28T10:23:21Z"/>
                <w:rFonts w:hint="default"/>
                <w:lang w:val="en-US" w:eastAsia="zh-CN"/>
              </w:rPr>
              <w:pPrChange w:id="876" w:author="M00000676" w:date="2023-12-01T16:14:51Z">
                <w:pPr>
                  <w:widowControl w:val="0"/>
                  <w:ind w:right="210" w:firstLine="105" w:firstLineChars="50"/>
                  <w:jc w:val="left"/>
                </w:pPr>
              </w:pPrChange>
            </w:pPr>
            <w:ins w:id="879" w:author="M00009068" w:date="2022-03-31T15:05:46Z">
              <w:del w:id="880" w:author="M00032937" w:date="2024-06-28T10:23:21Z">
                <w:r>
                  <w:rPr>
                    <w:rFonts w:hint="eastAsia"/>
                    <w:lang w:val="en-US" w:eastAsia="zh-CN"/>
                  </w:rPr>
                  <w:delText>V1</w:delText>
                </w:r>
              </w:del>
            </w:ins>
            <w:ins w:id="881" w:author="M00009068" w:date="2022-03-31T15:05:47Z">
              <w:del w:id="882" w:author="M00032937" w:date="2024-06-28T10:23:21Z">
                <w:r>
                  <w:rPr>
                    <w:rFonts w:hint="eastAsia"/>
                    <w:lang w:val="en-US" w:eastAsia="zh-CN"/>
                  </w:rPr>
                  <w:delText>8.0</w:delText>
                </w:r>
              </w:del>
            </w:ins>
          </w:p>
        </w:tc>
        <w:tc>
          <w:tcPr>
            <w:tcW w:w="5729" w:type="dxa"/>
            <w:vAlign w:val="top"/>
            <w:tcPrChange w:id="883" w:author="Administrator" w:date="2024-10-15T17:26:01Z"/>
          </w:tcPr>
          <w:p>
            <w:pPr>
              <w:widowControl w:val="0"/>
              <w:tabs>
                <w:tab w:val="left" w:pos="759"/>
              </w:tabs>
              <w:jc w:val="center"/>
              <w:rPr>
                <w:ins w:id="885" w:author="M00009068" w:date="2022-03-31T15:05:39Z"/>
                <w:del w:id="886" w:author="M00032937" w:date="2024-06-28T10:23:21Z"/>
                <w:rFonts w:hint="default"/>
                <w:lang w:val="en-US" w:eastAsia="zh-CN"/>
              </w:rPr>
              <w:pPrChange w:id="884" w:author="M00000676" w:date="2023-12-01T16:14:51Z">
                <w:pPr>
                  <w:widowControl w:val="0"/>
                  <w:tabs>
                    <w:tab w:val="left" w:pos="759"/>
                  </w:tabs>
                  <w:jc w:val="both"/>
                </w:pPr>
              </w:pPrChange>
            </w:pPr>
            <w:ins w:id="887" w:author="M00009068" w:date="2022-03-31T15:05:55Z">
              <w:del w:id="888" w:author="M00032937" w:date="2024-06-28T10:23:21Z">
                <w:r>
                  <w:rPr>
                    <w:rFonts w:hint="eastAsia"/>
                    <w:lang w:val="en-US" w:eastAsia="zh-CN"/>
                  </w:rPr>
                  <w:delText>修改</w:delText>
                </w:r>
              </w:del>
            </w:ins>
            <w:ins w:id="889" w:author="M00009068" w:date="2022-03-31T15:06:17Z">
              <w:del w:id="890" w:author="M00032937" w:date="2024-06-28T10:23:21Z">
                <w:r>
                  <w:rPr>
                    <w:rFonts w:hint="eastAsia"/>
                    <w:lang w:val="en-US" w:eastAsia="zh-CN"/>
                  </w:rPr>
                  <w:delText>通便</w:delText>
                </w:r>
              </w:del>
            </w:ins>
            <w:ins w:id="891" w:author="M00009068" w:date="2022-03-31T15:06:39Z">
              <w:del w:id="892" w:author="M00032937" w:date="2024-06-28T10:23:21Z">
                <w:r>
                  <w:rPr>
                    <w:rFonts w:hint="eastAsia"/>
                    <w:lang w:val="en-US" w:eastAsia="zh-CN"/>
                  </w:rPr>
                  <w:delText>标准</w:delText>
                </w:r>
              </w:del>
            </w:ins>
          </w:p>
        </w:tc>
        <w:tc>
          <w:tcPr>
            <w:tcW w:w="1321" w:type="dxa"/>
            <w:vAlign w:val="top"/>
            <w:tcPrChange w:id="893" w:author="Administrator" w:date="2024-10-15T17:26:01Z"/>
          </w:tcPr>
          <w:p>
            <w:pPr>
              <w:widowControl w:val="0"/>
              <w:jc w:val="center"/>
              <w:rPr>
                <w:ins w:id="894" w:author="M00009068" w:date="2022-03-31T15:05:39Z"/>
                <w:del w:id="895" w:author="M00032937" w:date="2024-06-28T10:23:21Z"/>
                <w:rFonts w:hint="default"/>
                <w:lang w:val="en-US" w:eastAsia="zh-CN"/>
              </w:rPr>
            </w:pPr>
            <w:ins w:id="896" w:author="M00009068" w:date="2022-03-31T15:06:59Z">
              <w:del w:id="897" w:author="M00032937" w:date="2024-06-28T10:23:21Z">
                <w:r>
                  <w:rPr>
                    <w:rFonts w:hint="eastAsia"/>
                    <w:lang w:val="en-US" w:eastAsia="zh-CN"/>
                  </w:rPr>
                  <w:delText>2</w:delText>
                </w:r>
              </w:del>
            </w:ins>
            <w:ins w:id="898" w:author="M00009068" w:date="2022-03-31T15:07:00Z">
              <w:del w:id="899" w:author="M00032937" w:date="2024-06-28T10:23:21Z">
                <w:r>
                  <w:rPr>
                    <w:rFonts w:hint="eastAsia"/>
                    <w:lang w:val="en-US" w:eastAsia="zh-CN"/>
                  </w:rPr>
                  <w:delText>022</w:delText>
                </w:r>
              </w:del>
            </w:ins>
            <w:ins w:id="900" w:author="M00009068" w:date="2022-03-31T15:07:01Z">
              <w:del w:id="901" w:author="M00032937" w:date="2024-06-28T10:23:21Z">
                <w:r>
                  <w:rPr>
                    <w:rFonts w:hint="eastAsia"/>
                    <w:lang w:val="en-US" w:eastAsia="zh-CN"/>
                  </w:rPr>
                  <w:delText>0331</w:delText>
                </w:r>
              </w:del>
            </w:ins>
          </w:p>
        </w:tc>
        <w:tc>
          <w:tcPr>
            <w:tcW w:w="1165" w:type="dxa"/>
            <w:vAlign w:val="top"/>
            <w:tcPrChange w:id="902" w:author="Administrator" w:date="2024-10-15T17:26:01Z"/>
          </w:tcPr>
          <w:p>
            <w:pPr>
              <w:widowControl w:val="0"/>
              <w:jc w:val="center"/>
              <w:rPr>
                <w:ins w:id="903" w:author="M00009068" w:date="2022-03-31T15:05:39Z"/>
                <w:del w:id="904" w:author="M00032937" w:date="2024-06-28T10:23:21Z"/>
                <w:rFonts w:hint="eastAsia"/>
                <w:lang w:val="en-US" w:eastAsia="zh-CN"/>
              </w:rPr>
            </w:pPr>
            <w:ins w:id="905" w:author="M00009068" w:date="2022-03-31T15:07:04Z">
              <w:del w:id="906" w:author="M00032937" w:date="2024-06-28T10:23:21Z">
                <w:r>
                  <w:rPr>
                    <w:rFonts w:hint="eastAsia"/>
                    <w:lang w:val="en-US" w:eastAsia="zh-CN"/>
                  </w:rPr>
                  <w:delText>张超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909" w:author="Administrator" w:date="2024-10-15T17:26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333" w:hRule="atLeast"/>
          <w:jc w:val="center"/>
          <w:ins w:id="907" w:author="M00009068" w:date="2022-06-02T17:27:17Z"/>
          <w:del w:id="908" w:author="M00032937" w:date="2024-06-28T10:23:21Z"/>
          <w:trPrChange w:id="909" w:author="Administrator" w:date="2024-10-15T17:26:01Z">
            <w:trPr>
              <w:gridAfter w:val="4"/>
              <w:wAfter w:w="2543" w:type="dxa"/>
            </w:trPr>
          </w:trPrChange>
        </w:trPr>
        <w:tc>
          <w:tcPr>
            <w:tcW w:w="1866" w:type="dxa"/>
            <w:vAlign w:val="top"/>
            <w:tcPrChange w:id="910" w:author="Administrator" w:date="2024-10-15T17:26:01Z"/>
          </w:tcPr>
          <w:p>
            <w:pPr>
              <w:widowControl w:val="0"/>
              <w:ind w:right="210" w:firstLine="105" w:firstLineChars="50"/>
              <w:jc w:val="center"/>
              <w:rPr>
                <w:ins w:id="912" w:author="M00009068" w:date="2022-06-02T17:27:17Z"/>
                <w:del w:id="913" w:author="M00032937" w:date="2024-06-28T10:23:21Z"/>
                <w:rFonts w:hint="default"/>
                <w:lang w:val="en-US" w:eastAsia="zh-CN"/>
              </w:rPr>
              <w:pPrChange w:id="911" w:author="M00000676" w:date="2023-12-01T16:14:51Z">
                <w:pPr>
                  <w:widowControl w:val="0"/>
                  <w:ind w:right="210" w:firstLine="105" w:firstLineChars="50"/>
                  <w:jc w:val="left"/>
                </w:pPr>
              </w:pPrChange>
            </w:pPr>
            <w:ins w:id="914" w:author="M00009068" w:date="2022-07-14T10:29:15Z">
              <w:del w:id="915" w:author="M00032937" w:date="2024-06-28T10:23:21Z">
                <w:r>
                  <w:rPr>
                    <w:rFonts w:hint="eastAsia"/>
                    <w:lang w:val="en-US" w:eastAsia="zh-CN"/>
                  </w:rPr>
                  <w:delText>V1</w:delText>
                </w:r>
              </w:del>
            </w:ins>
            <w:ins w:id="916" w:author="M00009068" w:date="2022-07-14T10:29:16Z">
              <w:del w:id="917" w:author="M00032937" w:date="2024-06-28T10:23:21Z">
                <w:r>
                  <w:rPr>
                    <w:rFonts w:hint="eastAsia"/>
                    <w:lang w:val="en-US" w:eastAsia="zh-CN"/>
                  </w:rPr>
                  <w:delText>9.0</w:delText>
                </w:r>
              </w:del>
            </w:ins>
          </w:p>
        </w:tc>
        <w:tc>
          <w:tcPr>
            <w:tcW w:w="5729" w:type="dxa"/>
            <w:vAlign w:val="top"/>
            <w:tcPrChange w:id="918" w:author="Administrator" w:date="2024-10-15T17:26:01Z"/>
          </w:tcPr>
          <w:p>
            <w:pPr>
              <w:widowControl w:val="0"/>
              <w:tabs>
                <w:tab w:val="left" w:pos="759"/>
              </w:tabs>
              <w:jc w:val="center"/>
              <w:rPr>
                <w:ins w:id="920" w:author="M00009068" w:date="2022-06-02T17:27:17Z"/>
                <w:del w:id="921" w:author="M00032937" w:date="2024-06-28T10:23:21Z"/>
                <w:rFonts w:hint="default"/>
                <w:lang w:val="en-US" w:eastAsia="zh-CN"/>
              </w:rPr>
              <w:pPrChange w:id="919" w:author="M00000676" w:date="2023-12-01T16:14:51Z">
                <w:pPr>
                  <w:widowControl w:val="0"/>
                  <w:tabs>
                    <w:tab w:val="left" w:pos="759"/>
                  </w:tabs>
                  <w:jc w:val="both"/>
                </w:pPr>
              </w:pPrChange>
            </w:pPr>
            <w:ins w:id="922" w:author="M00009068" w:date="2022-07-14T10:28:06Z">
              <w:del w:id="923" w:author="M00032937" w:date="2024-06-28T10:23:21Z">
                <w:r>
                  <w:rPr>
                    <w:rFonts w:hint="eastAsia"/>
                    <w:lang w:val="en-US" w:eastAsia="zh-CN"/>
                  </w:rPr>
                  <w:delText>增加</w:delText>
                </w:r>
              </w:del>
            </w:ins>
            <w:ins w:id="924" w:author="M00009068" w:date="2022-07-14T10:28:15Z">
              <w:del w:id="925" w:author="M00032937" w:date="2024-06-28T10:23:21Z">
                <w:r>
                  <w:rPr>
                    <w:rFonts w:hint="eastAsia"/>
                    <w:lang w:val="en-US" w:eastAsia="zh-CN"/>
                  </w:rPr>
                  <w:delText>微波</w:delText>
                </w:r>
              </w:del>
            </w:ins>
            <w:ins w:id="926" w:author="M00009068" w:date="2022-07-14T10:28:16Z">
              <w:del w:id="927" w:author="M00032937" w:date="2024-06-28T10:23:21Z">
                <w:r>
                  <w:rPr>
                    <w:rFonts w:hint="eastAsia"/>
                    <w:lang w:val="en-US" w:eastAsia="zh-CN"/>
                  </w:rPr>
                  <w:delText>关闭</w:delText>
                </w:r>
              </w:del>
            </w:ins>
            <w:ins w:id="928" w:author="M00009068" w:date="2022-07-14T10:29:25Z">
              <w:del w:id="929" w:author="M00032937" w:date="2024-06-28T10:23:21Z">
                <w:r>
                  <w:rPr>
                    <w:rFonts w:hint="eastAsia"/>
                    <w:lang w:val="en-US" w:eastAsia="zh-CN"/>
                  </w:rPr>
                  <w:delText>30</w:delText>
                </w:r>
              </w:del>
            </w:ins>
            <w:ins w:id="930" w:author="M00009068" w:date="2022-07-14T10:29:27Z">
              <w:del w:id="931" w:author="M00032937" w:date="2024-06-28T10:23:21Z">
                <w:r>
                  <w:rPr>
                    <w:rFonts w:hint="eastAsia"/>
                    <w:lang w:val="en-US" w:eastAsia="zh-CN"/>
                  </w:rPr>
                  <w:delText>秒</w:delText>
                </w:r>
              </w:del>
            </w:ins>
            <w:ins w:id="932" w:author="M00009068" w:date="2022-07-14T10:29:29Z">
              <w:del w:id="933" w:author="M00032937" w:date="2024-06-28T10:23:21Z">
                <w:r>
                  <w:rPr>
                    <w:rFonts w:hint="eastAsia"/>
                    <w:lang w:val="en-US" w:eastAsia="zh-CN"/>
                  </w:rPr>
                  <w:delText>关盖</w:delText>
                </w:r>
              </w:del>
            </w:ins>
            <w:ins w:id="934" w:author="M00009068" w:date="2022-07-14T10:29:30Z">
              <w:del w:id="935" w:author="M00032937" w:date="2024-06-28T10:23:21Z">
                <w:r>
                  <w:rPr>
                    <w:rFonts w:hint="eastAsia"/>
                    <w:lang w:val="en-US" w:eastAsia="zh-CN"/>
                  </w:rPr>
                  <w:delText>逻辑</w:delText>
                </w:r>
              </w:del>
            </w:ins>
          </w:p>
        </w:tc>
        <w:tc>
          <w:tcPr>
            <w:tcW w:w="1321" w:type="dxa"/>
            <w:vAlign w:val="top"/>
            <w:tcPrChange w:id="936" w:author="Administrator" w:date="2024-10-15T17:26:01Z"/>
          </w:tcPr>
          <w:p>
            <w:pPr>
              <w:widowControl w:val="0"/>
              <w:jc w:val="center"/>
              <w:rPr>
                <w:ins w:id="937" w:author="M00009068" w:date="2022-06-02T17:27:17Z"/>
                <w:del w:id="938" w:author="M00032937" w:date="2024-06-28T10:23:21Z"/>
                <w:rFonts w:hint="default"/>
                <w:lang w:val="en-US" w:eastAsia="zh-CN"/>
              </w:rPr>
            </w:pPr>
            <w:ins w:id="939" w:author="M00009068" w:date="2022-07-14T10:29:32Z">
              <w:del w:id="940" w:author="M00032937" w:date="2024-06-28T10:23:21Z">
                <w:r>
                  <w:rPr>
                    <w:rFonts w:hint="eastAsia"/>
                    <w:lang w:val="en-US" w:eastAsia="zh-CN"/>
                  </w:rPr>
                  <w:delText>20</w:delText>
                </w:r>
              </w:del>
            </w:ins>
            <w:ins w:id="941" w:author="M00009068" w:date="2022-07-14T10:29:33Z">
              <w:del w:id="942" w:author="M00032937" w:date="2024-06-28T10:23:21Z">
                <w:r>
                  <w:rPr>
                    <w:rFonts w:hint="eastAsia"/>
                    <w:lang w:val="en-US" w:eastAsia="zh-CN"/>
                  </w:rPr>
                  <w:delText>220</w:delText>
                </w:r>
              </w:del>
            </w:ins>
            <w:ins w:id="943" w:author="M00009068" w:date="2022-07-14T10:29:34Z">
              <w:del w:id="944" w:author="M00032937" w:date="2024-06-28T10:23:21Z">
                <w:r>
                  <w:rPr>
                    <w:rFonts w:hint="eastAsia"/>
                    <w:lang w:val="en-US" w:eastAsia="zh-CN"/>
                  </w:rPr>
                  <w:delText>71</w:delText>
                </w:r>
              </w:del>
            </w:ins>
            <w:ins w:id="945" w:author="M00009068" w:date="2022-07-14T10:33:52Z">
              <w:del w:id="946" w:author="M00032937" w:date="2024-06-28T10:23:21Z">
                <w:r>
                  <w:rPr>
                    <w:rFonts w:hint="eastAsia"/>
                    <w:lang w:val="en-US" w:eastAsia="zh-CN"/>
                  </w:rPr>
                  <w:delText>3</w:delText>
                </w:r>
              </w:del>
            </w:ins>
          </w:p>
        </w:tc>
        <w:tc>
          <w:tcPr>
            <w:tcW w:w="1165" w:type="dxa"/>
            <w:vAlign w:val="top"/>
            <w:tcPrChange w:id="947" w:author="Administrator" w:date="2024-10-15T17:26:01Z"/>
          </w:tcPr>
          <w:p>
            <w:pPr>
              <w:widowControl w:val="0"/>
              <w:jc w:val="center"/>
              <w:rPr>
                <w:ins w:id="948" w:author="M00009068" w:date="2022-06-02T17:27:17Z"/>
                <w:del w:id="949" w:author="M00032937" w:date="2024-06-28T10:23:21Z"/>
                <w:rFonts w:hint="default"/>
                <w:lang w:val="en-US" w:eastAsia="zh-CN"/>
              </w:rPr>
            </w:pPr>
            <w:ins w:id="950" w:author="M00009068" w:date="2022-07-14T10:29:38Z">
              <w:del w:id="951" w:author="M00032937" w:date="2024-06-28T10:23:21Z">
                <w:r>
                  <w:rPr>
                    <w:rFonts w:hint="eastAsia"/>
                    <w:lang w:val="en-US" w:eastAsia="zh-CN"/>
                  </w:rPr>
                  <w:delText>张超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954" w:author="Administrator" w:date="2024-10-15T17:26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295" w:hRule="atLeast"/>
          <w:jc w:val="center"/>
          <w:ins w:id="952" w:author="M00009068" w:date="2022-08-04T13:58:46Z"/>
          <w:del w:id="953" w:author="M00032937" w:date="2024-06-28T10:23:21Z"/>
          <w:trPrChange w:id="954" w:author="Administrator" w:date="2024-10-15T17:26:01Z">
            <w:trPr>
              <w:trHeight w:val="333" w:hRule="atLeast"/>
            </w:trPr>
          </w:trPrChange>
        </w:trPr>
        <w:tc>
          <w:tcPr>
            <w:tcW w:w="1866" w:type="dxa"/>
            <w:vAlign w:val="top"/>
            <w:tcPrChange w:id="955" w:author="Administrator" w:date="2024-10-15T17:26:01Z">
              <w:tcPr>
                <w:tcW w:w="951" w:type="dxa"/>
                <w:gridSpan w:val="2"/>
              </w:tcPr>
            </w:tcPrChange>
          </w:tcPr>
          <w:p>
            <w:pPr>
              <w:widowControl w:val="0"/>
              <w:ind w:right="210" w:rightChars="0" w:firstLine="105" w:firstLineChars="50"/>
              <w:jc w:val="center"/>
              <w:rPr>
                <w:ins w:id="957" w:author="M00009068" w:date="2022-08-04T13:58:46Z"/>
                <w:del w:id="958" w:author="M00032937" w:date="2024-06-28T10:23:21Z"/>
                <w:rFonts w:hint="eastAsia" w:ascii="宋体" w:hAnsi="宋体" w:eastAsia="宋体" w:cs="Times New Roman"/>
                <w:kern w:val="2"/>
                <w:sz w:val="21"/>
                <w:szCs w:val="21"/>
                <w:lang w:val="en-US" w:eastAsia="zh-CN" w:bidi="ar-SA"/>
              </w:rPr>
              <w:pPrChange w:id="956" w:author="M00000676" w:date="2023-12-01T16:14:51Z">
                <w:pPr>
                  <w:widowControl w:val="0"/>
                  <w:ind w:right="210" w:rightChars="0" w:firstLine="105" w:firstLineChars="50"/>
                  <w:jc w:val="left"/>
                </w:pPr>
              </w:pPrChange>
            </w:pPr>
            <w:del w:id="959" w:author="M00032937" w:date="2024-06-28T10:23:21Z">
              <w:r>
                <w:rPr>
                  <w:rFonts w:hint="eastAsia"/>
                  <w:lang w:val="en-US" w:eastAsia="zh-CN"/>
                </w:rPr>
                <w:delText>V</w:delText>
              </w:r>
            </w:del>
            <w:ins w:id="960" w:author="M00009068" w:date="2022-08-04T13:59:00Z">
              <w:del w:id="961" w:author="M00032937" w:date="2024-06-28T10:23:21Z">
                <w:r>
                  <w:rPr>
                    <w:rFonts w:hint="eastAsia"/>
                    <w:lang w:val="en-US" w:eastAsia="zh-CN"/>
                  </w:rPr>
                  <w:delText>20</w:delText>
                </w:r>
              </w:del>
            </w:ins>
            <w:del w:id="962" w:author="M00032937" w:date="2024-06-28T10:23:21Z">
              <w:r>
                <w:rPr>
                  <w:rFonts w:hint="eastAsia"/>
                  <w:lang w:val="en-US" w:eastAsia="zh-CN"/>
                </w:rPr>
                <w:delText>19.0</w:delText>
              </w:r>
            </w:del>
          </w:p>
        </w:tc>
        <w:tc>
          <w:tcPr>
            <w:tcW w:w="5729" w:type="dxa"/>
            <w:vAlign w:val="top"/>
            <w:tcPrChange w:id="963" w:author="Administrator" w:date="2024-10-15T17:26:01Z">
              <w:tcPr>
                <w:tcW w:w="6570" w:type="dxa"/>
                <w:gridSpan w:val="3"/>
                <w:vAlign w:val="top"/>
              </w:tcPr>
            </w:tcPrChange>
          </w:tcPr>
          <w:p>
            <w:pPr>
              <w:widowControl w:val="0"/>
              <w:tabs>
                <w:tab w:val="left" w:pos="759"/>
              </w:tabs>
              <w:jc w:val="center"/>
              <w:rPr>
                <w:ins w:id="965" w:author="M00009068" w:date="2022-08-04T13:58:46Z"/>
                <w:del w:id="966" w:author="M00032937" w:date="2024-06-28T10:23:21Z"/>
                <w:rFonts w:hint="eastAsia" w:ascii="宋体" w:hAnsi="宋体" w:eastAsia="宋体" w:cs="Times New Roman"/>
                <w:kern w:val="2"/>
                <w:sz w:val="21"/>
                <w:szCs w:val="21"/>
                <w:lang w:val="en-US" w:eastAsia="zh-CN" w:bidi="ar-SA"/>
              </w:rPr>
              <w:pPrChange w:id="964" w:author="M00000676" w:date="2023-12-01T16:14:51Z">
                <w:pPr>
                  <w:widowControl w:val="0"/>
                  <w:tabs>
                    <w:tab w:val="left" w:pos="759"/>
                  </w:tabs>
                  <w:jc w:val="both"/>
                </w:pPr>
              </w:pPrChange>
            </w:pPr>
            <w:del w:id="967" w:author="M00032937" w:date="2024-06-28T10:23:21Z">
              <w:r>
                <w:rPr>
                  <w:rFonts w:hint="default"/>
                  <w:lang w:val="en-US" w:eastAsia="zh-CN"/>
                </w:rPr>
                <w:delText>增加微波关闭30秒关盖</w:delText>
              </w:r>
            </w:del>
            <w:ins w:id="968" w:author="M00009068" w:date="2022-08-04T13:59:08Z">
              <w:del w:id="969" w:author="M00032937" w:date="2024-06-28T10:23:21Z">
                <w:r>
                  <w:rPr>
                    <w:rFonts w:hint="eastAsia"/>
                    <w:lang w:val="en-US" w:eastAsia="zh-CN"/>
                  </w:rPr>
                  <w:delText>优化</w:delText>
                </w:r>
              </w:del>
            </w:ins>
            <w:ins w:id="970" w:author="M00009068" w:date="2022-08-04T13:59:09Z">
              <w:del w:id="971" w:author="M00032937" w:date="2024-06-28T10:23:21Z">
                <w:r>
                  <w:rPr>
                    <w:rFonts w:hint="eastAsia"/>
                    <w:lang w:val="en-US" w:eastAsia="zh-CN"/>
                  </w:rPr>
                  <w:delText>冲水</w:delText>
                </w:r>
              </w:del>
            </w:ins>
            <w:del w:id="972" w:author="M00032937" w:date="2024-06-28T10:23:21Z">
              <w:r>
                <w:rPr>
                  <w:rFonts w:hint="eastAsia"/>
                  <w:lang w:val="en-US" w:eastAsia="zh-CN"/>
                </w:rPr>
                <w:delText>逻辑</w:delText>
              </w:r>
            </w:del>
          </w:p>
        </w:tc>
        <w:tc>
          <w:tcPr>
            <w:tcW w:w="1321" w:type="dxa"/>
            <w:vAlign w:val="top"/>
            <w:tcPrChange w:id="973" w:author="Administrator" w:date="2024-10-15T17:26:01Z">
              <w:tcPr>
                <w:tcW w:w="1677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974" w:author="M00009068" w:date="2022-08-04T13:58:46Z"/>
                <w:del w:id="975" w:author="M00032937" w:date="2024-06-28T10:23:21Z"/>
                <w:rFonts w:hint="eastAsia" w:ascii="宋体" w:hAnsi="宋体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del w:id="976" w:author="M00032937" w:date="2024-06-28T10:23:21Z">
              <w:r>
                <w:rPr>
                  <w:rFonts w:hint="eastAsia"/>
                  <w:lang w:val="en-US" w:eastAsia="zh-CN"/>
                </w:rPr>
                <w:delText>20220</w:delText>
              </w:r>
            </w:del>
            <w:ins w:id="977" w:author="M00009068" w:date="2022-08-04T13:59:12Z">
              <w:del w:id="978" w:author="M00032937" w:date="2024-06-28T10:23:21Z">
                <w:r>
                  <w:rPr>
                    <w:rFonts w:hint="eastAsia"/>
                    <w:lang w:val="en-US" w:eastAsia="zh-CN"/>
                  </w:rPr>
                  <w:delText>8</w:delText>
                </w:r>
              </w:del>
            </w:ins>
            <w:del w:id="979" w:author="M00032937" w:date="2024-06-28T10:23:21Z">
              <w:r>
                <w:rPr>
                  <w:rFonts w:hint="eastAsia"/>
                  <w:lang w:val="en-US" w:eastAsia="zh-CN"/>
                </w:rPr>
                <w:delText>7</w:delText>
              </w:r>
            </w:del>
            <w:ins w:id="980" w:author="M00009068" w:date="2022-08-04T13:59:14Z">
              <w:del w:id="981" w:author="M00032937" w:date="2024-06-28T10:23:21Z">
                <w:r>
                  <w:rPr>
                    <w:rFonts w:hint="eastAsia"/>
                    <w:lang w:val="en-US" w:eastAsia="zh-CN"/>
                  </w:rPr>
                  <w:delText>04</w:delText>
                </w:r>
              </w:del>
            </w:ins>
            <w:del w:id="982" w:author="M00032937" w:date="2024-06-28T10:23:21Z">
              <w:r>
                <w:rPr>
                  <w:rFonts w:hint="eastAsia"/>
                  <w:lang w:val="en-US" w:eastAsia="zh-CN"/>
                </w:rPr>
                <w:delText>13</w:delText>
              </w:r>
            </w:del>
          </w:p>
        </w:tc>
        <w:tc>
          <w:tcPr>
            <w:tcW w:w="1165" w:type="dxa"/>
            <w:vAlign w:val="top"/>
            <w:tcPrChange w:id="983" w:author="Administrator" w:date="2024-10-15T17:26:01Z">
              <w:tcPr>
                <w:tcW w:w="882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984" w:author="M00009068" w:date="2022-08-04T13:58:46Z"/>
                <w:del w:id="985" w:author="M00032937" w:date="2024-06-28T10:23:21Z"/>
                <w:rFonts w:hint="eastAsia" w:ascii="宋体" w:hAnsi="宋体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del w:id="986" w:author="M00032937" w:date="2024-06-28T10:23:21Z">
              <w:r>
                <w:rPr>
                  <w:rFonts w:hint="eastAsia"/>
                  <w:lang w:val="en-US" w:eastAsia="zh-CN"/>
                </w:rPr>
                <w:delText>张超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989" w:author="Administrator" w:date="2024-10-15T17:26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295" w:hRule="atLeast"/>
          <w:jc w:val="center"/>
          <w:ins w:id="987" w:author="M00009068" w:date="2022-09-28T16:55:53Z"/>
          <w:del w:id="988" w:author="M00032937" w:date="2024-06-28T10:23:21Z"/>
          <w:trPrChange w:id="989" w:author="Administrator" w:date="2024-10-15T17:26:01Z">
            <w:trPr>
              <w:gridAfter w:val="4"/>
              <w:wAfter w:w="2543" w:type="dxa"/>
            </w:trPr>
          </w:trPrChange>
        </w:trPr>
        <w:tc>
          <w:tcPr>
            <w:tcW w:w="1866" w:type="dxa"/>
            <w:vAlign w:val="top"/>
            <w:tcPrChange w:id="990" w:author="Administrator" w:date="2024-10-15T17:26:01Z"/>
          </w:tcPr>
          <w:p>
            <w:pPr>
              <w:widowControl w:val="0"/>
              <w:ind w:right="210" w:rightChars="0" w:firstLine="105" w:firstLineChars="50"/>
              <w:jc w:val="center"/>
              <w:rPr>
                <w:ins w:id="992" w:author="M00009068" w:date="2022-09-28T16:55:53Z"/>
                <w:del w:id="993" w:author="M00032937" w:date="2024-06-28T10:23:21Z"/>
                <w:rFonts w:hint="default"/>
                <w:lang w:val="en-US" w:eastAsia="zh-CN"/>
              </w:rPr>
              <w:pPrChange w:id="991" w:author="M00000676" w:date="2023-12-01T16:14:51Z">
                <w:pPr>
                  <w:widowControl w:val="0"/>
                  <w:ind w:right="210" w:rightChars="0" w:firstLine="105" w:firstLineChars="50"/>
                  <w:jc w:val="left"/>
                </w:pPr>
              </w:pPrChange>
            </w:pPr>
            <w:ins w:id="994" w:author="M00009068" w:date="2022-09-28T16:56:06Z">
              <w:del w:id="995" w:author="M00032937" w:date="2024-06-28T10:23:21Z">
                <w:bookmarkStart w:id="0" w:name="_Toc6248451"/>
                <w:bookmarkStart w:id="1" w:name="_Toc31070"/>
                <w:bookmarkStart w:id="2" w:name="_Toc588"/>
                <w:bookmarkStart w:id="3" w:name="_Toc22923"/>
                <w:bookmarkStart w:id="4" w:name="_Toc24982"/>
                <w:bookmarkStart w:id="5" w:name="_Toc25311"/>
                <w:bookmarkStart w:id="6" w:name="目录"/>
                <w:r>
                  <w:rPr>
                    <w:rFonts w:hint="eastAsia"/>
                    <w:lang w:val="en-US" w:eastAsia="zh-CN"/>
                  </w:rPr>
                  <w:delText>V</w:delText>
                </w:r>
              </w:del>
            </w:ins>
            <w:ins w:id="996" w:author="M00009068" w:date="2022-09-28T16:56:07Z">
              <w:del w:id="997" w:author="M00032937" w:date="2024-06-28T10:23:21Z">
                <w:r>
                  <w:rPr>
                    <w:rFonts w:hint="eastAsia"/>
                    <w:lang w:val="en-US" w:eastAsia="zh-CN"/>
                  </w:rPr>
                  <w:delText>21.</w:delText>
                </w:r>
              </w:del>
            </w:ins>
            <w:ins w:id="998" w:author="M00009068" w:date="2022-09-28T16:56:08Z">
              <w:del w:id="999" w:author="M00032937" w:date="2024-06-28T10:23:21Z">
                <w:r>
                  <w:rPr>
                    <w:rFonts w:hint="eastAsia"/>
                    <w:lang w:val="en-US" w:eastAsia="zh-CN"/>
                  </w:rPr>
                  <w:delText>0</w:delText>
                </w:r>
              </w:del>
            </w:ins>
          </w:p>
        </w:tc>
        <w:tc>
          <w:tcPr>
            <w:tcW w:w="5729" w:type="dxa"/>
            <w:vAlign w:val="top"/>
            <w:tcPrChange w:id="1000" w:author="Administrator" w:date="2024-10-15T17:26:01Z"/>
          </w:tcPr>
          <w:p>
            <w:pPr>
              <w:widowControl w:val="0"/>
              <w:tabs>
                <w:tab w:val="left" w:pos="759"/>
              </w:tabs>
              <w:jc w:val="center"/>
              <w:rPr>
                <w:ins w:id="1002" w:author="M00009068" w:date="2022-09-28T16:55:53Z"/>
                <w:del w:id="1003" w:author="M00032937" w:date="2024-06-28T10:23:21Z"/>
                <w:rFonts w:hint="default"/>
                <w:lang w:val="en-US" w:eastAsia="zh-CN"/>
              </w:rPr>
              <w:pPrChange w:id="1001" w:author="M00000676" w:date="2023-12-01T16:14:51Z">
                <w:pPr>
                  <w:widowControl w:val="0"/>
                  <w:tabs>
                    <w:tab w:val="left" w:pos="759"/>
                  </w:tabs>
                  <w:jc w:val="both"/>
                </w:pPr>
              </w:pPrChange>
            </w:pPr>
            <w:ins w:id="1004" w:author="M00009068" w:date="2022-09-28T16:55:56Z">
              <w:del w:id="1005" w:author="M00032937" w:date="2024-06-28T10:23:21Z">
                <w:r>
                  <w:rPr>
                    <w:rFonts w:hint="eastAsia"/>
                    <w:lang w:val="en-US" w:eastAsia="zh-CN"/>
                  </w:rPr>
                  <w:delText>着座</w:delText>
                </w:r>
              </w:del>
            </w:ins>
            <w:ins w:id="1006" w:author="M00009068" w:date="2022-09-28T16:55:57Z">
              <w:del w:id="1007" w:author="M00032937" w:date="2024-06-28T10:23:21Z">
                <w:r>
                  <w:rPr>
                    <w:rFonts w:hint="eastAsia"/>
                    <w:lang w:val="en-US" w:eastAsia="zh-CN"/>
                  </w:rPr>
                  <w:delText>脚踢</w:delText>
                </w:r>
              </w:del>
            </w:ins>
            <w:ins w:id="1008" w:author="M00009068" w:date="2022-09-28T16:55:59Z">
              <w:del w:id="1009" w:author="M00032937" w:date="2024-06-28T10:23:21Z">
                <w:r>
                  <w:rPr>
                    <w:rFonts w:hint="eastAsia"/>
                    <w:lang w:val="en-US" w:eastAsia="zh-CN"/>
                  </w:rPr>
                  <w:delText>改为</w:delText>
                </w:r>
              </w:del>
            </w:ins>
            <w:ins w:id="1010" w:author="M00009068" w:date="2022-09-28T16:56:04Z">
              <w:del w:id="1011" w:author="M00032937" w:date="2024-06-28T10:23:21Z">
                <w:r>
                  <w:rPr>
                    <w:rFonts w:hint="eastAsia"/>
                    <w:lang w:val="en-US" w:eastAsia="zh-CN"/>
                  </w:rPr>
                  <w:delText>小冲水</w:delText>
                </w:r>
              </w:del>
            </w:ins>
          </w:p>
        </w:tc>
        <w:tc>
          <w:tcPr>
            <w:tcW w:w="1321" w:type="dxa"/>
            <w:vAlign w:val="top"/>
            <w:tcPrChange w:id="1012" w:author="Administrator" w:date="2024-10-15T17:26:01Z"/>
          </w:tcPr>
          <w:p>
            <w:pPr>
              <w:widowControl w:val="0"/>
              <w:jc w:val="center"/>
              <w:rPr>
                <w:ins w:id="1013" w:author="M00009068" w:date="2022-09-28T16:55:53Z"/>
                <w:del w:id="1014" w:author="M00032937" w:date="2024-06-28T10:23:21Z"/>
                <w:rFonts w:hint="default"/>
                <w:lang w:val="en-US" w:eastAsia="zh-CN"/>
              </w:rPr>
            </w:pPr>
            <w:ins w:id="1015" w:author="M00009068" w:date="2022-09-28T16:56:10Z">
              <w:del w:id="1016" w:author="M00032937" w:date="2024-06-28T10:23:21Z">
                <w:r>
                  <w:rPr>
                    <w:rFonts w:hint="eastAsia"/>
                    <w:lang w:val="en-US" w:eastAsia="zh-CN"/>
                  </w:rPr>
                  <w:delText>2022</w:delText>
                </w:r>
              </w:del>
            </w:ins>
            <w:ins w:id="1017" w:author="M00009068" w:date="2022-09-28T16:56:11Z">
              <w:del w:id="1018" w:author="M00032937" w:date="2024-06-28T10:23:21Z">
                <w:r>
                  <w:rPr>
                    <w:rFonts w:hint="eastAsia"/>
                    <w:lang w:val="en-US" w:eastAsia="zh-CN"/>
                  </w:rPr>
                  <w:delText>09</w:delText>
                </w:r>
              </w:del>
            </w:ins>
            <w:ins w:id="1019" w:author="M00009068" w:date="2022-09-28T16:56:13Z">
              <w:del w:id="1020" w:author="M00032937" w:date="2024-06-28T10:23:21Z">
                <w:r>
                  <w:rPr>
                    <w:rFonts w:hint="eastAsia"/>
                    <w:lang w:val="en-US" w:eastAsia="zh-CN"/>
                  </w:rPr>
                  <w:delText>28</w:delText>
                </w:r>
              </w:del>
            </w:ins>
          </w:p>
        </w:tc>
        <w:tc>
          <w:tcPr>
            <w:tcW w:w="1165" w:type="dxa"/>
            <w:vAlign w:val="top"/>
            <w:tcPrChange w:id="1021" w:author="Administrator" w:date="2024-10-15T17:26:01Z"/>
          </w:tcPr>
          <w:p>
            <w:pPr>
              <w:widowControl w:val="0"/>
              <w:jc w:val="center"/>
              <w:rPr>
                <w:ins w:id="1022" w:author="M00009068" w:date="2022-09-28T16:55:53Z"/>
                <w:del w:id="1023" w:author="M00032937" w:date="2024-06-28T10:23:21Z"/>
                <w:rFonts w:hint="default"/>
                <w:lang w:val="en-US" w:eastAsia="zh-CN"/>
              </w:rPr>
            </w:pPr>
            <w:ins w:id="1024" w:author="M00009068" w:date="2022-09-28T16:56:16Z">
              <w:del w:id="1025" w:author="M00032937" w:date="2024-06-28T10:23:21Z">
                <w:r>
                  <w:rPr>
                    <w:rFonts w:hint="eastAsia"/>
                    <w:lang w:val="en-US" w:eastAsia="zh-CN"/>
                  </w:rPr>
                  <w:delText>张超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028" w:author="Administrator" w:date="2024-10-15T17:26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295" w:hRule="atLeast"/>
          <w:jc w:val="center"/>
          <w:ins w:id="1026" w:author="M00009068" w:date="2023-03-13T15:09:04Z"/>
          <w:del w:id="1027" w:author="M00032937" w:date="2024-06-28T10:23:21Z"/>
          <w:trPrChange w:id="1028" w:author="Administrator" w:date="2024-10-15T17:26:01Z">
            <w:trPr>
              <w:gridAfter w:val="4"/>
              <w:wAfter w:w="2543" w:type="dxa"/>
            </w:trPr>
          </w:trPrChange>
        </w:trPr>
        <w:tc>
          <w:tcPr>
            <w:tcW w:w="1866" w:type="dxa"/>
            <w:vAlign w:val="top"/>
            <w:tcPrChange w:id="1029" w:author="Administrator" w:date="2024-10-15T17:26:01Z"/>
          </w:tcPr>
          <w:p>
            <w:pPr>
              <w:widowControl w:val="0"/>
              <w:ind w:right="210" w:rightChars="0" w:firstLine="105" w:firstLineChars="50"/>
              <w:jc w:val="center"/>
              <w:rPr>
                <w:ins w:id="1031" w:author="M00009068" w:date="2023-03-13T15:09:04Z"/>
                <w:del w:id="1032" w:author="M00032937" w:date="2024-06-28T10:23:21Z"/>
                <w:rFonts w:hint="default"/>
                <w:lang w:val="en-US" w:eastAsia="zh-CN"/>
              </w:rPr>
              <w:pPrChange w:id="1030" w:author="M00000676" w:date="2023-12-01T16:14:51Z">
                <w:pPr>
                  <w:widowControl w:val="0"/>
                  <w:ind w:right="210" w:rightChars="0" w:firstLine="105" w:firstLineChars="50"/>
                  <w:jc w:val="left"/>
                </w:pPr>
              </w:pPrChange>
            </w:pPr>
            <w:ins w:id="1033" w:author="M00009068" w:date="2023-03-13T15:09:11Z">
              <w:del w:id="1034" w:author="M00032937" w:date="2024-06-28T10:23:21Z">
                <w:r>
                  <w:rPr>
                    <w:rFonts w:hint="eastAsia"/>
                    <w:lang w:val="en-US" w:eastAsia="zh-CN"/>
                  </w:rPr>
                  <w:delText>V2</w:delText>
                </w:r>
              </w:del>
            </w:ins>
            <w:ins w:id="1035" w:author="M00009068" w:date="2023-03-13T15:09:12Z">
              <w:del w:id="1036" w:author="M00032937" w:date="2024-06-28T10:23:21Z">
                <w:r>
                  <w:rPr>
                    <w:rFonts w:hint="eastAsia"/>
                    <w:lang w:val="en-US" w:eastAsia="zh-CN"/>
                  </w:rPr>
                  <w:delText>2.0</w:delText>
                </w:r>
              </w:del>
            </w:ins>
          </w:p>
        </w:tc>
        <w:tc>
          <w:tcPr>
            <w:tcW w:w="5729" w:type="dxa"/>
            <w:vAlign w:val="top"/>
            <w:tcPrChange w:id="1037" w:author="Administrator" w:date="2024-10-15T17:26:01Z"/>
          </w:tcPr>
          <w:p>
            <w:pPr>
              <w:widowControl w:val="0"/>
              <w:tabs>
                <w:tab w:val="left" w:pos="759"/>
              </w:tabs>
              <w:jc w:val="center"/>
              <w:rPr>
                <w:ins w:id="1039" w:author="M00009068" w:date="2023-03-13T15:09:04Z"/>
                <w:del w:id="1040" w:author="M00032937" w:date="2024-06-28T10:23:21Z"/>
                <w:rFonts w:hint="default"/>
                <w:lang w:val="en-US" w:eastAsia="zh-CN"/>
              </w:rPr>
              <w:pPrChange w:id="1038" w:author="M00000676" w:date="2023-12-01T16:14:51Z">
                <w:pPr>
                  <w:widowControl w:val="0"/>
                  <w:tabs>
                    <w:tab w:val="left" w:pos="759"/>
                  </w:tabs>
                  <w:jc w:val="both"/>
                </w:pPr>
              </w:pPrChange>
            </w:pPr>
            <w:ins w:id="1041" w:author="M00009068" w:date="2023-03-13T15:09:06Z">
              <w:del w:id="1042" w:author="M00032937" w:date="2024-06-28T10:23:21Z">
                <w:r>
                  <w:rPr>
                    <w:rFonts w:hint="eastAsia"/>
                    <w:lang w:val="en-US" w:eastAsia="zh-CN"/>
                  </w:rPr>
                  <w:delText>优化</w:delText>
                </w:r>
              </w:del>
            </w:ins>
            <w:ins w:id="1043" w:author="M00009068" w:date="2023-03-13T15:09:08Z">
              <w:del w:id="1044" w:author="M00032937" w:date="2024-06-28T10:23:21Z">
                <w:r>
                  <w:rPr>
                    <w:rFonts w:hint="eastAsia"/>
                    <w:lang w:val="en-US" w:eastAsia="zh-CN"/>
                  </w:rPr>
                  <w:delText>电解水</w:delText>
                </w:r>
              </w:del>
            </w:ins>
            <w:ins w:id="1045" w:author="M00009068" w:date="2023-03-13T15:09:09Z">
              <w:del w:id="1046" w:author="M00032937" w:date="2024-06-28T10:23:21Z">
                <w:r>
                  <w:rPr>
                    <w:rFonts w:hint="eastAsia"/>
                    <w:lang w:val="en-US" w:eastAsia="zh-CN"/>
                  </w:rPr>
                  <w:delText>逻辑</w:delText>
                </w:r>
              </w:del>
            </w:ins>
          </w:p>
        </w:tc>
        <w:tc>
          <w:tcPr>
            <w:tcW w:w="1321" w:type="dxa"/>
            <w:vAlign w:val="top"/>
            <w:tcPrChange w:id="1047" w:author="Administrator" w:date="2024-10-15T17:26:01Z"/>
          </w:tcPr>
          <w:p>
            <w:pPr>
              <w:widowControl w:val="0"/>
              <w:jc w:val="center"/>
              <w:rPr>
                <w:ins w:id="1048" w:author="M00009068" w:date="2023-03-13T15:09:04Z"/>
                <w:del w:id="1049" w:author="M00032937" w:date="2024-06-28T10:23:21Z"/>
                <w:rFonts w:hint="default"/>
                <w:lang w:val="en-US" w:eastAsia="zh-CN"/>
              </w:rPr>
            </w:pPr>
            <w:ins w:id="1050" w:author="M00009068" w:date="2023-03-13T15:09:16Z">
              <w:del w:id="1051" w:author="M00032937" w:date="2024-06-28T10:23:21Z">
                <w:r>
                  <w:rPr>
                    <w:rFonts w:hint="eastAsia"/>
                    <w:lang w:val="en-US" w:eastAsia="zh-CN"/>
                  </w:rPr>
                  <w:delText>202</w:delText>
                </w:r>
              </w:del>
            </w:ins>
            <w:ins w:id="1052" w:author="M00009068" w:date="2023-03-13T15:09:18Z">
              <w:del w:id="1053" w:author="M00032937" w:date="2024-06-28T10:23:21Z">
                <w:r>
                  <w:rPr>
                    <w:rFonts w:hint="eastAsia"/>
                    <w:lang w:val="en-US" w:eastAsia="zh-CN"/>
                  </w:rPr>
                  <w:delText>3</w:delText>
                </w:r>
              </w:del>
            </w:ins>
            <w:ins w:id="1054" w:author="M00009068" w:date="2023-03-13T15:09:19Z">
              <w:del w:id="1055" w:author="M00032937" w:date="2024-06-28T10:23:21Z">
                <w:r>
                  <w:rPr>
                    <w:rFonts w:hint="eastAsia"/>
                    <w:lang w:val="en-US" w:eastAsia="zh-CN"/>
                  </w:rPr>
                  <w:delText>03</w:delText>
                </w:r>
              </w:del>
            </w:ins>
            <w:ins w:id="1056" w:author="M00009068" w:date="2023-03-13T15:09:20Z">
              <w:del w:id="1057" w:author="M00032937" w:date="2024-06-28T10:23:21Z">
                <w:r>
                  <w:rPr>
                    <w:rFonts w:hint="eastAsia"/>
                    <w:lang w:val="en-US" w:eastAsia="zh-CN"/>
                  </w:rPr>
                  <w:delText>13</w:delText>
                </w:r>
              </w:del>
            </w:ins>
          </w:p>
        </w:tc>
        <w:tc>
          <w:tcPr>
            <w:tcW w:w="1165" w:type="dxa"/>
            <w:vAlign w:val="top"/>
            <w:tcPrChange w:id="1058" w:author="Administrator" w:date="2024-10-15T17:26:01Z"/>
          </w:tcPr>
          <w:p>
            <w:pPr>
              <w:widowControl w:val="0"/>
              <w:jc w:val="center"/>
              <w:rPr>
                <w:ins w:id="1059" w:author="M00009068" w:date="2023-03-13T15:09:04Z"/>
                <w:del w:id="1060" w:author="M00032937" w:date="2024-06-28T10:23:21Z"/>
                <w:rFonts w:hint="default"/>
                <w:lang w:val="en-US" w:eastAsia="zh-CN"/>
              </w:rPr>
            </w:pPr>
            <w:ins w:id="1061" w:author="M00009068" w:date="2023-03-13T15:09:22Z">
              <w:del w:id="1062" w:author="M00032937" w:date="2024-06-28T10:23:21Z">
                <w:r>
                  <w:rPr>
                    <w:rFonts w:hint="eastAsia"/>
                    <w:lang w:val="en-US" w:eastAsia="zh-CN"/>
                  </w:rPr>
                  <w:delText>张超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065" w:author="Administrator" w:date="2024-10-15T17:26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295" w:hRule="atLeast"/>
          <w:jc w:val="center"/>
          <w:ins w:id="1063" w:author="M00007797" w:date="2023-06-19T18:52:22Z"/>
          <w:del w:id="1064" w:author="M00032937" w:date="2024-06-28T10:23:21Z"/>
          <w:trPrChange w:id="1065" w:author="Administrator" w:date="2024-10-15T17:26:01Z">
            <w:trPr>
              <w:gridAfter w:val="4"/>
              <w:wAfter w:w="2543" w:type="dxa"/>
            </w:trPr>
          </w:trPrChange>
        </w:trPr>
        <w:tc>
          <w:tcPr>
            <w:tcW w:w="1866" w:type="dxa"/>
            <w:vAlign w:val="top"/>
            <w:tcPrChange w:id="1066" w:author="Administrator" w:date="2024-10-15T17:26:01Z"/>
          </w:tcPr>
          <w:p>
            <w:pPr>
              <w:widowControl w:val="0"/>
              <w:ind w:right="210" w:rightChars="0" w:firstLine="105" w:firstLineChars="50"/>
              <w:jc w:val="center"/>
              <w:rPr>
                <w:ins w:id="1068" w:author="M00007797" w:date="2023-06-19T18:52:22Z"/>
                <w:del w:id="1069" w:author="M00032937" w:date="2024-06-28T10:23:21Z"/>
                <w:rFonts w:hint="default"/>
                <w:lang w:val="en-US" w:eastAsia="zh-CN"/>
              </w:rPr>
              <w:pPrChange w:id="1067" w:author="M00000676" w:date="2023-12-01T16:14:51Z">
                <w:pPr>
                  <w:widowControl w:val="0"/>
                  <w:ind w:right="210" w:rightChars="0" w:firstLine="105" w:firstLineChars="50"/>
                  <w:jc w:val="left"/>
                </w:pPr>
              </w:pPrChange>
            </w:pPr>
            <w:ins w:id="1070" w:author="M00007797" w:date="2023-06-19T18:52:25Z">
              <w:del w:id="1071" w:author="M00032937" w:date="2024-06-28T10:23:21Z">
                <w:r>
                  <w:rPr>
                    <w:rFonts w:hint="eastAsia"/>
                    <w:lang w:val="en-US" w:eastAsia="zh-CN"/>
                  </w:rPr>
                  <w:delText>V</w:delText>
                </w:r>
              </w:del>
            </w:ins>
            <w:ins w:id="1072" w:author="M00007797" w:date="2023-06-19T18:52:26Z">
              <w:del w:id="1073" w:author="M00032937" w:date="2024-06-28T10:23:21Z">
                <w:r>
                  <w:rPr>
                    <w:rFonts w:hint="eastAsia"/>
                    <w:lang w:val="en-US" w:eastAsia="zh-CN"/>
                  </w:rPr>
                  <w:delText>23.</w:delText>
                </w:r>
              </w:del>
            </w:ins>
            <w:ins w:id="1074" w:author="M00007797" w:date="2023-06-19T18:52:27Z">
              <w:del w:id="1075" w:author="M00032937" w:date="2024-06-28T10:23:21Z">
                <w:r>
                  <w:rPr>
                    <w:rFonts w:hint="eastAsia"/>
                    <w:lang w:val="en-US" w:eastAsia="zh-CN"/>
                  </w:rPr>
                  <w:delText>0</w:delText>
                </w:r>
              </w:del>
            </w:ins>
          </w:p>
        </w:tc>
        <w:tc>
          <w:tcPr>
            <w:tcW w:w="5729" w:type="dxa"/>
            <w:vAlign w:val="top"/>
            <w:tcPrChange w:id="1076" w:author="Administrator" w:date="2024-10-15T17:26:01Z"/>
          </w:tcPr>
          <w:p>
            <w:pPr>
              <w:widowControl w:val="0"/>
              <w:tabs>
                <w:tab w:val="left" w:pos="759"/>
              </w:tabs>
              <w:jc w:val="center"/>
              <w:rPr>
                <w:ins w:id="1078" w:author="M00007797" w:date="2023-06-19T18:52:46Z"/>
                <w:del w:id="1079" w:author="M00032937" w:date="2024-06-28T10:23:21Z"/>
                <w:rFonts w:hint="eastAsia"/>
                <w:lang w:val="en-US" w:eastAsia="zh-CN"/>
              </w:rPr>
              <w:pPrChange w:id="1077" w:author="M00000676" w:date="2023-12-01T16:14:51Z">
                <w:pPr>
                  <w:widowControl w:val="0"/>
                  <w:tabs>
                    <w:tab w:val="left" w:pos="759"/>
                  </w:tabs>
                  <w:jc w:val="both"/>
                </w:pPr>
              </w:pPrChange>
            </w:pPr>
            <w:ins w:id="1080" w:author="M00007797" w:date="2023-06-19T18:52:42Z">
              <w:del w:id="1081" w:author="M00032937" w:date="2024-06-28T10:23:21Z">
                <w:r>
                  <w:rPr>
                    <w:rFonts w:hint="eastAsia"/>
                    <w:lang w:val="en-US" w:eastAsia="zh-CN"/>
                  </w:rPr>
                  <w:delText>按</w:delText>
                </w:r>
              </w:del>
            </w:ins>
            <w:ins w:id="1082" w:author="M00007797" w:date="2023-06-19T18:52:30Z">
              <w:del w:id="1083" w:author="M00032937" w:date="2024-06-28T10:23:21Z">
                <w:r>
                  <w:rPr>
                    <w:rFonts w:hint="eastAsia"/>
                    <w:lang w:val="en-US" w:eastAsia="zh-CN"/>
                  </w:rPr>
                  <w:delText>新</w:delText>
                </w:r>
              </w:del>
            </w:ins>
            <w:ins w:id="1084" w:author="M00007797" w:date="2023-06-19T18:52:32Z">
              <w:del w:id="1085" w:author="M00032937" w:date="2024-06-28T10:23:21Z">
                <w:r>
                  <w:rPr>
                    <w:rFonts w:hint="eastAsia"/>
                    <w:lang w:val="en-US" w:eastAsia="zh-CN"/>
                  </w:rPr>
                  <w:delText>模板</w:delText>
                </w:r>
              </w:del>
            </w:ins>
            <w:ins w:id="1086" w:author="M00007797" w:date="2023-06-19T18:52:44Z">
              <w:del w:id="1087" w:author="M00032937" w:date="2024-06-28T10:23:21Z">
                <w:r>
                  <w:rPr>
                    <w:rFonts w:hint="eastAsia"/>
                    <w:lang w:val="en-US" w:eastAsia="zh-CN"/>
                  </w:rPr>
                  <w:delText>调整</w:delText>
                </w:r>
              </w:del>
            </w:ins>
            <w:ins w:id="1088" w:author="M00007797" w:date="2023-06-19T18:52:37Z">
              <w:del w:id="1089" w:author="M00032937" w:date="2024-06-28T10:23:21Z">
                <w:r>
                  <w:rPr>
                    <w:rFonts w:hint="eastAsia"/>
                    <w:lang w:val="en-US" w:eastAsia="zh-CN"/>
                  </w:rPr>
                  <w:delText>；</w:delText>
                </w:r>
              </w:del>
            </w:ins>
          </w:p>
          <w:p>
            <w:pPr>
              <w:widowControl w:val="0"/>
              <w:tabs>
                <w:tab w:val="left" w:pos="759"/>
              </w:tabs>
              <w:jc w:val="center"/>
              <w:rPr>
                <w:ins w:id="1091" w:author="M00007797" w:date="2023-06-19T18:52:57Z"/>
                <w:del w:id="1092" w:author="M00032937" w:date="2024-06-28T10:23:21Z"/>
                <w:rFonts w:hint="eastAsia"/>
                <w:lang w:val="en-US" w:eastAsia="zh-CN"/>
              </w:rPr>
              <w:pPrChange w:id="1090" w:author="M00000676" w:date="2023-12-01T16:14:51Z">
                <w:pPr>
                  <w:widowControl w:val="0"/>
                  <w:tabs>
                    <w:tab w:val="left" w:pos="759"/>
                  </w:tabs>
                  <w:jc w:val="both"/>
                </w:pPr>
              </w:pPrChange>
            </w:pPr>
            <w:ins w:id="1093" w:author="M00007797" w:date="2023-06-19T18:52:51Z">
              <w:del w:id="1094" w:author="M00032937" w:date="2024-06-28T10:23:21Z">
                <w:r>
                  <w:rPr>
                    <w:rFonts w:hint="eastAsia"/>
                    <w:lang w:val="en-US" w:eastAsia="zh-CN"/>
                  </w:rPr>
                  <w:delText>待机</w:delText>
                </w:r>
              </w:del>
            </w:ins>
            <w:ins w:id="1095" w:author="M00007797" w:date="2023-06-19T18:52:59Z">
              <w:del w:id="1096" w:author="M00032937" w:date="2024-06-28T10:23:21Z">
                <w:r>
                  <w:rPr>
                    <w:rFonts w:hint="eastAsia"/>
                    <w:lang w:val="en-US" w:eastAsia="zh-CN"/>
                  </w:rPr>
                  <w:delText>/</w:delText>
                </w:r>
              </w:del>
            </w:ins>
            <w:ins w:id="1097" w:author="M00007797" w:date="2023-06-19T18:53:01Z">
              <w:del w:id="1098" w:author="M00032937" w:date="2024-06-28T10:23:21Z">
                <w:r>
                  <w:rPr>
                    <w:rFonts w:hint="eastAsia"/>
                    <w:lang w:val="en-US" w:eastAsia="zh-CN"/>
                  </w:rPr>
                  <w:delText>关机</w:delText>
                </w:r>
              </w:del>
            </w:ins>
            <w:ins w:id="1099" w:author="M00007797" w:date="2023-06-19T18:52:53Z">
              <w:del w:id="1100" w:author="M00032937" w:date="2024-06-28T10:23:21Z">
                <w:r>
                  <w:rPr>
                    <w:rFonts w:hint="eastAsia"/>
                    <w:lang w:val="en-US" w:eastAsia="zh-CN"/>
                  </w:rPr>
                  <w:delText>描述</w:delText>
                </w:r>
              </w:del>
            </w:ins>
            <w:ins w:id="1101" w:author="M00007797" w:date="2023-06-19T18:52:55Z">
              <w:del w:id="1102" w:author="M00032937" w:date="2024-06-28T10:23:21Z">
                <w:r>
                  <w:rPr>
                    <w:rFonts w:hint="eastAsia"/>
                    <w:lang w:val="en-US" w:eastAsia="zh-CN"/>
                  </w:rPr>
                  <w:delText>调整</w:delText>
                </w:r>
              </w:del>
            </w:ins>
            <w:ins w:id="1103" w:author="M00007797" w:date="2023-06-19T18:52:57Z">
              <w:del w:id="1104" w:author="M00032937" w:date="2024-06-28T10:23:21Z">
                <w:r>
                  <w:rPr>
                    <w:rFonts w:hint="eastAsia"/>
                    <w:lang w:val="en-US" w:eastAsia="zh-CN"/>
                  </w:rPr>
                  <w:delText>；</w:delText>
                </w:r>
              </w:del>
            </w:ins>
          </w:p>
          <w:p>
            <w:pPr>
              <w:widowControl w:val="0"/>
              <w:tabs>
                <w:tab w:val="left" w:pos="759"/>
              </w:tabs>
              <w:jc w:val="center"/>
              <w:rPr>
                <w:ins w:id="1106" w:author="M00007797" w:date="2023-06-19T18:52:22Z"/>
                <w:del w:id="1107" w:author="M00032937" w:date="2024-06-28T10:23:21Z"/>
                <w:rFonts w:hint="default"/>
                <w:lang w:val="en-US" w:eastAsia="zh-CN"/>
              </w:rPr>
              <w:pPrChange w:id="1105" w:author="M00000676" w:date="2023-12-01T16:14:51Z">
                <w:pPr>
                  <w:widowControl w:val="0"/>
                  <w:tabs>
                    <w:tab w:val="left" w:pos="759"/>
                  </w:tabs>
                  <w:jc w:val="both"/>
                </w:pPr>
              </w:pPrChange>
            </w:pPr>
            <w:ins w:id="1108" w:author="M00007797" w:date="2023-06-19T18:53:24Z">
              <w:del w:id="1109" w:author="M00032937" w:date="2024-06-28T10:23:21Z">
                <w:r>
                  <w:rPr>
                    <w:rFonts w:hint="eastAsia"/>
                    <w:lang w:val="en-US" w:eastAsia="zh-CN"/>
                  </w:rPr>
                  <w:delText>排水</w:delText>
                </w:r>
              </w:del>
            </w:ins>
            <w:ins w:id="1110" w:author="M00007797" w:date="2023-06-19T18:53:25Z">
              <w:del w:id="1111" w:author="M00032937" w:date="2024-06-28T10:23:21Z">
                <w:r>
                  <w:rPr>
                    <w:rFonts w:hint="eastAsia"/>
                    <w:lang w:val="en-US" w:eastAsia="zh-CN"/>
                  </w:rPr>
                  <w:delText>模式</w:delText>
                </w:r>
              </w:del>
            </w:ins>
            <w:ins w:id="1112" w:author="M00007797" w:date="2023-06-19T18:53:26Z">
              <w:del w:id="1113" w:author="M00032937" w:date="2024-06-28T10:23:21Z">
                <w:r>
                  <w:rPr>
                    <w:rFonts w:hint="eastAsia"/>
                    <w:lang w:val="en-US" w:eastAsia="zh-CN"/>
                  </w:rPr>
                  <w:delText>调整</w:delText>
                </w:r>
              </w:del>
            </w:ins>
            <w:ins w:id="1114" w:author="M00007797" w:date="2023-06-19T18:53:27Z">
              <w:del w:id="1115" w:author="M00032937" w:date="2024-06-28T10:23:21Z">
                <w:r>
                  <w:rPr>
                    <w:rFonts w:hint="eastAsia"/>
                    <w:lang w:val="en-US" w:eastAsia="zh-CN"/>
                  </w:rPr>
                  <w:delText>；</w:delText>
                </w:r>
              </w:del>
            </w:ins>
          </w:p>
        </w:tc>
        <w:tc>
          <w:tcPr>
            <w:tcW w:w="1321" w:type="dxa"/>
            <w:vAlign w:val="top"/>
            <w:tcPrChange w:id="1116" w:author="Administrator" w:date="2024-10-15T17:26:01Z"/>
          </w:tcPr>
          <w:p>
            <w:pPr>
              <w:widowControl w:val="0"/>
              <w:jc w:val="center"/>
              <w:rPr>
                <w:ins w:id="1117" w:author="M00007797" w:date="2023-06-19T18:52:22Z"/>
                <w:del w:id="1118" w:author="M00032937" w:date="2024-06-28T10:23:21Z"/>
                <w:rFonts w:hint="default"/>
                <w:lang w:val="en-US" w:eastAsia="zh-CN"/>
              </w:rPr>
            </w:pPr>
            <w:ins w:id="1119" w:author="M00007797" w:date="2023-06-19T18:53:29Z">
              <w:del w:id="1120" w:author="M00032937" w:date="2024-06-28T10:23:21Z">
                <w:r>
                  <w:rPr>
                    <w:rFonts w:hint="eastAsia"/>
                    <w:lang w:val="en-US" w:eastAsia="zh-CN"/>
                  </w:rPr>
                  <w:delText>2023</w:delText>
                </w:r>
              </w:del>
            </w:ins>
            <w:ins w:id="1121" w:author="M00007797" w:date="2023-06-19T18:53:31Z">
              <w:del w:id="1122" w:author="M00032937" w:date="2024-06-28T10:23:21Z">
                <w:r>
                  <w:rPr>
                    <w:rFonts w:hint="eastAsia"/>
                    <w:lang w:val="en-US" w:eastAsia="zh-CN"/>
                  </w:rPr>
                  <w:delText>06</w:delText>
                </w:r>
              </w:del>
            </w:ins>
            <w:ins w:id="1123" w:author="M00007797" w:date="2023-06-19T18:53:32Z">
              <w:del w:id="1124" w:author="M00032937" w:date="2024-06-28T10:23:21Z">
                <w:r>
                  <w:rPr>
                    <w:rFonts w:hint="eastAsia"/>
                    <w:lang w:val="en-US" w:eastAsia="zh-CN"/>
                  </w:rPr>
                  <w:delText>19</w:delText>
                </w:r>
              </w:del>
            </w:ins>
          </w:p>
        </w:tc>
        <w:tc>
          <w:tcPr>
            <w:tcW w:w="1165" w:type="dxa"/>
            <w:vAlign w:val="top"/>
            <w:tcPrChange w:id="1125" w:author="Administrator" w:date="2024-10-15T17:26:01Z"/>
          </w:tcPr>
          <w:p>
            <w:pPr>
              <w:widowControl w:val="0"/>
              <w:jc w:val="center"/>
              <w:rPr>
                <w:ins w:id="1126" w:author="M00007797" w:date="2023-06-19T18:52:22Z"/>
                <w:del w:id="1127" w:author="M00032937" w:date="2024-06-28T10:23:21Z"/>
                <w:rFonts w:hint="default"/>
                <w:lang w:val="en-US" w:eastAsia="zh-CN"/>
              </w:rPr>
            </w:pPr>
            <w:ins w:id="1128" w:author="M00007797" w:date="2023-06-19T18:53:36Z">
              <w:del w:id="1129" w:author="M00032937" w:date="2024-06-28T10:23:21Z">
                <w:r>
                  <w:rPr>
                    <w:rFonts w:hint="eastAsia"/>
                    <w:lang w:val="en-US" w:eastAsia="zh-CN"/>
                  </w:rPr>
                  <w:delText>蒋沙沙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132" w:author="Administrator" w:date="2024-10-15T17:26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295" w:hRule="atLeast"/>
          <w:jc w:val="center"/>
          <w:ins w:id="1130" w:author="M00007797" w:date="2023-07-10T10:26:49Z"/>
          <w:del w:id="1131" w:author="M00032937" w:date="2024-06-28T10:23:21Z"/>
          <w:trPrChange w:id="1132" w:author="Administrator" w:date="2024-10-15T17:26:01Z">
            <w:trPr>
              <w:gridAfter w:val="4"/>
              <w:wAfter w:w="2543" w:type="dxa"/>
            </w:trPr>
          </w:trPrChange>
        </w:trPr>
        <w:tc>
          <w:tcPr>
            <w:tcW w:w="1866" w:type="dxa"/>
            <w:vAlign w:val="top"/>
            <w:tcPrChange w:id="1133" w:author="Administrator" w:date="2024-10-15T17:26:01Z"/>
          </w:tcPr>
          <w:p>
            <w:pPr>
              <w:widowControl w:val="0"/>
              <w:ind w:right="210" w:rightChars="0" w:firstLine="105" w:firstLineChars="50"/>
              <w:jc w:val="center"/>
              <w:rPr>
                <w:ins w:id="1135" w:author="M00007797" w:date="2023-07-10T10:26:49Z"/>
                <w:del w:id="1136" w:author="M00032937" w:date="2024-06-28T10:23:21Z"/>
                <w:rFonts w:hint="default"/>
                <w:lang w:val="en-US" w:eastAsia="zh-CN"/>
              </w:rPr>
              <w:pPrChange w:id="1134" w:author="M00000676" w:date="2023-12-01T16:14:51Z">
                <w:pPr>
                  <w:widowControl w:val="0"/>
                  <w:ind w:right="210" w:rightChars="0" w:firstLine="105" w:firstLineChars="50"/>
                  <w:jc w:val="left"/>
                </w:pPr>
              </w:pPrChange>
            </w:pPr>
            <w:ins w:id="1137" w:author="M00007797" w:date="2023-07-10T11:49:59Z">
              <w:del w:id="1138" w:author="M00032937" w:date="2024-06-28T10:23:21Z">
                <w:r>
                  <w:rPr>
                    <w:rFonts w:hint="eastAsia"/>
                    <w:lang w:val="en-US" w:eastAsia="zh-CN"/>
                  </w:rPr>
                  <w:delText>V24</w:delText>
                </w:r>
              </w:del>
            </w:ins>
            <w:ins w:id="1139" w:author="M00007797" w:date="2023-07-10T11:50:00Z">
              <w:del w:id="1140" w:author="M00032937" w:date="2024-06-28T10:23:21Z">
                <w:r>
                  <w:rPr>
                    <w:rFonts w:hint="eastAsia"/>
                    <w:lang w:val="en-US" w:eastAsia="zh-CN"/>
                  </w:rPr>
                  <w:delText>.0</w:delText>
                </w:r>
              </w:del>
            </w:ins>
          </w:p>
        </w:tc>
        <w:tc>
          <w:tcPr>
            <w:tcW w:w="5729" w:type="dxa"/>
            <w:vAlign w:val="top"/>
            <w:tcPrChange w:id="1141" w:author="Administrator" w:date="2024-10-15T17:26:01Z"/>
          </w:tcPr>
          <w:p>
            <w:pPr>
              <w:widowControl w:val="0"/>
              <w:tabs>
                <w:tab w:val="left" w:pos="759"/>
              </w:tabs>
              <w:jc w:val="center"/>
              <w:rPr>
                <w:ins w:id="1143" w:author="M00007797" w:date="2023-07-10T10:27:08Z"/>
                <w:del w:id="1144" w:author="M00032937" w:date="2024-06-28T10:23:21Z"/>
                <w:rFonts w:hint="eastAsia"/>
                <w:lang w:val="en-US" w:eastAsia="zh-CN"/>
              </w:rPr>
              <w:pPrChange w:id="1142" w:author="M00000676" w:date="2023-12-01T16:14:51Z">
                <w:pPr>
                  <w:widowControl w:val="0"/>
                  <w:tabs>
                    <w:tab w:val="left" w:pos="759"/>
                  </w:tabs>
                  <w:jc w:val="both"/>
                </w:pPr>
              </w:pPrChange>
            </w:pPr>
            <w:ins w:id="1145" w:author="M00007797" w:date="2023-07-10T10:26:52Z">
              <w:del w:id="1146" w:author="M00032937" w:date="2024-06-28T10:23:21Z">
                <w:r>
                  <w:rPr>
                    <w:rFonts w:hint="eastAsia"/>
                    <w:lang w:val="en-US" w:eastAsia="zh-CN"/>
                  </w:rPr>
                  <w:delText>改</w:delText>
                </w:r>
              </w:del>
            </w:ins>
            <w:ins w:id="1147" w:author="M00007797" w:date="2023-07-10T10:26:58Z">
              <w:del w:id="1148" w:author="M00032937" w:date="2024-06-28T10:23:21Z">
                <w:r>
                  <w:rPr>
                    <w:rFonts w:hint="eastAsia"/>
                    <w:lang w:val="en-US" w:eastAsia="zh-CN"/>
                  </w:rPr>
                  <w:delText>旋钮</w:delText>
                </w:r>
              </w:del>
            </w:ins>
            <w:ins w:id="1149" w:author="M00007797" w:date="2023-07-10T10:27:02Z">
              <w:del w:id="1150" w:author="M00032937" w:date="2024-06-28T10:23:21Z">
                <w:r>
                  <w:rPr>
                    <w:rFonts w:hint="eastAsia"/>
                    <w:lang w:val="en-US" w:eastAsia="zh-CN"/>
                  </w:rPr>
                  <w:delText>功能</w:delText>
                </w:r>
              </w:del>
            </w:ins>
            <w:ins w:id="1151" w:author="M00007797" w:date="2023-07-10T10:27:05Z">
              <w:del w:id="1152" w:author="M00032937" w:date="2024-06-28T10:23:21Z">
                <w:r>
                  <w:rPr>
                    <w:rFonts w:hint="eastAsia"/>
                    <w:lang w:val="en-US" w:eastAsia="zh-CN"/>
                  </w:rPr>
                  <w:delText>，</w:delText>
                </w:r>
              </w:del>
            </w:ins>
            <w:ins w:id="1153" w:author="M00007797" w:date="2023-07-10T10:27:06Z">
              <w:del w:id="1154" w:author="M00032937" w:date="2024-06-28T10:23:21Z">
                <w:r>
                  <w:rPr>
                    <w:rFonts w:hint="eastAsia"/>
                    <w:lang w:val="en-US" w:eastAsia="zh-CN"/>
                  </w:rPr>
                  <w:delText>同</w:delText>
                </w:r>
              </w:del>
            </w:ins>
            <w:ins w:id="1155" w:author="M00007797" w:date="2023-07-10T10:27:08Z">
              <w:del w:id="1156" w:author="M00032937" w:date="2024-06-28T10:23:21Z">
                <w:r>
                  <w:rPr>
                    <w:rFonts w:hint="eastAsia"/>
                    <w:lang w:val="en-US" w:eastAsia="zh-CN"/>
                  </w:rPr>
                  <w:delText>软件；</w:delText>
                </w:r>
              </w:del>
            </w:ins>
          </w:p>
          <w:p>
            <w:pPr>
              <w:widowControl w:val="0"/>
              <w:tabs>
                <w:tab w:val="left" w:pos="759"/>
              </w:tabs>
              <w:jc w:val="center"/>
              <w:rPr>
                <w:ins w:id="1158" w:author="M00007797" w:date="2023-07-10T10:28:34Z"/>
                <w:del w:id="1159" w:author="M00032937" w:date="2024-06-28T10:23:21Z"/>
                <w:rFonts w:hint="eastAsia"/>
                <w:lang w:val="en-US" w:eastAsia="zh-CN"/>
              </w:rPr>
              <w:pPrChange w:id="1157" w:author="M00000676" w:date="2023-12-01T16:14:51Z">
                <w:pPr>
                  <w:widowControl w:val="0"/>
                  <w:tabs>
                    <w:tab w:val="left" w:pos="759"/>
                  </w:tabs>
                  <w:jc w:val="both"/>
                </w:pPr>
              </w:pPrChange>
            </w:pPr>
            <w:ins w:id="1160" w:author="M00007797" w:date="2023-07-10T10:28:26Z">
              <w:del w:id="1161" w:author="M00032937" w:date="2024-06-28T10:23:21Z">
                <w:r>
                  <w:rPr>
                    <w:rFonts w:hint="eastAsia"/>
                    <w:lang w:val="en-US" w:eastAsia="zh-CN"/>
                  </w:rPr>
                  <w:delText>老化</w:delText>
                </w:r>
              </w:del>
            </w:ins>
            <w:ins w:id="1162" w:author="M00007797" w:date="2023-07-10T10:28:27Z">
              <w:del w:id="1163" w:author="M00032937" w:date="2024-06-28T10:23:21Z">
                <w:r>
                  <w:rPr>
                    <w:rFonts w:hint="eastAsia"/>
                    <w:lang w:val="en-US" w:eastAsia="zh-CN"/>
                  </w:rPr>
                  <w:delText>模式</w:delText>
                </w:r>
              </w:del>
            </w:ins>
            <w:ins w:id="1164" w:author="M00007797" w:date="2023-07-10T10:28:28Z">
              <w:del w:id="1165" w:author="M00032937" w:date="2024-06-28T10:23:21Z">
                <w:r>
                  <w:rPr>
                    <w:rFonts w:hint="eastAsia"/>
                    <w:lang w:val="en-US" w:eastAsia="zh-CN"/>
                  </w:rPr>
                  <w:delText>调整</w:delText>
                </w:r>
              </w:del>
            </w:ins>
            <w:ins w:id="1166" w:author="M00007797" w:date="2023-07-10T10:28:29Z">
              <w:del w:id="1167" w:author="M00032937" w:date="2024-06-28T10:23:21Z">
                <w:r>
                  <w:rPr>
                    <w:rFonts w:hint="eastAsia"/>
                    <w:lang w:val="en-US" w:eastAsia="zh-CN"/>
                  </w:rPr>
                  <w:delText>，</w:delText>
                </w:r>
              </w:del>
            </w:ins>
            <w:ins w:id="1168" w:author="M00007797" w:date="2023-07-10T10:28:30Z">
              <w:del w:id="1169" w:author="M00032937" w:date="2024-06-28T10:23:21Z">
                <w:r>
                  <w:rPr>
                    <w:rFonts w:hint="eastAsia"/>
                    <w:lang w:val="en-US" w:eastAsia="zh-CN"/>
                  </w:rPr>
                  <w:delText>同</w:delText>
                </w:r>
              </w:del>
            </w:ins>
            <w:ins w:id="1170" w:author="M00007797" w:date="2023-07-10T10:28:33Z">
              <w:del w:id="1171" w:author="M00032937" w:date="2024-06-28T10:23:21Z">
                <w:r>
                  <w:rPr>
                    <w:rFonts w:hint="eastAsia"/>
                    <w:lang w:val="en-US" w:eastAsia="zh-CN"/>
                  </w:rPr>
                  <w:delText>软件</w:delText>
                </w:r>
              </w:del>
            </w:ins>
            <w:ins w:id="1172" w:author="M00007797" w:date="2023-07-10T10:28:34Z">
              <w:del w:id="1173" w:author="M00032937" w:date="2024-06-28T10:23:21Z">
                <w:r>
                  <w:rPr>
                    <w:rFonts w:hint="eastAsia"/>
                    <w:lang w:val="en-US" w:eastAsia="zh-CN"/>
                  </w:rPr>
                  <w:delText>；</w:delText>
                </w:r>
              </w:del>
            </w:ins>
          </w:p>
          <w:p>
            <w:pPr>
              <w:widowControl w:val="0"/>
              <w:tabs>
                <w:tab w:val="left" w:pos="759"/>
              </w:tabs>
              <w:jc w:val="center"/>
              <w:rPr>
                <w:ins w:id="1175" w:author="M00007797" w:date="2023-07-10T11:33:58Z"/>
                <w:del w:id="1176" w:author="M00032937" w:date="2024-06-28T10:23:21Z"/>
                <w:rFonts w:hint="eastAsia"/>
                <w:lang w:val="en-US" w:eastAsia="zh-CN"/>
              </w:rPr>
              <w:pPrChange w:id="1174" w:author="M00000676" w:date="2023-12-01T16:14:51Z">
                <w:pPr>
                  <w:widowControl w:val="0"/>
                  <w:tabs>
                    <w:tab w:val="left" w:pos="759"/>
                  </w:tabs>
                  <w:jc w:val="both"/>
                </w:pPr>
              </w:pPrChange>
            </w:pPr>
            <w:ins w:id="1177" w:author="M00007797" w:date="2023-07-10T11:33:48Z">
              <w:del w:id="1178" w:author="M00032937" w:date="2024-06-28T10:23:21Z">
                <w:r>
                  <w:rPr>
                    <w:rFonts w:hint="eastAsia"/>
                    <w:lang w:val="en-US" w:eastAsia="zh-CN"/>
                  </w:rPr>
                  <w:delText>着座</w:delText>
                </w:r>
              </w:del>
            </w:ins>
            <w:ins w:id="1179" w:author="M00007797" w:date="2023-07-10T11:33:50Z">
              <w:del w:id="1180" w:author="M00032937" w:date="2024-06-28T10:23:21Z">
                <w:r>
                  <w:rPr>
                    <w:rFonts w:hint="eastAsia"/>
                    <w:lang w:val="en-US" w:eastAsia="zh-CN"/>
                  </w:rPr>
                  <w:delText>时</w:delText>
                </w:r>
              </w:del>
            </w:ins>
            <w:ins w:id="1181" w:author="M00007797" w:date="2023-07-10T11:33:55Z">
              <w:del w:id="1182" w:author="M00032937" w:date="2024-06-28T10:23:21Z">
                <w:r>
                  <w:rPr>
                    <w:rFonts w:hint="eastAsia"/>
                    <w:lang w:val="en-US" w:eastAsia="zh-CN"/>
                  </w:rPr>
                  <w:delText>翻圈盖</w:delText>
                </w:r>
              </w:del>
            </w:ins>
            <w:ins w:id="1183" w:author="M00007797" w:date="2023-07-10T11:33:56Z">
              <w:del w:id="1184" w:author="M00032937" w:date="2024-06-28T10:23:21Z">
                <w:r>
                  <w:rPr>
                    <w:rFonts w:hint="eastAsia"/>
                    <w:lang w:val="en-US" w:eastAsia="zh-CN"/>
                  </w:rPr>
                  <w:delText>有</w:delText>
                </w:r>
              </w:del>
            </w:ins>
            <w:ins w:id="1185" w:author="M00007797" w:date="2023-07-10T11:33:58Z">
              <w:del w:id="1186" w:author="M00032937" w:date="2024-06-28T10:23:21Z">
                <w:r>
                  <w:rPr>
                    <w:rFonts w:hint="eastAsia"/>
                    <w:lang w:val="en-US" w:eastAsia="zh-CN"/>
                  </w:rPr>
                  <w:delText>提示音；</w:delText>
                </w:r>
              </w:del>
            </w:ins>
          </w:p>
          <w:p>
            <w:pPr>
              <w:widowControl w:val="0"/>
              <w:tabs>
                <w:tab w:val="left" w:pos="759"/>
              </w:tabs>
              <w:jc w:val="center"/>
              <w:rPr>
                <w:ins w:id="1188" w:author="M00007797" w:date="2023-07-10T11:39:25Z"/>
                <w:del w:id="1189" w:author="M00032937" w:date="2024-06-28T10:23:21Z"/>
                <w:rFonts w:hint="eastAsia"/>
                <w:lang w:val="en-US" w:eastAsia="zh-CN"/>
              </w:rPr>
              <w:pPrChange w:id="1187" w:author="M00000676" w:date="2023-12-01T16:14:51Z">
                <w:pPr>
                  <w:widowControl w:val="0"/>
                  <w:tabs>
                    <w:tab w:val="left" w:pos="759"/>
                  </w:tabs>
                  <w:jc w:val="both"/>
                </w:pPr>
              </w:pPrChange>
            </w:pPr>
            <w:ins w:id="1190" w:author="M00007797" w:date="2023-07-10T11:38:12Z">
              <w:del w:id="1191" w:author="M00032937" w:date="2024-06-28T10:23:21Z">
                <w:r>
                  <w:rPr>
                    <w:rFonts w:hint="eastAsia"/>
                    <w:lang w:val="en-US" w:eastAsia="zh-CN"/>
                  </w:rPr>
                  <w:delText>手动</w:delText>
                </w:r>
              </w:del>
            </w:ins>
            <w:ins w:id="1192" w:author="M00007797" w:date="2023-07-10T11:38:13Z">
              <w:del w:id="1193" w:author="M00032937" w:date="2024-06-28T10:23:21Z">
                <w:r>
                  <w:rPr>
                    <w:rFonts w:hint="eastAsia"/>
                    <w:lang w:val="en-US" w:eastAsia="zh-CN"/>
                  </w:rPr>
                  <w:delText>打开</w:delText>
                </w:r>
              </w:del>
            </w:ins>
            <w:ins w:id="1194" w:author="M00007797" w:date="2023-07-10T11:38:15Z">
              <w:del w:id="1195" w:author="M00032937" w:date="2024-06-28T10:23:21Z">
                <w:r>
                  <w:rPr>
                    <w:rFonts w:hint="eastAsia"/>
                    <w:lang w:val="en-US" w:eastAsia="zh-CN"/>
                  </w:rPr>
                  <w:delText>座圈</w:delText>
                </w:r>
              </w:del>
            </w:ins>
            <w:ins w:id="1196" w:author="M00007797" w:date="2023-07-10T11:38:16Z">
              <w:del w:id="1197" w:author="M00032937" w:date="2024-06-28T10:23:21Z">
                <w:r>
                  <w:rPr>
                    <w:rFonts w:hint="eastAsia"/>
                    <w:lang w:val="en-US" w:eastAsia="zh-CN"/>
                  </w:rPr>
                  <w:delText>不能</w:delText>
                </w:r>
              </w:del>
            </w:ins>
            <w:ins w:id="1198" w:author="M00007797" w:date="2023-07-10T11:39:22Z">
              <w:del w:id="1199" w:author="M00032937" w:date="2024-06-28T10:23:21Z">
                <w:r>
                  <w:rPr>
                    <w:rFonts w:hint="eastAsia"/>
                    <w:lang w:val="en-US" w:eastAsia="zh-CN"/>
                  </w:rPr>
                  <w:delText>退出</w:delText>
                </w:r>
              </w:del>
            </w:ins>
            <w:ins w:id="1200" w:author="M00007797" w:date="2023-07-10T11:39:23Z">
              <w:del w:id="1201" w:author="M00032937" w:date="2024-06-28T10:23:21Z">
                <w:r>
                  <w:rPr>
                    <w:rFonts w:hint="eastAsia"/>
                    <w:lang w:val="en-US" w:eastAsia="zh-CN"/>
                  </w:rPr>
                  <w:delText>儿童</w:delText>
                </w:r>
              </w:del>
            </w:ins>
            <w:ins w:id="1202" w:author="M00007797" w:date="2023-07-10T11:39:24Z">
              <w:del w:id="1203" w:author="M00032937" w:date="2024-06-28T10:23:21Z">
                <w:r>
                  <w:rPr>
                    <w:rFonts w:hint="eastAsia"/>
                    <w:lang w:val="en-US" w:eastAsia="zh-CN"/>
                  </w:rPr>
                  <w:delText>模式；</w:delText>
                </w:r>
              </w:del>
            </w:ins>
          </w:p>
          <w:p>
            <w:pPr>
              <w:widowControl w:val="0"/>
              <w:tabs>
                <w:tab w:val="left" w:pos="759"/>
              </w:tabs>
              <w:jc w:val="center"/>
              <w:rPr>
                <w:ins w:id="1205" w:author="M00007797" w:date="2023-07-10T11:42:16Z"/>
                <w:del w:id="1206" w:author="M00032937" w:date="2024-06-28T10:23:21Z"/>
                <w:rFonts w:hint="eastAsia"/>
                <w:lang w:val="en-US" w:eastAsia="zh-CN"/>
              </w:rPr>
              <w:pPrChange w:id="1204" w:author="M00000676" w:date="2023-12-01T16:14:51Z">
                <w:pPr>
                  <w:widowControl w:val="0"/>
                  <w:tabs>
                    <w:tab w:val="left" w:pos="759"/>
                  </w:tabs>
                  <w:jc w:val="both"/>
                </w:pPr>
              </w:pPrChange>
            </w:pPr>
            <w:ins w:id="1207" w:author="M00007797" w:date="2023-07-10T11:42:11Z">
              <w:del w:id="1208" w:author="M00032937" w:date="2024-06-28T10:23:21Z">
                <w:r>
                  <w:rPr>
                    <w:rFonts w:hint="eastAsia"/>
                    <w:lang w:val="en-US" w:eastAsia="zh-CN"/>
                  </w:rPr>
                  <w:delText>去除</w:delText>
                </w:r>
              </w:del>
            </w:ins>
            <w:ins w:id="1209" w:author="M00007797" w:date="2023-07-10T11:42:12Z">
              <w:del w:id="1210" w:author="M00032937" w:date="2024-06-28T10:23:21Z">
                <w:r>
                  <w:rPr>
                    <w:rFonts w:hint="eastAsia"/>
                    <w:lang w:val="en-US" w:eastAsia="zh-CN"/>
                  </w:rPr>
                  <w:delText>停电</w:delText>
                </w:r>
              </w:del>
            </w:ins>
            <w:ins w:id="1211" w:author="M00007797" w:date="2023-07-10T11:42:15Z">
              <w:del w:id="1212" w:author="M00032937" w:date="2024-06-28T10:23:21Z">
                <w:r>
                  <w:rPr>
                    <w:rFonts w:hint="eastAsia"/>
                    <w:lang w:val="en-US" w:eastAsia="zh-CN"/>
                  </w:rPr>
                  <w:delText>冲水功能</w:delText>
                </w:r>
              </w:del>
            </w:ins>
            <w:ins w:id="1213" w:author="M00007797" w:date="2023-07-10T11:42:16Z">
              <w:del w:id="1214" w:author="M00032937" w:date="2024-06-28T10:23:21Z">
                <w:r>
                  <w:rPr>
                    <w:rFonts w:hint="eastAsia"/>
                    <w:lang w:val="en-US" w:eastAsia="zh-CN"/>
                  </w:rPr>
                  <w:delText>；</w:delText>
                </w:r>
              </w:del>
            </w:ins>
          </w:p>
          <w:p>
            <w:pPr>
              <w:widowControl w:val="0"/>
              <w:tabs>
                <w:tab w:val="left" w:pos="759"/>
              </w:tabs>
              <w:jc w:val="center"/>
              <w:rPr>
                <w:ins w:id="1216" w:author="M00007797" w:date="2023-07-10T11:49:33Z"/>
                <w:del w:id="1217" w:author="M00032937" w:date="2024-06-28T10:23:21Z"/>
                <w:rFonts w:hint="eastAsia"/>
                <w:lang w:val="en-US" w:eastAsia="zh-CN"/>
              </w:rPr>
              <w:pPrChange w:id="1215" w:author="M00000676" w:date="2023-12-01T16:14:51Z">
                <w:pPr>
                  <w:widowControl w:val="0"/>
                  <w:tabs>
                    <w:tab w:val="left" w:pos="759"/>
                  </w:tabs>
                  <w:jc w:val="both"/>
                </w:pPr>
              </w:pPrChange>
            </w:pPr>
            <w:ins w:id="1218" w:author="M00007797" w:date="2023-07-10T11:45:53Z">
              <w:del w:id="1219" w:author="M00032937" w:date="2024-06-28T10:23:21Z">
                <w:r>
                  <w:rPr>
                    <w:rFonts w:hint="eastAsia"/>
                    <w:lang w:val="en-US" w:eastAsia="zh-CN"/>
                  </w:rPr>
                  <w:delText>EC</w:delText>
                </w:r>
              </w:del>
            </w:ins>
            <w:ins w:id="1220" w:author="M00007797" w:date="2023-07-10T11:45:54Z">
              <w:del w:id="1221" w:author="M00032937" w:date="2024-06-28T10:23:21Z">
                <w:r>
                  <w:rPr>
                    <w:rFonts w:hint="eastAsia"/>
                    <w:lang w:val="en-US" w:eastAsia="zh-CN"/>
                  </w:rPr>
                  <w:delText>O</w:delText>
                </w:r>
              </w:del>
            </w:ins>
            <w:ins w:id="1222" w:author="M00007797" w:date="2023-07-10T11:45:58Z">
              <w:del w:id="1223" w:author="M00032937" w:date="2024-06-28T10:23:21Z">
                <w:r>
                  <w:rPr>
                    <w:rFonts w:hint="eastAsia"/>
                    <w:lang w:val="en-US" w:eastAsia="zh-CN"/>
                  </w:rPr>
                  <w:delText>节电</w:delText>
                </w:r>
              </w:del>
            </w:ins>
            <w:ins w:id="1224" w:author="M00007797" w:date="2023-07-10T11:45:59Z">
              <w:del w:id="1225" w:author="M00032937" w:date="2024-06-28T10:23:21Z">
                <w:r>
                  <w:rPr>
                    <w:rFonts w:hint="eastAsia"/>
                    <w:lang w:val="en-US" w:eastAsia="zh-CN"/>
                  </w:rPr>
                  <w:delText>进入、</w:delText>
                </w:r>
              </w:del>
            </w:ins>
            <w:ins w:id="1226" w:author="M00007797" w:date="2023-07-10T11:46:02Z">
              <w:del w:id="1227" w:author="M00032937" w:date="2024-06-28T10:23:21Z">
                <w:r>
                  <w:rPr>
                    <w:rFonts w:hint="eastAsia"/>
                    <w:lang w:val="en-US" w:eastAsia="zh-CN"/>
                  </w:rPr>
                  <w:delText>退出</w:delText>
                </w:r>
              </w:del>
            </w:ins>
            <w:ins w:id="1228" w:author="M00007797" w:date="2023-07-10T11:46:06Z">
              <w:del w:id="1229" w:author="M00032937" w:date="2024-06-28T10:23:21Z">
                <w:r>
                  <w:rPr>
                    <w:rFonts w:hint="eastAsia"/>
                    <w:lang w:val="en-US" w:eastAsia="zh-CN"/>
                  </w:rPr>
                  <w:delText>条件</w:delText>
                </w:r>
              </w:del>
            </w:ins>
            <w:ins w:id="1230" w:author="M00007797" w:date="2023-07-10T11:46:09Z">
              <w:del w:id="1231" w:author="M00032937" w:date="2024-06-28T10:23:21Z">
                <w:r>
                  <w:rPr>
                    <w:rFonts w:hint="eastAsia"/>
                    <w:lang w:val="en-US" w:eastAsia="zh-CN"/>
                  </w:rPr>
                  <w:delText>调整</w:delText>
                </w:r>
              </w:del>
            </w:ins>
            <w:ins w:id="1232" w:author="M00007797" w:date="2023-07-10T11:46:10Z">
              <w:del w:id="1233" w:author="M00032937" w:date="2024-06-28T10:23:21Z">
                <w:r>
                  <w:rPr>
                    <w:rFonts w:hint="eastAsia"/>
                    <w:lang w:val="en-US" w:eastAsia="zh-CN"/>
                  </w:rPr>
                  <w:delText>同</w:delText>
                </w:r>
              </w:del>
            </w:ins>
            <w:ins w:id="1234" w:author="M00007797" w:date="2023-07-10T11:46:11Z">
              <w:del w:id="1235" w:author="M00032937" w:date="2024-06-28T10:23:21Z">
                <w:r>
                  <w:rPr>
                    <w:rFonts w:hint="eastAsia"/>
                    <w:lang w:val="en-US" w:eastAsia="zh-CN"/>
                  </w:rPr>
                  <w:delText>软件；</w:delText>
                </w:r>
              </w:del>
            </w:ins>
          </w:p>
          <w:p>
            <w:pPr>
              <w:widowControl w:val="0"/>
              <w:tabs>
                <w:tab w:val="left" w:pos="759"/>
              </w:tabs>
              <w:jc w:val="center"/>
              <w:rPr>
                <w:ins w:id="1237" w:author="M00007797" w:date="2023-07-10T13:40:16Z"/>
                <w:del w:id="1238" w:author="M00032937" w:date="2024-06-28T10:23:21Z"/>
                <w:rFonts w:hint="eastAsia"/>
                <w:lang w:val="en-US" w:eastAsia="zh-CN"/>
              </w:rPr>
              <w:pPrChange w:id="1236" w:author="M00000676" w:date="2023-12-01T16:14:51Z">
                <w:pPr>
                  <w:widowControl w:val="0"/>
                  <w:tabs>
                    <w:tab w:val="left" w:pos="759"/>
                  </w:tabs>
                  <w:jc w:val="both"/>
                </w:pPr>
              </w:pPrChange>
            </w:pPr>
            <w:ins w:id="1239" w:author="M00007797" w:date="2023-07-10T11:49:35Z">
              <w:del w:id="1240" w:author="M00032937" w:date="2024-06-28T10:23:21Z">
                <w:r>
                  <w:rPr>
                    <w:rFonts w:hint="eastAsia"/>
                    <w:lang w:val="en-US" w:eastAsia="zh-CN"/>
                  </w:rPr>
                  <w:delText>旋钮、</w:delText>
                </w:r>
              </w:del>
            </w:ins>
            <w:ins w:id="1241" w:author="M00007797" w:date="2023-07-10T11:49:37Z">
              <w:del w:id="1242" w:author="M00032937" w:date="2024-06-28T10:23:21Z">
                <w:r>
                  <w:rPr>
                    <w:rFonts w:hint="eastAsia"/>
                    <w:lang w:val="en-US" w:eastAsia="zh-CN"/>
                  </w:rPr>
                  <w:delText>脚踢灯</w:delText>
                </w:r>
              </w:del>
            </w:ins>
            <w:ins w:id="1243" w:author="M00007797" w:date="2023-07-10T11:49:39Z">
              <w:del w:id="1244" w:author="M00032937" w:date="2024-06-28T10:23:21Z">
                <w:r>
                  <w:rPr>
                    <w:rFonts w:hint="eastAsia"/>
                    <w:lang w:val="en-US" w:eastAsia="zh-CN"/>
                  </w:rPr>
                  <w:delText>调整，</w:delText>
                </w:r>
              </w:del>
            </w:ins>
            <w:ins w:id="1245" w:author="M00007797" w:date="2023-07-10T11:49:42Z">
              <w:del w:id="1246" w:author="M00032937" w:date="2024-06-28T10:23:21Z">
                <w:r>
                  <w:rPr>
                    <w:rFonts w:hint="eastAsia"/>
                    <w:lang w:val="en-US" w:eastAsia="zh-CN"/>
                  </w:rPr>
                  <w:delText>同</w:delText>
                </w:r>
              </w:del>
            </w:ins>
            <w:ins w:id="1247" w:author="M00007797" w:date="2023-07-10T11:49:43Z">
              <w:del w:id="1248" w:author="M00032937" w:date="2024-06-28T10:23:21Z">
                <w:r>
                  <w:rPr>
                    <w:rFonts w:hint="eastAsia"/>
                    <w:lang w:val="en-US" w:eastAsia="zh-CN"/>
                  </w:rPr>
                  <w:delText>软件</w:delText>
                </w:r>
              </w:del>
            </w:ins>
            <w:ins w:id="1249" w:author="M00007797" w:date="2023-07-10T11:49:44Z">
              <w:del w:id="1250" w:author="M00032937" w:date="2024-06-28T10:23:21Z">
                <w:r>
                  <w:rPr>
                    <w:rFonts w:hint="eastAsia"/>
                    <w:lang w:val="en-US" w:eastAsia="zh-CN"/>
                  </w:rPr>
                  <w:delText>；</w:delText>
                </w:r>
              </w:del>
            </w:ins>
          </w:p>
          <w:p>
            <w:pPr>
              <w:widowControl w:val="0"/>
              <w:tabs>
                <w:tab w:val="left" w:pos="759"/>
              </w:tabs>
              <w:jc w:val="center"/>
              <w:rPr>
                <w:ins w:id="1252" w:author="M00007797" w:date="2023-07-10T10:26:49Z"/>
                <w:del w:id="1253" w:author="M00032937" w:date="2024-06-28T10:23:21Z"/>
                <w:rFonts w:hint="default"/>
                <w:lang w:val="en-US" w:eastAsia="zh-CN"/>
              </w:rPr>
              <w:pPrChange w:id="1251" w:author="M00000676" w:date="2023-12-01T16:14:51Z">
                <w:pPr>
                  <w:widowControl w:val="0"/>
                  <w:tabs>
                    <w:tab w:val="left" w:pos="759"/>
                  </w:tabs>
                  <w:jc w:val="both"/>
                </w:pPr>
              </w:pPrChange>
            </w:pPr>
            <w:ins w:id="1254" w:author="M00007797" w:date="2023-07-10T13:40:18Z">
              <w:del w:id="1255" w:author="M00032937" w:date="2024-06-28T10:23:21Z">
                <w:r>
                  <w:rPr>
                    <w:rFonts w:hint="eastAsia"/>
                    <w:lang w:val="en-US" w:eastAsia="zh-CN"/>
                  </w:rPr>
                  <w:delText>微波</w:delText>
                </w:r>
              </w:del>
            </w:ins>
            <w:ins w:id="1256" w:author="M00007797" w:date="2023-07-10T13:40:22Z">
              <w:del w:id="1257" w:author="M00032937" w:date="2024-06-28T10:23:21Z">
                <w:r>
                  <w:rPr>
                    <w:rFonts w:hint="eastAsia"/>
                    <w:lang w:val="en-US" w:eastAsia="zh-CN"/>
                  </w:rPr>
                  <w:delText>状态</w:delText>
                </w:r>
              </w:del>
            </w:ins>
            <w:ins w:id="1258" w:author="M00007797" w:date="2023-07-10T13:40:24Z">
              <w:del w:id="1259" w:author="M00032937" w:date="2024-06-28T10:23:21Z">
                <w:r>
                  <w:rPr>
                    <w:rFonts w:hint="eastAsia"/>
                    <w:lang w:val="en-US" w:eastAsia="zh-CN"/>
                  </w:rPr>
                  <w:delText>掉电</w:delText>
                </w:r>
              </w:del>
            </w:ins>
            <w:ins w:id="1260" w:author="M00007797" w:date="2023-07-10T13:40:27Z">
              <w:del w:id="1261" w:author="M00032937" w:date="2024-06-28T10:23:21Z">
                <w:r>
                  <w:rPr>
                    <w:rFonts w:hint="eastAsia"/>
                    <w:lang w:val="en-US" w:eastAsia="zh-CN"/>
                  </w:rPr>
                  <w:delText>记忆，</w:delText>
                </w:r>
              </w:del>
            </w:ins>
            <w:ins w:id="1262" w:author="M00007797" w:date="2023-07-10T13:40:28Z">
              <w:del w:id="1263" w:author="M00032937" w:date="2024-06-28T10:23:21Z">
                <w:r>
                  <w:rPr>
                    <w:rFonts w:hint="eastAsia"/>
                    <w:lang w:val="en-US" w:eastAsia="zh-CN"/>
                  </w:rPr>
                  <w:delText>同</w:delText>
                </w:r>
              </w:del>
            </w:ins>
            <w:ins w:id="1264" w:author="M00007797" w:date="2023-07-10T13:40:32Z">
              <w:del w:id="1265" w:author="M00032937" w:date="2024-06-28T10:23:21Z">
                <w:r>
                  <w:rPr>
                    <w:rFonts w:hint="eastAsia"/>
                    <w:lang w:val="en-US" w:eastAsia="zh-CN"/>
                  </w:rPr>
                  <w:delText>软件</w:delText>
                </w:r>
              </w:del>
            </w:ins>
            <w:ins w:id="1266" w:author="M00007797" w:date="2023-07-10T13:40:33Z">
              <w:del w:id="1267" w:author="M00032937" w:date="2024-06-28T10:23:21Z">
                <w:r>
                  <w:rPr>
                    <w:rFonts w:hint="eastAsia"/>
                    <w:lang w:val="en-US" w:eastAsia="zh-CN"/>
                  </w:rPr>
                  <w:delText>。</w:delText>
                </w:r>
              </w:del>
            </w:ins>
          </w:p>
        </w:tc>
        <w:tc>
          <w:tcPr>
            <w:tcW w:w="1321" w:type="dxa"/>
            <w:vAlign w:val="top"/>
            <w:tcPrChange w:id="1268" w:author="Administrator" w:date="2024-10-15T17:26:01Z"/>
          </w:tcPr>
          <w:p>
            <w:pPr>
              <w:widowControl w:val="0"/>
              <w:jc w:val="center"/>
              <w:rPr>
                <w:ins w:id="1269" w:author="M00007797" w:date="2023-07-10T10:26:49Z"/>
                <w:del w:id="1270" w:author="M00032937" w:date="2024-06-28T10:23:21Z"/>
                <w:rFonts w:hint="default"/>
                <w:lang w:val="en-US" w:eastAsia="zh-CN"/>
              </w:rPr>
            </w:pPr>
            <w:ins w:id="1271" w:author="M00007797" w:date="2023-07-10T11:49:49Z">
              <w:del w:id="1272" w:author="M00032937" w:date="2024-06-28T10:23:21Z">
                <w:r>
                  <w:rPr>
                    <w:rFonts w:hint="eastAsia"/>
                    <w:lang w:val="en-US" w:eastAsia="zh-CN"/>
                  </w:rPr>
                  <w:delText>20</w:delText>
                </w:r>
              </w:del>
            </w:ins>
            <w:ins w:id="1273" w:author="M00007797" w:date="2023-07-10T11:49:50Z">
              <w:del w:id="1274" w:author="M00032937" w:date="2024-06-28T10:23:21Z">
                <w:r>
                  <w:rPr>
                    <w:rFonts w:hint="eastAsia"/>
                    <w:lang w:val="en-US" w:eastAsia="zh-CN"/>
                  </w:rPr>
                  <w:delText>23</w:delText>
                </w:r>
              </w:del>
            </w:ins>
            <w:ins w:id="1275" w:author="M00007797" w:date="2023-07-10T11:49:51Z">
              <w:del w:id="1276" w:author="M00032937" w:date="2024-06-28T10:23:21Z">
                <w:r>
                  <w:rPr>
                    <w:rFonts w:hint="eastAsia"/>
                    <w:lang w:val="en-US" w:eastAsia="zh-CN"/>
                  </w:rPr>
                  <w:delText>07</w:delText>
                </w:r>
              </w:del>
            </w:ins>
            <w:ins w:id="1277" w:author="M00007797" w:date="2023-07-10T11:49:52Z">
              <w:del w:id="1278" w:author="M00032937" w:date="2024-06-28T10:23:21Z">
                <w:r>
                  <w:rPr>
                    <w:rFonts w:hint="eastAsia"/>
                    <w:lang w:val="en-US" w:eastAsia="zh-CN"/>
                  </w:rPr>
                  <w:delText>10</w:delText>
                </w:r>
              </w:del>
            </w:ins>
          </w:p>
        </w:tc>
        <w:tc>
          <w:tcPr>
            <w:tcW w:w="1165" w:type="dxa"/>
            <w:vAlign w:val="top"/>
            <w:tcPrChange w:id="1279" w:author="Administrator" w:date="2024-10-15T17:26:01Z"/>
          </w:tcPr>
          <w:p>
            <w:pPr>
              <w:widowControl w:val="0"/>
              <w:jc w:val="center"/>
              <w:rPr>
                <w:ins w:id="1280" w:author="M00007797" w:date="2023-07-10T10:26:49Z"/>
                <w:del w:id="1281" w:author="M00032937" w:date="2024-06-28T10:23:21Z"/>
                <w:rFonts w:hint="default"/>
                <w:lang w:val="en-US" w:eastAsia="zh-CN"/>
              </w:rPr>
            </w:pPr>
            <w:ins w:id="1282" w:author="M00007797" w:date="2023-07-10T11:49:56Z">
              <w:del w:id="1283" w:author="M00032937" w:date="2024-06-28T10:23:21Z">
                <w:r>
                  <w:rPr>
                    <w:rFonts w:hint="eastAsia"/>
                    <w:lang w:val="en-US" w:eastAsia="zh-CN"/>
                  </w:rPr>
                  <w:delText>蒋沙沙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286" w:author="Administrator" w:date="2024-10-15T17:26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295" w:hRule="atLeast"/>
          <w:jc w:val="center"/>
          <w:ins w:id="1284" w:author="M00007797" w:date="2023-08-09T10:47:43Z"/>
          <w:del w:id="1285" w:author="M00032937" w:date="2024-06-28T10:23:21Z"/>
          <w:trPrChange w:id="1286" w:author="Administrator" w:date="2024-10-15T17:26:01Z">
            <w:trPr>
              <w:gridAfter w:val="4"/>
              <w:wAfter w:w="2543" w:type="dxa"/>
            </w:trPr>
          </w:trPrChange>
        </w:trPr>
        <w:tc>
          <w:tcPr>
            <w:tcW w:w="1866" w:type="dxa"/>
            <w:vAlign w:val="top"/>
            <w:tcPrChange w:id="1287" w:author="Administrator" w:date="2024-10-15T17:26:01Z"/>
          </w:tcPr>
          <w:p>
            <w:pPr>
              <w:widowControl w:val="0"/>
              <w:ind w:right="210" w:rightChars="0" w:firstLine="105" w:firstLineChars="50"/>
              <w:jc w:val="center"/>
              <w:rPr>
                <w:ins w:id="1289" w:author="M00007797" w:date="2023-08-09T10:47:43Z"/>
                <w:del w:id="1290" w:author="M00032937" w:date="2024-06-28T10:23:21Z"/>
                <w:rFonts w:hint="default"/>
                <w:lang w:val="en-US" w:eastAsia="zh-CN"/>
              </w:rPr>
              <w:pPrChange w:id="1288" w:author="M00000676" w:date="2023-12-01T16:14:51Z">
                <w:pPr>
                  <w:widowControl w:val="0"/>
                  <w:ind w:right="210" w:rightChars="0" w:firstLine="105" w:firstLineChars="50"/>
                  <w:jc w:val="left"/>
                </w:pPr>
              </w:pPrChange>
            </w:pPr>
            <w:ins w:id="1291" w:author="M00007797" w:date="2023-08-09T10:47:45Z">
              <w:del w:id="1292" w:author="M00032937" w:date="2024-06-28T10:23:21Z">
                <w:r>
                  <w:rPr>
                    <w:rFonts w:hint="eastAsia"/>
                    <w:lang w:val="en-US" w:eastAsia="zh-CN"/>
                  </w:rPr>
                  <w:delText>V</w:delText>
                </w:r>
              </w:del>
            </w:ins>
            <w:ins w:id="1293" w:author="M00007797" w:date="2023-08-09T10:47:46Z">
              <w:del w:id="1294" w:author="M00032937" w:date="2024-06-28T10:23:21Z">
                <w:r>
                  <w:rPr>
                    <w:rFonts w:hint="eastAsia"/>
                    <w:lang w:val="en-US" w:eastAsia="zh-CN"/>
                  </w:rPr>
                  <w:delText>25</w:delText>
                </w:r>
              </w:del>
            </w:ins>
            <w:ins w:id="1295" w:author="M00007797" w:date="2023-08-09T10:47:47Z">
              <w:del w:id="1296" w:author="M00032937" w:date="2024-06-28T10:23:21Z">
                <w:r>
                  <w:rPr>
                    <w:rFonts w:hint="eastAsia"/>
                    <w:lang w:val="en-US" w:eastAsia="zh-CN"/>
                  </w:rPr>
                  <w:delText>.0</w:delText>
                </w:r>
              </w:del>
            </w:ins>
          </w:p>
        </w:tc>
        <w:tc>
          <w:tcPr>
            <w:tcW w:w="5729" w:type="dxa"/>
            <w:vAlign w:val="top"/>
            <w:tcPrChange w:id="1297" w:author="Administrator" w:date="2024-10-15T17:26:01Z"/>
          </w:tcPr>
          <w:p>
            <w:pPr>
              <w:widowControl w:val="0"/>
              <w:tabs>
                <w:tab w:val="left" w:pos="759"/>
              </w:tabs>
              <w:jc w:val="center"/>
              <w:rPr>
                <w:ins w:id="1299" w:author="M00007797" w:date="2023-08-09T10:47:43Z"/>
                <w:del w:id="1300" w:author="M00032937" w:date="2024-06-28T10:23:21Z"/>
                <w:rFonts w:hint="default"/>
                <w:lang w:val="en-US" w:eastAsia="zh-CN"/>
              </w:rPr>
              <w:pPrChange w:id="1298" w:author="M00000676" w:date="2023-12-01T16:14:51Z">
                <w:pPr>
                  <w:widowControl w:val="0"/>
                  <w:tabs>
                    <w:tab w:val="left" w:pos="759"/>
                  </w:tabs>
                  <w:jc w:val="both"/>
                </w:pPr>
              </w:pPrChange>
            </w:pPr>
            <w:ins w:id="1301" w:author="M00007797" w:date="2023-11-02T09:26:18Z">
              <w:del w:id="1302" w:author="M00032937" w:date="2024-06-28T10:23:21Z">
                <w:r>
                  <w:rPr>
                    <w:rFonts w:hint="eastAsia"/>
                    <w:lang w:val="en-US" w:eastAsia="zh-CN"/>
                  </w:rPr>
                  <w:delText>臀妇洗流量调整；</w:delText>
                </w:r>
              </w:del>
            </w:ins>
          </w:p>
        </w:tc>
        <w:tc>
          <w:tcPr>
            <w:tcW w:w="1321" w:type="dxa"/>
            <w:vAlign w:val="top"/>
            <w:tcPrChange w:id="1303" w:author="Administrator" w:date="2024-10-15T17:26:01Z"/>
          </w:tcPr>
          <w:p>
            <w:pPr>
              <w:widowControl w:val="0"/>
              <w:jc w:val="center"/>
              <w:rPr>
                <w:ins w:id="1304" w:author="M00007797" w:date="2023-08-09T10:47:43Z"/>
                <w:del w:id="1305" w:author="M00032937" w:date="2024-06-28T10:23:21Z"/>
                <w:rFonts w:hint="default"/>
                <w:lang w:val="en-US" w:eastAsia="zh-CN"/>
              </w:rPr>
            </w:pPr>
            <w:ins w:id="1306" w:author="M00007797" w:date="2023-08-09T10:48:57Z">
              <w:del w:id="1307" w:author="M00032937" w:date="2024-06-28T10:23:21Z">
                <w:r>
                  <w:rPr>
                    <w:rFonts w:hint="eastAsia"/>
                    <w:lang w:val="en-US" w:eastAsia="zh-CN"/>
                  </w:rPr>
                  <w:delText>2023</w:delText>
                </w:r>
              </w:del>
            </w:ins>
            <w:ins w:id="1308" w:author="M00007797" w:date="2023-08-09T10:49:03Z">
              <w:del w:id="1309" w:author="M00032937" w:date="2024-06-28T10:23:21Z">
                <w:r>
                  <w:rPr>
                    <w:rFonts w:hint="eastAsia"/>
                    <w:lang w:val="en-US" w:eastAsia="zh-CN"/>
                  </w:rPr>
                  <w:delText>08</w:delText>
                </w:r>
              </w:del>
            </w:ins>
            <w:ins w:id="1310" w:author="M00007797" w:date="2023-08-09T10:49:04Z">
              <w:del w:id="1311" w:author="M00032937" w:date="2024-06-28T10:23:21Z">
                <w:r>
                  <w:rPr>
                    <w:rFonts w:hint="eastAsia"/>
                    <w:lang w:val="en-US" w:eastAsia="zh-CN"/>
                  </w:rPr>
                  <w:delText>09</w:delText>
                </w:r>
              </w:del>
            </w:ins>
          </w:p>
        </w:tc>
        <w:tc>
          <w:tcPr>
            <w:tcW w:w="1165" w:type="dxa"/>
            <w:vAlign w:val="top"/>
            <w:tcPrChange w:id="1312" w:author="Administrator" w:date="2024-10-15T17:26:01Z"/>
          </w:tcPr>
          <w:p>
            <w:pPr>
              <w:widowControl w:val="0"/>
              <w:jc w:val="center"/>
              <w:rPr>
                <w:ins w:id="1313" w:author="M00007797" w:date="2023-08-09T10:47:43Z"/>
                <w:del w:id="1314" w:author="M00032937" w:date="2024-06-28T10:23:21Z"/>
                <w:rFonts w:hint="default"/>
                <w:lang w:val="en-US" w:eastAsia="zh-CN"/>
              </w:rPr>
            </w:pPr>
            <w:ins w:id="1315" w:author="M00007797" w:date="2023-08-09T10:49:08Z">
              <w:del w:id="1316" w:author="M00032937" w:date="2024-06-28T10:23:21Z">
                <w:r>
                  <w:rPr>
                    <w:rFonts w:hint="eastAsia"/>
                    <w:lang w:val="en-US" w:eastAsia="zh-CN"/>
                  </w:rPr>
                  <w:delText>蒋沙沙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319" w:author="Administrator" w:date="2024-10-15T17:26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295" w:hRule="atLeast"/>
          <w:jc w:val="center"/>
          <w:ins w:id="1317" w:author="M00007797" w:date="2023-11-02T09:24:04Z"/>
          <w:del w:id="1318" w:author="M00032937" w:date="2024-06-28T10:23:21Z"/>
          <w:trPrChange w:id="1319" w:author="Administrator" w:date="2024-10-15T17:26:01Z">
            <w:trPr>
              <w:gridAfter w:val="4"/>
              <w:wAfter w:w="2543" w:type="dxa"/>
            </w:trPr>
          </w:trPrChange>
        </w:trPr>
        <w:tc>
          <w:tcPr>
            <w:tcW w:w="1866" w:type="dxa"/>
            <w:vAlign w:val="top"/>
            <w:tcPrChange w:id="1320" w:author="Administrator" w:date="2024-10-15T17:26:01Z"/>
          </w:tcPr>
          <w:p>
            <w:pPr>
              <w:widowControl w:val="0"/>
              <w:ind w:right="210" w:rightChars="0" w:firstLine="105" w:firstLineChars="50"/>
              <w:jc w:val="center"/>
              <w:rPr>
                <w:ins w:id="1322" w:author="M00007797" w:date="2023-11-02T09:24:04Z"/>
                <w:del w:id="1323" w:author="M00032937" w:date="2024-06-28T10:23:21Z"/>
                <w:rFonts w:hint="default"/>
                <w:lang w:val="en-US" w:eastAsia="zh-CN"/>
              </w:rPr>
              <w:pPrChange w:id="1321" w:author="M00000676" w:date="2023-12-01T16:14:51Z">
                <w:pPr>
                  <w:widowControl w:val="0"/>
                  <w:ind w:right="210" w:rightChars="0" w:firstLine="105" w:firstLineChars="50"/>
                  <w:jc w:val="left"/>
                </w:pPr>
              </w:pPrChange>
            </w:pPr>
            <w:ins w:id="1324" w:author="M00007797" w:date="2023-11-02T09:26:21Z">
              <w:del w:id="1325" w:author="M00032937" w:date="2024-06-28T10:23:21Z">
                <w:r>
                  <w:rPr>
                    <w:rFonts w:hint="eastAsia"/>
                    <w:lang w:val="en-US" w:eastAsia="zh-CN"/>
                  </w:rPr>
                  <w:delText>V2</w:delText>
                </w:r>
              </w:del>
            </w:ins>
            <w:ins w:id="1326" w:author="M00007797" w:date="2023-11-02T09:26:22Z">
              <w:del w:id="1327" w:author="M00032937" w:date="2024-06-28T10:23:21Z">
                <w:r>
                  <w:rPr>
                    <w:rFonts w:hint="eastAsia"/>
                    <w:lang w:val="en-US" w:eastAsia="zh-CN"/>
                  </w:rPr>
                  <w:delText>6</w:delText>
                </w:r>
              </w:del>
            </w:ins>
            <w:ins w:id="1328" w:author="M00007797" w:date="2023-11-02T09:26:23Z">
              <w:del w:id="1329" w:author="M00032937" w:date="2024-06-28T10:23:21Z">
                <w:r>
                  <w:rPr>
                    <w:rFonts w:hint="eastAsia"/>
                    <w:lang w:val="en-US" w:eastAsia="zh-CN"/>
                  </w:rPr>
                  <w:delText>.0</w:delText>
                </w:r>
              </w:del>
            </w:ins>
          </w:p>
        </w:tc>
        <w:tc>
          <w:tcPr>
            <w:tcW w:w="5729" w:type="dxa"/>
            <w:vAlign w:val="top"/>
            <w:tcPrChange w:id="1330" w:author="Administrator" w:date="2024-10-15T17:26:01Z"/>
          </w:tcPr>
          <w:p>
            <w:pPr>
              <w:widowControl w:val="0"/>
              <w:numPr>
                <w:ilvl w:val="0"/>
                <w:numId w:val="15"/>
              </w:numPr>
              <w:jc w:val="center"/>
              <w:rPr>
                <w:ins w:id="1332" w:author="M00007797" w:date="2023-11-02T10:24:52Z"/>
                <w:del w:id="1333" w:author="M00032937" w:date="2024-06-28T10:23:21Z"/>
                <w:rFonts w:hint="default"/>
                <w:lang w:val="en-US" w:eastAsia="zh-CN"/>
              </w:rPr>
              <w:pPrChange w:id="1331" w:author="M00000676" w:date="2023-12-01T16:14:51Z">
                <w:pPr>
                  <w:widowControl w:val="0"/>
                  <w:numPr>
                    <w:ilvl w:val="0"/>
                    <w:numId w:val="15"/>
                  </w:numPr>
                  <w:jc w:val="both"/>
                </w:pPr>
              </w:pPrChange>
            </w:pPr>
            <w:ins w:id="1334" w:author="M00007797" w:date="2023-11-02T10:24:52Z">
              <w:del w:id="1335" w:author="M00032937" w:date="2024-06-28T10:23:21Z">
                <w:r>
                  <w:rPr>
                    <w:rFonts w:hint="eastAsia"/>
                    <w:lang w:val="en-US" w:eastAsia="zh-CN"/>
                  </w:rPr>
                  <w:delText>离座后除臭时长调整；</w:delText>
                </w:r>
              </w:del>
            </w:ins>
          </w:p>
          <w:p>
            <w:pPr>
              <w:widowControl w:val="0"/>
              <w:numPr>
                <w:ilvl w:val="0"/>
                <w:numId w:val="15"/>
              </w:numPr>
              <w:jc w:val="center"/>
              <w:rPr>
                <w:ins w:id="1337" w:author="M00007797" w:date="2023-11-02T16:32:16Z"/>
                <w:del w:id="1338" w:author="M00032937" w:date="2024-06-28T10:23:21Z"/>
                <w:rFonts w:hint="eastAsia"/>
                <w:lang w:val="en-US" w:eastAsia="zh-CN"/>
              </w:rPr>
              <w:pPrChange w:id="1336" w:author="M00000676" w:date="2023-12-01T16:14:51Z">
                <w:pPr>
                  <w:widowControl w:val="0"/>
                  <w:numPr>
                    <w:ilvl w:val="0"/>
                    <w:numId w:val="15"/>
                  </w:numPr>
                  <w:jc w:val="both"/>
                </w:pPr>
              </w:pPrChange>
            </w:pPr>
            <w:ins w:id="1339" w:author="M00007797" w:date="2023-11-02T16:32:16Z">
              <w:del w:id="1340" w:author="M00032937" w:date="2024-06-28T10:23:21Z">
                <w:r>
                  <w:rPr>
                    <w:rFonts w:hint="eastAsia"/>
                    <w:lang w:val="en-US" w:eastAsia="zh-CN"/>
                  </w:rPr>
                  <w:delText>电解水取消8小时定时工作功能；</w:delText>
                </w:r>
              </w:del>
            </w:ins>
          </w:p>
          <w:p>
            <w:pPr>
              <w:widowControl w:val="0"/>
              <w:numPr>
                <w:ilvl w:val="-1"/>
                <w:numId w:val="0"/>
              </w:numPr>
              <w:tabs>
                <w:tab w:val="left" w:pos="759"/>
              </w:tabs>
              <w:jc w:val="center"/>
              <w:rPr>
                <w:ins w:id="1342" w:author="M00007797" w:date="2023-11-02T09:24:04Z"/>
                <w:del w:id="1343" w:author="M00032937" w:date="2024-06-28T10:23:21Z"/>
                <w:rFonts w:hint="default"/>
                <w:lang w:val="en-US" w:eastAsia="zh-CN"/>
              </w:rPr>
              <w:pPrChange w:id="1341" w:author="M00000676" w:date="2023-12-01T16:14:51Z">
                <w:pPr>
                  <w:widowControl w:val="0"/>
                  <w:tabs>
                    <w:tab w:val="left" w:pos="759"/>
                  </w:tabs>
                  <w:jc w:val="both"/>
                </w:pPr>
              </w:pPrChange>
            </w:pPr>
            <w:ins w:id="1344" w:author="M00007797" w:date="2023-11-02T16:32:22Z">
              <w:del w:id="1345" w:author="M00032937" w:date="2024-06-28T10:23:21Z">
                <w:r>
                  <w:rPr>
                    <w:rFonts w:hint="eastAsia"/>
                    <w:lang w:val="en-US" w:eastAsia="zh-CN"/>
                  </w:rPr>
                  <w:delText>3.</w:delText>
                </w:r>
              </w:del>
            </w:ins>
            <w:ins w:id="1346" w:author="M00007797" w:date="2023-11-02T16:32:48Z">
              <w:del w:id="1347" w:author="M00032937" w:date="2024-06-28T10:23:21Z">
                <w:r>
                  <w:rPr>
                    <w:rFonts w:hint="eastAsia"/>
                    <w:lang w:val="en-US" w:eastAsia="zh-CN"/>
                  </w:rPr>
                  <w:delText>脚踢</w:delText>
                </w:r>
              </w:del>
            </w:ins>
            <w:ins w:id="1348" w:author="M00007797" w:date="2023-11-02T16:32:51Z">
              <w:del w:id="1349" w:author="M00032937" w:date="2024-06-28T10:23:21Z">
                <w:r>
                  <w:rPr>
                    <w:rFonts w:hint="eastAsia"/>
                    <w:lang w:val="en-US" w:eastAsia="zh-CN"/>
                  </w:rPr>
                  <w:delText>灯光/</w:delText>
                </w:r>
              </w:del>
            </w:ins>
            <w:ins w:id="1350" w:author="M00007797" w:date="2023-11-02T16:32:53Z">
              <w:del w:id="1351" w:author="M00032937" w:date="2024-06-28T10:23:21Z">
                <w:r>
                  <w:rPr>
                    <w:rFonts w:hint="eastAsia"/>
                    <w:lang w:val="en-US" w:eastAsia="zh-CN"/>
                  </w:rPr>
                  <w:delText>旋钮</w:delText>
                </w:r>
              </w:del>
            </w:ins>
            <w:ins w:id="1352" w:author="M00007797" w:date="2023-11-02T16:32:55Z">
              <w:del w:id="1353" w:author="M00032937" w:date="2024-06-28T10:23:21Z">
                <w:r>
                  <w:rPr>
                    <w:rFonts w:hint="eastAsia"/>
                    <w:lang w:val="en-US" w:eastAsia="zh-CN"/>
                  </w:rPr>
                  <w:delText>灯光/</w:delText>
                </w:r>
              </w:del>
            </w:ins>
            <w:ins w:id="1354" w:author="M00007797" w:date="2023-11-02T16:32:56Z">
              <w:del w:id="1355" w:author="M00032937" w:date="2024-06-28T10:23:21Z">
                <w:r>
                  <w:rPr>
                    <w:rFonts w:hint="eastAsia"/>
                    <w:lang w:val="en-US" w:eastAsia="zh-CN"/>
                  </w:rPr>
                  <w:delText>侧面</w:delText>
                </w:r>
              </w:del>
            </w:ins>
            <w:ins w:id="1356" w:author="M00007797" w:date="2023-11-02T16:32:57Z">
              <w:del w:id="1357" w:author="M00032937" w:date="2024-06-28T10:23:21Z">
                <w:r>
                  <w:rPr>
                    <w:rFonts w:hint="eastAsia"/>
                    <w:lang w:val="en-US" w:eastAsia="zh-CN"/>
                  </w:rPr>
                  <w:delText>按键</w:delText>
                </w:r>
              </w:del>
            </w:ins>
            <w:ins w:id="1358" w:author="M00007797" w:date="2023-11-02T16:32:59Z">
              <w:del w:id="1359" w:author="M00032937" w:date="2024-06-28T10:23:21Z">
                <w:r>
                  <w:rPr>
                    <w:rFonts w:hint="eastAsia"/>
                    <w:lang w:val="en-US" w:eastAsia="zh-CN"/>
                  </w:rPr>
                  <w:delText>灯光/</w:delText>
                </w:r>
              </w:del>
            </w:ins>
            <w:ins w:id="1360" w:author="M00007797" w:date="2023-11-02T16:33:03Z">
              <w:del w:id="1361" w:author="M00032937" w:date="2024-06-28T10:23:21Z">
                <w:r>
                  <w:rPr>
                    <w:rFonts w:hint="eastAsia"/>
                    <w:lang w:val="en-US" w:eastAsia="zh-CN"/>
                  </w:rPr>
                  <w:delText>氛围灯</w:delText>
                </w:r>
              </w:del>
            </w:ins>
            <w:ins w:id="1362" w:author="M00007797" w:date="2023-11-02T16:33:05Z">
              <w:del w:id="1363" w:author="M00032937" w:date="2024-06-28T10:23:21Z">
                <w:r>
                  <w:rPr>
                    <w:rFonts w:hint="eastAsia"/>
                    <w:lang w:val="en-US" w:eastAsia="zh-CN"/>
                  </w:rPr>
                  <w:delText>灯光</w:delText>
                </w:r>
              </w:del>
            </w:ins>
            <w:ins w:id="1364" w:author="M00007797" w:date="2023-11-02T16:33:06Z">
              <w:del w:id="1365" w:author="M00032937" w:date="2024-06-28T10:23:21Z">
                <w:r>
                  <w:rPr>
                    <w:rFonts w:hint="eastAsia"/>
                    <w:lang w:val="en-US" w:eastAsia="zh-CN"/>
                  </w:rPr>
                  <w:delText>熄灭</w:delText>
                </w:r>
              </w:del>
            </w:ins>
            <w:ins w:id="1366" w:author="M00007797" w:date="2023-11-02T16:33:07Z">
              <w:del w:id="1367" w:author="M00032937" w:date="2024-06-28T10:23:21Z">
                <w:r>
                  <w:rPr>
                    <w:rFonts w:hint="eastAsia"/>
                    <w:lang w:val="en-US" w:eastAsia="zh-CN"/>
                  </w:rPr>
                  <w:delText>逻辑</w:delText>
                </w:r>
              </w:del>
            </w:ins>
            <w:ins w:id="1368" w:author="M00007797" w:date="2023-11-02T16:33:10Z">
              <w:del w:id="1369" w:author="M00032937" w:date="2024-06-28T10:23:21Z">
                <w:r>
                  <w:rPr>
                    <w:rFonts w:hint="eastAsia"/>
                    <w:lang w:val="en-US" w:eastAsia="zh-CN"/>
                  </w:rPr>
                  <w:delText>调整；</w:delText>
                </w:r>
              </w:del>
            </w:ins>
          </w:p>
        </w:tc>
        <w:tc>
          <w:tcPr>
            <w:tcW w:w="1321" w:type="dxa"/>
            <w:vAlign w:val="top"/>
            <w:tcPrChange w:id="1370" w:author="Administrator" w:date="2024-10-15T17:26:01Z"/>
          </w:tcPr>
          <w:p>
            <w:pPr>
              <w:widowControl w:val="0"/>
              <w:jc w:val="center"/>
              <w:rPr>
                <w:ins w:id="1371" w:author="M00007797" w:date="2023-11-02T09:24:04Z"/>
                <w:del w:id="1372" w:author="M00032937" w:date="2024-06-28T10:23:21Z"/>
                <w:rFonts w:hint="default"/>
                <w:lang w:val="en-US" w:eastAsia="zh-CN"/>
              </w:rPr>
            </w:pPr>
            <w:ins w:id="1373" w:author="M00007797" w:date="2023-11-02T16:33:13Z">
              <w:del w:id="1374" w:author="M00032937" w:date="2024-06-28T10:23:21Z">
                <w:r>
                  <w:rPr>
                    <w:rFonts w:hint="eastAsia"/>
                    <w:lang w:val="en-US" w:eastAsia="zh-CN"/>
                  </w:rPr>
                  <w:delText>202</w:delText>
                </w:r>
              </w:del>
            </w:ins>
            <w:ins w:id="1375" w:author="M00007797" w:date="2023-11-02T16:33:14Z">
              <w:del w:id="1376" w:author="M00032937" w:date="2024-06-28T10:23:21Z">
                <w:r>
                  <w:rPr>
                    <w:rFonts w:hint="eastAsia"/>
                    <w:lang w:val="en-US" w:eastAsia="zh-CN"/>
                  </w:rPr>
                  <w:delText>31</w:delText>
                </w:r>
              </w:del>
            </w:ins>
            <w:ins w:id="1377" w:author="M00007797" w:date="2023-11-02T16:33:15Z">
              <w:del w:id="1378" w:author="M00032937" w:date="2024-06-28T10:23:21Z">
                <w:r>
                  <w:rPr>
                    <w:rFonts w:hint="eastAsia"/>
                    <w:lang w:val="en-US" w:eastAsia="zh-CN"/>
                  </w:rPr>
                  <w:delText>102</w:delText>
                </w:r>
              </w:del>
            </w:ins>
          </w:p>
        </w:tc>
        <w:tc>
          <w:tcPr>
            <w:tcW w:w="1165" w:type="dxa"/>
            <w:vAlign w:val="top"/>
            <w:tcPrChange w:id="1379" w:author="Administrator" w:date="2024-10-15T17:26:01Z"/>
          </w:tcPr>
          <w:p>
            <w:pPr>
              <w:widowControl w:val="0"/>
              <w:jc w:val="center"/>
              <w:rPr>
                <w:ins w:id="1380" w:author="M00007797" w:date="2023-11-02T09:24:04Z"/>
                <w:del w:id="1381" w:author="M00032937" w:date="2024-06-28T10:23:21Z"/>
                <w:rFonts w:hint="default"/>
                <w:lang w:val="en-US" w:eastAsia="zh-CN"/>
              </w:rPr>
            </w:pPr>
            <w:ins w:id="1382" w:author="M00007797" w:date="2023-11-02T16:33:18Z">
              <w:del w:id="1383" w:author="M00032937" w:date="2024-06-28T10:23:21Z">
                <w:r>
                  <w:rPr>
                    <w:rFonts w:hint="eastAsia"/>
                    <w:lang w:val="en-US" w:eastAsia="zh-CN"/>
                  </w:rPr>
                  <w:delText>蒋沙沙</w:delText>
                </w:r>
              </w:del>
            </w:ins>
          </w:p>
        </w:tc>
      </w:tr>
    </w:tbl>
    <w:p>
      <w:pPr>
        <w:pStyle w:val="84"/>
        <w:jc w:val="both"/>
        <w:rPr>
          <w:del w:id="1385" w:author="M00007797" w:date="2023-07-10T13:41:13Z"/>
          <w:rFonts w:hint="eastAsia"/>
        </w:rPr>
        <w:pPrChange w:id="1384" w:author="M00007797" w:date="2023-11-02T16:33:21Z">
          <w:pPr>
            <w:pStyle w:val="84"/>
          </w:pPr>
        </w:pPrChange>
      </w:pPr>
    </w:p>
    <w:p>
      <w:pPr>
        <w:pStyle w:val="84"/>
        <w:jc w:val="both"/>
        <w:rPr>
          <w:del w:id="1387" w:author="M00007797" w:date="2023-11-02T16:33:27Z"/>
          <w:rFonts w:hint="eastAsia"/>
        </w:rPr>
        <w:pPrChange w:id="1386" w:author="M00007797" w:date="2023-07-10T13:41:12Z">
          <w:pPr>
            <w:pStyle w:val="84"/>
          </w:pPr>
        </w:pPrChange>
      </w:pPr>
    </w:p>
    <w:p>
      <w:pPr>
        <w:pStyle w:val="84"/>
        <w:rPr>
          <w:del w:id="1388" w:author="M00007797" w:date="2023-07-10T11:50:12Z"/>
          <w:rFonts w:hint="eastAsia"/>
        </w:rPr>
      </w:pPr>
    </w:p>
    <w:p>
      <w:pPr>
        <w:pStyle w:val="84"/>
        <w:rPr>
          <w:del w:id="1389" w:author="M00007797" w:date="2023-07-10T11:50:12Z"/>
          <w:rFonts w:hint="eastAsia"/>
        </w:rPr>
      </w:pPr>
    </w:p>
    <w:p>
      <w:pPr>
        <w:pStyle w:val="84"/>
        <w:jc w:val="both"/>
        <w:rPr>
          <w:del w:id="1391" w:author="M00007797" w:date="2023-07-10T11:50:12Z"/>
          <w:rFonts w:hint="eastAsia"/>
        </w:rPr>
        <w:pPrChange w:id="1390" w:author="M00007797" w:date="2023-06-19T18:53:50Z">
          <w:pPr>
            <w:pStyle w:val="84"/>
          </w:pPr>
        </w:pPrChange>
      </w:pPr>
    </w:p>
    <w:p>
      <w:pPr>
        <w:pStyle w:val="84"/>
        <w:jc w:val="both"/>
        <w:rPr>
          <w:del w:id="1393" w:author="M00007797" w:date="2023-06-16T13:55:17Z"/>
          <w:rFonts w:hint="eastAsia"/>
        </w:rPr>
        <w:pPrChange w:id="1392" w:author="M00007797" w:date="2023-06-16T13:55:19Z">
          <w:pPr>
            <w:pStyle w:val="84"/>
          </w:pPr>
        </w:pPrChange>
      </w:pPr>
    </w:p>
    <w:p>
      <w:pPr>
        <w:pStyle w:val="84"/>
        <w:rPr>
          <w:del w:id="1394" w:author="M00007797" w:date="2023-06-16T13:55:17Z"/>
          <w:rFonts w:hint="eastAsia"/>
        </w:rPr>
      </w:pPr>
    </w:p>
    <w:p>
      <w:pPr>
        <w:pStyle w:val="84"/>
        <w:rPr>
          <w:del w:id="1395" w:author="M00007797" w:date="2023-06-16T13:55:17Z"/>
          <w:rFonts w:hint="eastAsia"/>
        </w:rPr>
      </w:pPr>
    </w:p>
    <w:p>
      <w:pPr>
        <w:pStyle w:val="84"/>
        <w:rPr>
          <w:del w:id="1396" w:author="M00007797" w:date="2023-06-16T13:55:17Z"/>
          <w:rFonts w:hint="eastAsia"/>
        </w:rPr>
      </w:pPr>
    </w:p>
    <w:p>
      <w:pPr>
        <w:pStyle w:val="84"/>
        <w:rPr>
          <w:del w:id="1397" w:author="M00007797" w:date="2023-06-16T13:55:17Z"/>
          <w:rFonts w:hint="eastAsia"/>
        </w:rPr>
      </w:pPr>
    </w:p>
    <w:p>
      <w:pPr>
        <w:pStyle w:val="84"/>
        <w:rPr>
          <w:del w:id="1398" w:author="M00007797" w:date="2023-06-16T13:55:17Z"/>
          <w:rFonts w:hint="eastAsia"/>
        </w:rPr>
      </w:pPr>
    </w:p>
    <w:p>
      <w:pPr>
        <w:pStyle w:val="84"/>
        <w:rPr>
          <w:del w:id="1399" w:author="M00007797" w:date="2023-06-16T13:55:17Z"/>
          <w:rFonts w:hint="eastAsia"/>
        </w:rPr>
      </w:pPr>
    </w:p>
    <w:p>
      <w:pPr>
        <w:pStyle w:val="84"/>
        <w:rPr>
          <w:del w:id="1400" w:author="M00007797" w:date="2023-06-16T13:55:17Z"/>
          <w:rFonts w:hint="eastAsia"/>
        </w:rPr>
      </w:pPr>
    </w:p>
    <w:p>
      <w:pPr>
        <w:pStyle w:val="84"/>
        <w:rPr>
          <w:del w:id="1401" w:author="M00007797" w:date="2023-06-16T13:55:23Z"/>
          <w:rFonts w:hint="eastAsia"/>
        </w:rPr>
      </w:pPr>
    </w:p>
    <w:p>
      <w:pPr>
        <w:rPr>
          <w:ins w:id="1403" w:author="M00000676" w:date="2023-12-01T16:16:26Z"/>
          <w:rFonts w:hint="eastAsia"/>
        </w:rPr>
        <w:pPrChange w:id="1402" w:author="M00000676" w:date="2023-12-01T16:16:26Z">
          <w:pPr>
            <w:pStyle w:val="84"/>
          </w:pPr>
        </w:pPrChange>
      </w:pPr>
      <w:ins w:id="1404" w:author="M00000676" w:date="2023-12-01T16:16:26Z">
        <w:bookmarkStart w:id="7" w:name="_Toc11027"/>
        <w:bookmarkStart w:id="8" w:name="_Toc1171"/>
        <w:bookmarkStart w:id="9" w:name="_Toc17319"/>
        <w:bookmarkStart w:id="10" w:name="_Toc1009"/>
        <w:bookmarkStart w:id="11" w:name="_Toc28491"/>
        <w:bookmarkStart w:id="12" w:name="_Toc17549"/>
        <w:bookmarkStart w:id="13" w:name="_Toc27641"/>
        <w:bookmarkStart w:id="14" w:name="_Toc19900"/>
        <w:r>
          <w:rPr>
            <w:rFonts w:hint="eastAsia"/>
          </w:rPr>
          <w:br w:type="page"/>
        </w:r>
      </w:ins>
    </w:p>
    <w:p>
      <w:pPr>
        <w:pStyle w:val="84"/>
      </w:pPr>
      <w:bookmarkStart w:id="15" w:name="_Toc5430"/>
      <w:bookmarkStart w:id="16" w:name="_Toc18665"/>
      <w:bookmarkStart w:id="17" w:name="_Toc22308"/>
      <w:bookmarkStart w:id="18" w:name="_Toc24130"/>
      <w:bookmarkStart w:id="19" w:name="_Toc3144"/>
      <w:bookmarkStart w:id="20" w:name="_Toc10375"/>
      <w:r>
        <w:rPr>
          <w:rFonts w:hint="eastAsia"/>
        </w:rPr>
        <w:t>目 录</w:t>
      </w:r>
      <w:bookmarkEnd w:id="0"/>
      <w:bookmarkEnd w:id="1"/>
      <w:bookmarkEnd w:id="2"/>
      <w:bookmarkEnd w:id="3"/>
      <w:bookmarkEnd w:id="4"/>
      <w:bookmarkEnd w:id="5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bookmarkEnd w:id="6"/>
    <w:p>
      <w:pPr>
        <w:pStyle w:val="59"/>
        <w:tabs>
          <w:tab w:val="right" w:leader="dot" w:pos="9864"/>
          <w:tab w:val="clear" w:pos="420"/>
          <w:tab w:val="clear" w:pos="9853"/>
        </w:tabs>
        <w:rPr>
          <w:del w:id="1405" w:author="M00032937" w:date="2024-06-28T10:27:15Z"/>
        </w:rPr>
      </w:pPr>
      <w:r>
        <w:rPr>
          <w:b w:val="0"/>
        </w:rPr>
        <w:fldChar w:fldCharType="begin"/>
      </w:r>
      <w:r>
        <w:rPr>
          <w:b w:val="0"/>
        </w:rPr>
        <w:instrText xml:space="preserve"> TOC \o "1-4" \h \z \u </w:instrText>
      </w:r>
      <w:r>
        <w:rPr>
          <w:b w:val="0"/>
        </w:rPr>
        <w:fldChar w:fldCharType="separate"/>
      </w:r>
      <w:del w:id="1406" w:author="M00032937" w:date="2024-06-28T10:27:15Z">
        <w:r>
          <w:rPr>
            <w:rFonts w:ascii="Times New Roman"/>
          </w:rPr>
          <w:fldChar w:fldCharType="begin"/>
        </w:r>
      </w:del>
      <w:del w:id="1407" w:author="M00032937" w:date="2024-06-28T10:27:15Z">
        <w:r>
          <w:rPr>
            <w:rFonts w:ascii="Times New Roman"/>
          </w:rPr>
          <w:delInstrText xml:space="preserve"> HYPERLINK \l _Toc27641 </w:delInstrText>
        </w:r>
      </w:del>
      <w:del w:id="1408" w:author="M00032937" w:date="2024-06-28T10:27:15Z">
        <w:r>
          <w:rPr>
            <w:rFonts w:ascii="Times New Roman"/>
          </w:rPr>
          <w:fldChar w:fldCharType="separate"/>
        </w:r>
      </w:del>
      <w:del w:id="1409" w:author="M00032937" w:date="2024-06-28T10:27:15Z">
        <w:r>
          <w:rPr>
            <w:rFonts w:hint="eastAsia"/>
          </w:rPr>
          <w:delText>目 录</w:delText>
        </w:r>
      </w:del>
      <w:del w:id="1410" w:author="M00032937" w:date="2024-06-28T10:27:15Z">
        <w:r>
          <w:rPr/>
          <w:tab/>
        </w:r>
      </w:del>
      <w:del w:id="1411" w:author="M00032937" w:date="2024-06-28T10:27:15Z">
        <w:r>
          <w:rPr/>
          <w:fldChar w:fldCharType="begin"/>
        </w:r>
      </w:del>
      <w:del w:id="1412" w:author="M00032937" w:date="2024-06-28T10:27:15Z">
        <w:r>
          <w:rPr/>
          <w:delInstrText xml:space="preserve"> PAGEREF _Toc27641 \h </w:delInstrText>
        </w:r>
      </w:del>
      <w:del w:id="1413" w:author="M00032937" w:date="2024-06-28T10:27:15Z">
        <w:r>
          <w:rPr/>
          <w:fldChar w:fldCharType="separate"/>
        </w:r>
      </w:del>
      <w:del w:id="1414" w:author="M00032937" w:date="2024-06-28T10:27:15Z">
        <w:r>
          <w:rPr/>
          <w:delText>3</w:delText>
        </w:r>
      </w:del>
      <w:del w:id="1415" w:author="M00032937" w:date="2024-06-28T10:27:15Z">
        <w:r>
          <w:rPr/>
          <w:fldChar w:fldCharType="end"/>
        </w:r>
      </w:del>
      <w:del w:id="1416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59"/>
        <w:tabs>
          <w:tab w:val="right" w:leader="dot" w:pos="9864"/>
          <w:tab w:val="clear" w:pos="420"/>
          <w:tab w:val="clear" w:pos="9853"/>
        </w:tabs>
        <w:rPr>
          <w:del w:id="1417" w:author="M00032937" w:date="2024-06-28T10:27:15Z"/>
        </w:rPr>
      </w:pPr>
      <w:del w:id="1418" w:author="M00032937" w:date="2024-06-28T10:27:15Z">
        <w:r>
          <w:rPr>
            <w:rFonts w:ascii="Times New Roman"/>
          </w:rPr>
          <w:fldChar w:fldCharType="begin"/>
        </w:r>
      </w:del>
      <w:del w:id="1419" w:author="M00032937" w:date="2024-06-28T10:27:15Z">
        <w:r>
          <w:rPr>
            <w:rFonts w:ascii="Times New Roman"/>
          </w:rPr>
          <w:delInstrText xml:space="preserve"> HYPERLINK \l _Toc4201 </w:delInstrText>
        </w:r>
      </w:del>
      <w:del w:id="1420" w:author="M00032937" w:date="2024-06-28T10:27:15Z">
        <w:r>
          <w:rPr>
            <w:rFonts w:ascii="Times New Roman"/>
          </w:rPr>
          <w:fldChar w:fldCharType="separate"/>
        </w:r>
      </w:del>
      <w:del w:id="1421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1 </w:delText>
        </w:r>
      </w:del>
      <w:del w:id="1422" w:author="M00032937" w:date="2024-06-28T10:27:15Z">
        <w:r>
          <w:rPr>
            <w:rFonts w:hint="eastAsia"/>
          </w:rPr>
          <w:delText>用语定义</w:delText>
        </w:r>
      </w:del>
      <w:del w:id="1423" w:author="M00032937" w:date="2024-06-28T10:27:15Z">
        <w:r>
          <w:rPr/>
          <w:tab/>
        </w:r>
      </w:del>
      <w:del w:id="1424" w:author="M00032937" w:date="2024-06-28T10:27:15Z">
        <w:r>
          <w:rPr/>
          <w:fldChar w:fldCharType="begin"/>
        </w:r>
      </w:del>
      <w:del w:id="1425" w:author="M00032937" w:date="2024-06-28T10:27:15Z">
        <w:r>
          <w:rPr/>
          <w:delInstrText xml:space="preserve"> PAGEREF _Toc4201 \h </w:delInstrText>
        </w:r>
      </w:del>
      <w:del w:id="1426" w:author="M00032937" w:date="2024-06-28T10:27:15Z">
        <w:r>
          <w:rPr/>
          <w:fldChar w:fldCharType="separate"/>
        </w:r>
      </w:del>
      <w:del w:id="1427" w:author="M00032937" w:date="2024-06-28T10:27:15Z">
        <w:r>
          <w:rPr/>
          <w:delText>6</w:delText>
        </w:r>
      </w:del>
      <w:del w:id="1428" w:author="M00032937" w:date="2024-06-28T10:27:15Z">
        <w:r>
          <w:rPr/>
          <w:fldChar w:fldCharType="end"/>
        </w:r>
      </w:del>
      <w:del w:id="1429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del w:id="1430" w:author="M00032937" w:date="2024-06-28T10:27:15Z"/>
        </w:rPr>
      </w:pPr>
      <w:del w:id="1431" w:author="M00032937" w:date="2024-06-28T10:27:15Z">
        <w:r>
          <w:rPr>
            <w:rFonts w:ascii="Times New Roman"/>
          </w:rPr>
          <w:fldChar w:fldCharType="begin"/>
        </w:r>
      </w:del>
      <w:del w:id="1432" w:author="M00032937" w:date="2024-06-28T10:27:15Z">
        <w:r>
          <w:rPr>
            <w:rFonts w:ascii="Times New Roman"/>
          </w:rPr>
          <w:delInstrText xml:space="preserve"> HYPERLINK \l _Toc9808 </w:delInstrText>
        </w:r>
      </w:del>
      <w:del w:id="1433" w:author="M00032937" w:date="2024-06-28T10:27:15Z">
        <w:r>
          <w:rPr>
            <w:rFonts w:ascii="Times New Roman"/>
          </w:rPr>
          <w:fldChar w:fldCharType="separate"/>
        </w:r>
      </w:del>
      <w:del w:id="1434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1.1 </w:delText>
        </w:r>
      </w:del>
      <w:del w:id="1435" w:author="M00032937" w:date="2024-06-28T10:27:15Z">
        <w:r>
          <w:rPr>
            <w:rFonts w:hint="eastAsia"/>
          </w:rPr>
          <w:delText>着座</w:delText>
        </w:r>
      </w:del>
      <w:del w:id="1436" w:author="M00032937" w:date="2024-06-28T10:27:15Z">
        <w:r>
          <w:rPr/>
          <w:tab/>
        </w:r>
      </w:del>
      <w:del w:id="1437" w:author="M00032937" w:date="2024-06-28T10:27:15Z">
        <w:r>
          <w:rPr/>
          <w:fldChar w:fldCharType="begin"/>
        </w:r>
      </w:del>
      <w:del w:id="1438" w:author="M00032937" w:date="2024-06-28T10:27:15Z">
        <w:r>
          <w:rPr/>
          <w:delInstrText xml:space="preserve"> PAGEREF _Toc9808 \h </w:delInstrText>
        </w:r>
      </w:del>
      <w:del w:id="1439" w:author="M00032937" w:date="2024-06-28T10:27:15Z">
        <w:r>
          <w:rPr/>
          <w:fldChar w:fldCharType="separate"/>
        </w:r>
      </w:del>
      <w:del w:id="1440" w:author="M00032937" w:date="2024-06-28T10:27:15Z">
        <w:r>
          <w:rPr/>
          <w:delText>6</w:delText>
        </w:r>
      </w:del>
      <w:del w:id="1441" w:author="M00032937" w:date="2024-06-28T10:27:15Z">
        <w:r>
          <w:rPr/>
          <w:fldChar w:fldCharType="end"/>
        </w:r>
      </w:del>
      <w:del w:id="1442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del w:id="1443" w:author="M00032937" w:date="2024-06-28T10:27:15Z"/>
        </w:rPr>
      </w:pPr>
      <w:del w:id="1444" w:author="M00032937" w:date="2024-06-28T10:27:15Z">
        <w:r>
          <w:rPr>
            <w:rFonts w:ascii="Times New Roman"/>
          </w:rPr>
          <w:fldChar w:fldCharType="begin"/>
        </w:r>
      </w:del>
      <w:del w:id="1445" w:author="M00032937" w:date="2024-06-28T10:27:15Z">
        <w:r>
          <w:rPr>
            <w:rFonts w:ascii="Times New Roman"/>
          </w:rPr>
          <w:delInstrText xml:space="preserve"> HYPERLINK \l _Toc28452 </w:delInstrText>
        </w:r>
      </w:del>
      <w:del w:id="1446" w:author="M00032937" w:date="2024-06-28T10:27:15Z">
        <w:r>
          <w:rPr>
            <w:rFonts w:ascii="Times New Roman"/>
          </w:rPr>
          <w:fldChar w:fldCharType="separate"/>
        </w:r>
      </w:del>
      <w:del w:id="1447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1.2 </w:delText>
        </w:r>
      </w:del>
      <w:del w:id="1448" w:author="M00032937" w:date="2024-06-28T10:27:15Z">
        <w:r>
          <w:rPr>
            <w:rFonts w:hint="eastAsia"/>
          </w:rPr>
          <w:delText>离</w:delText>
        </w:r>
      </w:del>
      <w:del w:id="1449" w:author="M00032937" w:date="2024-06-28T10:27:15Z">
        <w:r>
          <w:rPr/>
          <w:delText>座</w:delText>
        </w:r>
      </w:del>
      <w:del w:id="1450" w:author="M00032937" w:date="2024-06-28T10:27:15Z">
        <w:r>
          <w:rPr/>
          <w:tab/>
        </w:r>
      </w:del>
      <w:del w:id="1451" w:author="M00032937" w:date="2024-06-28T10:27:15Z">
        <w:r>
          <w:rPr/>
          <w:fldChar w:fldCharType="begin"/>
        </w:r>
      </w:del>
      <w:del w:id="1452" w:author="M00032937" w:date="2024-06-28T10:27:15Z">
        <w:r>
          <w:rPr/>
          <w:delInstrText xml:space="preserve"> PAGEREF _Toc28452 \h </w:delInstrText>
        </w:r>
      </w:del>
      <w:del w:id="1453" w:author="M00032937" w:date="2024-06-28T10:27:15Z">
        <w:r>
          <w:rPr/>
          <w:fldChar w:fldCharType="separate"/>
        </w:r>
      </w:del>
      <w:del w:id="1454" w:author="M00032937" w:date="2024-06-28T10:27:15Z">
        <w:r>
          <w:rPr/>
          <w:delText>6</w:delText>
        </w:r>
      </w:del>
      <w:del w:id="1455" w:author="M00032937" w:date="2024-06-28T10:27:15Z">
        <w:r>
          <w:rPr/>
          <w:fldChar w:fldCharType="end"/>
        </w:r>
      </w:del>
      <w:del w:id="1456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del w:id="1457" w:author="M00032937" w:date="2024-06-28T10:27:15Z"/>
        </w:rPr>
      </w:pPr>
      <w:del w:id="1458" w:author="M00032937" w:date="2024-06-28T10:27:15Z">
        <w:r>
          <w:rPr>
            <w:rFonts w:ascii="Times New Roman"/>
          </w:rPr>
          <w:fldChar w:fldCharType="begin"/>
        </w:r>
      </w:del>
      <w:del w:id="1459" w:author="M00032937" w:date="2024-06-28T10:27:15Z">
        <w:r>
          <w:rPr>
            <w:rFonts w:ascii="Times New Roman"/>
          </w:rPr>
          <w:delInstrText xml:space="preserve"> HYPERLINK \l _Toc30843 </w:delInstrText>
        </w:r>
      </w:del>
      <w:del w:id="1460" w:author="M00032937" w:date="2024-06-28T10:27:15Z">
        <w:r>
          <w:rPr>
            <w:rFonts w:ascii="Times New Roman"/>
          </w:rPr>
          <w:fldChar w:fldCharType="separate"/>
        </w:r>
      </w:del>
      <w:del w:id="1461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1.3 </w:delText>
        </w:r>
      </w:del>
      <w:del w:id="1462" w:author="M00032937" w:date="2024-06-28T10:27:15Z">
        <w:r>
          <w:rPr>
            <w:rFonts w:hint="eastAsia"/>
          </w:rPr>
          <w:delText>接收功能命令</w:delText>
        </w:r>
      </w:del>
      <w:del w:id="1463" w:author="M00032937" w:date="2024-06-28T10:27:15Z">
        <w:r>
          <w:rPr/>
          <w:tab/>
        </w:r>
      </w:del>
      <w:del w:id="1464" w:author="M00032937" w:date="2024-06-28T10:27:15Z">
        <w:r>
          <w:rPr/>
          <w:fldChar w:fldCharType="begin"/>
        </w:r>
      </w:del>
      <w:del w:id="1465" w:author="M00032937" w:date="2024-06-28T10:27:15Z">
        <w:r>
          <w:rPr/>
          <w:delInstrText xml:space="preserve"> PAGEREF _Toc30843 \h </w:delInstrText>
        </w:r>
      </w:del>
      <w:del w:id="1466" w:author="M00032937" w:date="2024-06-28T10:27:15Z">
        <w:r>
          <w:rPr/>
          <w:fldChar w:fldCharType="separate"/>
        </w:r>
      </w:del>
      <w:del w:id="1467" w:author="M00032937" w:date="2024-06-28T10:27:15Z">
        <w:r>
          <w:rPr/>
          <w:delText>6</w:delText>
        </w:r>
      </w:del>
      <w:del w:id="1468" w:author="M00032937" w:date="2024-06-28T10:27:15Z">
        <w:r>
          <w:rPr/>
          <w:fldChar w:fldCharType="end"/>
        </w:r>
      </w:del>
      <w:del w:id="1469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del w:id="1470" w:author="M00032937" w:date="2024-06-28T10:27:15Z"/>
        </w:rPr>
      </w:pPr>
      <w:del w:id="1471" w:author="M00032937" w:date="2024-06-28T10:27:15Z">
        <w:r>
          <w:rPr>
            <w:rFonts w:ascii="Times New Roman"/>
          </w:rPr>
          <w:fldChar w:fldCharType="begin"/>
        </w:r>
      </w:del>
      <w:del w:id="1472" w:author="M00032937" w:date="2024-06-28T10:27:15Z">
        <w:r>
          <w:rPr>
            <w:rFonts w:ascii="Times New Roman"/>
          </w:rPr>
          <w:delInstrText xml:space="preserve"> HYPERLINK \l _Toc26289 </w:delInstrText>
        </w:r>
      </w:del>
      <w:del w:id="1473" w:author="M00032937" w:date="2024-06-28T10:27:15Z">
        <w:r>
          <w:rPr>
            <w:rFonts w:ascii="Times New Roman"/>
          </w:rPr>
          <w:fldChar w:fldCharType="separate"/>
        </w:r>
      </w:del>
      <w:del w:id="1474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1.4 </w:delText>
        </w:r>
      </w:del>
      <w:del w:id="1475" w:author="M00032937" w:date="2024-06-28T10:27:15Z">
        <w:r>
          <w:rPr>
            <w:rFonts w:hint="eastAsia"/>
          </w:rPr>
          <w:delText>冲水水泵</w:delText>
        </w:r>
      </w:del>
      <w:del w:id="1476" w:author="M00032937" w:date="2024-06-28T10:27:15Z">
        <w:r>
          <w:rPr/>
          <w:tab/>
        </w:r>
      </w:del>
      <w:del w:id="1477" w:author="M00032937" w:date="2024-06-28T10:27:15Z">
        <w:r>
          <w:rPr/>
          <w:fldChar w:fldCharType="begin"/>
        </w:r>
      </w:del>
      <w:del w:id="1478" w:author="M00032937" w:date="2024-06-28T10:27:15Z">
        <w:r>
          <w:rPr/>
          <w:delInstrText xml:space="preserve"> PAGEREF _Toc26289 \h </w:delInstrText>
        </w:r>
      </w:del>
      <w:del w:id="1479" w:author="M00032937" w:date="2024-06-28T10:27:15Z">
        <w:r>
          <w:rPr/>
          <w:fldChar w:fldCharType="separate"/>
        </w:r>
      </w:del>
      <w:del w:id="1480" w:author="M00032937" w:date="2024-06-28T10:27:15Z">
        <w:r>
          <w:rPr/>
          <w:delText>6</w:delText>
        </w:r>
      </w:del>
      <w:del w:id="1481" w:author="M00032937" w:date="2024-06-28T10:27:15Z">
        <w:r>
          <w:rPr/>
          <w:fldChar w:fldCharType="end"/>
        </w:r>
      </w:del>
      <w:del w:id="1482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del w:id="1483" w:author="M00032937" w:date="2024-06-28T10:27:15Z"/>
        </w:rPr>
      </w:pPr>
      <w:del w:id="1484" w:author="M00032937" w:date="2024-06-28T10:27:15Z">
        <w:r>
          <w:rPr>
            <w:rFonts w:ascii="Times New Roman"/>
          </w:rPr>
          <w:fldChar w:fldCharType="begin"/>
        </w:r>
      </w:del>
      <w:del w:id="1485" w:author="M00032937" w:date="2024-06-28T10:27:15Z">
        <w:r>
          <w:rPr>
            <w:rFonts w:ascii="Times New Roman"/>
          </w:rPr>
          <w:delInstrText xml:space="preserve"> HYPERLINK \l _Toc7246 </w:delInstrText>
        </w:r>
      </w:del>
      <w:del w:id="1486" w:author="M00032937" w:date="2024-06-28T10:27:15Z">
        <w:r>
          <w:rPr>
            <w:rFonts w:ascii="Times New Roman"/>
          </w:rPr>
          <w:fldChar w:fldCharType="separate"/>
        </w:r>
      </w:del>
      <w:del w:id="1487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1.5 </w:delText>
        </w:r>
      </w:del>
      <w:del w:id="1488" w:author="M00032937" w:date="2024-06-28T10:27:15Z">
        <w:r>
          <w:rPr>
            <w:rFonts w:hint="eastAsia"/>
          </w:rPr>
          <w:delText>环境光传感器</w:delText>
        </w:r>
      </w:del>
      <w:del w:id="1489" w:author="M00032937" w:date="2024-06-28T10:27:15Z">
        <w:r>
          <w:rPr/>
          <w:tab/>
        </w:r>
      </w:del>
      <w:del w:id="1490" w:author="M00032937" w:date="2024-06-28T10:27:15Z">
        <w:r>
          <w:rPr/>
          <w:fldChar w:fldCharType="begin"/>
        </w:r>
      </w:del>
      <w:del w:id="1491" w:author="M00032937" w:date="2024-06-28T10:27:15Z">
        <w:r>
          <w:rPr/>
          <w:delInstrText xml:space="preserve"> PAGEREF _Toc7246 \h </w:delInstrText>
        </w:r>
      </w:del>
      <w:del w:id="1492" w:author="M00032937" w:date="2024-06-28T10:27:15Z">
        <w:r>
          <w:rPr/>
          <w:fldChar w:fldCharType="separate"/>
        </w:r>
      </w:del>
      <w:del w:id="1493" w:author="M00032937" w:date="2024-06-28T10:27:15Z">
        <w:r>
          <w:rPr/>
          <w:delText>6</w:delText>
        </w:r>
      </w:del>
      <w:del w:id="1494" w:author="M00032937" w:date="2024-06-28T10:27:15Z">
        <w:r>
          <w:rPr/>
          <w:fldChar w:fldCharType="end"/>
        </w:r>
      </w:del>
      <w:del w:id="1495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del w:id="1496" w:author="M00032937" w:date="2024-06-28T10:27:15Z"/>
        </w:rPr>
      </w:pPr>
      <w:del w:id="1497" w:author="M00032937" w:date="2024-06-28T10:27:15Z">
        <w:r>
          <w:rPr>
            <w:rFonts w:ascii="Times New Roman"/>
          </w:rPr>
          <w:fldChar w:fldCharType="begin"/>
        </w:r>
      </w:del>
      <w:del w:id="1498" w:author="M00032937" w:date="2024-06-28T10:27:15Z">
        <w:r>
          <w:rPr>
            <w:rFonts w:ascii="Times New Roman"/>
          </w:rPr>
          <w:delInstrText xml:space="preserve"> HYPERLINK \l _Toc24042 </w:delInstrText>
        </w:r>
      </w:del>
      <w:del w:id="1499" w:author="M00032937" w:date="2024-06-28T10:27:15Z">
        <w:r>
          <w:rPr>
            <w:rFonts w:ascii="Times New Roman"/>
          </w:rPr>
          <w:fldChar w:fldCharType="separate"/>
        </w:r>
      </w:del>
      <w:del w:id="1500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1.6 </w:delText>
        </w:r>
      </w:del>
      <w:del w:id="1501" w:author="M00032937" w:date="2024-06-28T10:27:15Z">
        <w:r>
          <w:rPr/>
          <w:delText>分配阀</w:delText>
        </w:r>
      </w:del>
      <w:del w:id="1502" w:author="M00032937" w:date="2024-06-28T10:27:15Z">
        <w:r>
          <w:rPr/>
          <w:tab/>
        </w:r>
      </w:del>
      <w:del w:id="1503" w:author="M00032937" w:date="2024-06-28T10:27:15Z">
        <w:r>
          <w:rPr/>
          <w:fldChar w:fldCharType="begin"/>
        </w:r>
      </w:del>
      <w:del w:id="1504" w:author="M00032937" w:date="2024-06-28T10:27:15Z">
        <w:r>
          <w:rPr/>
          <w:delInstrText xml:space="preserve"> PAGEREF _Toc24042 \h </w:delInstrText>
        </w:r>
      </w:del>
      <w:del w:id="1505" w:author="M00032937" w:date="2024-06-28T10:27:15Z">
        <w:r>
          <w:rPr/>
          <w:fldChar w:fldCharType="separate"/>
        </w:r>
      </w:del>
      <w:del w:id="1506" w:author="M00032937" w:date="2024-06-28T10:27:15Z">
        <w:r>
          <w:rPr/>
          <w:delText>6</w:delText>
        </w:r>
      </w:del>
      <w:del w:id="1507" w:author="M00032937" w:date="2024-06-28T10:27:15Z">
        <w:r>
          <w:rPr/>
          <w:fldChar w:fldCharType="end"/>
        </w:r>
      </w:del>
      <w:del w:id="1508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del w:id="1509" w:author="M00032937" w:date="2024-06-28T10:27:15Z"/>
        </w:rPr>
      </w:pPr>
      <w:del w:id="1510" w:author="M00032937" w:date="2024-06-28T10:27:15Z">
        <w:r>
          <w:rPr>
            <w:rFonts w:ascii="Times New Roman"/>
          </w:rPr>
          <w:fldChar w:fldCharType="begin"/>
        </w:r>
      </w:del>
      <w:del w:id="1511" w:author="M00032937" w:date="2024-06-28T10:27:15Z">
        <w:r>
          <w:rPr>
            <w:rFonts w:ascii="Times New Roman"/>
          </w:rPr>
          <w:delInstrText xml:space="preserve"> HYPERLINK \l _Toc2093 </w:delInstrText>
        </w:r>
      </w:del>
      <w:del w:id="1512" w:author="M00032937" w:date="2024-06-28T10:27:15Z">
        <w:r>
          <w:rPr>
            <w:rFonts w:ascii="Times New Roman"/>
          </w:rPr>
          <w:fldChar w:fldCharType="separate"/>
        </w:r>
      </w:del>
      <w:del w:id="1513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1.7 </w:delText>
        </w:r>
      </w:del>
      <w:del w:id="1514" w:author="M00032937" w:date="2024-06-28T10:27:15Z">
        <w:r>
          <w:rPr/>
          <w:delText>电磁阀</w:delText>
        </w:r>
      </w:del>
      <w:del w:id="1515" w:author="M00032937" w:date="2024-06-28T10:27:15Z">
        <w:r>
          <w:rPr/>
          <w:tab/>
        </w:r>
      </w:del>
      <w:del w:id="1516" w:author="M00032937" w:date="2024-06-28T10:27:15Z">
        <w:r>
          <w:rPr/>
          <w:fldChar w:fldCharType="begin"/>
        </w:r>
      </w:del>
      <w:del w:id="1517" w:author="M00032937" w:date="2024-06-28T10:27:15Z">
        <w:r>
          <w:rPr/>
          <w:delInstrText xml:space="preserve"> PAGEREF _Toc2093 \h </w:delInstrText>
        </w:r>
      </w:del>
      <w:del w:id="1518" w:author="M00032937" w:date="2024-06-28T10:27:15Z">
        <w:r>
          <w:rPr/>
          <w:fldChar w:fldCharType="separate"/>
        </w:r>
      </w:del>
      <w:del w:id="1519" w:author="M00032937" w:date="2024-06-28T10:27:15Z">
        <w:r>
          <w:rPr/>
          <w:delText>6</w:delText>
        </w:r>
      </w:del>
      <w:del w:id="1520" w:author="M00032937" w:date="2024-06-28T10:27:15Z">
        <w:r>
          <w:rPr/>
          <w:fldChar w:fldCharType="end"/>
        </w:r>
      </w:del>
      <w:del w:id="1521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del w:id="1522" w:author="M00032937" w:date="2024-06-28T10:27:15Z"/>
        </w:rPr>
      </w:pPr>
      <w:del w:id="1523" w:author="M00032937" w:date="2024-06-28T10:27:15Z">
        <w:r>
          <w:rPr>
            <w:rFonts w:ascii="Times New Roman"/>
          </w:rPr>
          <w:fldChar w:fldCharType="begin"/>
        </w:r>
      </w:del>
      <w:del w:id="1524" w:author="M00032937" w:date="2024-06-28T10:27:15Z">
        <w:r>
          <w:rPr>
            <w:rFonts w:ascii="Times New Roman"/>
          </w:rPr>
          <w:delInstrText xml:space="preserve"> HYPERLINK \l _Toc14542 </w:delInstrText>
        </w:r>
      </w:del>
      <w:del w:id="1525" w:author="M00032937" w:date="2024-06-28T10:27:15Z">
        <w:r>
          <w:rPr>
            <w:rFonts w:ascii="Times New Roman"/>
          </w:rPr>
          <w:fldChar w:fldCharType="separate"/>
        </w:r>
      </w:del>
      <w:del w:id="1526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1.8 </w:delText>
        </w:r>
      </w:del>
      <w:del w:id="1527" w:author="M00032937" w:date="2024-06-28T10:27:15Z">
        <w:r>
          <w:rPr/>
          <w:delText>加热器</w:delText>
        </w:r>
      </w:del>
      <w:del w:id="1528" w:author="M00032937" w:date="2024-06-28T10:27:15Z">
        <w:r>
          <w:rPr/>
          <w:tab/>
        </w:r>
      </w:del>
      <w:del w:id="1529" w:author="M00032937" w:date="2024-06-28T10:27:15Z">
        <w:r>
          <w:rPr/>
          <w:fldChar w:fldCharType="begin"/>
        </w:r>
      </w:del>
      <w:del w:id="1530" w:author="M00032937" w:date="2024-06-28T10:27:15Z">
        <w:r>
          <w:rPr/>
          <w:delInstrText xml:space="preserve"> PAGEREF _Toc14542 \h </w:delInstrText>
        </w:r>
      </w:del>
      <w:del w:id="1531" w:author="M00032937" w:date="2024-06-28T10:27:15Z">
        <w:r>
          <w:rPr/>
          <w:fldChar w:fldCharType="separate"/>
        </w:r>
      </w:del>
      <w:del w:id="1532" w:author="M00032937" w:date="2024-06-28T10:27:15Z">
        <w:r>
          <w:rPr/>
          <w:delText>6</w:delText>
        </w:r>
      </w:del>
      <w:del w:id="1533" w:author="M00032937" w:date="2024-06-28T10:27:15Z">
        <w:r>
          <w:rPr/>
          <w:fldChar w:fldCharType="end"/>
        </w:r>
      </w:del>
      <w:del w:id="1534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del w:id="1535" w:author="M00032937" w:date="2024-06-28T10:27:15Z"/>
        </w:rPr>
      </w:pPr>
      <w:del w:id="1536" w:author="M00032937" w:date="2024-06-28T10:27:15Z">
        <w:r>
          <w:rPr>
            <w:rFonts w:ascii="Times New Roman"/>
          </w:rPr>
          <w:fldChar w:fldCharType="begin"/>
        </w:r>
      </w:del>
      <w:del w:id="1537" w:author="M00032937" w:date="2024-06-28T10:27:15Z">
        <w:r>
          <w:rPr>
            <w:rFonts w:ascii="Times New Roman"/>
          </w:rPr>
          <w:delInstrText xml:space="preserve"> HYPERLINK \l _Toc25246 </w:delInstrText>
        </w:r>
      </w:del>
      <w:del w:id="1538" w:author="M00032937" w:date="2024-06-28T10:27:15Z">
        <w:r>
          <w:rPr>
            <w:rFonts w:ascii="Times New Roman"/>
          </w:rPr>
          <w:fldChar w:fldCharType="separate"/>
        </w:r>
      </w:del>
      <w:del w:id="1539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1.9 </w:delText>
        </w:r>
      </w:del>
      <w:del w:id="1540" w:author="M00032937" w:date="2024-06-28T10:27:15Z">
        <w:r>
          <w:rPr>
            <w:rFonts w:hint="eastAsia"/>
          </w:rPr>
          <w:delText>初始位置</w:delText>
        </w:r>
      </w:del>
      <w:del w:id="1541" w:author="M00032937" w:date="2024-06-28T10:27:15Z">
        <w:r>
          <w:rPr/>
          <w:tab/>
        </w:r>
      </w:del>
      <w:del w:id="1542" w:author="M00032937" w:date="2024-06-28T10:27:15Z">
        <w:r>
          <w:rPr/>
          <w:fldChar w:fldCharType="begin"/>
        </w:r>
      </w:del>
      <w:del w:id="1543" w:author="M00032937" w:date="2024-06-28T10:27:15Z">
        <w:r>
          <w:rPr/>
          <w:delInstrText xml:space="preserve"> PAGEREF _Toc25246 \h </w:delInstrText>
        </w:r>
      </w:del>
      <w:del w:id="1544" w:author="M00032937" w:date="2024-06-28T10:27:15Z">
        <w:r>
          <w:rPr/>
          <w:fldChar w:fldCharType="separate"/>
        </w:r>
      </w:del>
      <w:del w:id="1545" w:author="M00032937" w:date="2024-06-28T10:27:15Z">
        <w:r>
          <w:rPr/>
          <w:delText>6</w:delText>
        </w:r>
      </w:del>
      <w:del w:id="1546" w:author="M00032937" w:date="2024-06-28T10:27:15Z">
        <w:r>
          <w:rPr/>
          <w:fldChar w:fldCharType="end"/>
        </w:r>
      </w:del>
      <w:del w:id="1547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del w:id="1548" w:author="M00032937" w:date="2024-06-28T10:27:15Z"/>
        </w:rPr>
      </w:pPr>
      <w:del w:id="1549" w:author="M00032937" w:date="2024-06-28T10:27:15Z">
        <w:r>
          <w:rPr>
            <w:rFonts w:ascii="Times New Roman"/>
          </w:rPr>
          <w:fldChar w:fldCharType="begin"/>
        </w:r>
      </w:del>
      <w:del w:id="1550" w:author="M00032937" w:date="2024-06-28T10:27:15Z">
        <w:r>
          <w:rPr>
            <w:rFonts w:ascii="Times New Roman"/>
          </w:rPr>
          <w:delInstrText xml:space="preserve"> HYPERLINK \l _Toc5189 </w:delInstrText>
        </w:r>
      </w:del>
      <w:del w:id="1551" w:author="M00032937" w:date="2024-06-28T10:27:15Z">
        <w:r>
          <w:rPr>
            <w:rFonts w:ascii="Times New Roman"/>
          </w:rPr>
          <w:fldChar w:fldCharType="separate"/>
        </w:r>
      </w:del>
      <w:del w:id="1552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1.10 </w:delText>
        </w:r>
      </w:del>
      <w:del w:id="1553" w:author="M00032937" w:date="2024-06-28T10:27:15Z">
        <w:r>
          <w:rPr>
            <w:rFonts w:hint="eastAsia"/>
          </w:rPr>
          <w:delText>工作位置</w:delText>
        </w:r>
      </w:del>
      <w:del w:id="1554" w:author="M00032937" w:date="2024-06-28T10:27:15Z">
        <w:r>
          <w:rPr/>
          <w:tab/>
        </w:r>
      </w:del>
      <w:del w:id="1555" w:author="M00032937" w:date="2024-06-28T10:27:15Z">
        <w:r>
          <w:rPr/>
          <w:fldChar w:fldCharType="begin"/>
        </w:r>
      </w:del>
      <w:del w:id="1556" w:author="M00032937" w:date="2024-06-28T10:27:15Z">
        <w:r>
          <w:rPr/>
          <w:delInstrText xml:space="preserve"> PAGEREF _Toc5189 \h </w:delInstrText>
        </w:r>
      </w:del>
      <w:del w:id="1557" w:author="M00032937" w:date="2024-06-28T10:27:15Z">
        <w:r>
          <w:rPr/>
          <w:fldChar w:fldCharType="separate"/>
        </w:r>
      </w:del>
      <w:del w:id="1558" w:author="M00032937" w:date="2024-06-28T10:27:15Z">
        <w:r>
          <w:rPr/>
          <w:delText>6</w:delText>
        </w:r>
      </w:del>
      <w:del w:id="1559" w:author="M00032937" w:date="2024-06-28T10:27:15Z">
        <w:r>
          <w:rPr/>
          <w:fldChar w:fldCharType="end"/>
        </w:r>
      </w:del>
      <w:del w:id="1560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del w:id="1561" w:author="M00032937" w:date="2024-06-28T10:27:15Z"/>
        </w:rPr>
      </w:pPr>
      <w:del w:id="1562" w:author="M00032937" w:date="2024-06-28T10:27:15Z">
        <w:r>
          <w:rPr>
            <w:rFonts w:ascii="Times New Roman"/>
          </w:rPr>
          <w:fldChar w:fldCharType="begin"/>
        </w:r>
      </w:del>
      <w:del w:id="1563" w:author="M00032937" w:date="2024-06-28T10:27:15Z">
        <w:r>
          <w:rPr>
            <w:rFonts w:ascii="Times New Roman"/>
          </w:rPr>
          <w:delInstrText xml:space="preserve"> HYPERLINK \l _Toc2938 </w:delInstrText>
        </w:r>
      </w:del>
      <w:del w:id="1564" w:author="M00032937" w:date="2024-06-28T10:27:15Z">
        <w:r>
          <w:rPr>
            <w:rFonts w:ascii="Times New Roman"/>
          </w:rPr>
          <w:fldChar w:fldCharType="separate"/>
        </w:r>
      </w:del>
      <w:del w:id="1565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1.11 </w:delText>
        </w:r>
      </w:del>
      <w:del w:id="1566" w:author="M00032937" w:date="2024-06-28T10:27:15Z">
        <w:r>
          <w:rPr/>
          <w:delText>清洗功能</w:delText>
        </w:r>
      </w:del>
      <w:del w:id="1567" w:author="M00032937" w:date="2024-06-28T10:27:15Z">
        <w:r>
          <w:rPr/>
          <w:tab/>
        </w:r>
      </w:del>
      <w:del w:id="1568" w:author="M00032937" w:date="2024-06-28T10:27:15Z">
        <w:r>
          <w:rPr/>
          <w:fldChar w:fldCharType="begin"/>
        </w:r>
      </w:del>
      <w:del w:id="1569" w:author="M00032937" w:date="2024-06-28T10:27:15Z">
        <w:r>
          <w:rPr/>
          <w:delInstrText xml:space="preserve"> PAGEREF _Toc2938 \h </w:delInstrText>
        </w:r>
      </w:del>
      <w:del w:id="1570" w:author="M00032937" w:date="2024-06-28T10:27:15Z">
        <w:r>
          <w:rPr/>
          <w:fldChar w:fldCharType="separate"/>
        </w:r>
      </w:del>
      <w:del w:id="1571" w:author="M00032937" w:date="2024-06-28T10:27:15Z">
        <w:r>
          <w:rPr/>
          <w:delText>6</w:delText>
        </w:r>
      </w:del>
      <w:del w:id="1572" w:author="M00032937" w:date="2024-06-28T10:27:15Z">
        <w:r>
          <w:rPr/>
          <w:fldChar w:fldCharType="end"/>
        </w:r>
      </w:del>
      <w:del w:id="1573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del w:id="1574" w:author="M00032937" w:date="2024-06-28T10:27:15Z"/>
        </w:rPr>
      </w:pPr>
      <w:del w:id="1575" w:author="M00032937" w:date="2024-06-28T10:27:15Z">
        <w:r>
          <w:rPr>
            <w:rFonts w:ascii="Times New Roman"/>
          </w:rPr>
          <w:fldChar w:fldCharType="begin"/>
        </w:r>
      </w:del>
      <w:del w:id="1576" w:author="M00032937" w:date="2024-06-28T10:27:15Z">
        <w:r>
          <w:rPr>
            <w:rFonts w:ascii="Times New Roman"/>
          </w:rPr>
          <w:delInstrText xml:space="preserve"> HYPERLINK \l _Toc29968 </w:delInstrText>
        </w:r>
      </w:del>
      <w:del w:id="1577" w:author="M00032937" w:date="2024-06-28T10:27:15Z">
        <w:r>
          <w:rPr>
            <w:rFonts w:ascii="Times New Roman"/>
          </w:rPr>
          <w:fldChar w:fldCharType="separate"/>
        </w:r>
      </w:del>
      <w:del w:id="1578" w:author="M00032937" w:date="2024-06-28T10:27:15Z">
        <w:r>
          <w:rPr>
            <w:rFonts w:hint="default" w:ascii="Times New Roman" w:hAnsi="Times New Roman" w:eastAsia="宋体"/>
            <w:i w:val="0"/>
            <w:szCs w:val="22"/>
            <w:lang w:val="en-US" w:eastAsia="zh-CN"/>
          </w:rPr>
          <w:delText xml:space="preserve">1.12 </w:delText>
        </w:r>
      </w:del>
      <w:del w:id="1579" w:author="M00032937" w:date="2024-06-28T10:27:15Z">
        <w:r>
          <w:rPr>
            <w:rFonts w:hint="default"/>
            <w:szCs w:val="22"/>
            <w:lang w:val="en-US" w:eastAsia="zh-CN"/>
          </w:rPr>
          <w:delText>通便功能</w:delText>
        </w:r>
      </w:del>
      <w:del w:id="1580" w:author="M00032937" w:date="2024-06-28T10:27:15Z">
        <w:r>
          <w:rPr/>
          <w:tab/>
        </w:r>
      </w:del>
      <w:del w:id="1581" w:author="M00032937" w:date="2024-06-28T10:27:15Z">
        <w:r>
          <w:rPr/>
          <w:fldChar w:fldCharType="begin"/>
        </w:r>
      </w:del>
      <w:del w:id="1582" w:author="M00032937" w:date="2024-06-28T10:27:15Z">
        <w:r>
          <w:rPr/>
          <w:delInstrText xml:space="preserve"> PAGEREF _Toc29968 \h </w:delInstrText>
        </w:r>
      </w:del>
      <w:del w:id="1583" w:author="M00032937" w:date="2024-06-28T10:27:15Z">
        <w:r>
          <w:rPr/>
          <w:fldChar w:fldCharType="separate"/>
        </w:r>
      </w:del>
      <w:del w:id="1584" w:author="M00032937" w:date="2024-06-28T10:27:15Z">
        <w:r>
          <w:rPr/>
          <w:delText>6</w:delText>
        </w:r>
      </w:del>
      <w:del w:id="1585" w:author="M00032937" w:date="2024-06-28T10:27:15Z">
        <w:r>
          <w:rPr/>
          <w:fldChar w:fldCharType="end"/>
        </w:r>
      </w:del>
      <w:del w:id="1586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del w:id="1587" w:author="M00032937" w:date="2024-06-28T10:27:15Z"/>
        </w:rPr>
      </w:pPr>
      <w:del w:id="1588" w:author="M00032937" w:date="2024-06-28T10:27:15Z">
        <w:r>
          <w:rPr>
            <w:rFonts w:ascii="Times New Roman"/>
          </w:rPr>
          <w:fldChar w:fldCharType="begin"/>
        </w:r>
      </w:del>
      <w:del w:id="1589" w:author="M00032937" w:date="2024-06-28T10:27:15Z">
        <w:r>
          <w:rPr>
            <w:rFonts w:ascii="Times New Roman"/>
          </w:rPr>
          <w:delInstrText xml:space="preserve"> HYPERLINK \l _Toc12193 </w:delInstrText>
        </w:r>
      </w:del>
      <w:del w:id="1590" w:author="M00032937" w:date="2024-06-28T10:27:15Z">
        <w:r>
          <w:rPr>
            <w:rFonts w:ascii="Times New Roman"/>
          </w:rPr>
          <w:fldChar w:fldCharType="separate"/>
        </w:r>
      </w:del>
      <w:del w:id="1591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1.13 </w:delText>
        </w:r>
      </w:del>
      <w:del w:id="1592" w:author="M00032937" w:date="2024-06-28T10:27:15Z">
        <w:r>
          <w:rPr>
            <w:rFonts w:hint="eastAsia"/>
          </w:rPr>
          <w:delText>三大功能</w:delText>
        </w:r>
      </w:del>
      <w:del w:id="1593" w:author="M00032937" w:date="2024-06-28T10:27:15Z">
        <w:r>
          <w:rPr/>
          <w:tab/>
        </w:r>
      </w:del>
      <w:del w:id="1594" w:author="M00032937" w:date="2024-06-28T10:27:15Z">
        <w:r>
          <w:rPr/>
          <w:fldChar w:fldCharType="begin"/>
        </w:r>
      </w:del>
      <w:del w:id="1595" w:author="M00032937" w:date="2024-06-28T10:27:15Z">
        <w:r>
          <w:rPr/>
          <w:delInstrText xml:space="preserve"> PAGEREF _Toc12193 \h </w:delInstrText>
        </w:r>
      </w:del>
      <w:del w:id="1596" w:author="M00032937" w:date="2024-06-28T10:27:15Z">
        <w:r>
          <w:rPr/>
          <w:fldChar w:fldCharType="separate"/>
        </w:r>
      </w:del>
      <w:del w:id="1597" w:author="M00032937" w:date="2024-06-28T10:27:15Z">
        <w:r>
          <w:rPr/>
          <w:delText>6</w:delText>
        </w:r>
      </w:del>
      <w:del w:id="1598" w:author="M00032937" w:date="2024-06-28T10:27:15Z">
        <w:r>
          <w:rPr/>
          <w:fldChar w:fldCharType="end"/>
        </w:r>
      </w:del>
      <w:del w:id="1599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del w:id="1600" w:author="M00032937" w:date="2024-06-28T10:27:15Z"/>
        </w:rPr>
      </w:pPr>
      <w:del w:id="1601" w:author="M00032937" w:date="2024-06-28T10:27:15Z">
        <w:r>
          <w:rPr>
            <w:rFonts w:ascii="Times New Roman"/>
          </w:rPr>
          <w:fldChar w:fldCharType="begin"/>
        </w:r>
      </w:del>
      <w:del w:id="1602" w:author="M00032937" w:date="2024-06-28T10:27:15Z">
        <w:r>
          <w:rPr>
            <w:rFonts w:ascii="Times New Roman"/>
          </w:rPr>
          <w:delInstrText xml:space="preserve"> HYPERLINK \l _Toc11045 </w:delInstrText>
        </w:r>
      </w:del>
      <w:del w:id="1603" w:author="M00032937" w:date="2024-06-28T10:27:15Z">
        <w:r>
          <w:rPr>
            <w:rFonts w:ascii="Times New Roman"/>
          </w:rPr>
          <w:fldChar w:fldCharType="separate"/>
        </w:r>
      </w:del>
      <w:del w:id="1604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1.14 </w:delText>
        </w:r>
      </w:del>
      <w:del w:id="1605" w:author="M00032937" w:date="2024-06-28T10:27:15Z">
        <w:r>
          <w:rPr>
            <w:rFonts w:hint="eastAsia"/>
          </w:rPr>
          <w:delText>清洗切换</w:delText>
        </w:r>
      </w:del>
      <w:del w:id="1606" w:author="M00032937" w:date="2024-06-28T10:27:15Z">
        <w:r>
          <w:rPr/>
          <w:tab/>
        </w:r>
      </w:del>
      <w:del w:id="1607" w:author="M00032937" w:date="2024-06-28T10:27:15Z">
        <w:r>
          <w:rPr/>
          <w:fldChar w:fldCharType="begin"/>
        </w:r>
      </w:del>
      <w:del w:id="1608" w:author="M00032937" w:date="2024-06-28T10:27:15Z">
        <w:r>
          <w:rPr/>
          <w:delInstrText xml:space="preserve"> PAGEREF _Toc11045 \h </w:delInstrText>
        </w:r>
      </w:del>
      <w:del w:id="1609" w:author="M00032937" w:date="2024-06-28T10:27:15Z">
        <w:r>
          <w:rPr/>
          <w:fldChar w:fldCharType="separate"/>
        </w:r>
      </w:del>
      <w:del w:id="1610" w:author="M00032937" w:date="2024-06-28T10:27:15Z">
        <w:r>
          <w:rPr/>
          <w:delText>6</w:delText>
        </w:r>
      </w:del>
      <w:del w:id="1611" w:author="M00032937" w:date="2024-06-28T10:27:15Z">
        <w:r>
          <w:rPr/>
          <w:fldChar w:fldCharType="end"/>
        </w:r>
      </w:del>
      <w:del w:id="1612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del w:id="1613" w:author="M00032937" w:date="2024-06-28T10:27:15Z"/>
        </w:rPr>
      </w:pPr>
      <w:del w:id="1614" w:author="M00032937" w:date="2024-06-28T10:27:15Z">
        <w:r>
          <w:rPr>
            <w:rFonts w:ascii="Times New Roman"/>
          </w:rPr>
          <w:fldChar w:fldCharType="begin"/>
        </w:r>
      </w:del>
      <w:del w:id="1615" w:author="M00032937" w:date="2024-06-28T10:27:15Z">
        <w:r>
          <w:rPr>
            <w:rFonts w:ascii="Times New Roman"/>
          </w:rPr>
          <w:delInstrText xml:space="preserve"> HYPERLINK \l _Toc17247 </w:delInstrText>
        </w:r>
      </w:del>
      <w:del w:id="1616" w:author="M00032937" w:date="2024-06-28T10:27:15Z">
        <w:r>
          <w:rPr>
            <w:rFonts w:ascii="Times New Roman"/>
          </w:rPr>
          <w:fldChar w:fldCharType="separate"/>
        </w:r>
      </w:del>
      <w:del w:id="1617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1.15 </w:delText>
        </w:r>
      </w:del>
      <w:del w:id="1618" w:author="M00032937" w:date="2024-06-28T10:27:15Z">
        <w:r>
          <w:rPr>
            <w:rFonts w:hint="eastAsia"/>
          </w:rPr>
          <w:delText>灯光</w:delText>
        </w:r>
      </w:del>
      <w:del w:id="1619" w:author="M00032937" w:date="2024-06-28T10:27:15Z">
        <w:r>
          <w:rPr/>
          <w:tab/>
        </w:r>
      </w:del>
      <w:del w:id="1620" w:author="M00032937" w:date="2024-06-28T10:27:15Z">
        <w:r>
          <w:rPr/>
          <w:fldChar w:fldCharType="begin"/>
        </w:r>
      </w:del>
      <w:del w:id="1621" w:author="M00032937" w:date="2024-06-28T10:27:15Z">
        <w:r>
          <w:rPr/>
          <w:delInstrText xml:space="preserve"> PAGEREF _Toc17247 \h </w:delInstrText>
        </w:r>
      </w:del>
      <w:del w:id="1622" w:author="M00032937" w:date="2024-06-28T10:27:15Z">
        <w:r>
          <w:rPr/>
          <w:fldChar w:fldCharType="separate"/>
        </w:r>
      </w:del>
      <w:del w:id="1623" w:author="M00032937" w:date="2024-06-28T10:27:15Z">
        <w:r>
          <w:rPr/>
          <w:delText>6</w:delText>
        </w:r>
      </w:del>
      <w:del w:id="1624" w:author="M00032937" w:date="2024-06-28T10:27:15Z">
        <w:r>
          <w:rPr/>
          <w:fldChar w:fldCharType="end"/>
        </w:r>
      </w:del>
      <w:del w:id="1625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59"/>
        <w:tabs>
          <w:tab w:val="right" w:leader="dot" w:pos="9864"/>
          <w:tab w:val="clear" w:pos="420"/>
          <w:tab w:val="clear" w:pos="9853"/>
        </w:tabs>
        <w:rPr>
          <w:del w:id="1626" w:author="M00032937" w:date="2024-06-28T10:27:15Z"/>
        </w:rPr>
      </w:pPr>
      <w:del w:id="1627" w:author="M00032937" w:date="2024-06-28T10:27:15Z">
        <w:r>
          <w:rPr>
            <w:rFonts w:ascii="Times New Roman"/>
          </w:rPr>
          <w:fldChar w:fldCharType="begin"/>
        </w:r>
      </w:del>
      <w:del w:id="1628" w:author="M00032937" w:date="2024-06-28T10:27:15Z">
        <w:r>
          <w:rPr>
            <w:rFonts w:ascii="Times New Roman"/>
          </w:rPr>
          <w:delInstrText xml:space="preserve"> HYPERLINK \l _Toc29964 </w:delInstrText>
        </w:r>
      </w:del>
      <w:del w:id="1629" w:author="M00032937" w:date="2024-06-28T10:27:15Z">
        <w:r>
          <w:rPr>
            <w:rFonts w:ascii="Times New Roman"/>
          </w:rPr>
          <w:fldChar w:fldCharType="separate"/>
        </w:r>
      </w:del>
      <w:del w:id="1630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2 </w:delText>
        </w:r>
      </w:del>
      <w:del w:id="1631" w:author="M00032937" w:date="2024-06-28T10:27:15Z">
        <w:r>
          <w:rPr>
            <w:rFonts w:hint="eastAsia"/>
          </w:rPr>
          <w:delText>产品概述</w:delText>
        </w:r>
      </w:del>
      <w:del w:id="1632" w:author="M00032937" w:date="2024-06-28T10:27:15Z">
        <w:r>
          <w:rPr/>
          <w:tab/>
        </w:r>
      </w:del>
      <w:del w:id="1633" w:author="M00032937" w:date="2024-06-28T10:27:15Z">
        <w:r>
          <w:rPr/>
          <w:fldChar w:fldCharType="begin"/>
        </w:r>
      </w:del>
      <w:del w:id="1634" w:author="M00032937" w:date="2024-06-28T10:27:15Z">
        <w:r>
          <w:rPr/>
          <w:delInstrText xml:space="preserve"> PAGEREF _Toc29964 \h </w:delInstrText>
        </w:r>
      </w:del>
      <w:del w:id="1635" w:author="M00032937" w:date="2024-06-28T10:27:15Z">
        <w:r>
          <w:rPr/>
          <w:fldChar w:fldCharType="separate"/>
        </w:r>
      </w:del>
      <w:del w:id="1636" w:author="M00032937" w:date="2024-06-28T10:27:15Z">
        <w:r>
          <w:rPr/>
          <w:delText>6</w:delText>
        </w:r>
      </w:del>
      <w:del w:id="1637" w:author="M00032937" w:date="2024-06-28T10:27:15Z">
        <w:r>
          <w:rPr/>
          <w:fldChar w:fldCharType="end"/>
        </w:r>
      </w:del>
      <w:del w:id="1638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del w:id="1639" w:author="M00032937" w:date="2024-06-28T10:27:15Z"/>
        </w:rPr>
      </w:pPr>
      <w:del w:id="1640" w:author="M00032937" w:date="2024-06-28T10:27:15Z">
        <w:r>
          <w:rPr>
            <w:rFonts w:ascii="Times New Roman"/>
          </w:rPr>
          <w:fldChar w:fldCharType="begin"/>
        </w:r>
      </w:del>
      <w:del w:id="1641" w:author="M00032937" w:date="2024-06-28T10:27:15Z">
        <w:r>
          <w:rPr>
            <w:rFonts w:ascii="Times New Roman"/>
          </w:rPr>
          <w:delInstrText xml:space="preserve"> HYPERLINK \l _Toc24803 </w:delInstrText>
        </w:r>
      </w:del>
      <w:del w:id="1642" w:author="M00032937" w:date="2024-06-28T10:27:15Z">
        <w:r>
          <w:rPr>
            <w:rFonts w:ascii="Times New Roman"/>
          </w:rPr>
          <w:fldChar w:fldCharType="separate"/>
        </w:r>
      </w:del>
      <w:del w:id="1643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2.1 </w:delText>
        </w:r>
      </w:del>
      <w:del w:id="1644" w:author="M00032937" w:date="2024-06-28T10:27:15Z">
        <w:r>
          <w:rPr>
            <w:rFonts w:hint="eastAsia"/>
          </w:rPr>
          <w:delText>电气组成图：</w:delText>
        </w:r>
      </w:del>
      <w:del w:id="1645" w:author="M00032937" w:date="2024-06-28T10:27:15Z">
        <w:r>
          <w:rPr/>
          <w:tab/>
        </w:r>
      </w:del>
      <w:del w:id="1646" w:author="M00032937" w:date="2024-06-28T10:27:15Z">
        <w:r>
          <w:rPr/>
          <w:fldChar w:fldCharType="begin"/>
        </w:r>
      </w:del>
      <w:del w:id="1647" w:author="M00032937" w:date="2024-06-28T10:27:15Z">
        <w:r>
          <w:rPr/>
          <w:delInstrText xml:space="preserve"> PAGEREF _Toc24803 \h </w:delInstrText>
        </w:r>
      </w:del>
      <w:del w:id="1648" w:author="M00032937" w:date="2024-06-28T10:27:15Z">
        <w:r>
          <w:rPr/>
          <w:fldChar w:fldCharType="separate"/>
        </w:r>
      </w:del>
      <w:del w:id="1649" w:author="M00032937" w:date="2024-06-28T10:27:15Z">
        <w:r>
          <w:rPr/>
          <w:delText>7</w:delText>
        </w:r>
      </w:del>
      <w:del w:id="1650" w:author="M00032937" w:date="2024-06-28T10:27:15Z">
        <w:r>
          <w:rPr/>
          <w:fldChar w:fldCharType="end"/>
        </w:r>
      </w:del>
      <w:del w:id="1651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del w:id="1652" w:author="M00032937" w:date="2024-06-28T10:27:15Z"/>
        </w:rPr>
      </w:pPr>
      <w:del w:id="1653" w:author="M00032937" w:date="2024-06-28T10:27:15Z">
        <w:r>
          <w:rPr>
            <w:rFonts w:ascii="Times New Roman"/>
          </w:rPr>
          <w:fldChar w:fldCharType="begin"/>
        </w:r>
      </w:del>
      <w:del w:id="1654" w:author="M00032937" w:date="2024-06-28T10:27:15Z">
        <w:r>
          <w:rPr>
            <w:rFonts w:ascii="Times New Roman"/>
          </w:rPr>
          <w:delInstrText xml:space="preserve"> HYPERLINK \l _Toc2804 </w:delInstrText>
        </w:r>
      </w:del>
      <w:del w:id="1655" w:author="M00032937" w:date="2024-06-28T10:27:15Z">
        <w:r>
          <w:rPr>
            <w:rFonts w:ascii="Times New Roman"/>
          </w:rPr>
          <w:fldChar w:fldCharType="separate"/>
        </w:r>
      </w:del>
      <w:del w:id="1656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2.2 </w:delText>
        </w:r>
      </w:del>
      <w:del w:id="1657" w:author="M00032937" w:date="2024-06-28T10:27:15Z">
        <w:r>
          <w:rPr>
            <w:rFonts w:hint="eastAsia"/>
          </w:rPr>
          <w:delText>水路框图</w:delText>
        </w:r>
      </w:del>
      <w:del w:id="1658" w:author="M00032937" w:date="2024-06-28T10:27:15Z">
        <w:r>
          <w:rPr/>
          <w:tab/>
        </w:r>
      </w:del>
      <w:del w:id="1659" w:author="M00032937" w:date="2024-06-28T10:27:15Z">
        <w:r>
          <w:rPr/>
          <w:fldChar w:fldCharType="begin"/>
        </w:r>
      </w:del>
      <w:del w:id="1660" w:author="M00032937" w:date="2024-06-28T10:27:15Z">
        <w:r>
          <w:rPr/>
          <w:delInstrText xml:space="preserve"> PAGEREF _Toc2804 \h </w:delInstrText>
        </w:r>
      </w:del>
      <w:del w:id="1661" w:author="M00032937" w:date="2024-06-28T10:27:15Z">
        <w:r>
          <w:rPr/>
          <w:fldChar w:fldCharType="separate"/>
        </w:r>
      </w:del>
      <w:del w:id="1662" w:author="M00032937" w:date="2024-06-28T10:27:15Z">
        <w:r>
          <w:rPr/>
          <w:delText>7</w:delText>
        </w:r>
      </w:del>
      <w:del w:id="1663" w:author="M00032937" w:date="2024-06-28T10:27:15Z">
        <w:r>
          <w:rPr/>
          <w:fldChar w:fldCharType="end"/>
        </w:r>
      </w:del>
      <w:del w:id="1664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59"/>
        <w:tabs>
          <w:tab w:val="right" w:leader="dot" w:pos="9864"/>
          <w:tab w:val="clear" w:pos="420"/>
          <w:tab w:val="clear" w:pos="9853"/>
        </w:tabs>
        <w:rPr>
          <w:del w:id="1665" w:author="M00032937" w:date="2024-06-28T10:27:15Z"/>
        </w:rPr>
      </w:pPr>
      <w:del w:id="1666" w:author="M00032937" w:date="2024-06-28T10:27:15Z">
        <w:r>
          <w:rPr>
            <w:rFonts w:ascii="Times New Roman"/>
          </w:rPr>
          <w:fldChar w:fldCharType="begin"/>
        </w:r>
      </w:del>
      <w:del w:id="1667" w:author="M00032937" w:date="2024-06-28T10:27:15Z">
        <w:r>
          <w:rPr>
            <w:rFonts w:ascii="Times New Roman"/>
          </w:rPr>
          <w:delInstrText xml:space="preserve"> HYPERLINK \l _Toc13170 </w:delInstrText>
        </w:r>
      </w:del>
      <w:del w:id="1668" w:author="M00032937" w:date="2024-06-28T10:27:15Z">
        <w:r>
          <w:rPr>
            <w:rFonts w:ascii="Times New Roman"/>
          </w:rPr>
          <w:fldChar w:fldCharType="separate"/>
        </w:r>
      </w:del>
      <w:del w:id="1669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3 </w:delText>
        </w:r>
      </w:del>
      <w:del w:id="1670" w:author="M00032937" w:date="2024-06-28T10:27:15Z">
        <w:r>
          <w:rPr>
            <w:rFonts w:hint="eastAsia"/>
          </w:rPr>
          <w:delText>外观尺寸</w:delText>
        </w:r>
      </w:del>
      <w:del w:id="1671" w:author="M00032937" w:date="2024-06-28T10:27:15Z">
        <w:r>
          <w:rPr/>
          <w:tab/>
        </w:r>
      </w:del>
      <w:del w:id="1672" w:author="M00032937" w:date="2024-06-28T10:27:15Z">
        <w:r>
          <w:rPr/>
          <w:fldChar w:fldCharType="begin"/>
        </w:r>
      </w:del>
      <w:del w:id="1673" w:author="M00032937" w:date="2024-06-28T10:27:15Z">
        <w:r>
          <w:rPr/>
          <w:delInstrText xml:space="preserve"> PAGEREF _Toc13170 \h </w:delInstrText>
        </w:r>
      </w:del>
      <w:del w:id="1674" w:author="M00032937" w:date="2024-06-28T10:27:15Z">
        <w:r>
          <w:rPr/>
          <w:fldChar w:fldCharType="separate"/>
        </w:r>
      </w:del>
      <w:del w:id="1675" w:author="M00032937" w:date="2024-06-28T10:27:15Z">
        <w:r>
          <w:rPr/>
          <w:delText>8</w:delText>
        </w:r>
      </w:del>
      <w:del w:id="1676" w:author="M00032937" w:date="2024-06-28T10:27:15Z">
        <w:r>
          <w:rPr/>
          <w:fldChar w:fldCharType="end"/>
        </w:r>
      </w:del>
      <w:del w:id="1677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del w:id="1678" w:author="M00032937" w:date="2024-06-28T10:27:15Z"/>
        </w:rPr>
      </w:pPr>
      <w:del w:id="1679" w:author="M00032937" w:date="2024-06-28T10:27:15Z">
        <w:r>
          <w:rPr>
            <w:rFonts w:ascii="Times New Roman"/>
          </w:rPr>
          <w:fldChar w:fldCharType="begin"/>
        </w:r>
      </w:del>
      <w:del w:id="1680" w:author="M00032937" w:date="2024-06-28T10:27:15Z">
        <w:r>
          <w:rPr>
            <w:rFonts w:ascii="Times New Roman"/>
          </w:rPr>
          <w:delInstrText xml:space="preserve"> HYPERLINK \l _Toc14229 </w:delInstrText>
        </w:r>
      </w:del>
      <w:del w:id="1681" w:author="M00032937" w:date="2024-06-28T10:27:15Z">
        <w:r>
          <w:rPr>
            <w:rFonts w:ascii="Times New Roman"/>
          </w:rPr>
          <w:fldChar w:fldCharType="separate"/>
        </w:r>
      </w:del>
      <w:del w:id="1682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3.1 </w:delText>
        </w:r>
      </w:del>
      <w:del w:id="1683" w:author="M00032937" w:date="2024-06-28T10:27:15Z">
        <w:r>
          <w:rPr>
            <w:rFonts w:hint="eastAsia"/>
          </w:rPr>
          <w:delText>外观效果图：</w:delText>
        </w:r>
      </w:del>
      <w:del w:id="1684" w:author="M00032937" w:date="2024-06-28T10:27:15Z">
        <w:r>
          <w:rPr/>
          <w:tab/>
        </w:r>
      </w:del>
      <w:del w:id="1685" w:author="M00032937" w:date="2024-06-28T10:27:15Z">
        <w:r>
          <w:rPr/>
          <w:fldChar w:fldCharType="begin"/>
        </w:r>
      </w:del>
      <w:del w:id="1686" w:author="M00032937" w:date="2024-06-28T10:27:15Z">
        <w:r>
          <w:rPr/>
          <w:delInstrText xml:space="preserve"> PAGEREF _Toc14229 \h </w:delInstrText>
        </w:r>
      </w:del>
      <w:del w:id="1687" w:author="M00032937" w:date="2024-06-28T10:27:15Z">
        <w:r>
          <w:rPr/>
          <w:fldChar w:fldCharType="separate"/>
        </w:r>
      </w:del>
      <w:del w:id="1688" w:author="M00032937" w:date="2024-06-28T10:27:15Z">
        <w:r>
          <w:rPr/>
          <w:delText>8</w:delText>
        </w:r>
      </w:del>
      <w:del w:id="1689" w:author="M00032937" w:date="2024-06-28T10:27:15Z">
        <w:r>
          <w:rPr/>
          <w:fldChar w:fldCharType="end"/>
        </w:r>
      </w:del>
      <w:del w:id="1690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del w:id="1691" w:author="M00032937" w:date="2024-06-28T10:27:15Z"/>
        </w:rPr>
      </w:pPr>
      <w:del w:id="1692" w:author="M00032937" w:date="2024-06-28T10:27:15Z">
        <w:r>
          <w:rPr>
            <w:rFonts w:ascii="Times New Roman"/>
          </w:rPr>
          <w:fldChar w:fldCharType="begin"/>
        </w:r>
      </w:del>
      <w:del w:id="1693" w:author="M00032937" w:date="2024-06-28T10:27:15Z">
        <w:r>
          <w:rPr>
            <w:rFonts w:ascii="Times New Roman"/>
          </w:rPr>
          <w:delInstrText xml:space="preserve"> HYPERLINK \l _Toc7491 </w:delInstrText>
        </w:r>
      </w:del>
      <w:del w:id="1694" w:author="M00032937" w:date="2024-06-28T10:27:15Z">
        <w:r>
          <w:rPr>
            <w:rFonts w:ascii="Times New Roman"/>
          </w:rPr>
          <w:fldChar w:fldCharType="separate"/>
        </w:r>
      </w:del>
      <w:del w:id="1695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3.2 </w:delText>
        </w:r>
      </w:del>
      <w:del w:id="1696" w:author="M00032937" w:date="2024-06-28T10:27:15Z">
        <w:r>
          <w:rPr>
            <w:rFonts w:hint="eastAsia"/>
          </w:rPr>
          <w:delText>外观尺寸图</w:delText>
        </w:r>
      </w:del>
      <w:del w:id="1697" w:author="M00032937" w:date="2024-06-28T10:27:15Z">
        <w:r>
          <w:rPr/>
          <w:tab/>
        </w:r>
      </w:del>
      <w:del w:id="1698" w:author="M00032937" w:date="2024-06-28T10:27:15Z">
        <w:r>
          <w:rPr/>
          <w:fldChar w:fldCharType="begin"/>
        </w:r>
      </w:del>
      <w:del w:id="1699" w:author="M00032937" w:date="2024-06-28T10:27:15Z">
        <w:r>
          <w:rPr/>
          <w:delInstrText xml:space="preserve"> PAGEREF _Toc7491 \h </w:delInstrText>
        </w:r>
      </w:del>
      <w:del w:id="1700" w:author="M00032937" w:date="2024-06-28T10:27:15Z">
        <w:r>
          <w:rPr/>
          <w:fldChar w:fldCharType="separate"/>
        </w:r>
      </w:del>
      <w:del w:id="1701" w:author="M00032937" w:date="2024-06-28T10:27:15Z">
        <w:r>
          <w:rPr/>
          <w:delText>8</w:delText>
        </w:r>
      </w:del>
      <w:del w:id="1702" w:author="M00032937" w:date="2024-06-28T10:27:15Z">
        <w:r>
          <w:rPr/>
          <w:fldChar w:fldCharType="end"/>
        </w:r>
      </w:del>
      <w:del w:id="1703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1704" w:author="M00032937" w:date="2024-06-28T10:27:15Z"/>
        </w:rPr>
      </w:pPr>
      <w:del w:id="1705" w:author="M00032937" w:date="2024-06-28T10:27:15Z">
        <w:r>
          <w:rPr>
            <w:rFonts w:ascii="Times New Roman"/>
          </w:rPr>
          <w:fldChar w:fldCharType="begin"/>
        </w:r>
      </w:del>
      <w:del w:id="1706" w:author="M00032937" w:date="2024-06-28T10:27:15Z">
        <w:r>
          <w:rPr>
            <w:rFonts w:ascii="Times New Roman"/>
          </w:rPr>
          <w:delInstrText xml:space="preserve"> HYPERLINK \l _Toc5414 </w:delInstrText>
        </w:r>
      </w:del>
      <w:del w:id="1707" w:author="M00032937" w:date="2024-06-28T10:27:15Z">
        <w:r>
          <w:rPr>
            <w:rFonts w:ascii="Times New Roman"/>
          </w:rPr>
          <w:fldChar w:fldCharType="separate"/>
        </w:r>
      </w:del>
      <w:del w:id="1708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3.2.1 </w:delText>
        </w:r>
      </w:del>
      <w:del w:id="1709" w:author="M00032937" w:date="2024-06-28T10:27:15Z">
        <w:r>
          <w:rPr/>
          <w:tab/>
        </w:r>
      </w:del>
      <w:del w:id="1710" w:author="M00032937" w:date="2024-06-28T10:27:15Z">
        <w:r>
          <w:rPr/>
          <w:fldChar w:fldCharType="begin"/>
        </w:r>
      </w:del>
      <w:del w:id="1711" w:author="M00032937" w:date="2024-06-28T10:27:15Z">
        <w:r>
          <w:rPr/>
          <w:delInstrText xml:space="preserve"> PAGEREF _Toc5414 \h </w:delInstrText>
        </w:r>
      </w:del>
      <w:del w:id="1712" w:author="M00032937" w:date="2024-06-28T10:27:15Z">
        <w:r>
          <w:rPr/>
          <w:fldChar w:fldCharType="separate"/>
        </w:r>
      </w:del>
      <w:del w:id="1713" w:author="M00032937" w:date="2024-06-28T10:27:15Z">
        <w:r>
          <w:rPr/>
          <w:delText>8</w:delText>
        </w:r>
      </w:del>
      <w:del w:id="1714" w:author="M00032937" w:date="2024-06-28T10:27:15Z">
        <w:r>
          <w:rPr/>
          <w:fldChar w:fldCharType="end"/>
        </w:r>
      </w:del>
      <w:del w:id="1715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del w:id="1716" w:author="M00032937" w:date="2024-06-28T10:27:15Z"/>
        </w:rPr>
      </w:pPr>
      <w:del w:id="1717" w:author="M00032937" w:date="2024-06-28T10:27:15Z">
        <w:r>
          <w:rPr>
            <w:rFonts w:ascii="Times New Roman"/>
          </w:rPr>
          <w:fldChar w:fldCharType="begin"/>
        </w:r>
      </w:del>
      <w:del w:id="1718" w:author="M00032937" w:date="2024-06-28T10:27:15Z">
        <w:r>
          <w:rPr>
            <w:rFonts w:ascii="Times New Roman"/>
          </w:rPr>
          <w:delInstrText xml:space="preserve"> HYPERLINK \l _Toc29988 </w:delInstrText>
        </w:r>
      </w:del>
      <w:del w:id="1719" w:author="M00032937" w:date="2024-06-28T10:27:15Z">
        <w:r>
          <w:rPr>
            <w:rFonts w:ascii="Times New Roman"/>
          </w:rPr>
          <w:fldChar w:fldCharType="separate"/>
        </w:r>
      </w:del>
      <w:del w:id="1720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3.3 </w:delText>
        </w:r>
      </w:del>
      <w:del w:id="1721" w:author="M00032937" w:date="2024-06-28T10:27:15Z">
        <w:r>
          <w:rPr>
            <w:rFonts w:hint="eastAsia"/>
          </w:rPr>
          <w:delText>安装尺寸</w:delText>
        </w:r>
      </w:del>
      <w:del w:id="1722" w:author="M00032937" w:date="2024-06-28T10:27:15Z">
        <w:r>
          <w:rPr/>
          <w:tab/>
        </w:r>
      </w:del>
      <w:del w:id="1723" w:author="M00032937" w:date="2024-06-28T10:27:15Z">
        <w:r>
          <w:rPr/>
          <w:fldChar w:fldCharType="begin"/>
        </w:r>
      </w:del>
      <w:del w:id="1724" w:author="M00032937" w:date="2024-06-28T10:27:15Z">
        <w:r>
          <w:rPr/>
          <w:delInstrText xml:space="preserve"> PAGEREF _Toc29988 \h </w:delInstrText>
        </w:r>
      </w:del>
      <w:del w:id="1725" w:author="M00032937" w:date="2024-06-28T10:27:15Z">
        <w:r>
          <w:rPr/>
          <w:fldChar w:fldCharType="separate"/>
        </w:r>
      </w:del>
      <w:del w:id="1726" w:author="M00032937" w:date="2024-06-28T10:27:15Z">
        <w:r>
          <w:rPr/>
          <w:delText>8</w:delText>
        </w:r>
      </w:del>
      <w:del w:id="1727" w:author="M00032937" w:date="2024-06-28T10:27:15Z">
        <w:r>
          <w:rPr/>
          <w:fldChar w:fldCharType="end"/>
        </w:r>
      </w:del>
      <w:del w:id="1728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59"/>
        <w:tabs>
          <w:tab w:val="right" w:leader="dot" w:pos="9864"/>
          <w:tab w:val="clear" w:pos="420"/>
          <w:tab w:val="clear" w:pos="9853"/>
        </w:tabs>
        <w:rPr>
          <w:del w:id="1729" w:author="M00032937" w:date="2024-06-28T10:27:15Z"/>
        </w:rPr>
      </w:pPr>
      <w:del w:id="1730" w:author="M00032937" w:date="2024-06-28T10:27:15Z">
        <w:r>
          <w:rPr>
            <w:rFonts w:ascii="Times New Roman"/>
          </w:rPr>
          <w:fldChar w:fldCharType="begin"/>
        </w:r>
      </w:del>
      <w:del w:id="1731" w:author="M00032937" w:date="2024-06-28T10:27:15Z">
        <w:r>
          <w:rPr>
            <w:rFonts w:ascii="Times New Roman"/>
          </w:rPr>
          <w:delInstrText xml:space="preserve"> HYPERLINK \l _Toc30440 </w:delInstrText>
        </w:r>
      </w:del>
      <w:del w:id="1732" w:author="M00032937" w:date="2024-06-28T10:27:15Z">
        <w:r>
          <w:rPr>
            <w:rFonts w:ascii="Times New Roman"/>
          </w:rPr>
          <w:fldChar w:fldCharType="separate"/>
        </w:r>
      </w:del>
      <w:del w:id="1733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4 </w:delText>
        </w:r>
      </w:del>
      <w:del w:id="1734" w:author="M00032937" w:date="2024-06-28T10:27:15Z">
        <w:r>
          <w:rPr>
            <w:rFonts w:hint="eastAsia"/>
          </w:rPr>
          <w:delText>产品规格</w:delText>
        </w:r>
      </w:del>
      <w:del w:id="1735" w:author="M00032937" w:date="2024-06-28T10:27:15Z">
        <w:r>
          <w:rPr/>
          <w:tab/>
        </w:r>
      </w:del>
      <w:del w:id="1736" w:author="M00032937" w:date="2024-06-28T10:27:15Z">
        <w:r>
          <w:rPr/>
          <w:fldChar w:fldCharType="begin"/>
        </w:r>
      </w:del>
      <w:del w:id="1737" w:author="M00032937" w:date="2024-06-28T10:27:15Z">
        <w:r>
          <w:rPr/>
          <w:delInstrText xml:space="preserve"> PAGEREF _Toc30440 \h </w:delInstrText>
        </w:r>
      </w:del>
      <w:del w:id="1738" w:author="M00032937" w:date="2024-06-28T10:27:15Z">
        <w:r>
          <w:rPr/>
          <w:fldChar w:fldCharType="separate"/>
        </w:r>
      </w:del>
      <w:del w:id="1739" w:author="M00032937" w:date="2024-06-28T10:27:15Z">
        <w:r>
          <w:rPr/>
          <w:delText>9</w:delText>
        </w:r>
      </w:del>
      <w:del w:id="1740" w:author="M00032937" w:date="2024-06-28T10:27:15Z">
        <w:r>
          <w:rPr/>
          <w:fldChar w:fldCharType="end"/>
        </w:r>
      </w:del>
      <w:del w:id="1741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del w:id="1742" w:author="M00032937" w:date="2024-06-28T10:27:15Z"/>
        </w:rPr>
      </w:pPr>
      <w:del w:id="1743" w:author="M00032937" w:date="2024-06-28T10:27:15Z">
        <w:r>
          <w:rPr>
            <w:rFonts w:ascii="Times New Roman"/>
          </w:rPr>
          <w:fldChar w:fldCharType="begin"/>
        </w:r>
      </w:del>
      <w:del w:id="1744" w:author="M00032937" w:date="2024-06-28T10:27:15Z">
        <w:r>
          <w:rPr>
            <w:rFonts w:ascii="Times New Roman"/>
          </w:rPr>
          <w:delInstrText xml:space="preserve"> HYPERLINK \l _Toc25173 </w:delInstrText>
        </w:r>
      </w:del>
      <w:del w:id="1745" w:author="M00032937" w:date="2024-06-28T10:27:15Z">
        <w:r>
          <w:rPr>
            <w:rFonts w:ascii="Times New Roman"/>
          </w:rPr>
          <w:fldChar w:fldCharType="separate"/>
        </w:r>
      </w:del>
      <w:del w:id="1746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4.1 </w:delText>
        </w:r>
      </w:del>
      <w:del w:id="1747" w:author="M00032937" w:date="2024-06-28T10:27:15Z">
        <w:r>
          <w:rPr>
            <w:rFonts w:hint="eastAsia"/>
          </w:rPr>
          <w:delText>标准要求</w:delText>
        </w:r>
      </w:del>
      <w:del w:id="1748" w:author="M00032937" w:date="2024-06-28T10:27:15Z">
        <w:r>
          <w:rPr/>
          <w:tab/>
        </w:r>
      </w:del>
      <w:del w:id="1749" w:author="M00032937" w:date="2024-06-28T10:27:15Z">
        <w:r>
          <w:rPr/>
          <w:fldChar w:fldCharType="begin"/>
        </w:r>
      </w:del>
      <w:del w:id="1750" w:author="M00032937" w:date="2024-06-28T10:27:15Z">
        <w:r>
          <w:rPr/>
          <w:delInstrText xml:space="preserve"> PAGEREF _Toc25173 \h </w:delInstrText>
        </w:r>
      </w:del>
      <w:del w:id="1751" w:author="M00032937" w:date="2024-06-28T10:27:15Z">
        <w:r>
          <w:rPr/>
          <w:fldChar w:fldCharType="separate"/>
        </w:r>
      </w:del>
      <w:del w:id="1752" w:author="M00032937" w:date="2024-06-28T10:27:15Z">
        <w:r>
          <w:rPr/>
          <w:delText>9</w:delText>
        </w:r>
      </w:del>
      <w:del w:id="1753" w:author="M00032937" w:date="2024-06-28T10:27:15Z">
        <w:r>
          <w:rPr/>
          <w:fldChar w:fldCharType="end"/>
        </w:r>
      </w:del>
      <w:del w:id="1754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1755" w:author="M00032937" w:date="2024-06-28T10:27:15Z"/>
        </w:rPr>
      </w:pPr>
      <w:del w:id="1756" w:author="M00032937" w:date="2024-06-28T10:27:15Z">
        <w:r>
          <w:rPr>
            <w:rFonts w:ascii="Times New Roman"/>
          </w:rPr>
          <w:fldChar w:fldCharType="begin"/>
        </w:r>
      </w:del>
      <w:del w:id="1757" w:author="M00032937" w:date="2024-06-28T10:27:15Z">
        <w:r>
          <w:rPr>
            <w:rFonts w:ascii="Times New Roman"/>
          </w:rPr>
          <w:delInstrText xml:space="preserve"> HYPERLINK \l _Toc3090 </w:delInstrText>
        </w:r>
      </w:del>
      <w:del w:id="1758" w:author="M00032937" w:date="2024-06-28T10:27:15Z">
        <w:r>
          <w:rPr>
            <w:rFonts w:ascii="Times New Roman"/>
          </w:rPr>
          <w:fldChar w:fldCharType="separate"/>
        </w:r>
      </w:del>
      <w:del w:id="1759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4.1.1 </w:delText>
        </w:r>
      </w:del>
      <w:del w:id="1760" w:author="M00032937" w:date="2024-06-28T10:27:15Z">
        <w:r>
          <w:rPr>
            <w:rFonts w:hint="eastAsia"/>
          </w:rPr>
          <w:delText>通用外观要求</w:delText>
        </w:r>
      </w:del>
      <w:del w:id="1761" w:author="M00032937" w:date="2024-06-28T10:27:15Z">
        <w:r>
          <w:rPr/>
          <w:tab/>
        </w:r>
      </w:del>
      <w:del w:id="1762" w:author="M00032937" w:date="2024-06-28T10:27:15Z">
        <w:r>
          <w:rPr/>
          <w:fldChar w:fldCharType="begin"/>
        </w:r>
      </w:del>
      <w:del w:id="1763" w:author="M00032937" w:date="2024-06-28T10:27:15Z">
        <w:r>
          <w:rPr/>
          <w:delInstrText xml:space="preserve"> PAGEREF _Toc3090 \h </w:delInstrText>
        </w:r>
      </w:del>
      <w:del w:id="1764" w:author="M00032937" w:date="2024-06-28T10:27:15Z">
        <w:r>
          <w:rPr/>
          <w:fldChar w:fldCharType="separate"/>
        </w:r>
      </w:del>
      <w:del w:id="1765" w:author="M00032937" w:date="2024-06-28T10:27:15Z">
        <w:r>
          <w:rPr/>
          <w:delText>9</w:delText>
        </w:r>
      </w:del>
      <w:del w:id="1766" w:author="M00032937" w:date="2024-06-28T10:27:15Z">
        <w:r>
          <w:rPr/>
          <w:fldChar w:fldCharType="end"/>
        </w:r>
      </w:del>
      <w:del w:id="1767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1768" w:author="M00032937" w:date="2024-06-28T10:27:15Z"/>
        </w:rPr>
      </w:pPr>
      <w:del w:id="1769" w:author="M00032937" w:date="2024-06-28T10:27:15Z">
        <w:r>
          <w:rPr>
            <w:rFonts w:ascii="Times New Roman"/>
          </w:rPr>
          <w:fldChar w:fldCharType="begin"/>
        </w:r>
      </w:del>
      <w:del w:id="1770" w:author="M00032937" w:date="2024-06-28T10:27:15Z">
        <w:r>
          <w:rPr>
            <w:rFonts w:ascii="Times New Roman"/>
          </w:rPr>
          <w:delInstrText xml:space="preserve"> HYPERLINK \l _Toc20547 </w:delInstrText>
        </w:r>
      </w:del>
      <w:del w:id="1771" w:author="M00032937" w:date="2024-06-28T10:27:15Z">
        <w:r>
          <w:rPr>
            <w:rFonts w:ascii="Times New Roman"/>
          </w:rPr>
          <w:fldChar w:fldCharType="separate"/>
        </w:r>
      </w:del>
      <w:del w:id="1772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4.1.2 </w:delText>
        </w:r>
      </w:del>
      <w:del w:id="1773" w:author="M00032937" w:date="2024-06-28T10:27:15Z">
        <w:r>
          <w:rPr>
            <w:rFonts w:hint="eastAsia"/>
          </w:rPr>
          <w:delText>标准要求</w:delText>
        </w:r>
      </w:del>
      <w:del w:id="1774" w:author="M00032937" w:date="2024-06-28T10:27:15Z">
        <w:r>
          <w:rPr/>
          <w:tab/>
        </w:r>
      </w:del>
      <w:del w:id="1775" w:author="M00032937" w:date="2024-06-28T10:27:15Z">
        <w:r>
          <w:rPr/>
          <w:fldChar w:fldCharType="begin"/>
        </w:r>
      </w:del>
      <w:del w:id="1776" w:author="M00032937" w:date="2024-06-28T10:27:15Z">
        <w:r>
          <w:rPr/>
          <w:delInstrText xml:space="preserve"> PAGEREF _Toc20547 \h </w:delInstrText>
        </w:r>
      </w:del>
      <w:del w:id="1777" w:author="M00032937" w:date="2024-06-28T10:27:15Z">
        <w:r>
          <w:rPr/>
          <w:fldChar w:fldCharType="separate"/>
        </w:r>
      </w:del>
      <w:del w:id="1778" w:author="M00032937" w:date="2024-06-28T10:27:15Z">
        <w:r>
          <w:rPr/>
          <w:delText>9</w:delText>
        </w:r>
      </w:del>
      <w:del w:id="1779" w:author="M00032937" w:date="2024-06-28T10:27:15Z">
        <w:r>
          <w:rPr/>
          <w:fldChar w:fldCharType="end"/>
        </w:r>
      </w:del>
      <w:del w:id="1780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del w:id="1781" w:author="M00032937" w:date="2024-06-28T10:27:15Z"/>
        </w:rPr>
      </w:pPr>
      <w:del w:id="1782" w:author="M00032937" w:date="2024-06-28T10:27:15Z">
        <w:r>
          <w:rPr>
            <w:rFonts w:ascii="Times New Roman"/>
          </w:rPr>
          <w:fldChar w:fldCharType="begin"/>
        </w:r>
      </w:del>
      <w:del w:id="1783" w:author="M00032937" w:date="2024-06-28T10:27:15Z">
        <w:r>
          <w:rPr>
            <w:rFonts w:ascii="Times New Roman"/>
          </w:rPr>
          <w:delInstrText xml:space="preserve"> HYPERLINK \l _Toc28455 </w:delInstrText>
        </w:r>
      </w:del>
      <w:del w:id="1784" w:author="M00032937" w:date="2024-06-28T10:27:15Z">
        <w:r>
          <w:rPr>
            <w:rFonts w:ascii="Times New Roman"/>
          </w:rPr>
          <w:fldChar w:fldCharType="separate"/>
        </w:r>
      </w:del>
      <w:del w:id="1785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4.2 </w:delText>
        </w:r>
      </w:del>
      <w:del w:id="1786" w:author="M00032937" w:date="2024-06-28T10:27:15Z">
        <w:r>
          <w:rPr>
            <w:rFonts w:hint="eastAsia"/>
          </w:rPr>
          <w:delText>产品尺寸要求</w:delText>
        </w:r>
      </w:del>
      <w:del w:id="1787" w:author="M00032937" w:date="2024-06-28T10:27:15Z">
        <w:r>
          <w:rPr/>
          <w:tab/>
        </w:r>
      </w:del>
      <w:del w:id="1788" w:author="M00032937" w:date="2024-06-28T10:27:15Z">
        <w:r>
          <w:rPr/>
          <w:fldChar w:fldCharType="begin"/>
        </w:r>
      </w:del>
      <w:del w:id="1789" w:author="M00032937" w:date="2024-06-28T10:27:15Z">
        <w:r>
          <w:rPr/>
          <w:delInstrText xml:space="preserve"> PAGEREF _Toc28455 \h </w:delInstrText>
        </w:r>
      </w:del>
      <w:del w:id="1790" w:author="M00032937" w:date="2024-06-28T10:27:15Z">
        <w:r>
          <w:rPr/>
          <w:fldChar w:fldCharType="separate"/>
        </w:r>
      </w:del>
      <w:del w:id="1791" w:author="M00032937" w:date="2024-06-28T10:27:15Z">
        <w:r>
          <w:rPr/>
          <w:delText>9</w:delText>
        </w:r>
      </w:del>
      <w:del w:id="1792" w:author="M00032937" w:date="2024-06-28T10:27:15Z">
        <w:r>
          <w:rPr/>
          <w:fldChar w:fldCharType="end"/>
        </w:r>
      </w:del>
      <w:del w:id="1793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del w:id="1794" w:author="M00032937" w:date="2024-06-28T10:27:15Z"/>
        </w:rPr>
      </w:pPr>
      <w:del w:id="1795" w:author="M00032937" w:date="2024-06-28T10:27:15Z">
        <w:r>
          <w:rPr>
            <w:rFonts w:ascii="Times New Roman"/>
          </w:rPr>
          <w:fldChar w:fldCharType="begin"/>
        </w:r>
      </w:del>
      <w:del w:id="1796" w:author="M00032937" w:date="2024-06-28T10:27:15Z">
        <w:r>
          <w:rPr>
            <w:rFonts w:ascii="Times New Roman"/>
          </w:rPr>
          <w:delInstrText xml:space="preserve"> HYPERLINK \l _Toc260 </w:delInstrText>
        </w:r>
      </w:del>
      <w:del w:id="1797" w:author="M00032937" w:date="2024-06-28T10:27:15Z">
        <w:r>
          <w:rPr>
            <w:rFonts w:ascii="Times New Roman"/>
          </w:rPr>
          <w:fldChar w:fldCharType="separate"/>
        </w:r>
      </w:del>
      <w:del w:id="1798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4.3 </w:delText>
        </w:r>
      </w:del>
      <w:del w:id="1799" w:author="M00032937" w:date="2024-06-28T10:27:15Z">
        <w:r>
          <w:rPr>
            <w:rFonts w:hint="eastAsia"/>
          </w:rPr>
          <w:delText>电气规格</w:delText>
        </w:r>
      </w:del>
      <w:del w:id="1800" w:author="M00032937" w:date="2024-06-28T10:27:15Z">
        <w:r>
          <w:rPr/>
          <w:tab/>
        </w:r>
      </w:del>
      <w:del w:id="1801" w:author="M00032937" w:date="2024-06-28T10:27:15Z">
        <w:r>
          <w:rPr/>
          <w:fldChar w:fldCharType="begin"/>
        </w:r>
      </w:del>
      <w:del w:id="1802" w:author="M00032937" w:date="2024-06-28T10:27:15Z">
        <w:r>
          <w:rPr/>
          <w:delInstrText xml:space="preserve"> PAGEREF _Toc260 \h </w:delInstrText>
        </w:r>
      </w:del>
      <w:del w:id="1803" w:author="M00032937" w:date="2024-06-28T10:27:15Z">
        <w:r>
          <w:rPr/>
          <w:fldChar w:fldCharType="separate"/>
        </w:r>
      </w:del>
      <w:del w:id="1804" w:author="M00032937" w:date="2024-06-28T10:27:15Z">
        <w:r>
          <w:rPr/>
          <w:delText>9</w:delText>
        </w:r>
      </w:del>
      <w:del w:id="1805" w:author="M00032937" w:date="2024-06-28T10:27:15Z">
        <w:r>
          <w:rPr/>
          <w:fldChar w:fldCharType="end"/>
        </w:r>
      </w:del>
      <w:del w:id="1806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del w:id="1807" w:author="M00032937" w:date="2024-06-28T10:27:15Z"/>
        </w:rPr>
      </w:pPr>
      <w:del w:id="1808" w:author="M00032937" w:date="2024-06-28T10:27:15Z">
        <w:r>
          <w:rPr>
            <w:rFonts w:ascii="Times New Roman"/>
          </w:rPr>
          <w:fldChar w:fldCharType="begin"/>
        </w:r>
      </w:del>
      <w:del w:id="1809" w:author="M00032937" w:date="2024-06-28T10:27:15Z">
        <w:r>
          <w:rPr>
            <w:rFonts w:ascii="Times New Roman"/>
          </w:rPr>
          <w:delInstrText xml:space="preserve"> HYPERLINK \l _Toc11520 </w:delInstrText>
        </w:r>
      </w:del>
      <w:del w:id="1810" w:author="M00032937" w:date="2024-06-28T10:27:15Z">
        <w:r>
          <w:rPr>
            <w:rFonts w:ascii="Times New Roman"/>
          </w:rPr>
          <w:fldChar w:fldCharType="separate"/>
        </w:r>
      </w:del>
      <w:del w:id="1811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4.4 </w:delText>
        </w:r>
      </w:del>
      <w:del w:id="1812" w:author="M00032937" w:date="2024-06-28T10:27:15Z">
        <w:r>
          <w:rPr>
            <w:rFonts w:hint="eastAsia"/>
          </w:rPr>
          <w:delText>防护等级</w:delText>
        </w:r>
      </w:del>
      <w:del w:id="1813" w:author="M00032937" w:date="2024-06-28T10:27:15Z">
        <w:r>
          <w:rPr/>
          <w:tab/>
        </w:r>
      </w:del>
      <w:del w:id="1814" w:author="M00032937" w:date="2024-06-28T10:27:15Z">
        <w:r>
          <w:rPr/>
          <w:fldChar w:fldCharType="begin"/>
        </w:r>
      </w:del>
      <w:del w:id="1815" w:author="M00032937" w:date="2024-06-28T10:27:15Z">
        <w:r>
          <w:rPr/>
          <w:delInstrText xml:space="preserve"> PAGEREF _Toc11520 \h </w:delInstrText>
        </w:r>
      </w:del>
      <w:del w:id="1816" w:author="M00032937" w:date="2024-06-28T10:27:15Z">
        <w:r>
          <w:rPr/>
          <w:fldChar w:fldCharType="separate"/>
        </w:r>
      </w:del>
      <w:del w:id="1817" w:author="M00032937" w:date="2024-06-28T10:27:15Z">
        <w:r>
          <w:rPr/>
          <w:delText>9</w:delText>
        </w:r>
      </w:del>
      <w:del w:id="1818" w:author="M00032937" w:date="2024-06-28T10:27:15Z">
        <w:r>
          <w:rPr/>
          <w:fldChar w:fldCharType="end"/>
        </w:r>
      </w:del>
      <w:del w:id="1819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del w:id="1820" w:author="M00032937" w:date="2024-06-28T10:27:15Z"/>
        </w:rPr>
      </w:pPr>
      <w:del w:id="1821" w:author="M00032937" w:date="2024-06-28T10:27:15Z">
        <w:r>
          <w:rPr>
            <w:rFonts w:ascii="Times New Roman"/>
          </w:rPr>
          <w:fldChar w:fldCharType="begin"/>
        </w:r>
      </w:del>
      <w:del w:id="1822" w:author="M00032937" w:date="2024-06-28T10:27:15Z">
        <w:r>
          <w:rPr>
            <w:rFonts w:ascii="Times New Roman"/>
          </w:rPr>
          <w:delInstrText xml:space="preserve"> HYPERLINK \l _Toc15555 </w:delInstrText>
        </w:r>
      </w:del>
      <w:del w:id="1823" w:author="M00032937" w:date="2024-06-28T10:27:15Z">
        <w:r>
          <w:rPr>
            <w:rFonts w:ascii="Times New Roman"/>
          </w:rPr>
          <w:fldChar w:fldCharType="separate"/>
        </w:r>
      </w:del>
      <w:del w:id="1824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4.5 </w:delText>
        </w:r>
      </w:del>
      <w:del w:id="1825" w:author="M00032937" w:date="2024-06-28T10:27:15Z">
        <w:r>
          <w:rPr>
            <w:rFonts w:hint="eastAsia"/>
          </w:rPr>
          <w:delText>环境</w:delText>
        </w:r>
      </w:del>
      <w:del w:id="1826" w:author="M00032937" w:date="2024-06-28T10:27:15Z">
        <w:r>
          <w:rPr/>
          <w:tab/>
        </w:r>
      </w:del>
      <w:del w:id="1827" w:author="M00032937" w:date="2024-06-28T10:27:15Z">
        <w:r>
          <w:rPr/>
          <w:fldChar w:fldCharType="begin"/>
        </w:r>
      </w:del>
      <w:del w:id="1828" w:author="M00032937" w:date="2024-06-28T10:27:15Z">
        <w:r>
          <w:rPr/>
          <w:delInstrText xml:space="preserve"> PAGEREF _Toc15555 \h </w:delInstrText>
        </w:r>
      </w:del>
      <w:del w:id="1829" w:author="M00032937" w:date="2024-06-28T10:27:15Z">
        <w:r>
          <w:rPr/>
          <w:fldChar w:fldCharType="separate"/>
        </w:r>
      </w:del>
      <w:del w:id="1830" w:author="M00032937" w:date="2024-06-28T10:27:15Z">
        <w:r>
          <w:rPr/>
          <w:delText>9</w:delText>
        </w:r>
      </w:del>
      <w:del w:id="1831" w:author="M00032937" w:date="2024-06-28T10:27:15Z">
        <w:r>
          <w:rPr/>
          <w:fldChar w:fldCharType="end"/>
        </w:r>
      </w:del>
      <w:del w:id="1832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del w:id="1833" w:author="M00032937" w:date="2024-06-28T10:27:15Z"/>
        </w:rPr>
      </w:pPr>
      <w:del w:id="1834" w:author="M00032937" w:date="2024-06-28T10:27:15Z">
        <w:r>
          <w:rPr>
            <w:rFonts w:ascii="Times New Roman"/>
          </w:rPr>
          <w:fldChar w:fldCharType="begin"/>
        </w:r>
      </w:del>
      <w:del w:id="1835" w:author="M00032937" w:date="2024-06-28T10:27:15Z">
        <w:r>
          <w:rPr>
            <w:rFonts w:ascii="Times New Roman"/>
          </w:rPr>
          <w:delInstrText xml:space="preserve"> HYPERLINK \l _Toc26889 </w:delInstrText>
        </w:r>
      </w:del>
      <w:del w:id="1836" w:author="M00032937" w:date="2024-06-28T10:27:15Z">
        <w:r>
          <w:rPr>
            <w:rFonts w:ascii="Times New Roman"/>
          </w:rPr>
          <w:fldChar w:fldCharType="separate"/>
        </w:r>
      </w:del>
      <w:del w:id="1837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4.6 </w:delText>
        </w:r>
      </w:del>
      <w:del w:id="1838" w:author="M00032937" w:date="2024-06-28T10:27:15Z">
        <w:r>
          <w:rPr>
            <w:rFonts w:hint="eastAsia"/>
          </w:rPr>
          <w:delText>用户界面</w:delText>
        </w:r>
      </w:del>
      <w:del w:id="1839" w:author="M00032937" w:date="2024-06-28T10:27:15Z">
        <w:r>
          <w:rPr/>
          <w:tab/>
        </w:r>
      </w:del>
      <w:del w:id="1840" w:author="M00032937" w:date="2024-06-28T10:27:15Z">
        <w:r>
          <w:rPr/>
          <w:fldChar w:fldCharType="begin"/>
        </w:r>
      </w:del>
      <w:del w:id="1841" w:author="M00032937" w:date="2024-06-28T10:27:15Z">
        <w:r>
          <w:rPr/>
          <w:delInstrText xml:space="preserve"> PAGEREF _Toc26889 \h </w:delInstrText>
        </w:r>
      </w:del>
      <w:del w:id="1842" w:author="M00032937" w:date="2024-06-28T10:27:15Z">
        <w:r>
          <w:rPr/>
          <w:fldChar w:fldCharType="separate"/>
        </w:r>
      </w:del>
      <w:del w:id="1843" w:author="M00032937" w:date="2024-06-28T10:27:15Z">
        <w:r>
          <w:rPr/>
          <w:delText>9</w:delText>
        </w:r>
      </w:del>
      <w:del w:id="1844" w:author="M00032937" w:date="2024-06-28T10:27:15Z">
        <w:r>
          <w:rPr/>
          <w:fldChar w:fldCharType="end"/>
        </w:r>
      </w:del>
      <w:del w:id="1845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1846" w:author="M00032937" w:date="2024-06-28T10:27:15Z"/>
        </w:rPr>
      </w:pPr>
      <w:del w:id="1847" w:author="M00032937" w:date="2024-06-28T10:27:15Z">
        <w:r>
          <w:rPr>
            <w:rFonts w:ascii="Times New Roman"/>
          </w:rPr>
          <w:fldChar w:fldCharType="begin"/>
        </w:r>
      </w:del>
      <w:del w:id="1848" w:author="M00032937" w:date="2024-06-28T10:27:15Z">
        <w:r>
          <w:rPr>
            <w:rFonts w:ascii="Times New Roman"/>
          </w:rPr>
          <w:delInstrText xml:space="preserve"> HYPERLINK \l _Toc19836 </w:delInstrText>
        </w:r>
      </w:del>
      <w:del w:id="1849" w:author="M00032937" w:date="2024-06-28T10:27:15Z">
        <w:r>
          <w:rPr>
            <w:rFonts w:ascii="Times New Roman"/>
          </w:rPr>
          <w:fldChar w:fldCharType="separate"/>
        </w:r>
      </w:del>
      <w:del w:id="1850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4.6.1 </w:delText>
        </w:r>
      </w:del>
      <w:del w:id="1851" w:author="M00032937" w:date="2024-06-28T10:27:15Z">
        <w:r>
          <w:rPr>
            <w:rFonts w:hint="eastAsia"/>
          </w:rPr>
          <w:delText>外观</w:delText>
        </w:r>
      </w:del>
      <w:del w:id="1852" w:author="M00032937" w:date="2024-06-28T10:27:15Z">
        <w:r>
          <w:rPr/>
          <w:tab/>
        </w:r>
      </w:del>
      <w:del w:id="1853" w:author="M00032937" w:date="2024-06-28T10:27:15Z">
        <w:r>
          <w:rPr/>
          <w:fldChar w:fldCharType="begin"/>
        </w:r>
      </w:del>
      <w:del w:id="1854" w:author="M00032937" w:date="2024-06-28T10:27:15Z">
        <w:r>
          <w:rPr/>
          <w:delInstrText xml:space="preserve"> PAGEREF _Toc19836 \h </w:delInstrText>
        </w:r>
      </w:del>
      <w:del w:id="1855" w:author="M00032937" w:date="2024-06-28T10:27:15Z">
        <w:r>
          <w:rPr/>
          <w:fldChar w:fldCharType="separate"/>
        </w:r>
      </w:del>
      <w:del w:id="1856" w:author="M00032937" w:date="2024-06-28T10:27:15Z">
        <w:r>
          <w:rPr/>
          <w:delText>10</w:delText>
        </w:r>
      </w:del>
      <w:del w:id="1857" w:author="M00032937" w:date="2024-06-28T10:27:15Z">
        <w:r>
          <w:rPr/>
          <w:fldChar w:fldCharType="end"/>
        </w:r>
      </w:del>
      <w:del w:id="1858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1859" w:author="M00032937" w:date="2024-06-28T10:27:15Z"/>
        </w:rPr>
      </w:pPr>
      <w:del w:id="1860" w:author="M00032937" w:date="2024-06-28T10:27:15Z">
        <w:r>
          <w:rPr>
            <w:rFonts w:ascii="Times New Roman"/>
          </w:rPr>
          <w:fldChar w:fldCharType="begin"/>
        </w:r>
      </w:del>
      <w:del w:id="1861" w:author="M00032937" w:date="2024-06-28T10:27:15Z">
        <w:r>
          <w:rPr>
            <w:rFonts w:ascii="Times New Roman"/>
          </w:rPr>
          <w:delInstrText xml:space="preserve"> HYPERLINK \l _Toc12419 </w:delInstrText>
        </w:r>
      </w:del>
      <w:del w:id="1862" w:author="M00032937" w:date="2024-06-28T10:27:15Z">
        <w:r>
          <w:rPr>
            <w:rFonts w:ascii="Times New Roman"/>
          </w:rPr>
          <w:fldChar w:fldCharType="separate"/>
        </w:r>
      </w:del>
      <w:del w:id="1863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4.6.2 </w:delText>
        </w:r>
      </w:del>
      <w:del w:id="1864" w:author="M00032937" w:date="2024-06-28T10:27:15Z">
        <w:r>
          <w:rPr>
            <w:rFonts w:hint="eastAsia"/>
          </w:rPr>
          <w:delText>功能逻辑</w:delText>
        </w:r>
      </w:del>
      <w:del w:id="1865" w:author="M00032937" w:date="2024-06-28T10:27:15Z">
        <w:r>
          <w:rPr/>
          <w:tab/>
        </w:r>
      </w:del>
      <w:del w:id="1866" w:author="M00032937" w:date="2024-06-28T10:27:15Z">
        <w:r>
          <w:rPr/>
          <w:fldChar w:fldCharType="begin"/>
        </w:r>
      </w:del>
      <w:del w:id="1867" w:author="M00032937" w:date="2024-06-28T10:27:15Z">
        <w:r>
          <w:rPr/>
          <w:delInstrText xml:space="preserve"> PAGEREF _Toc12419 \h </w:delInstrText>
        </w:r>
      </w:del>
      <w:del w:id="1868" w:author="M00032937" w:date="2024-06-28T10:27:15Z">
        <w:r>
          <w:rPr/>
          <w:fldChar w:fldCharType="separate"/>
        </w:r>
      </w:del>
      <w:del w:id="1869" w:author="M00032937" w:date="2024-06-28T10:27:15Z">
        <w:r>
          <w:rPr/>
          <w:delText>10</w:delText>
        </w:r>
      </w:del>
      <w:del w:id="1870" w:author="M00032937" w:date="2024-06-28T10:27:15Z">
        <w:r>
          <w:rPr/>
          <w:fldChar w:fldCharType="end"/>
        </w:r>
      </w:del>
      <w:del w:id="1871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1872" w:author="M00032937" w:date="2024-06-28T10:27:15Z"/>
        </w:rPr>
      </w:pPr>
      <w:del w:id="1873" w:author="M00032937" w:date="2024-06-28T10:27:15Z">
        <w:r>
          <w:rPr>
            <w:rFonts w:ascii="Times New Roman"/>
          </w:rPr>
          <w:fldChar w:fldCharType="begin"/>
        </w:r>
      </w:del>
      <w:del w:id="1874" w:author="M00032937" w:date="2024-06-28T10:27:15Z">
        <w:r>
          <w:rPr>
            <w:rFonts w:ascii="Times New Roman"/>
          </w:rPr>
          <w:delInstrText xml:space="preserve"> HYPERLINK \l _Toc12733 </w:delInstrText>
        </w:r>
      </w:del>
      <w:del w:id="1875" w:author="M00032937" w:date="2024-06-28T10:27:15Z">
        <w:r>
          <w:rPr>
            <w:rFonts w:ascii="Times New Roman"/>
          </w:rPr>
          <w:fldChar w:fldCharType="separate"/>
        </w:r>
      </w:del>
      <w:del w:id="1876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4.6.3 </w:delText>
        </w:r>
      </w:del>
      <w:del w:id="1877" w:author="M00032937" w:date="2024-06-28T10:27:15Z">
        <w:r>
          <w:rPr>
            <w:rFonts w:hint="eastAsia"/>
            <w:lang w:val="en-US" w:eastAsia="zh-CN"/>
          </w:rPr>
          <w:delText>旋钮</w:delText>
        </w:r>
      </w:del>
      <w:del w:id="1878" w:author="M00032937" w:date="2024-06-28T10:27:15Z">
        <w:r>
          <w:rPr>
            <w:rFonts w:hint="eastAsia"/>
          </w:rPr>
          <w:delText>颜色指示</w:delText>
        </w:r>
      </w:del>
      <w:del w:id="1879" w:author="M00032937" w:date="2024-06-28T10:27:15Z">
        <w:r>
          <w:rPr>
            <w:rFonts w:hint="eastAsia"/>
            <w:lang w:eastAsia="zh-CN"/>
          </w:rPr>
          <w:delText>（</w:delText>
        </w:r>
      </w:del>
      <w:del w:id="1880" w:author="M00032937" w:date="2024-06-28T10:27:15Z">
        <w:r>
          <w:rPr>
            <w:rFonts w:hint="eastAsia"/>
            <w:lang w:val="en-US" w:eastAsia="zh-CN"/>
          </w:rPr>
          <w:delText>图片后续调整</w:delText>
        </w:r>
      </w:del>
      <w:del w:id="1881" w:author="M00032937" w:date="2024-06-28T10:27:15Z">
        <w:r>
          <w:rPr>
            <w:rFonts w:hint="eastAsia"/>
            <w:lang w:eastAsia="zh-CN"/>
          </w:rPr>
          <w:delText>）</w:delText>
        </w:r>
      </w:del>
      <w:del w:id="1882" w:author="M00032937" w:date="2024-06-28T10:27:15Z">
        <w:r>
          <w:rPr/>
          <w:tab/>
        </w:r>
      </w:del>
      <w:del w:id="1883" w:author="M00032937" w:date="2024-06-28T10:27:15Z">
        <w:r>
          <w:rPr/>
          <w:fldChar w:fldCharType="begin"/>
        </w:r>
      </w:del>
      <w:del w:id="1884" w:author="M00032937" w:date="2024-06-28T10:27:15Z">
        <w:r>
          <w:rPr/>
          <w:delInstrText xml:space="preserve"> PAGEREF _Toc12733 \h </w:delInstrText>
        </w:r>
      </w:del>
      <w:del w:id="1885" w:author="M00032937" w:date="2024-06-28T10:27:15Z">
        <w:r>
          <w:rPr/>
          <w:fldChar w:fldCharType="separate"/>
        </w:r>
      </w:del>
      <w:del w:id="1886" w:author="M00032937" w:date="2024-06-28T10:27:15Z">
        <w:r>
          <w:rPr/>
          <w:delText>10</w:delText>
        </w:r>
      </w:del>
      <w:del w:id="1887" w:author="M00032937" w:date="2024-06-28T10:27:15Z">
        <w:r>
          <w:rPr/>
          <w:fldChar w:fldCharType="end"/>
        </w:r>
      </w:del>
      <w:del w:id="1888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del w:id="1889" w:author="M00032937" w:date="2024-06-28T10:27:15Z"/>
        </w:rPr>
      </w:pPr>
      <w:del w:id="1890" w:author="M00032937" w:date="2024-06-28T10:27:15Z">
        <w:r>
          <w:rPr>
            <w:rFonts w:ascii="Times New Roman"/>
          </w:rPr>
          <w:fldChar w:fldCharType="begin"/>
        </w:r>
      </w:del>
      <w:del w:id="1891" w:author="M00032937" w:date="2024-06-28T10:27:15Z">
        <w:r>
          <w:rPr>
            <w:rFonts w:ascii="Times New Roman"/>
          </w:rPr>
          <w:delInstrText xml:space="preserve"> HYPERLINK \l _Toc23759 </w:delInstrText>
        </w:r>
      </w:del>
      <w:del w:id="1892" w:author="M00032937" w:date="2024-06-28T10:27:15Z">
        <w:r>
          <w:rPr>
            <w:rFonts w:ascii="Times New Roman"/>
          </w:rPr>
          <w:fldChar w:fldCharType="separate"/>
        </w:r>
      </w:del>
      <w:del w:id="1893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4.7 </w:delText>
        </w:r>
      </w:del>
      <w:del w:id="1894" w:author="M00032937" w:date="2024-06-28T10:27:15Z">
        <w:r>
          <w:rPr>
            <w:rFonts w:hint="eastAsia"/>
          </w:rPr>
          <w:delText>功能性能规格</w:delText>
        </w:r>
      </w:del>
      <w:del w:id="1895" w:author="M00032937" w:date="2024-06-28T10:27:15Z">
        <w:r>
          <w:rPr/>
          <w:tab/>
        </w:r>
      </w:del>
      <w:del w:id="1896" w:author="M00032937" w:date="2024-06-28T10:27:15Z">
        <w:r>
          <w:rPr/>
          <w:fldChar w:fldCharType="begin"/>
        </w:r>
      </w:del>
      <w:del w:id="1897" w:author="M00032937" w:date="2024-06-28T10:27:15Z">
        <w:r>
          <w:rPr/>
          <w:delInstrText xml:space="preserve"> PAGEREF _Toc23759 \h </w:delInstrText>
        </w:r>
      </w:del>
      <w:del w:id="1898" w:author="M00032937" w:date="2024-06-28T10:27:15Z">
        <w:r>
          <w:rPr/>
          <w:fldChar w:fldCharType="separate"/>
        </w:r>
      </w:del>
      <w:del w:id="1899" w:author="M00032937" w:date="2024-06-28T10:27:15Z">
        <w:r>
          <w:rPr/>
          <w:delText>11</w:delText>
        </w:r>
      </w:del>
      <w:del w:id="1900" w:author="M00032937" w:date="2024-06-28T10:27:15Z">
        <w:r>
          <w:rPr/>
          <w:fldChar w:fldCharType="end"/>
        </w:r>
      </w:del>
      <w:del w:id="1901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1902" w:author="M00032937" w:date="2024-06-28T10:27:15Z"/>
        </w:rPr>
      </w:pPr>
      <w:del w:id="1903" w:author="M00032937" w:date="2024-06-28T10:27:15Z">
        <w:r>
          <w:rPr>
            <w:rFonts w:ascii="Times New Roman"/>
          </w:rPr>
          <w:fldChar w:fldCharType="begin"/>
        </w:r>
      </w:del>
      <w:del w:id="1904" w:author="M00032937" w:date="2024-06-28T10:27:15Z">
        <w:r>
          <w:rPr>
            <w:rFonts w:ascii="Times New Roman"/>
          </w:rPr>
          <w:delInstrText xml:space="preserve"> HYPERLINK \l _Toc1607 </w:delInstrText>
        </w:r>
      </w:del>
      <w:del w:id="1905" w:author="M00032937" w:date="2024-06-28T10:27:15Z">
        <w:r>
          <w:rPr>
            <w:rFonts w:ascii="Times New Roman"/>
          </w:rPr>
          <w:fldChar w:fldCharType="separate"/>
        </w:r>
      </w:del>
      <w:del w:id="1906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4.7.1 </w:delText>
        </w:r>
      </w:del>
      <w:del w:id="1907" w:author="M00032937" w:date="2024-06-28T10:27:15Z">
        <w:r>
          <w:rPr>
            <w:rFonts w:hint="eastAsia"/>
          </w:rPr>
          <w:delText>上电复位</w:delText>
        </w:r>
      </w:del>
      <w:del w:id="1908" w:author="M00032937" w:date="2024-06-28T10:27:15Z">
        <w:r>
          <w:rPr/>
          <w:tab/>
        </w:r>
      </w:del>
      <w:del w:id="1909" w:author="M00032937" w:date="2024-06-28T10:27:15Z">
        <w:r>
          <w:rPr/>
          <w:fldChar w:fldCharType="begin"/>
        </w:r>
      </w:del>
      <w:del w:id="1910" w:author="M00032937" w:date="2024-06-28T10:27:15Z">
        <w:r>
          <w:rPr/>
          <w:delInstrText xml:space="preserve"> PAGEREF _Toc1607 \h </w:delInstrText>
        </w:r>
      </w:del>
      <w:del w:id="1911" w:author="M00032937" w:date="2024-06-28T10:27:15Z">
        <w:r>
          <w:rPr/>
          <w:fldChar w:fldCharType="separate"/>
        </w:r>
      </w:del>
      <w:del w:id="1912" w:author="M00032937" w:date="2024-06-28T10:27:15Z">
        <w:r>
          <w:rPr/>
          <w:delText>11</w:delText>
        </w:r>
      </w:del>
      <w:del w:id="1913" w:author="M00032937" w:date="2024-06-28T10:27:15Z">
        <w:r>
          <w:rPr/>
          <w:fldChar w:fldCharType="end"/>
        </w:r>
      </w:del>
      <w:del w:id="1914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1915" w:author="M00032937" w:date="2024-06-28T10:27:15Z"/>
        </w:rPr>
      </w:pPr>
      <w:del w:id="1916" w:author="M00032937" w:date="2024-06-28T10:27:15Z">
        <w:r>
          <w:rPr>
            <w:rFonts w:ascii="Times New Roman"/>
          </w:rPr>
          <w:fldChar w:fldCharType="begin"/>
        </w:r>
      </w:del>
      <w:del w:id="1917" w:author="M00032937" w:date="2024-06-28T10:27:15Z">
        <w:r>
          <w:rPr>
            <w:rFonts w:ascii="Times New Roman"/>
          </w:rPr>
          <w:delInstrText xml:space="preserve"> HYPERLINK \l _Toc9481 </w:delInstrText>
        </w:r>
      </w:del>
      <w:del w:id="1918" w:author="M00032937" w:date="2024-06-28T10:27:15Z">
        <w:r>
          <w:rPr>
            <w:rFonts w:ascii="Times New Roman"/>
          </w:rPr>
          <w:fldChar w:fldCharType="separate"/>
        </w:r>
      </w:del>
      <w:del w:id="1919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4.7.2 </w:delText>
        </w:r>
      </w:del>
      <w:del w:id="1920" w:author="M00032937" w:date="2024-06-28T10:27:15Z">
        <w:r>
          <w:rPr>
            <w:rFonts w:hint="eastAsia"/>
          </w:rPr>
          <w:delText>开/关机</w:delText>
        </w:r>
      </w:del>
      <w:del w:id="1921" w:author="M00032937" w:date="2024-06-28T10:27:15Z">
        <w:r>
          <w:rPr/>
          <w:tab/>
        </w:r>
      </w:del>
      <w:del w:id="1922" w:author="M00032937" w:date="2024-06-28T10:27:15Z">
        <w:r>
          <w:rPr/>
          <w:fldChar w:fldCharType="begin"/>
        </w:r>
      </w:del>
      <w:del w:id="1923" w:author="M00032937" w:date="2024-06-28T10:27:15Z">
        <w:r>
          <w:rPr/>
          <w:delInstrText xml:space="preserve"> PAGEREF _Toc9481 \h </w:delInstrText>
        </w:r>
      </w:del>
      <w:del w:id="1924" w:author="M00032937" w:date="2024-06-28T10:27:15Z">
        <w:r>
          <w:rPr/>
          <w:fldChar w:fldCharType="separate"/>
        </w:r>
      </w:del>
      <w:del w:id="1925" w:author="M00032937" w:date="2024-06-28T10:27:15Z">
        <w:r>
          <w:rPr/>
          <w:delText>11</w:delText>
        </w:r>
      </w:del>
      <w:del w:id="1926" w:author="M00032937" w:date="2024-06-28T10:27:15Z">
        <w:r>
          <w:rPr/>
          <w:fldChar w:fldCharType="end"/>
        </w:r>
      </w:del>
      <w:del w:id="1927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1928" w:author="M00032937" w:date="2024-06-28T10:27:15Z"/>
        </w:rPr>
      </w:pPr>
      <w:del w:id="1929" w:author="M00032937" w:date="2024-06-28T10:27:15Z">
        <w:r>
          <w:rPr>
            <w:rFonts w:ascii="Times New Roman"/>
          </w:rPr>
          <w:fldChar w:fldCharType="begin"/>
        </w:r>
      </w:del>
      <w:del w:id="1930" w:author="M00032937" w:date="2024-06-28T10:27:15Z">
        <w:r>
          <w:rPr>
            <w:rFonts w:ascii="Times New Roman"/>
          </w:rPr>
          <w:delInstrText xml:space="preserve"> HYPERLINK \l _Toc26040 </w:delInstrText>
        </w:r>
      </w:del>
      <w:del w:id="1931" w:author="M00032937" w:date="2024-06-28T10:27:15Z">
        <w:r>
          <w:rPr>
            <w:rFonts w:ascii="Times New Roman"/>
          </w:rPr>
          <w:fldChar w:fldCharType="separate"/>
        </w:r>
      </w:del>
      <w:del w:id="1932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4.7.3 </w:delText>
        </w:r>
      </w:del>
      <w:del w:id="1933" w:author="M00032937" w:date="2024-06-28T10:27:15Z">
        <w:r>
          <w:rPr>
            <w:rFonts w:hint="eastAsia"/>
          </w:rPr>
          <w:delText>智能臀洗</w:delText>
        </w:r>
      </w:del>
      <w:del w:id="1934" w:author="M00032937" w:date="2024-06-28T10:27:15Z">
        <w:r>
          <w:rPr/>
          <w:tab/>
        </w:r>
      </w:del>
      <w:del w:id="1935" w:author="M00032937" w:date="2024-06-28T10:27:15Z">
        <w:r>
          <w:rPr/>
          <w:fldChar w:fldCharType="begin"/>
        </w:r>
      </w:del>
      <w:del w:id="1936" w:author="M00032937" w:date="2024-06-28T10:27:15Z">
        <w:r>
          <w:rPr/>
          <w:delInstrText xml:space="preserve"> PAGEREF _Toc26040 \h </w:delInstrText>
        </w:r>
      </w:del>
      <w:del w:id="1937" w:author="M00032937" w:date="2024-06-28T10:27:15Z">
        <w:r>
          <w:rPr/>
          <w:fldChar w:fldCharType="separate"/>
        </w:r>
      </w:del>
      <w:del w:id="1938" w:author="M00032937" w:date="2024-06-28T10:27:15Z">
        <w:r>
          <w:rPr/>
          <w:delText>11</w:delText>
        </w:r>
      </w:del>
      <w:del w:id="1939" w:author="M00032937" w:date="2024-06-28T10:27:15Z">
        <w:r>
          <w:rPr/>
          <w:fldChar w:fldCharType="end"/>
        </w:r>
      </w:del>
      <w:del w:id="1940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1941" w:author="M00032937" w:date="2024-06-28T10:27:15Z"/>
        </w:rPr>
      </w:pPr>
      <w:del w:id="1942" w:author="M00032937" w:date="2024-06-28T10:27:15Z">
        <w:r>
          <w:rPr>
            <w:rFonts w:ascii="Times New Roman"/>
          </w:rPr>
          <w:fldChar w:fldCharType="begin"/>
        </w:r>
      </w:del>
      <w:del w:id="1943" w:author="M00032937" w:date="2024-06-28T10:27:15Z">
        <w:r>
          <w:rPr>
            <w:rFonts w:ascii="Times New Roman"/>
          </w:rPr>
          <w:delInstrText xml:space="preserve"> HYPERLINK \l _Toc16762 </w:delInstrText>
        </w:r>
      </w:del>
      <w:del w:id="1944" w:author="M00032937" w:date="2024-06-28T10:27:15Z">
        <w:r>
          <w:rPr>
            <w:rFonts w:ascii="Times New Roman"/>
          </w:rPr>
          <w:fldChar w:fldCharType="separate"/>
        </w:r>
      </w:del>
      <w:del w:id="1945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4.7.4 </w:delText>
        </w:r>
      </w:del>
      <w:del w:id="1946" w:author="M00032937" w:date="2024-06-28T10:27:15Z">
        <w:r>
          <w:rPr>
            <w:rFonts w:hint="eastAsia"/>
          </w:rPr>
          <w:delText>智能妇洗</w:delText>
        </w:r>
      </w:del>
      <w:del w:id="1947" w:author="M00032937" w:date="2024-06-28T10:27:15Z">
        <w:r>
          <w:rPr/>
          <w:tab/>
        </w:r>
      </w:del>
      <w:del w:id="1948" w:author="M00032937" w:date="2024-06-28T10:27:15Z">
        <w:r>
          <w:rPr/>
          <w:fldChar w:fldCharType="begin"/>
        </w:r>
      </w:del>
      <w:del w:id="1949" w:author="M00032937" w:date="2024-06-28T10:27:15Z">
        <w:r>
          <w:rPr/>
          <w:delInstrText xml:space="preserve"> PAGEREF _Toc16762 \h </w:delInstrText>
        </w:r>
      </w:del>
      <w:del w:id="1950" w:author="M00032937" w:date="2024-06-28T10:27:15Z">
        <w:r>
          <w:rPr/>
          <w:fldChar w:fldCharType="separate"/>
        </w:r>
      </w:del>
      <w:del w:id="1951" w:author="M00032937" w:date="2024-06-28T10:27:15Z">
        <w:r>
          <w:rPr/>
          <w:delText>11</w:delText>
        </w:r>
      </w:del>
      <w:del w:id="1952" w:author="M00032937" w:date="2024-06-28T10:27:15Z">
        <w:r>
          <w:rPr/>
          <w:fldChar w:fldCharType="end"/>
        </w:r>
      </w:del>
      <w:del w:id="1953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1954" w:author="M00032937" w:date="2024-06-28T10:27:15Z"/>
        </w:rPr>
      </w:pPr>
      <w:del w:id="1955" w:author="M00032937" w:date="2024-06-28T10:27:15Z">
        <w:r>
          <w:rPr>
            <w:rFonts w:ascii="Times New Roman"/>
          </w:rPr>
          <w:fldChar w:fldCharType="begin"/>
        </w:r>
      </w:del>
      <w:del w:id="1956" w:author="M00032937" w:date="2024-06-28T10:27:15Z">
        <w:r>
          <w:rPr>
            <w:rFonts w:ascii="Times New Roman"/>
          </w:rPr>
          <w:delInstrText xml:space="preserve"> HYPERLINK \l _Toc14005 </w:delInstrText>
        </w:r>
      </w:del>
      <w:del w:id="1957" w:author="M00032937" w:date="2024-06-28T10:27:15Z">
        <w:r>
          <w:rPr>
            <w:rFonts w:ascii="Times New Roman"/>
          </w:rPr>
          <w:fldChar w:fldCharType="separate"/>
        </w:r>
      </w:del>
      <w:del w:id="1958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4.7.5 </w:delText>
        </w:r>
      </w:del>
      <w:del w:id="1959" w:author="M00032937" w:date="2024-06-28T10:27:15Z">
        <w:r>
          <w:rPr>
            <w:rFonts w:hint="eastAsia"/>
          </w:rPr>
          <w:delText>陶瓷冲水</w:delText>
        </w:r>
      </w:del>
      <w:del w:id="1960" w:author="M00032937" w:date="2024-06-28T10:27:15Z">
        <w:r>
          <w:rPr/>
          <w:tab/>
        </w:r>
      </w:del>
      <w:del w:id="1961" w:author="M00032937" w:date="2024-06-28T10:27:15Z">
        <w:r>
          <w:rPr/>
          <w:fldChar w:fldCharType="begin"/>
        </w:r>
      </w:del>
      <w:del w:id="1962" w:author="M00032937" w:date="2024-06-28T10:27:15Z">
        <w:r>
          <w:rPr/>
          <w:delInstrText xml:space="preserve"> PAGEREF _Toc14005 \h </w:delInstrText>
        </w:r>
      </w:del>
      <w:del w:id="1963" w:author="M00032937" w:date="2024-06-28T10:27:15Z">
        <w:r>
          <w:rPr/>
          <w:fldChar w:fldCharType="separate"/>
        </w:r>
      </w:del>
      <w:del w:id="1964" w:author="M00032937" w:date="2024-06-28T10:27:15Z">
        <w:r>
          <w:rPr/>
          <w:delText>12</w:delText>
        </w:r>
      </w:del>
      <w:del w:id="1965" w:author="M00032937" w:date="2024-06-28T10:27:15Z">
        <w:r>
          <w:rPr/>
          <w:fldChar w:fldCharType="end"/>
        </w:r>
      </w:del>
      <w:del w:id="1966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1967" w:author="M00032937" w:date="2024-06-28T10:27:15Z"/>
        </w:rPr>
      </w:pPr>
      <w:del w:id="1968" w:author="M00032937" w:date="2024-06-28T10:27:15Z">
        <w:r>
          <w:rPr>
            <w:rFonts w:ascii="Times New Roman"/>
          </w:rPr>
          <w:fldChar w:fldCharType="begin"/>
        </w:r>
      </w:del>
      <w:del w:id="1969" w:author="M00032937" w:date="2024-06-28T10:27:15Z">
        <w:r>
          <w:rPr>
            <w:rFonts w:ascii="Times New Roman"/>
          </w:rPr>
          <w:delInstrText xml:space="preserve"> HYPERLINK \l _Toc22448 </w:delInstrText>
        </w:r>
      </w:del>
      <w:del w:id="1970" w:author="M00032937" w:date="2024-06-28T10:27:15Z">
        <w:r>
          <w:rPr>
            <w:rFonts w:ascii="Times New Roman"/>
          </w:rPr>
          <w:fldChar w:fldCharType="separate"/>
        </w:r>
      </w:del>
      <w:del w:id="1971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4.7.6 </w:delText>
        </w:r>
      </w:del>
      <w:del w:id="1972" w:author="M00032937" w:date="2024-06-28T10:27:15Z">
        <w:r>
          <w:rPr>
            <w:rFonts w:hint="eastAsia"/>
          </w:rPr>
          <w:delText>干燥冲水</w:delText>
        </w:r>
      </w:del>
      <w:del w:id="1973" w:author="M00032937" w:date="2024-06-28T10:27:15Z">
        <w:r>
          <w:rPr/>
          <w:tab/>
        </w:r>
      </w:del>
      <w:del w:id="1974" w:author="M00032937" w:date="2024-06-28T10:27:15Z">
        <w:r>
          <w:rPr/>
          <w:fldChar w:fldCharType="begin"/>
        </w:r>
      </w:del>
      <w:del w:id="1975" w:author="M00032937" w:date="2024-06-28T10:27:15Z">
        <w:r>
          <w:rPr/>
          <w:delInstrText xml:space="preserve"> PAGEREF _Toc22448 \h </w:delInstrText>
        </w:r>
      </w:del>
      <w:del w:id="1976" w:author="M00032937" w:date="2024-06-28T10:27:15Z">
        <w:r>
          <w:rPr/>
          <w:fldChar w:fldCharType="separate"/>
        </w:r>
      </w:del>
      <w:del w:id="1977" w:author="M00032937" w:date="2024-06-28T10:27:15Z">
        <w:r>
          <w:rPr/>
          <w:delText>12</w:delText>
        </w:r>
      </w:del>
      <w:del w:id="1978" w:author="M00032937" w:date="2024-06-28T10:27:15Z">
        <w:r>
          <w:rPr/>
          <w:fldChar w:fldCharType="end"/>
        </w:r>
      </w:del>
      <w:del w:id="1979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1980" w:author="M00032937" w:date="2024-06-28T10:27:15Z"/>
        </w:rPr>
      </w:pPr>
      <w:del w:id="1981" w:author="M00032937" w:date="2024-06-28T10:27:15Z">
        <w:r>
          <w:rPr>
            <w:rFonts w:ascii="Times New Roman"/>
          </w:rPr>
          <w:fldChar w:fldCharType="begin"/>
        </w:r>
      </w:del>
      <w:del w:id="1982" w:author="M00032937" w:date="2024-06-28T10:27:15Z">
        <w:r>
          <w:rPr>
            <w:rFonts w:ascii="Times New Roman"/>
          </w:rPr>
          <w:delInstrText xml:space="preserve"> HYPERLINK \l _Toc25640 </w:delInstrText>
        </w:r>
      </w:del>
      <w:del w:id="1983" w:author="M00032937" w:date="2024-06-28T10:27:15Z">
        <w:r>
          <w:rPr>
            <w:rFonts w:ascii="Times New Roman"/>
          </w:rPr>
          <w:fldChar w:fldCharType="separate"/>
        </w:r>
      </w:del>
      <w:del w:id="1984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4.7.7 </w:delText>
        </w:r>
      </w:del>
      <w:del w:id="1985" w:author="M00032937" w:date="2024-06-28T10:27:15Z">
        <w:r>
          <w:rPr>
            <w:rFonts w:hint="eastAsia"/>
            <w:lang w:val="en-US" w:eastAsia="zh-CN"/>
          </w:rPr>
          <w:delText>脚踢</w:delText>
        </w:r>
      </w:del>
      <w:del w:id="1986" w:author="M00032937" w:date="2024-06-28T10:27:15Z">
        <w:r>
          <w:rPr>
            <w:rFonts w:hint="eastAsia"/>
          </w:rPr>
          <w:delText>冲水</w:delText>
        </w:r>
      </w:del>
      <w:del w:id="1987" w:author="M00032937" w:date="2024-06-28T10:27:15Z">
        <w:r>
          <w:rPr/>
          <w:tab/>
        </w:r>
      </w:del>
      <w:del w:id="1988" w:author="M00032937" w:date="2024-06-28T10:27:15Z">
        <w:r>
          <w:rPr/>
          <w:fldChar w:fldCharType="begin"/>
        </w:r>
      </w:del>
      <w:del w:id="1989" w:author="M00032937" w:date="2024-06-28T10:27:15Z">
        <w:r>
          <w:rPr/>
          <w:delInstrText xml:space="preserve"> PAGEREF _Toc25640 \h </w:delInstrText>
        </w:r>
      </w:del>
      <w:del w:id="1990" w:author="M00032937" w:date="2024-06-28T10:27:15Z">
        <w:r>
          <w:rPr/>
          <w:fldChar w:fldCharType="separate"/>
        </w:r>
      </w:del>
      <w:del w:id="1991" w:author="M00032937" w:date="2024-06-28T10:27:15Z">
        <w:r>
          <w:rPr/>
          <w:delText>12</w:delText>
        </w:r>
      </w:del>
      <w:del w:id="1992" w:author="M00032937" w:date="2024-06-28T10:27:15Z">
        <w:r>
          <w:rPr/>
          <w:fldChar w:fldCharType="end"/>
        </w:r>
      </w:del>
      <w:del w:id="1993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1994" w:author="M00032937" w:date="2024-06-28T10:27:15Z"/>
        </w:rPr>
      </w:pPr>
      <w:del w:id="1995" w:author="M00032937" w:date="2024-06-28T10:27:15Z">
        <w:r>
          <w:rPr>
            <w:rFonts w:ascii="Times New Roman"/>
          </w:rPr>
          <w:fldChar w:fldCharType="begin"/>
        </w:r>
      </w:del>
      <w:del w:id="1996" w:author="M00032937" w:date="2024-06-28T10:27:15Z">
        <w:r>
          <w:rPr>
            <w:rFonts w:ascii="Times New Roman"/>
          </w:rPr>
          <w:delInstrText xml:space="preserve"> HYPERLINK \l _Toc23611 </w:delInstrText>
        </w:r>
      </w:del>
      <w:del w:id="1997" w:author="M00032937" w:date="2024-06-28T10:27:15Z">
        <w:r>
          <w:rPr>
            <w:rFonts w:ascii="Times New Roman"/>
          </w:rPr>
          <w:fldChar w:fldCharType="separate"/>
        </w:r>
      </w:del>
      <w:del w:id="1998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4.7.8 </w:delText>
        </w:r>
      </w:del>
      <w:del w:id="1999" w:author="M00032937" w:date="2024-06-28T10:27:15Z">
        <w:r>
          <w:rPr>
            <w:rFonts w:hint="eastAsia"/>
          </w:rPr>
          <w:delText>离座冲水</w:delText>
        </w:r>
      </w:del>
      <w:del w:id="2000" w:author="M00032937" w:date="2024-06-28T10:27:15Z">
        <w:r>
          <w:rPr/>
          <w:tab/>
        </w:r>
      </w:del>
      <w:del w:id="2001" w:author="M00032937" w:date="2024-06-28T10:27:15Z">
        <w:r>
          <w:rPr/>
          <w:fldChar w:fldCharType="begin"/>
        </w:r>
      </w:del>
      <w:del w:id="2002" w:author="M00032937" w:date="2024-06-28T10:27:15Z">
        <w:r>
          <w:rPr/>
          <w:delInstrText xml:space="preserve"> PAGEREF _Toc23611 \h </w:delInstrText>
        </w:r>
      </w:del>
      <w:del w:id="2003" w:author="M00032937" w:date="2024-06-28T10:27:15Z">
        <w:r>
          <w:rPr/>
          <w:fldChar w:fldCharType="separate"/>
        </w:r>
      </w:del>
      <w:del w:id="2004" w:author="M00032937" w:date="2024-06-28T10:27:15Z">
        <w:r>
          <w:rPr/>
          <w:delText>12</w:delText>
        </w:r>
      </w:del>
      <w:del w:id="2005" w:author="M00032937" w:date="2024-06-28T10:27:15Z">
        <w:r>
          <w:rPr/>
          <w:fldChar w:fldCharType="end"/>
        </w:r>
      </w:del>
      <w:del w:id="2006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007" w:author="M00032937" w:date="2024-06-28T10:27:15Z"/>
        </w:rPr>
      </w:pPr>
      <w:del w:id="2008" w:author="M00032937" w:date="2024-06-28T10:27:15Z">
        <w:r>
          <w:rPr>
            <w:rFonts w:ascii="Times New Roman"/>
          </w:rPr>
          <w:fldChar w:fldCharType="begin"/>
        </w:r>
      </w:del>
      <w:del w:id="2009" w:author="M00032937" w:date="2024-06-28T10:27:15Z">
        <w:r>
          <w:rPr>
            <w:rFonts w:ascii="Times New Roman"/>
          </w:rPr>
          <w:delInstrText xml:space="preserve"> HYPERLINK \l _Toc6274 </w:delInstrText>
        </w:r>
      </w:del>
      <w:del w:id="2010" w:author="M00032937" w:date="2024-06-28T10:27:15Z">
        <w:r>
          <w:rPr>
            <w:rFonts w:ascii="Times New Roman"/>
          </w:rPr>
          <w:fldChar w:fldCharType="separate"/>
        </w:r>
      </w:del>
      <w:del w:id="2011" w:author="M00032937" w:date="2024-06-28T10:27:15Z">
        <w:r>
          <w:rPr>
            <w:rFonts w:hint="eastAsia"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  <w:lang w:val="en-US" w:eastAsia="zh-CN"/>
          </w:rPr>
          <w:delText xml:space="preserve">4.7.9 </w:delText>
        </w:r>
      </w:del>
      <w:del w:id="2012" w:author="M00032937" w:date="2024-06-28T10:27:15Z">
        <w:r>
          <w:rPr>
            <w:rFonts w:hint="eastAsia"/>
            <w:lang w:val="en-US" w:eastAsia="zh-CN"/>
          </w:rPr>
          <w:delText>关圈关盖</w:delText>
        </w:r>
      </w:del>
      <w:del w:id="2013" w:author="M00032937" w:date="2024-06-28T10:27:15Z">
        <w:r>
          <w:rPr>
            <w:rFonts w:hint="eastAsia"/>
          </w:rPr>
          <w:delText>冲水</w:delText>
        </w:r>
      </w:del>
      <w:del w:id="2014" w:author="M00032937" w:date="2024-06-28T10:27:15Z">
        <w:r>
          <w:rPr/>
          <w:tab/>
        </w:r>
      </w:del>
      <w:del w:id="2015" w:author="M00032937" w:date="2024-06-28T10:27:15Z">
        <w:r>
          <w:rPr/>
          <w:fldChar w:fldCharType="begin"/>
        </w:r>
      </w:del>
      <w:del w:id="2016" w:author="M00032937" w:date="2024-06-28T10:27:15Z">
        <w:r>
          <w:rPr/>
          <w:delInstrText xml:space="preserve"> PAGEREF _Toc6274 \h </w:delInstrText>
        </w:r>
      </w:del>
      <w:del w:id="2017" w:author="M00032937" w:date="2024-06-28T10:27:15Z">
        <w:r>
          <w:rPr/>
          <w:fldChar w:fldCharType="separate"/>
        </w:r>
      </w:del>
      <w:del w:id="2018" w:author="M00032937" w:date="2024-06-28T10:27:15Z">
        <w:r>
          <w:rPr/>
          <w:delText>12</w:delText>
        </w:r>
      </w:del>
      <w:del w:id="2019" w:author="M00032937" w:date="2024-06-28T10:27:15Z">
        <w:r>
          <w:rPr/>
          <w:fldChar w:fldCharType="end"/>
        </w:r>
      </w:del>
      <w:del w:id="2020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021" w:author="M00032937" w:date="2024-06-28T10:27:15Z"/>
        </w:rPr>
      </w:pPr>
      <w:del w:id="2022" w:author="M00032937" w:date="2024-06-28T10:27:15Z">
        <w:r>
          <w:rPr>
            <w:rFonts w:ascii="Times New Roman"/>
          </w:rPr>
          <w:fldChar w:fldCharType="begin"/>
        </w:r>
      </w:del>
      <w:del w:id="2023" w:author="M00032937" w:date="2024-06-28T10:27:15Z">
        <w:r>
          <w:rPr>
            <w:rFonts w:ascii="Times New Roman"/>
          </w:rPr>
          <w:delInstrText xml:space="preserve"> HYPERLINK \l _Toc16219 </w:delInstrText>
        </w:r>
      </w:del>
      <w:del w:id="2024" w:author="M00032937" w:date="2024-06-28T10:27:15Z">
        <w:r>
          <w:rPr>
            <w:rFonts w:ascii="Times New Roman"/>
          </w:rPr>
          <w:fldChar w:fldCharType="separate"/>
        </w:r>
      </w:del>
      <w:del w:id="2025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4.7.10 </w:delText>
        </w:r>
      </w:del>
      <w:del w:id="2026" w:author="M00032937" w:date="2024-06-28T10:27:15Z">
        <w:r>
          <w:rPr>
            <w:rFonts w:hint="eastAsia"/>
          </w:rPr>
          <w:delText>妇洗</w:delText>
        </w:r>
      </w:del>
      <w:del w:id="2027" w:author="M00032937" w:date="2024-06-28T10:27:15Z">
        <w:r>
          <w:rPr/>
          <w:tab/>
        </w:r>
      </w:del>
      <w:del w:id="2028" w:author="M00032937" w:date="2024-06-28T10:27:15Z">
        <w:r>
          <w:rPr/>
          <w:fldChar w:fldCharType="begin"/>
        </w:r>
      </w:del>
      <w:del w:id="2029" w:author="M00032937" w:date="2024-06-28T10:27:15Z">
        <w:r>
          <w:rPr/>
          <w:delInstrText xml:space="preserve"> PAGEREF _Toc16219 \h </w:delInstrText>
        </w:r>
      </w:del>
      <w:del w:id="2030" w:author="M00032937" w:date="2024-06-28T10:27:15Z">
        <w:r>
          <w:rPr/>
          <w:fldChar w:fldCharType="separate"/>
        </w:r>
      </w:del>
      <w:del w:id="2031" w:author="M00032937" w:date="2024-06-28T10:27:15Z">
        <w:r>
          <w:rPr/>
          <w:delText>13</w:delText>
        </w:r>
      </w:del>
      <w:del w:id="2032" w:author="M00032937" w:date="2024-06-28T10:27:15Z">
        <w:r>
          <w:rPr/>
          <w:fldChar w:fldCharType="end"/>
        </w:r>
      </w:del>
      <w:del w:id="2033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034" w:author="M00032937" w:date="2024-06-28T10:27:15Z"/>
        </w:rPr>
      </w:pPr>
      <w:del w:id="2035" w:author="M00032937" w:date="2024-06-28T10:27:15Z">
        <w:r>
          <w:rPr>
            <w:rFonts w:ascii="Times New Roman"/>
          </w:rPr>
          <w:fldChar w:fldCharType="begin"/>
        </w:r>
      </w:del>
      <w:del w:id="2036" w:author="M00032937" w:date="2024-06-28T10:27:15Z">
        <w:r>
          <w:rPr>
            <w:rFonts w:ascii="Times New Roman"/>
          </w:rPr>
          <w:delInstrText xml:space="preserve"> HYPERLINK \l _Toc7220 </w:delInstrText>
        </w:r>
      </w:del>
      <w:del w:id="2037" w:author="M00032937" w:date="2024-06-28T10:27:15Z">
        <w:r>
          <w:rPr>
            <w:rFonts w:ascii="Times New Roman"/>
          </w:rPr>
          <w:fldChar w:fldCharType="separate"/>
        </w:r>
      </w:del>
      <w:del w:id="2038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4.7.11 </w:delText>
        </w:r>
      </w:del>
      <w:del w:id="2039" w:author="M00032937" w:date="2024-06-28T10:27:15Z">
        <w:r>
          <w:rPr>
            <w:rFonts w:hint="eastAsia"/>
          </w:rPr>
          <w:delText>臀部清洗</w:delText>
        </w:r>
      </w:del>
      <w:del w:id="2040" w:author="M00032937" w:date="2024-06-28T10:27:15Z">
        <w:r>
          <w:rPr/>
          <w:tab/>
        </w:r>
      </w:del>
      <w:del w:id="2041" w:author="M00032937" w:date="2024-06-28T10:27:15Z">
        <w:r>
          <w:rPr/>
          <w:fldChar w:fldCharType="begin"/>
        </w:r>
      </w:del>
      <w:del w:id="2042" w:author="M00032937" w:date="2024-06-28T10:27:15Z">
        <w:r>
          <w:rPr/>
          <w:delInstrText xml:space="preserve"> PAGEREF _Toc7220 \h </w:delInstrText>
        </w:r>
      </w:del>
      <w:del w:id="2043" w:author="M00032937" w:date="2024-06-28T10:27:15Z">
        <w:r>
          <w:rPr/>
          <w:fldChar w:fldCharType="separate"/>
        </w:r>
      </w:del>
      <w:del w:id="2044" w:author="M00032937" w:date="2024-06-28T10:27:15Z">
        <w:r>
          <w:rPr/>
          <w:delText>13</w:delText>
        </w:r>
      </w:del>
      <w:del w:id="2045" w:author="M00032937" w:date="2024-06-28T10:27:15Z">
        <w:r>
          <w:rPr/>
          <w:fldChar w:fldCharType="end"/>
        </w:r>
      </w:del>
      <w:del w:id="2046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047" w:author="M00032937" w:date="2024-06-28T10:27:15Z"/>
        </w:rPr>
      </w:pPr>
      <w:del w:id="2048" w:author="M00032937" w:date="2024-06-28T10:27:15Z">
        <w:r>
          <w:rPr>
            <w:rFonts w:ascii="Times New Roman"/>
          </w:rPr>
          <w:fldChar w:fldCharType="begin"/>
        </w:r>
      </w:del>
      <w:del w:id="2049" w:author="M00032937" w:date="2024-06-28T10:27:15Z">
        <w:r>
          <w:rPr>
            <w:rFonts w:ascii="Times New Roman"/>
          </w:rPr>
          <w:delInstrText xml:space="preserve"> HYPERLINK \l _Toc9259 </w:delInstrText>
        </w:r>
      </w:del>
      <w:del w:id="2050" w:author="M00032937" w:date="2024-06-28T10:27:15Z">
        <w:r>
          <w:rPr>
            <w:rFonts w:ascii="Times New Roman"/>
          </w:rPr>
          <w:fldChar w:fldCharType="separate"/>
        </w:r>
      </w:del>
      <w:del w:id="2051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4.7.12 </w:delText>
        </w:r>
      </w:del>
      <w:del w:id="2052" w:author="M00032937" w:date="2024-06-28T10:27:15Z">
        <w:r>
          <w:rPr>
            <w:rFonts w:hint="eastAsia"/>
            <w:lang w:val="en-US" w:eastAsia="zh-CN"/>
          </w:rPr>
          <w:delText>通便功能</w:delText>
        </w:r>
      </w:del>
      <w:del w:id="2053" w:author="M00032937" w:date="2024-06-28T10:27:15Z">
        <w:r>
          <w:rPr/>
          <w:tab/>
        </w:r>
      </w:del>
      <w:del w:id="2054" w:author="M00032937" w:date="2024-06-28T10:27:15Z">
        <w:r>
          <w:rPr/>
          <w:fldChar w:fldCharType="begin"/>
        </w:r>
      </w:del>
      <w:del w:id="2055" w:author="M00032937" w:date="2024-06-28T10:27:15Z">
        <w:r>
          <w:rPr/>
          <w:delInstrText xml:space="preserve"> PAGEREF _Toc9259 \h </w:delInstrText>
        </w:r>
      </w:del>
      <w:del w:id="2056" w:author="M00032937" w:date="2024-06-28T10:27:15Z">
        <w:r>
          <w:rPr/>
          <w:fldChar w:fldCharType="separate"/>
        </w:r>
      </w:del>
      <w:del w:id="2057" w:author="M00032937" w:date="2024-06-28T10:27:15Z">
        <w:r>
          <w:rPr/>
          <w:delText>14</w:delText>
        </w:r>
      </w:del>
      <w:del w:id="2058" w:author="M00032937" w:date="2024-06-28T10:27:15Z">
        <w:r>
          <w:rPr/>
          <w:fldChar w:fldCharType="end"/>
        </w:r>
      </w:del>
      <w:del w:id="2059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060" w:author="M00032937" w:date="2024-06-28T10:27:15Z"/>
        </w:rPr>
      </w:pPr>
      <w:del w:id="2061" w:author="M00032937" w:date="2024-06-28T10:27:15Z">
        <w:r>
          <w:rPr>
            <w:rFonts w:ascii="Times New Roman"/>
          </w:rPr>
          <w:fldChar w:fldCharType="begin"/>
        </w:r>
      </w:del>
      <w:del w:id="2062" w:author="M00032937" w:date="2024-06-28T10:27:15Z">
        <w:r>
          <w:rPr>
            <w:rFonts w:ascii="Times New Roman"/>
          </w:rPr>
          <w:delInstrText xml:space="preserve"> HYPERLINK \l _Toc14515 </w:delInstrText>
        </w:r>
      </w:del>
      <w:del w:id="2063" w:author="M00032937" w:date="2024-06-28T10:27:15Z">
        <w:r>
          <w:rPr>
            <w:rFonts w:ascii="Times New Roman"/>
          </w:rPr>
          <w:fldChar w:fldCharType="separate"/>
        </w:r>
      </w:del>
      <w:del w:id="2064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4.7.13 </w:delText>
        </w:r>
      </w:del>
      <w:del w:id="2065" w:author="M00032937" w:date="2024-06-28T10:27:15Z">
        <w:r>
          <w:rPr>
            <w:rFonts w:hint="eastAsia"/>
          </w:rPr>
          <w:delText>喷嘴位置调节</w:delText>
        </w:r>
      </w:del>
      <w:del w:id="2066" w:author="M00032937" w:date="2024-06-28T10:27:15Z">
        <w:r>
          <w:rPr/>
          <w:tab/>
        </w:r>
      </w:del>
      <w:del w:id="2067" w:author="M00032937" w:date="2024-06-28T10:27:15Z">
        <w:r>
          <w:rPr/>
          <w:fldChar w:fldCharType="begin"/>
        </w:r>
      </w:del>
      <w:del w:id="2068" w:author="M00032937" w:date="2024-06-28T10:27:15Z">
        <w:r>
          <w:rPr/>
          <w:delInstrText xml:space="preserve"> PAGEREF _Toc14515 \h </w:delInstrText>
        </w:r>
      </w:del>
      <w:del w:id="2069" w:author="M00032937" w:date="2024-06-28T10:27:15Z">
        <w:r>
          <w:rPr/>
          <w:fldChar w:fldCharType="separate"/>
        </w:r>
      </w:del>
      <w:del w:id="2070" w:author="M00032937" w:date="2024-06-28T10:27:15Z">
        <w:r>
          <w:rPr/>
          <w:delText>14</w:delText>
        </w:r>
      </w:del>
      <w:del w:id="2071" w:author="M00032937" w:date="2024-06-28T10:27:15Z">
        <w:r>
          <w:rPr/>
          <w:fldChar w:fldCharType="end"/>
        </w:r>
      </w:del>
      <w:del w:id="2072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073" w:author="M00032937" w:date="2024-06-28T10:27:15Z"/>
        </w:rPr>
      </w:pPr>
      <w:del w:id="2074" w:author="M00032937" w:date="2024-06-28T10:27:15Z">
        <w:r>
          <w:rPr>
            <w:rFonts w:ascii="Times New Roman"/>
          </w:rPr>
          <w:fldChar w:fldCharType="begin"/>
        </w:r>
      </w:del>
      <w:del w:id="2075" w:author="M00032937" w:date="2024-06-28T10:27:15Z">
        <w:r>
          <w:rPr>
            <w:rFonts w:ascii="Times New Roman"/>
          </w:rPr>
          <w:delInstrText xml:space="preserve"> HYPERLINK \l _Toc7686 </w:delInstrText>
        </w:r>
      </w:del>
      <w:del w:id="2076" w:author="M00032937" w:date="2024-06-28T10:27:15Z">
        <w:r>
          <w:rPr>
            <w:rFonts w:ascii="Times New Roman"/>
          </w:rPr>
          <w:fldChar w:fldCharType="separate"/>
        </w:r>
      </w:del>
      <w:del w:id="2077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4.7.14 </w:delText>
        </w:r>
      </w:del>
      <w:del w:id="2078" w:author="M00032937" w:date="2024-06-28T10:27:15Z">
        <w:r>
          <w:rPr>
            <w:rFonts w:hint="eastAsia"/>
          </w:rPr>
          <w:delText>水压调节</w:delText>
        </w:r>
      </w:del>
      <w:del w:id="2079" w:author="M00032937" w:date="2024-06-28T10:27:15Z">
        <w:r>
          <w:rPr/>
          <w:tab/>
        </w:r>
      </w:del>
      <w:del w:id="2080" w:author="M00032937" w:date="2024-06-28T10:27:15Z">
        <w:r>
          <w:rPr/>
          <w:fldChar w:fldCharType="begin"/>
        </w:r>
      </w:del>
      <w:del w:id="2081" w:author="M00032937" w:date="2024-06-28T10:27:15Z">
        <w:r>
          <w:rPr/>
          <w:delInstrText xml:space="preserve"> PAGEREF _Toc7686 \h </w:delInstrText>
        </w:r>
      </w:del>
      <w:del w:id="2082" w:author="M00032937" w:date="2024-06-28T10:27:15Z">
        <w:r>
          <w:rPr/>
          <w:fldChar w:fldCharType="separate"/>
        </w:r>
      </w:del>
      <w:del w:id="2083" w:author="M00032937" w:date="2024-06-28T10:27:15Z">
        <w:r>
          <w:rPr/>
          <w:delText>14</w:delText>
        </w:r>
      </w:del>
      <w:del w:id="2084" w:author="M00032937" w:date="2024-06-28T10:27:15Z">
        <w:r>
          <w:rPr/>
          <w:fldChar w:fldCharType="end"/>
        </w:r>
      </w:del>
      <w:del w:id="2085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086" w:author="M00032937" w:date="2024-06-28T10:27:15Z"/>
        </w:rPr>
      </w:pPr>
      <w:del w:id="2087" w:author="M00032937" w:date="2024-06-28T10:27:15Z">
        <w:r>
          <w:rPr>
            <w:rFonts w:ascii="Times New Roman"/>
          </w:rPr>
          <w:fldChar w:fldCharType="begin"/>
        </w:r>
      </w:del>
      <w:del w:id="2088" w:author="M00032937" w:date="2024-06-28T10:27:15Z">
        <w:r>
          <w:rPr>
            <w:rFonts w:ascii="Times New Roman"/>
          </w:rPr>
          <w:delInstrText xml:space="preserve"> HYPERLINK \l _Toc19644 </w:delInstrText>
        </w:r>
      </w:del>
      <w:del w:id="2089" w:author="M00032937" w:date="2024-06-28T10:27:15Z">
        <w:r>
          <w:rPr>
            <w:rFonts w:ascii="Times New Roman"/>
          </w:rPr>
          <w:fldChar w:fldCharType="separate"/>
        </w:r>
      </w:del>
      <w:del w:id="2090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4.7.15 </w:delText>
        </w:r>
      </w:del>
      <w:del w:id="2091" w:author="M00032937" w:date="2024-06-28T10:27:15Z">
        <w:r>
          <w:rPr>
            <w:rFonts w:hint="eastAsia"/>
          </w:rPr>
          <w:delText>往复清洗</w:delText>
        </w:r>
      </w:del>
      <w:del w:id="2092" w:author="M00032937" w:date="2024-06-28T10:27:15Z">
        <w:r>
          <w:rPr/>
          <w:tab/>
        </w:r>
      </w:del>
      <w:del w:id="2093" w:author="M00032937" w:date="2024-06-28T10:27:15Z">
        <w:r>
          <w:rPr/>
          <w:fldChar w:fldCharType="begin"/>
        </w:r>
      </w:del>
      <w:del w:id="2094" w:author="M00032937" w:date="2024-06-28T10:27:15Z">
        <w:r>
          <w:rPr/>
          <w:delInstrText xml:space="preserve"> PAGEREF _Toc19644 \h </w:delInstrText>
        </w:r>
      </w:del>
      <w:del w:id="2095" w:author="M00032937" w:date="2024-06-28T10:27:15Z">
        <w:r>
          <w:rPr/>
          <w:fldChar w:fldCharType="separate"/>
        </w:r>
      </w:del>
      <w:del w:id="2096" w:author="M00032937" w:date="2024-06-28T10:27:15Z">
        <w:r>
          <w:rPr/>
          <w:delText>14</w:delText>
        </w:r>
      </w:del>
      <w:del w:id="2097" w:author="M00032937" w:date="2024-06-28T10:27:15Z">
        <w:r>
          <w:rPr/>
          <w:fldChar w:fldCharType="end"/>
        </w:r>
      </w:del>
      <w:del w:id="2098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099" w:author="M00032937" w:date="2024-06-28T10:27:15Z"/>
        </w:rPr>
      </w:pPr>
      <w:del w:id="2100" w:author="M00032937" w:date="2024-06-28T10:27:15Z">
        <w:r>
          <w:rPr>
            <w:rFonts w:ascii="Times New Roman"/>
          </w:rPr>
          <w:fldChar w:fldCharType="begin"/>
        </w:r>
      </w:del>
      <w:del w:id="2101" w:author="M00032937" w:date="2024-06-28T10:27:15Z">
        <w:r>
          <w:rPr>
            <w:rFonts w:ascii="Times New Roman"/>
          </w:rPr>
          <w:delInstrText xml:space="preserve"> HYPERLINK \l _Toc3644 </w:delInstrText>
        </w:r>
      </w:del>
      <w:del w:id="2102" w:author="M00032937" w:date="2024-06-28T10:27:15Z">
        <w:r>
          <w:rPr>
            <w:rFonts w:ascii="Times New Roman"/>
          </w:rPr>
          <w:fldChar w:fldCharType="separate"/>
        </w:r>
      </w:del>
      <w:del w:id="2103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4.7.16 </w:delText>
        </w:r>
      </w:del>
      <w:del w:id="2104" w:author="M00032937" w:date="2024-06-28T10:27:15Z">
        <w:r>
          <w:rPr>
            <w:rFonts w:hint="eastAsia"/>
          </w:rPr>
          <w:delText>冷热按摩</w:delText>
        </w:r>
      </w:del>
      <w:del w:id="2105" w:author="M00032937" w:date="2024-06-28T10:27:15Z">
        <w:r>
          <w:rPr/>
          <w:tab/>
        </w:r>
      </w:del>
      <w:del w:id="2106" w:author="M00032937" w:date="2024-06-28T10:27:15Z">
        <w:r>
          <w:rPr/>
          <w:fldChar w:fldCharType="begin"/>
        </w:r>
      </w:del>
      <w:del w:id="2107" w:author="M00032937" w:date="2024-06-28T10:27:15Z">
        <w:r>
          <w:rPr/>
          <w:delInstrText xml:space="preserve"> PAGEREF _Toc3644 \h </w:delInstrText>
        </w:r>
      </w:del>
      <w:del w:id="2108" w:author="M00032937" w:date="2024-06-28T10:27:15Z">
        <w:r>
          <w:rPr/>
          <w:fldChar w:fldCharType="separate"/>
        </w:r>
      </w:del>
      <w:del w:id="2109" w:author="M00032937" w:date="2024-06-28T10:27:15Z">
        <w:r>
          <w:rPr/>
          <w:delText>15</w:delText>
        </w:r>
      </w:del>
      <w:del w:id="2110" w:author="M00032937" w:date="2024-06-28T10:27:15Z">
        <w:r>
          <w:rPr/>
          <w:fldChar w:fldCharType="end"/>
        </w:r>
      </w:del>
      <w:del w:id="2111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112" w:author="M00032937" w:date="2024-06-28T10:27:15Z"/>
        </w:rPr>
      </w:pPr>
      <w:del w:id="2113" w:author="M00032937" w:date="2024-06-28T10:27:15Z">
        <w:r>
          <w:rPr>
            <w:rFonts w:ascii="Times New Roman"/>
          </w:rPr>
          <w:fldChar w:fldCharType="begin"/>
        </w:r>
      </w:del>
      <w:del w:id="2114" w:author="M00032937" w:date="2024-06-28T10:27:15Z">
        <w:r>
          <w:rPr>
            <w:rFonts w:ascii="Times New Roman"/>
          </w:rPr>
          <w:delInstrText xml:space="preserve"> HYPERLINK \l _Toc25537 </w:delInstrText>
        </w:r>
      </w:del>
      <w:del w:id="2115" w:author="M00032937" w:date="2024-06-28T10:27:15Z">
        <w:r>
          <w:rPr>
            <w:rFonts w:ascii="Times New Roman"/>
          </w:rPr>
          <w:fldChar w:fldCharType="separate"/>
        </w:r>
      </w:del>
      <w:del w:id="2116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4.7.17 </w:delText>
        </w:r>
      </w:del>
      <w:del w:id="2117" w:author="M00032937" w:date="2024-06-28T10:27:15Z">
        <w:r>
          <w:rPr>
            <w:rFonts w:hint="eastAsia"/>
          </w:rPr>
          <w:delText>暖风干燥</w:delText>
        </w:r>
      </w:del>
      <w:del w:id="2118" w:author="M00032937" w:date="2024-06-28T10:27:15Z">
        <w:r>
          <w:rPr/>
          <w:tab/>
        </w:r>
      </w:del>
      <w:del w:id="2119" w:author="M00032937" w:date="2024-06-28T10:27:15Z">
        <w:r>
          <w:rPr/>
          <w:fldChar w:fldCharType="begin"/>
        </w:r>
      </w:del>
      <w:del w:id="2120" w:author="M00032937" w:date="2024-06-28T10:27:15Z">
        <w:r>
          <w:rPr/>
          <w:delInstrText xml:space="preserve"> PAGEREF _Toc25537 \h </w:delInstrText>
        </w:r>
      </w:del>
      <w:del w:id="2121" w:author="M00032937" w:date="2024-06-28T10:27:15Z">
        <w:r>
          <w:rPr/>
          <w:fldChar w:fldCharType="separate"/>
        </w:r>
      </w:del>
      <w:del w:id="2122" w:author="M00032937" w:date="2024-06-28T10:27:15Z">
        <w:r>
          <w:rPr/>
          <w:delText>15</w:delText>
        </w:r>
      </w:del>
      <w:del w:id="2123" w:author="M00032937" w:date="2024-06-28T10:27:15Z">
        <w:r>
          <w:rPr/>
          <w:fldChar w:fldCharType="end"/>
        </w:r>
      </w:del>
      <w:del w:id="2124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125" w:author="M00032937" w:date="2024-06-28T10:27:15Z"/>
        </w:rPr>
      </w:pPr>
      <w:del w:id="2126" w:author="M00032937" w:date="2024-06-28T10:27:15Z">
        <w:r>
          <w:rPr>
            <w:rFonts w:ascii="Times New Roman"/>
          </w:rPr>
          <w:fldChar w:fldCharType="begin"/>
        </w:r>
      </w:del>
      <w:del w:id="2127" w:author="M00032937" w:date="2024-06-28T10:27:15Z">
        <w:r>
          <w:rPr>
            <w:rFonts w:ascii="Times New Roman"/>
          </w:rPr>
          <w:delInstrText xml:space="preserve"> HYPERLINK \l _Toc19542 </w:delInstrText>
        </w:r>
      </w:del>
      <w:del w:id="2128" w:author="M00032937" w:date="2024-06-28T10:27:15Z">
        <w:r>
          <w:rPr>
            <w:rFonts w:ascii="Times New Roman"/>
          </w:rPr>
          <w:fldChar w:fldCharType="separate"/>
        </w:r>
      </w:del>
      <w:del w:id="2129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4.7.18 </w:delText>
        </w:r>
      </w:del>
      <w:del w:id="2130" w:author="M00032937" w:date="2024-06-28T10:27:15Z">
        <w:r>
          <w:rPr>
            <w:rFonts w:hint="eastAsia"/>
          </w:rPr>
          <w:delText>暖风风速</w:delText>
        </w:r>
      </w:del>
      <w:del w:id="2131" w:author="M00032937" w:date="2024-06-28T10:27:15Z">
        <w:r>
          <w:rPr/>
          <w:tab/>
        </w:r>
      </w:del>
      <w:del w:id="2132" w:author="M00032937" w:date="2024-06-28T10:27:15Z">
        <w:r>
          <w:rPr/>
          <w:fldChar w:fldCharType="begin"/>
        </w:r>
      </w:del>
      <w:del w:id="2133" w:author="M00032937" w:date="2024-06-28T10:27:15Z">
        <w:r>
          <w:rPr/>
          <w:delInstrText xml:space="preserve"> PAGEREF _Toc19542 \h </w:delInstrText>
        </w:r>
      </w:del>
      <w:del w:id="2134" w:author="M00032937" w:date="2024-06-28T10:27:15Z">
        <w:r>
          <w:rPr/>
          <w:fldChar w:fldCharType="separate"/>
        </w:r>
      </w:del>
      <w:del w:id="2135" w:author="M00032937" w:date="2024-06-28T10:27:15Z">
        <w:r>
          <w:rPr/>
          <w:delText>15</w:delText>
        </w:r>
      </w:del>
      <w:del w:id="2136" w:author="M00032937" w:date="2024-06-28T10:27:15Z">
        <w:r>
          <w:rPr/>
          <w:fldChar w:fldCharType="end"/>
        </w:r>
      </w:del>
      <w:del w:id="2137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138" w:author="M00032937" w:date="2024-06-28T10:27:15Z"/>
        </w:rPr>
      </w:pPr>
      <w:del w:id="2139" w:author="M00032937" w:date="2024-06-28T10:27:15Z">
        <w:r>
          <w:rPr>
            <w:rFonts w:ascii="Times New Roman"/>
          </w:rPr>
          <w:fldChar w:fldCharType="begin"/>
        </w:r>
      </w:del>
      <w:del w:id="2140" w:author="M00032937" w:date="2024-06-28T10:27:15Z">
        <w:r>
          <w:rPr>
            <w:rFonts w:ascii="Times New Roman"/>
          </w:rPr>
          <w:delInstrText xml:space="preserve"> HYPERLINK \l _Toc29083 </w:delInstrText>
        </w:r>
      </w:del>
      <w:del w:id="2141" w:author="M00032937" w:date="2024-06-28T10:27:15Z">
        <w:r>
          <w:rPr>
            <w:rFonts w:ascii="Times New Roman"/>
          </w:rPr>
          <w:fldChar w:fldCharType="separate"/>
        </w:r>
      </w:del>
      <w:del w:id="2142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4.7.19 </w:delText>
        </w:r>
      </w:del>
      <w:del w:id="2143" w:author="M00032937" w:date="2024-06-28T10:27:15Z">
        <w:r>
          <w:rPr>
            <w:rFonts w:hint="eastAsia"/>
          </w:rPr>
          <w:delText>喷嘴清洗</w:delText>
        </w:r>
      </w:del>
      <w:del w:id="2144" w:author="M00032937" w:date="2024-06-28T10:27:15Z">
        <w:r>
          <w:rPr/>
          <w:tab/>
        </w:r>
      </w:del>
      <w:del w:id="2145" w:author="M00032937" w:date="2024-06-28T10:27:15Z">
        <w:r>
          <w:rPr/>
          <w:fldChar w:fldCharType="begin"/>
        </w:r>
      </w:del>
      <w:del w:id="2146" w:author="M00032937" w:date="2024-06-28T10:27:15Z">
        <w:r>
          <w:rPr/>
          <w:delInstrText xml:space="preserve"> PAGEREF _Toc29083 \h </w:delInstrText>
        </w:r>
      </w:del>
      <w:del w:id="2147" w:author="M00032937" w:date="2024-06-28T10:27:15Z">
        <w:r>
          <w:rPr/>
          <w:fldChar w:fldCharType="separate"/>
        </w:r>
      </w:del>
      <w:del w:id="2148" w:author="M00032937" w:date="2024-06-28T10:27:15Z">
        <w:r>
          <w:rPr/>
          <w:delText>15</w:delText>
        </w:r>
      </w:del>
      <w:del w:id="2149" w:author="M00032937" w:date="2024-06-28T10:27:15Z">
        <w:r>
          <w:rPr/>
          <w:fldChar w:fldCharType="end"/>
        </w:r>
      </w:del>
      <w:del w:id="2150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151" w:author="M00032937" w:date="2024-06-28T10:27:15Z"/>
        </w:rPr>
      </w:pPr>
      <w:del w:id="2152" w:author="M00032937" w:date="2024-06-28T10:27:15Z">
        <w:r>
          <w:rPr>
            <w:rFonts w:ascii="Times New Roman"/>
          </w:rPr>
          <w:fldChar w:fldCharType="begin"/>
        </w:r>
      </w:del>
      <w:del w:id="2153" w:author="M00032937" w:date="2024-06-28T10:27:15Z">
        <w:r>
          <w:rPr>
            <w:rFonts w:ascii="Times New Roman"/>
          </w:rPr>
          <w:delInstrText xml:space="preserve"> HYPERLINK \l _Toc21871 </w:delInstrText>
        </w:r>
      </w:del>
      <w:del w:id="2154" w:author="M00032937" w:date="2024-06-28T10:27:15Z">
        <w:r>
          <w:rPr>
            <w:rFonts w:ascii="Times New Roman"/>
          </w:rPr>
          <w:fldChar w:fldCharType="separate"/>
        </w:r>
      </w:del>
      <w:del w:id="2155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4.7.20 </w:delText>
        </w:r>
      </w:del>
      <w:del w:id="2156" w:author="M00032937" w:date="2024-06-28T10:27:15Z">
        <w:r>
          <w:rPr>
            <w:rFonts w:hint="eastAsia"/>
          </w:rPr>
          <w:delText>水温调节</w:delText>
        </w:r>
      </w:del>
      <w:del w:id="2157" w:author="M00032937" w:date="2024-06-28T10:27:15Z">
        <w:r>
          <w:rPr/>
          <w:tab/>
        </w:r>
      </w:del>
      <w:del w:id="2158" w:author="M00032937" w:date="2024-06-28T10:27:15Z">
        <w:r>
          <w:rPr/>
          <w:fldChar w:fldCharType="begin"/>
        </w:r>
      </w:del>
      <w:del w:id="2159" w:author="M00032937" w:date="2024-06-28T10:27:15Z">
        <w:r>
          <w:rPr/>
          <w:delInstrText xml:space="preserve"> PAGEREF _Toc21871 \h </w:delInstrText>
        </w:r>
      </w:del>
      <w:del w:id="2160" w:author="M00032937" w:date="2024-06-28T10:27:15Z">
        <w:r>
          <w:rPr/>
          <w:fldChar w:fldCharType="separate"/>
        </w:r>
      </w:del>
      <w:del w:id="2161" w:author="M00032937" w:date="2024-06-28T10:27:15Z">
        <w:r>
          <w:rPr/>
          <w:delText>16</w:delText>
        </w:r>
      </w:del>
      <w:del w:id="2162" w:author="M00032937" w:date="2024-06-28T10:27:15Z">
        <w:r>
          <w:rPr/>
          <w:fldChar w:fldCharType="end"/>
        </w:r>
      </w:del>
      <w:del w:id="2163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164" w:author="M00032937" w:date="2024-06-28T10:27:15Z"/>
        </w:rPr>
      </w:pPr>
      <w:del w:id="2165" w:author="M00032937" w:date="2024-06-28T10:27:15Z">
        <w:r>
          <w:rPr>
            <w:rFonts w:ascii="Times New Roman"/>
          </w:rPr>
          <w:fldChar w:fldCharType="begin"/>
        </w:r>
      </w:del>
      <w:del w:id="2166" w:author="M00032937" w:date="2024-06-28T10:27:15Z">
        <w:r>
          <w:rPr>
            <w:rFonts w:ascii="Times New Roman"/>
          </w:rPr>
          <w:delInstrText xml:space="preserve"> HYPERLINK \l _Toc7417 </w:delInstrText>
        </w:r>
      </w:del>
      <w:del w:id="2167" w:author="M00032937" w:date="2024-06-28T10:27:15Z">
        <w:r>
          <w:rPr>
            <w:rFonts w:ascii="Times New Roman"/>
          </w:rPr>
          <w:fldChar w:fldCharType="separate"/>
        </w:r>
      </w:del>
      <w:del w:id="2168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4.7.21 </w:delText>
        </w:r>
      </w:del>
      <w:del w:id="2169" w:author="M00032937" w:date="2024-06-28T10:27:15Z">
        <w:r>
          <w:rPr>
            <w:rFonts w:hint="eastAsia"/>
          </w:rPr>
          <w:delText>风温调节</w:delText>
        </w:r>
      </w:del>
      <w:del w:id="2170" w:author="M00032937" w:date="2024-06-28T10:27:15Z">
        <w:r>
          <w:rPr/>
          <w:tab/>
        </w:r>
      </w:del>
      <w:del w:id="2171" w:author="M00032937" w:date="2024-06-28T10:27:15Z">
        <w:r>
          <w:rPr/>
          <w:fldChar w:fldCharType="begin"/>
        </w:r>
      </w:del>
      <w:del w:id="2172" w:author="M00032937" w:date="2024-06-28T10:27:15Z">
        <w:r>
          <w:rPr/>
          <w:delInstrText xml:space="preserve"> PAGEREF _Toc7417 \h </w:delInstrText>
        </w:r>
      </w:del>
      <w:del w:id="2173" w:author="M00032937" w:date="2024-06-28T10:27:15Z">
        <w:r>
          <w:rPr/>
          <w:fldChar w:fldCharType="separate"/>
        </w:r>
      </w:del>
      <w:del w:id="2174" w:author="M00032937" w:date="2024-06-28T10:27:15Z">
        <w:r>
          <w:rPr/>
          <w:delText>16</w:delText>
        </w:r>
      </w:del>
      <w:del w:id="2175" w:author="M00032937" w:date="2024-06-28T10:27:15Z">
        <w:r>
          <w:rPr/>
          <w:fldChar w:fldCharType="end"/>
        </w:r>
      </w:del>
      <w:del w:id="2176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177" w:author="M00032937" w:date="2024-06-28T10:27:15Z"/>
        </w:rPr>
      </w:pPr>
      <w:del w:id="2178" w:author="M00032937" w:date="2024-06-28T10:27:15Z">
        <w:r>
          <w:rPr>
            <w:rFonts w:ascii="Times New Roman"/>
          </w:rPr>
          <w:fldChar w:fldCharType="begin"/>
        </w:r>
      </w:del>
      <w:del w:id="2179" w:author="M00032937" w:date="2024-06-28T10:27:15Z">
        <w:r>
          <w:rPr>
            <w:rFonts w:ascii="Times New Roman"/>
          </w:rPr>
          <w:delInstrText xml:space="preserve"> HYPERLINK \l _Toc25460 </w:delInstrText>
        </w:r>
      </w:del>
      <w:del w:id="2180" w:author="M00032937" w:date="2024-06-28T10:27:15Z">
        <w:r>
          <w:rPr>
            <w:rFonts w:ascii="Times New Roman"/>
          </w:rPr>
          <w:fldChar w:fldCharType="separate"/>
        </w:r>
      </w:del>
      <w:del w:id="2181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4.7.22 </w:delText>
        </w:r>
      </w:del>
      <w:del w:id="2182" w:author="M00032937" w:date="2024-06-28T10:27:15Z">
        <w:r>
          <w:rPr>
            <w:rFonts w:hint="eastAsia"/>
          </w:rPr>
          <w:delText>座温调节</w:delText>
        </w:r>
      </w:del>
      <w:del w:id="2183" w:author="M00032937" w:date="2024-06-28T10:27:15Z">
        <w:r>
          <w:rPr/>
          <w:tab/>
        </w:r>
      </w:del>
      <w:del w:id="2184" w:author="M00032937" w:date="2024-06-28T10:27:15Z">
        <w:r>
          <w:rPr/>
          <w:fldChar w:fldCharType="begin"/>
        </w:r>
      </w:del>
      <w:del w:id="2185" w:author="M00032937" w:date="2024-06-28T10:27:15Z">
        <w:r>
          <w:rPr/>
          <w:delInstrText xml:space="preserve"> PAGEREF _Toc25460 \h </w:delInstrText>
        </w:r>
      </w:del>
      <w:del w:id="2186" w:author="M00032937" w:date="2024-06-28T10:27:15Z">
        <w:r>
          <w:rPr/>
          <w:fldChar w:fldCharType="separate"/>
        </w:r>
      </w:del>
      <w:del w:id="2187" w:author="M00032937" w:date="2024-06-28T10:27:15Z">
        <w:r>
          <w:rPr/>
          <w:delText>16</w:delText>
        </w:r>
      </w:del>
      <w:del w:id="2188" w:author="M00032937" w:date="2024-06-28T10:27:15Z">
        <w:r>
          <w:rPr/>
          <w:fldChar w:fldCharType="end"/>
        </w:r>
      </w:del>
      <w:del w:id="2189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190" w:author="M00032937" w:date="2024-06-28T10:27:15Z"/>
        </w:rPr>
      </w:pPr>
      <w:del w:id="2191" w:author="M00032937" w:date="2024-06-28T10:27:15Z">
        <w:r>
          <w:rPr>
            <w:rFonts w:ascii="Times New Roman"/>
          </w:rPr>
          <w:fldChar w:fldCharType="begin"/>
        </w:r>
      </w:del>
      <w:del w:id="2192" w:author="M00032937" w:date="2024-06-28T10:27:15Z">
        <w:r>
          <w:rPr>
            <w:rFonts w:ascii="Times New Roman"/>
          </w:rPr>
          <w:delInstrText xml:space="preserve"> HYPERLINK \l _Toc5673 </w:delInstrText>
        </w:r>
      </w:del>
      <w:del w:id="2193" w:author="M00032937" w:date="2024-06-28T10:27:15Z">
        <w:r>
          <w:rPr>
            <w:rFonts w:ascii="Times New Roman"/>
          </w:rPr>
          <w:fldChar w:fldCharType="separate"/>
        </w:r>
      </w:del>
      <w:del w:id="2194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4.7.23 </w:delText>
        </w:r>
      </w:del>
      <w:del w:id="2195" w:author="M00032937" w:date="2024-06-28T10:27:15Z">
        <w:r>
          <w:rPr>
            <w:rFonts w:hint="eastAsia"/>
            <w:lang w:val="en-US" w:eastAsia="zh-CN"/>
          </w:rPr>
          <w:delText>光感</w:delText>
        </w:r>
      </w:del>
      <w:del w:id="2196" w:author="M00032937" w:date="2024-06-28T10:27:15Z">
        <w:r>
          <w:rPr>
            <w:rFonts w:hint="eastAsia"/>
          </w:rPr>
          <w:delText>夜灯</w:delText>
        </w:r>
      </w:del>
      <w:del w:id="2197" w:author="M00032937" w:date="2024-06-28T10:27:15Z">
        <w:r>
          <w:rPr/>
          <w:tab/>
        </w:r>
      </w:del>
      <w:del w:id="2198" w:author="M00032937" w:date="2024-06-28T10:27:15Z">
        <w:r>
          <w:rPr/>
          <w:fldChar w:fldCharType="begin"/>
        </w:r>
      </w:del>
      <w:del w:id="2199" w:author="M00032937" w:date="2024-06-28T10:27:15Z">
        <w:r>
          <w:rPr/>
          <w:delInstrText xml:space="preserve"> PAGEREF _Toc5673 \h </w:delInstrText>
        </w:r>
      </w:del>
      <w:del w:id="2200" w:author="M00032937" w:date="2024-06-28T10:27:15Z">
        <w:r>
          <w:rPr/>
          <w:fldChar w:fldCharType="separate"/>
        </w:r>
      </w:del>
      <w:del w:id="2201" w:author="M00032937" w:date="2024-06-28T10:27:15Z">
        <w:r>
          <w:rPr/>
          <w:delText>16</w:delText>
        </w:r>
      </w:del>
      <w:del w:id="2202" w:author="M00032937" w:date="2024-06-28T10:27:15Z">
        <w:r>
          <w:rPr/>
          <w:fldChar w:fldCharType="end"/>
        </w:r>
      </w:del>
      <w:del w:id="2203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204" w:author="M00032937" w:date="2024-06-28T10:27:15Z"/>
        </w:rPr>
      </w:pPr>
      <w:del w:id="2205" w:author="M00032937" w:date="2024-06-28T10:27:15Z">
        <w:r>
          <w:rPr>
            <w:rFonts w:ascii="Times New Roman"/>
          </w:rPr>
          <w:fldChar w:fldCharType="begin"/>
        </w:r>
      </w:del>
      <w:del w:id="2206" w:author="M00032937" w:date="2024-06-28T10:27:15Z">
        <w:r>
          <w:rPr>
            <w:rFonts w:ascii="Times New Roman"/>
          </w:rPr>
          <w:delInstrText xml:space="preserve"> HYPERLINK \l _Toc4936 </w:delInstrText>
        </w:r>
      </w:del>
      <w:del w:id="2207" w:author="M00032937" w:date="2024-06-28T10:27:15Z">
        <w:r>
          <w:rPr>
            <w:rFonts w:ascii="Times New Roman"/>
          </w:rPr>
          <w:fldChar w:fldCharType="separate"/>
        </w:r>
      </w:del>
      <w:del w:id="2208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4.7.24 </w:delText>
        </w:r>
      </w:del>
      <w:del w:id="2209" w:author="M00032937" w:date="2024-06-28T10:27:15Z">
        <w:r>
          <w:rPr>
            <w:rFonts w:hint="eastAsia"/>
            <w:lang w:val="en-US" w:eastAsia="zh-CN"/>
          </w:rPr>
          <w:delText>座圈氛围灯</w:delText>
        </w:r>
      </w:del>
      <w:del w:id="2210" w:author="M00032937" w:date="2024-06-28T10:27:15Z">
        <w:r>
          <w:rPr/>
          <w:tab/>
        </w:r>
      </w:del>
      <w:del w:id="2211" w:author="M00032937" w:date="2024-06-28T10:27:15Z">
        <w:r>
          <w:rPr/>
          <w:fldChar w:fldCharType="begin"/>
        </w:r>
      </w:del>
      <w:del w:id="2212" w:author="M00032937" w:date="2024-06-28T10:27:15Z">
        <w:r>
          <w:rPr/>
          <w:delInstrText xml:space="preserve"> PAGEREF _Toc4936 \h </w:delInstrText>
        </w:r>
      </w:del>
      <w:del w:id="2213" w:author="M00032937" w:date="2024-06-28T10:27:15Z">
        <w:r>
          <w:rPr/>
          <w:fldChar w:fldCharType="separate"/>
        </w:r>
      </w:del>
      <w:del w:id="2214" w:author="M00032937" w:date="2024-06-28T10:27:15Z">
        <w:r>
          <w:rPr/>
          <w:delText>17</w:delText>
        </w:r>
      </w:del>
      <w:del w:id="2215" w:author="M00032937" w:date="2024-06-28T10:27:15Z">
        <w:r>
          <w:rPr/>
          <w:fldChar w:fldCharType="end"/>
        </w:r>
      </w:del>
      <w:del w:id="2216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217" w:author="M00032937" w:date="2024-06-28T10:27:15Z"/>
        </w:rPr>
      </w:pPr>
      <w:del w:id="2218" w:author="M00032937" w:date="2024-06-28T10:27:15Z">
        <w:r>
          <w:rPr>
            <w:rFonts w:ascii="Times New Roman"/>
          </w:rPr>
          <w:fldChar w:fldCharType="begin"/>
        </w:r>
      </w:del>
      <w:del w:id="2219" w:author="M00032937" w:date="2024-06-28T10:27:15Z">
        <w:r>
          <w:rPr>
            <w:rFonts w:ascii="Times New Roman"/>
          </w:rPr>
          <w:delInstrText xml:space="preserve"> HYPERLINK \l _Toc9507 </w:delInstrText>
        </w:r>
      </w:del>
      <w:del w:id="2220" w:author="M00032937" w:date="2024-06-28T10:27:15Z">
        <w:r>
          <w:rPr>
            <w:rFonts w:ascii="Times New Roman"/>
          </w:rPr>
          <w:fldChar w:fldCharType="separate"/>
        </w:r>
      </w:del>
      <w:del w:id="2221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4.7.25 </w:delText>
        </w:r>
      </w:del>
      <w:del w:id="2222" w:author="M00032937" w:date="2024-06-28T10:27:15Z">
        <w:r>
          <w:rPr>
            <w:rFonts w:hint="eastAsia"/>
            <w:lang w:val="en-US" w:eastAsia="zh-CN"/>
          </w:rPr>
          <w:delText>久坐提醒</w:delText>
        </w:r>
      </w:del>
      <w:del w:id="2223" w:author="M00032937" w:date="2024-06-28T10:27:15Z">
        <w:r>
          <w:rPr/>
          <w:tab/>
        </w:r>
      </w:del>
      <w:del w:id="2224" w:author="M00032937" w:date="2024-06-28T10:27:15Z">
        <w:r>
          <w:rPr/>
          <w:fldChar w:fldCharType="begin"/>
        </w:r>
      </w:del>
      <w:del w:id="2225" w:author="M00032937" w:date="2024-06-28T10:27:15Z">
        <w:r>
          <w:rPr/>
          <w:delInstrText xml:space="preserve"> PAGEREF _Toc9507 \h </w:delInstrText>
        </w:r>
      </w:del>
      <w:del w:id="2226" w:author="M00032937" w:date="2024-06-28T10:27:15Z">
        <w:r>
          <w:rPr/>
          <w:fldChar w:fldCharType="separate"/>
        </w:r>
      </w:del>
      <w:del w:id="2227" w:author="M00032937" w:date="2024-06-28T10:27:15Z">
        <w:r>
          <w:rPr/>
          <w:delText>17</w:delText>
        </w:r>
      </w:del>
      <w:del w:id="2228" w:author="M00032937" w:date="2024-06-28T10:27:15Z">
        <w:r>
          <w:rPr/>
          <w:fldChar w:fldCharType="end"/>
        </w:r>
      </w:del>
      <w:del w:id="2229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230" w:author="M00032937" w:date="2024-06-28T10:27:15Z"/>
        </w:rPr>
      </w:pPr>
      <w:del w:id="2231" w:author="M00032937" w:date="2024-06-28T10:27:15Z">
        <w:r>
          <w:rPr>
            <w:rFonts w:ascii="Times New Roman"/>
          </w:rPr>
          <w:fldChar w:fldCharType="begin"/>
        </w:r>
      </w:del>
      <w:del w:id="2232" w:author="M00032937" w:date="2024-06-28T10:27:15Z">
        <w:r>
          <w:rPr>
            <w:rFonts w:ascii="Times New Roman"/>
          </w:rPr>
          <w:delInstrText xml:space="preserve"> HYPERLINK \l _Toc14620 </w:delInstrText>
        </w:r>
      </w:del>
      <w:del w:id="2233" w:author="M00032937" w:date="2024-06-28T10:27:15Z">
        <w:r>
          <w:rPr>
            <w:rFonts w:ascii="Times New Roman"/>
          </w:rPr>
          <w:fldChar w:fldCharType="separate"/>
        </w:r>
      </w:del>
      <w:del w:id="2234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4.7.26 </w:delText>
        </w:r>
      </w:del>
      <w:del w:id="2235" w:author="M00032937" w:date="2024-06-28T10:27:15Z">
        <w:r>
          <w:rPr>
            <w:rFonts w:hint="eastAsia"/>
          </w:rPr>
          <w:delText>紫外线杀菌</w:delText>
        </w:r>
      </w:del>
      <w:del w:id="2236" w:author="M00032937" w:date="2024-06-28T10:27:15Z">
        <w:r>
          <w:rPr/>
          <w:tab/>
        </w:r>
      </w:del>
      <w:del w:id="2237" w:author="M00032937" w:date="2024-06-28T10:27:15Z">
        <w:r>
          <w:rPr/>
          <w:fldChar w:fldCharType="begin"/>
        </w:r>
      </w:del>
      <w:del w:id="2238" w:author="M00032937" w:date="2024-06-28T10:27:15Z">
        <w:r>
          <w:rPr/>
          <w:delInstrText xml:space="preserve"> PAGEREF _Toc14620 \h </w:delInstrText>
        </w:r>
      </w:del>
      <w:del w:id="2239" w:author="M00032937" w:date="2024-06-28T10:27:15Z">
        <w:r>
          <w:rPr/>
          <w:fldChar w:fldCharType="separate"/>
        </w:r>
      </w:del>
      <w:del w:id="2240" w:author="M00032937" w:date="2024-06-28T10:27:15Z">
        <w:r>
          <w:rPr/>
          <w:delText>17</w:delText>
        </w:r>
      </w:del>
      <w:del w:id="2241" w:author="M00032937" w:date="2024-06-28T10:27:15Z">
        <w:r>
          <w:rPr/>
          <w:fldChar w:fldCharType="end"/>
        </w:r>
      </w:del>
      <w:del w:id="2242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243" w:author="M00032937" w:date="2024-06-28T10:27:15Z"/>
        </w:rPr>
      </w:pPr>
      <w:del w:id="2244" w:author="M00032937" w:date="2024-06-28T10:27:15Z">
        <w:r>
          <w:rPr>
            <w:rFonts w:ascii="Times New Roman"/>
          </w:rPr>
          <w:fldChar w:fldCharType="begin"/>
        </w:r>
      </w:del>
      <w:del w:id="2245" w:author="M00032937" w:date="2024-06-28T10:27:15Z">
        <w:r>
          <w:rPr>
            <w:rFonts w:ascii="Times New Roman"/>
          </w:rPr>
          <w:delInstrText xml:space="preserve"> HYPERLINK \l _Toc12548 </w:delInstrText>
        </w:r>
      </w:del>
      <w:del w:id="2246" w:author="M00032937" w:date="2024-06-28T10:27:15Z">
        <w:r>
          <w:rPr>
            <w:rFonts w:ascii="Times New Roman"/>
          </w:rPr>
          <w:fldChar w:fldCharType="separate"/>
        </w:r>
      </w:del>
      <w:del w:id="2247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4.7.27 </w:delText>
        </w:r>
      </w:del>
      <w:del w:id="2248" w:author="M00032937" w:date="2024-06-28T10:27:15Z">
        <w:r>
          <w:rPr>
            <w:rFonts w:hint="eastAsia"/>
          </w:rPr>
          <w:delText>除臭</w:delText>
        </w:r>
      </w:del>
      <w:del w:id="2249" w:author="M00032937" w:date="2024-06-28T10:27:15Z">
        <w:r>
          <w:rPr/>
          <w:tab/>
        </w:r>
      </w:del>
      <w:del w:id="2250" w:author="M00032937" w:date="2024-06-28T10:27:15Z">
        <w:r>
          <w:rPr/>
          <w:fldChar w:fldCharType="begin"/>
        </w:r>
      </w:del>
      <w:del w:id="2251" w:author="M00032937" w:date="2024-06-28T10:27:15Z">
        <w:r>
          <w:rPr/>
          <w:delInstrText xml:space="preserve"> PAGEREF _Toc12548 \h </w:delInstrText>
        </w:r>
      </w:del>
      <w:del w:id="2252" w:author="M00032937" w:date="2024-06-28T10:27:15Z">
        <w:r>
          <w:rPr/>
          <w:fldChar w:fldCharType="separate"/>
        </w:r>
      </w:del>
      <w:del w:id="2253" w:author="M00032937" w:date="2024-06-28T10:27:15Z">
        <w:r>
          <w:rPr/>
          <w:delText>17</w:delText>
        </w:r>
      </w:del>
      <w:del w:id="2254" w:author="M00032937" w:date="2024-06-28T10:27:15Z">
        <w:r>
          <w:rPr/>
          <w:fldChar w:fldCharType="end"/>
        </w:r>
      </w:del>
      <w:del w:id="2255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256" w:author="M00032937" w:date="2024-06-28T10:27:15Z"/>
        </w:rPr>
      </w:pPr>
      <w:del w:id="2257" w:author="M00032937" w:date="2024-06-28T10:27:15Z">
        <w:r>
          <w:rPr>
            <w:rFonts w:ascii="Times New Roman"/>
          </w:rPr>
          <w:fldChar w:fldCharType="begin"/>
        </w:r>
      </w:del>
      <w:del w:id="2258" w:author="M00032937" w:date="2024-06-28T10:27:15Z">
        <w:r>
          <w:rPr>
            <w:rFonts w:ascii="Times New Roman"/>
          </w:rPr>
          <w:delInstrText xml:space="preserve"> HYPERLINK \l _Toc15488 </w:delInstrText>
        </w:r>
      </w:del>
      <w:del w:id="2259" w:author="M00032937" w:date="2024-06-28T10:27:15Z">
        <w:r>
          <w:rPr>
            <w:rFonts w:ascii="Times New Roman"/>
          </w:rPr>
          <w:fldChar w:fldCharType="separate"/>
        </w:r>
      </w:del>
      <w:del w:id="2260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4.7.28 </w:delText>
        </w:r>
      </w:del>
      <w:del w:id="2261" w:author="M00032937" w:date="2024-06-28T10:27:15Z">
        <w:r>
          <w:rPr>
            <w:rFonts w:hint="eastAsia"/>
          </w:rPr>
          <w:delText>喷口自洁</w:delText>
        </w:r>
      </w:del>
      <w:del w:id="2262" w:author="M00032937" w:date="2024-06-28T10:27:15Z">
        <w:r>
          <w:rPr/>
          <w:tab/>
        </w:r>
      </w:del>
      <w:del w:id="2263" w:author="M00032937" w:date="2024-06-28T10:27:15Z">
        <w:r>
          <w:rPr/>
          <w:fldChar w:fldCharType="begin"/>
        </w:r>
      </w:del>
      <w:del w:id="2264" w:author="M00032937" w:date="2024-06-28T10:27:15Z">
        <w:r>
          <w:rPr/>
          <w:delInstrText xml:space="preserve"> PAGEREF _Toc15488 \h </w:delInstrText>
        </w:r>
      </w:del>
      <w:del w:id="2265" w:author="M00032937" w:date="2024-06-28T10:27:15Z">
        <w:r>
          <w:rPr/>
          <w:fldChar w:fldCharType="separate"/>
        </w:r>
      </w:del>
      <w:del w:id="2266" w:author="M00032937" w:date="2024-06-28T10:27:15Z">
        <w:r>
          <w:rPr/>
          <w:delText>17</w:delText>
        </w:r>
      </w:del>
      <w:del w:id="2267" w:author="M00032937" w:date="2024-06-28T10:27:15Z">
        <w:r>
          <w:rPr/>
          <w:fldChar w:fldCharType="end"/>
        </w:r>
      </w:del>
      <w:del w:id="2268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269" w:author="M00032937" w:date="2024-06-28T10:27:15Z"/>
        </w:rPr>
      </w:pPr>
      <w:del w:id="2270" w:author="M00032937" w:date="2024-06-28T10:27:15Z">
        <w:r>
          <w:rPr>
            <w:rFonts w:ascii="Times New Roman"/>
          </w:rPr>
          <w:fldChar w:fldCharType="begin"/>
        </w:r>
      </w:del>
      <w:del w:id="2271" w:author="M00032937" w:date="2024-06-28T10:27:15Z">
        <w:r>
          <w:rPr>
            <w:rFonts w:ascii="Times New Roman"/>
          </w:rPr>
          <w:delInstrText xml:space="preserve"> HYPERLINK \l _Toc21602 </w:delInstrText>
        </w:r>
      </w:del>
      <w:del w:id="2272" w:author="M00032937" w:date="2024-06-28T10:27:15Z">
        <w:r>
          <w:rPr>
            <w:rFonts w:ascii="Times New Roman"/>
          </w:rPr>
          <w:fldChar w:fldCharType="separate"/>
        </w:r>
      </w:del>
      <w:del w:id="2273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4.7.29 </w:delText>
        </w:r>
      </w:del>
      <w:del w:id="2274" w:author="M00032937" w:date="2024-06-28T10:27:15Z">
        <w:r>
          <w:rPr>
            <w:rFonts w:hint="eastAsia"/>
            <w:lang w:val="en-US" w:eastAsia="zh-CN"/>
          </w:rPr>
          <w:delText>坐浴功能</w:delText>
        </w:r>
      </w:del>
      <w:del w:id="2275" w:author="M00032937" w:date="2024-06-28T10:27:15Z">
        <w:r>
          <w:rPr/>
          <w:tab/>
        </w:r>
      </w:del>
      <w:del w:id="2276" w:author="M00032937" w:date="2024-06-28T10:27:15Z">
        <w:r>
          <w:rPr/>
          <w:fldChar w:fldCharType="begin"/>
        </w:r>
      </w:del>
      <w:del w:id="2277" w:author="M00032937" w:date="2024-06-28T10:27:15Z">
        <w:r>
          <w:rPr/>
          <w:delInstrText xml:space="preserve"> PAGEREF _Toc21602 \h </w:delInstrText>
        </w:r>
      </w:del>
      <w:del w:id="2278" w:author="M00032937" w:date="2024-06-28T10:27:15Z">
        <w:r>
          <w:rPr/>
          <w:fldChar w:fldCharType="separate"/>
        </w:r>
      </w:del>
      <w:del w:id="2279" w:author="M00032937" w:date="2024-06-28T10:27:15Z">
        <w:r>
          <w:rPr/>
          <w:delText>17</w:delText>
        </w:r>
      </w:del>
      <w:del w:id="2280" w:author="M00032937" w:date="2024-06-28T10:27:15Z">
        <w:r>
          <w:rPr/>
          <w:fldChar w:fldCharType="end"/>
        </w:r>
      </w:del>
      <w:del w:id="2281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282" w:author="M00032937" w:date="2024-06-28T10:27:15Z"/>
        </w:rPr>
      </w:pPr>
      <w:del w:id="2283" w:author="M00032937" w:date="2024-06-28T10:27:15Z">
        <w:r>
          <w:rPr>
            <w:rFonts w:ascii="Times New Roman"/>
          </w:rPr>
          <w:fldChar w:fldCharType="begin"/>
        </w:r>
      </w:del>
      <w:del w:id="2284" w:author="M00032937" w:date="2024-06-28T10:27:15Z">
        <w:r>
          <w:rPr>
            <w:rFonts w:ascii="Times New Roman"/>
          </w:rPr>
          <w:delInstrText xml:space="preserve"> HYPERLINK \l _Toc25073 </w:delInstrText>
        </w:r>
      </w:del>
      <w:del w:id="2285" w:author="M00032937" w:date="2024-06-28T10:27:15Z">
        <w:r>
          <w:rPr>
            <w:rFonts w:ascii="Times New Roman"/>
          </w:rPr>
          <w:fldChar w:fldCharType="separate"/>
        </w:r>
      </w:del>
      <w:del w:id="2286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4.7.30 </w:delText>
        </w:r>
      </w:del>
      <w:del w:id="2287" w:author="M00032937" w:date="2024-06-28T10:27:15Z">
        <w:r>
          <w:rPr>
            <w:rFonts w:hint="eastAsia"/>
            <w:lang w:val="en-US" w:eastAsia="zh-CN"/>
          </w:rPr>
          <w:delText>断电</w:delText>
        </w:r>
      </w:del>
      <w:del w:id="2288" w:author="M00032937" w:date="2024-06-28T10:27:15Z">
        <w:r>
          <w:rPr>
            <w:rFonts w:hint="eastAsia"/>
          </w:rPr>
          <w:delText>记忆功能</w:delText>
        </w:r>
      </w:del>
      <w:del w:id="2289" w:author="M00032937" w:date="2024-06-28T10:27:15Z">
        <w:r>
          <w:rPr/>
          <w:tab/>
        </w:r>
      </w:del>
      <w:del w:id="2290" w:author="M00032937" w:date="2024-06-28T10:27:15Z">
        <w:r>
          <w:rPr/>
          <w:fldChar w:fldCharType="begin"/>
        </w:r>
      </w:del>
      <w:del w:id="2291" w:author="M00032937" w:date="2024-06-28T10:27:15Z">
        <w:r>
          <w:rPr/>
          <w:delInstrText xml:space="preserve"> PAGEREF _Toc25073 \h </w:delInstrText>
        </w:r>
      </w:del>
      <w:del w:id="2292" w:author="M00032937" w:date="2024-06-28T10:27:15Z">
        <w:r>
          <w:rPr/>
          <w:fldChar w:fldCharType="separate"/>
        </w:r>
      </w:del>
      <w:del w:id="2293" w:author="M00032937" w:date="2024-06-28T10:27:15Z">
        <w:r>
          <w:rPr/>
          <w:delText>17</w:delText>
        </w:r>
      </w:del>
      <w:del w:id="2294" w:author="M00032937" w:date="2024-06-28T10:27:15Z">
        <w:r>
          <w:rPr/>
          <w:fldChar w:fldCharType="end"/>
        </w:r>
      </w:del>
      <w:del w:id="2295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296" w:author="M00032937" w:date="2024-06-28T10:27:15Z"/>
        </w:rPr>
      </w:pPr>
      <w:del w:id="2297" w:author="M00032937" w:date="2024-06-28T10:27:15Z">
        <w:r>
          <w:rPr>
            <w:rFonts w:ascii="Times New Roman"/>
          </w:rPr>
          <w:fldChar w:fldCharType="begin"/>
        </w:r>
      </w:del>
      <w:del w:id="2298" w:author="M00032937" w:date="2024-06-28T10:27:15Z">
        <w:r>
          <w:rPr>
            <w:rFonts w:ascii="Times New Roman"/>
          </w:rPr>
          <w:delInstrText xml:space="preserve"> HYPERLINK \l _Toc27921 </w:delInstrText>
        </w:r>
      </w:del>
      <w:del w:id="2299" w:author="M00032937" w:date="2024-06-28T10:27:15Z">
        <w:r>
          <w:rPr>
            <w:rFonts w:ascii="Times New Roman"/>
          </w:rPr>
          <w:fldChar w:fldCharType="separate"/>
        </w:r>
      </w:del>
      <w:del w:id="2300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4.7.31 </w:delText>
        </w:r>
      </w:del>
      <w:del w:id="2301" w:author="M00032937" w:date="2024-06-28T10:27:15Z">
        <w:r>
          <w:rPr>
            <w:rFonts w:hint="eastAsia"/>
            <w:lang w:val="en-US" w:eastAsia="zh-CN"/>
          </w:rPr>
          <w:delText>用户按键</w:delText>
        </w:r>
      </w:del>
      <w:del w:id="2302" w:author="M00032937" w:date="2024-06-28T10:27:15Z">
        <w:r>
          <w:rPr/>
          <w:tab/>
        </w:r>
      </w:del>
      <w:del w:id="2303" w:author="M00032937" w:date="2024-06-28T10:27:15Z">
        <w:r>
          <w:rPr/>
          <w:fldChar w:fldCharType="begin"/>
        </w:r>
      </w:del>
      <w:del w:id="2304" w:author="M00032937" w:date="2024-06-28T10:27:15Z">
        <w:r>
          <w:rPr/>
          <w:delInstrText xml:space="preserve"> PAGEREF _Toc27921 \h </w:delInstrText>
        </w:r>
      </w:del>
      <w:del w:id="2305" w:author="M00032937" w:date="2024-06-28T10:27:15Z">
        <w:r>
          <w:rPr/>
          <w:fldChar w:fldCharType="separate"/>
        </w:r>
      </w:del>
      <w:del w:id="2306" w:author="M00032937" w:date="2024-06-28T10:27:15Z">
        <w:r>
          <w:rPr/>
          <w:delText>17</w:delText>
        </w:r>
      </w:del>
      <w:del w:id="2307" w:author="M00032937" w:date="2024-06-28T10:27:15Z">
        <w:r>
          <w:rPr/>
          <w:fldChar w:fldCharType="end"/>
        </w:r>
      </w:del>
      <w:del w:id="2308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309" w:author="M00032937" w:date="2024-06-28T10:27:15Z"/>
        </w:rPr>
      </w:pPr>
      <w:del w:id="2310" w:author="M00032937" w:date="2024-06-28T10:27:15Z">
        <w:r>
          <w:rPr>
            <w:rFonts w:ascii="Times New Roman"/>
          </w:rPr>
          <w:fldChar w:fldCharType="begin"/>
        </w:r>
      </w:del>
      <w:del w:id="2311" w:author="M00032937" w:date="2024-06-28T10:27:15Z">
        <w:r>
          <w:rPr>
            <w:rFonts w:ascii="Times New Roman"/>
          </w:rPr>
          <w:delInstrText xml:space="preserve"> HYPERLINK \l _Toc22009 </w:delInstrText>
        </w:r>
      </w:del>
      <w:del w:id="2312" w:author="M00032937" w:date="2024-06-28T10:27:15Z">
        <w:r>
          <w:rPr>
            <w:rFonts w:ascii="Times New Roman"/>
          </w:rPr>
          <w:fldChar w:fldCharType="separate"/>
        </w:r>
      </w:del>
      <w:del w:id="2313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4.7.32 </w:delText>
        </w:r>
      </w:del>
      <w:del w:id="2314" w:author="M00032937" w:date="2024-06-28T10:27:15Z">
        <w:r>
          <w:rPr>
            <w:rFonts w:hint="eastAsia"/>
          </w:rPr>
          <w:delText>漏电保护</w:delText>
        </w:r>
      </w:del>
      <w:del w:id="2315" w:author="M00032937" w:date="2024-06-28T10:27:15Z">
        <w:r>
          <w:rPr/>
          <w:tab/>
        </w:r>
      </w:del>
      <w:del w:id="2316" w:author="M00032937" w:date="2024-06-28T10:27:15Z">
        <w:r>
          <w:rPr/>
          <w:fldChar w:fldCharType="begin"/>
        </w:r>
      </w:del>
      <w:del w:id="2317" w:author="M00032937" w:date="2024-06-28T10:27:15Z">
        <w:r>
          <w:rPr/>
          <w:delInstrText xml:space="preserve"> PAGEREF _Toc22009 \h </w:delInstrText>
        </w:r>
      </w:del>
      <w:del w:id="2318" w:author="M00032937" w:date="2024-06-28T10:27:15Z">
        <w:r>
          <w:rPr/>
          <w:fldChar w:fldCharType="separate"/>
        </w:r>
      </w:del>
      <w:del w:id="2319" w:author="M00032937" w:date="2024-06-28T10:27:15Z">
        <w:r>
          <w:rPr/>
          <w:delText>18</w:delText>
        </w:r>
      </w:del>
      <w:del w:id="2320" w:author="M00032937" w:date="2024-06-28T10:27:15Z">
        <w:r>
          <w:rPr/>
          <w:fldChar w:fldCharType="end"/>
        </w:r>
      </w:del>
      <w:del w:id="2321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322" w:author="M00032937" w:date="2024-06-28T10:27:15Z"/>
        </w:rPr>
      </w:pPr>
      <w:del w:id="2323" w:author="M00032937" w:date="2024-06-28T10:27:15Z">
        <w:r>
          <w:rPr>
            <w:rFonts w:ascii="Times New Roman"/>
          </w:rPr>
          <w:fldChar w:fldCharType="begin"/>
        </w:r>
      </w:del>
      <w:del w:id="2324" w:author="M00032937" w:date="2024-06-28T10:27:15Z">
        <w:r>
          <w:rPr>
            <w:rFonts w:ascii="Times New Roman"/>
          </w:rPr>
          <w:delInstrText xml:space="preserve"> HYPERLINK \l _Toc19291 </w:delInstrText>
        </w:r>
      </w:del>
      <w:del w:id="2325" w:author="M00032937" w:date="2024-06-28T10:27:15Z">
        <w:r>
          <w:rPr>
            <w:rFonts w:ascii="Times New Roman"/>
          </w:rPr>
          <w:fldChar w:fldCharType="separate"/>
        </w:r>
      </w:del>
      <w:del w:id="2326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4.7.33 </w:delText>
        </w:r>
      </w:del>
      <w:del w:id="2327" w:author="M00032937" w:date="2024-06-28T10:27:15Z">
        <w:r>
          <w:rPr>
            <w:rFonts w:hint="eastAsia"/>
          </w:rPr>
          <w:delText>商务模式</w:delText>
        </w:r>
      </w:del>
      <w:del w:id="2328" w:author="M00032937" w:date="2024-06-28T10:27:15Z">
        <w:r>
          <w:rPr/>
          <w:tab/>
        </w:r>
      </w:del>
      <w:del w:id="2329" w:author="M00032937" w:date="2024-06-28T10:27:15Z">
        <w:r>
          <w:rPr/>
          <w:fldChar w:fldCharType="begin"/>
        </w:r>
      </w:del>
      <w:del w:id="2330" w:author="M00032937" w:date="2024-06-28T10:27:15Z">
        <w:r>
          <w:rPr/>
          <w:delInstrText xml:space="preserve"> PAGEREF _Toc19291 \h </w:delInstrText>
        </w:r>
      </w:del>
      <w:del w:id="2331" w:author="M00032937" w:date="2024-06-28T10:27:15Z">
        <w:r>
          <w:rPr/>
          <w:fldChar w:fldCharType="separate"/>
        </w:r>
      </w:del>
      <w:del w:id="2332" w:author="M00032937" w:date="2024-06-28T10:27:15Z">
        <w:r>
          <w:rPr/>
          <w:delText>18</w:delText>
        </w:r>
      </w:del>
      <w:del w:id="2333" w:author="M00032937" w:date="2024-06-28T10:27:15Z">
        <w:r>
          <w:rPr/>
          <w:fldChar w:fldCharType="end"/>
        </w:r>
      </w:del>
      <w:del w:id="2334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335" w:author="M00032937" w:date="2024-06-28T10:27:15Z"/>
        </w:rPr>
      </w:pPr>
      <w:del w:id="2336" w:author="M00032937" w:date="2024-06-28T10:27:15Z">
        <w:r>
          <w:rPr>
            <w:rFonts w:ascii="Times New Roman"/>
          </w:rPr>
          <w:fldChar w:fldCharType="begin"/>
        </w:r>
      </w:del>
      <w:del w:id="2337" w:author="M00032937" w:date="2024-06-28T10:27:15Z">
        <w:r>
          <w:rPr>
            <w:rFonts w:ascii="Times New Roman"/>
          </w:rPr>
          <w:delInstrText xml:space="preserve"> HYPERLINK \l _Toc11796 </w:delInstrText>
        </w:r>
      </w:del>
      <w:del w:id="2338" w:author="M00032937" w:date="2024-06-28T10:27:15Z">
        <w:r>
          <w:rPr>
            <w:rFonts w:ascii="Times New Roman"/>
          </w:rPr>
          <w:fldChar w:fldCharType="separate"/>
        </w:r>
      </w:del>
      <w:del w:id="2339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4.7.34 </w:delText>
        </w:r>
      </w:del>
      <w:del w:id="2340" w:author="M00032937" w:date="2024-06-28T10:27:15Z">
        <w:r>
          <w:rPr>
            <w:rFonts w:hint="eastAsia"/>
          </w:rPr>
          <w:delText>老化模式</w:delText>
        </w:r>
      </w:del>
      <w:del w:id="2341" w:author="M00032937" w:date="2024-06-28T10:27:15Z">
        <w:r>
          <w:rPr/>
          <w:tab/>
        </w:r>
      </w:del>
      <w:del w:id="2342" w:author="M00032937" w:date="2024-06-28T10:27:15Z">
        <w:r>
          <w:rPr/>
          <w:fldChar w:fldCharType="begin"/>
        </w:r>
      </w:del>
      <w:del w:id="2343" w:author="M00032937" w:date="2024-06-28T10:27:15Z">
        <w:r>
          <w:rPr/>
          <w:delInstrText xml:space="preserve"> PAGEREF _Toc11796 \h </w:delInstrText>
        </w:r>
      </w:del>
      <w:del w:id="2344" w:author="M00032937" w:date="2024-06-28T10:27:15Z">
        <w:r>
          <w:rPr/>
          <w:fldChar w:fldCharType="separate"/>
        </w:r>
      </w:del>
      <w:del w:id="2345" w:author="M00032937" w:date="2024-06-28T10:27:15Z">
        <w:r>
          <w:rPr/>
          <w:delText>18</w:delText>
        </w:r>
      </w:del>
      <w:del w:id="2346" w:author="M00032937" w:date="2024-06-28T10:27:15Z">
        <w:r>
          <w:rPr/>
          <w:fldChar w:fldCharType="end"/>
        </w:r>
      </w:del>
      <w:del w:id="2347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348" w:author="M00032937" w:date="2024-06-28T10:27:15Z"/>
        </w:rPr>
      </w:pPr>
      <w:del w:id="2349" w:author="M00032937" w:date="2024-06-28T10:27:15Z">
        <w:r>
          <w:rPr>
            <w:rFonts w:ascii="Times New Roman"/>
          </w:rPr>
          <w:fldChar w:fldCharType="begin"/>
        </w:r>
      </w:del>
      <w:del w:id="2350" w:author="M00032937" w:date="2024-06-28T10:27:15Z">
        <w:r>
          <w:rPr>
            <w:rFonts w:ascii="Times New Roman"/>
          </w:rPr>
          <w:delInstrText xml:space="preserve"> HYPERLINK \l _Toc957 </w:delInstrText>
        </w:r>
      </w:del>
      <w:del w:id="2351" w:author="M00032937" w:date="2024-06-28T10:27:15Z">
        <w:r>
          <w:rPr>
            <w:rFonts w:ascii="Times New Roman"/>
          </w:rPr>
          <w:fldChar w:fldCharType="separate"/>
        </w:r>
      </w:del>
      <w:del w:id="2352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4.7.35 </w:delText>
        </w:r>
      </w:del>
      <w:del w:id="2353" w:author="M00032937" w:date="2024-06-28T10:27:15Z">
        <w:r>
          <w:rPr>
            <w:rFonts w:hint="eastAsia"/>
          </w:rPr>
          <w:delText>排水模式</w:delText>
        </w:r>
      </w:del>
      <w:del w:id="2354" w:author="M00032937" w:date="2024-06-28T10:27:15Z">
        <w:r>
          <w:rPr/>
          <w:tab/>
        </w:r>
      </w:del>
      <w:del w:id="2355" w:author="M00032937" w:date="2024-06-28T10:27:15Z">
        <w:r>
          <w:rPr/>
          <w:fldChar w:fldCharType="begin"/>
        </w:r>
      </w:del>
      <w:del w:id="2356" w:author="M00032937" w:date="2024-06-28T10:27:15Z">
        <w:r>
          <w:rPr/>
          <w:delInstrText xml:space="preserve"> PAGEREF _Toc957 \h </w:delInstrText>
        </w:r>
      </w:del>
      <w:del w:id="2357" w:author="M00032937" w:date="2024-06-28T10:27:15Z">
        <w:r>
          <w:rPr/>
          <w:fldChar w:fldCharType="separate"/>
        </w:r>
      </w:del>
      <w:del w:id="2358" w:author="M00032937" w:date="2024-06-28T10:27:15Z">
        <w:r>
          <w:rPr/>
          <w:delText>18</w:delText>
        </w:r>
      </w:del>
      <w:del w:id="2359" w:author="M00032937" w:date="2024-06-28T10:27:15Z">
        <w:r>
          <w:rPr/>
          <w:fldChar w:fldCharType="end"/>
        </w:r>
      </w:del>
      <w:del w:id="2360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361" w:author="M00032937" w:date="2024-06-28T10:27:15Z"/>
        </w:rPr>
      </w:pPr>
      <w:del w:id="2362" w:author="M00032937" w:date="2024-06-28T10:27:15Z">
        <w:r>
          <w:rPr>
            <w:rFonts w:ascii="Times New Roman"/>
          </w:rPr>
          <w:fldChar w:fldCharType="begin"/>
        </w:r>
      </w:del>
      <w:del w:id="2363" w:author="M00032937" w:date="2024-06-28T10:27:15Z">
        <w:r>
          <w:rPr>
            <w:rFonts w:ascii="Times New Roman"/>
          </w:rPr>
          <w:delInstrText xml:space="preserve"> HYPERLINK \l _Toc30199 </w:delInstrText>
        </w:r>
      </w:del>
      <w:del w:id="2364" w:author="M00032937" w:date="2024-06-28T10:27:15Z">
        <w:r>
          <w:rPr>
            <w:rFonts w:ascii="Times New Roman"/>
          </w:rPr>
          <w:fldChar w:fldCharType="separate"/>
        </w:r>
      </w:del>
      <w:del w:id="2365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4.7.36 </w:delText>
        </w:r>
      </w:del>
      <w:del w:id="2366" w:author="M00032937" w:date="2024-06-28T10:27:15Z">
        <w:r>
          <w:rPr>
            <w:rFonts w:hint="eastAsia"/>
          </w:rPr>
          <w:delText>座圈加热</w:delText>
        </w:r>
      </w:del>
      <w:del w:id="2367" w:author="M00032937" w:date="2024-06-28T10:27:15Z">
        <w:r>
          <w:rPr/>
          <w:tab/>
        </w:r>
      </w:del>
      <w:del w:id="2368" w:author="M00032937" w:date="2024-06-28T10:27:15Z">
        <w:r>
          <w:rPr/>
          <w:fldChar w:fldCharType="begin"/>
        </w:r>
      </w:del>
      <w:del w:id="2369" w:author="M00032937" w:date="2024-06-28T10:27:15Z">
        <w:r>
          <w:rPr/>
          <w:delInstrText xml:space="preserve"> PAGEREF _Toc30199 \h </w:delInstrText>
        </w:r>
      </w:del>
      <w:del w:id="2370" w:author="M00032937" w:date="2024-06-28T10:27:15Z">
        <w:r>
          <w:rPr/>
          <w:fldChar w:fldCharType="separate"/>
        </w:r>
      </w:del>
      <w:del w:id="2371" w:author="M00032937" w:date="2024-06-28T10:27:15Z">
        <w:r>
          <w:rPr/>
          <w:delText>19</w:delText>
        </w:r>
      </w:del>
      <w:del w:id="2372" w:author="M00032937" w:date="2024-06-28T10:27:15Z">
        <w:r>
          <w:rPr/>
          <w:fldChar w:fldCharType="end"/>
        </w:r>
      </w:del>
      <w:del w:id="2373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374" w:author="M00032937" w:date="2024-06-28T10:27:15Z"/>
        </w:rPr>
      </w:pPr>
      <w:del w:id="2375" w:author="M00032937" w:date="2024-06-28T10:27:15Z">
        <w:r>
          <w:rPr>
            <w:rFonts w:ascii="Times New Roman"/>
          </w:rPr>
          <w:fldChar w:fldCharType="begin"/>
        </w:r>
      </w:del>
      <w:del w:id="2376" w:author="M00032937" w:date="2024-06-28T10:27:15Z">
        <w:r>
          <w:rPr>
            <w:rFonts w:ascii="Times New Roman"/>
          </w:rPr>
          <w:delInstrText xml:space="preserve"> HYPERLINK \l _Toc16281 </w:delInstrText>
        </w:r>
      </w:del>
      <w:del w:id="2377" w:author="M00032937" w:date="2024-06-28T10:27:15Z">
        <w:r>
          <w:rPr>
            <w:rFonts w:ascii="Times New Roman"/>
          </w:rPr>
          <w:fldChar w:fldCharType="separate"/>
        </w:r>
      </w:del>
      <w:del w:id="2378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4.7.37 </w:delText>
        </w:r>
      </w:del>
      <w:del w:id="2379" w:author="M00032937" w:date="2024-06-28T10:27:15Z">
        <w:r>
          <w:rPr>
            <w:rFonts w:hint="eastAsia"/>
          </w:rPr>
          <w:delText>阻尼缓降</w:delText>
        </w:r>
      </w:del>
      <w:del w:id="2380" w:author="M00032937" w:date="2024-06-28T10:27:15Z">
        <w:r>
          <w:rPr/>
          <w:tab/>
        </w:r>
      </w:del>
      <w:del w:id="2381" w:author="M00032937" w:date="2024-06-28T10:27:15Z">
        <w:r>
          <w:rPr/>
          <w:fldChar w:fldCharType="begin"/>
        </w:r>
      </w:del>
      <w:del w:id="2382" w:author="M00032937" w:date="2024-06-28T10:27:15Z">
        <w:r>
          <w:rPr/>
          <w:delInstrText xml:space="preserve"> PAGEREF _Toc16281 \h </w:delInstrText>
        </w:r>
      </w:del>
      <w:del w:id="2383" w:author="M00032937" w:date="2024-06-28T10:27:15Z">
        <w:r>
          <w:rPr/>
          <w:fldChar w:fldCharType="separate"/>
        </w:r>
      </w:del>
      <w:del w:id="2384" w:author="M00032937" w:date="2024-06-28T10:27:15Z">
        <w:r>
          <w:rPr/>
          <w:delText>19</w:delText>
        </w:r>
      </w:del>
      <w:del w:id="2385" w:author="M00032937" w:date="2024-06-28T10:27:15Z">
        <w:r>
          <w:rPr/>
          <w:fldChar w:fldCharType="end"/>
        </w:r>
      </w:del>
      <w:del w:id="2386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387" w:author="M00032937" w:date="2024-06-28T10:27:15Z"/>
        </w:rPr>
      </w:pPr>
      <w:del w:id="2388" w:author="M00032937" w:date="2024-06-28T10:27:15Z">
        <w:r>
          <w:rPr>
            <w:rFonts w:ascii="Times New Roman"/>
          </w:rPr>
          <w:fldChar w:fldCharType="begin"/>
        </w:r>
      </w:del>
      <w:del w:id="2389" w:author="M00032937" w:date="2024-06-28T10:27:15Z">
        <w:r>
          <w:rPr>
            <w:rFonts w:ascii="Times New Roman"/>
          </w:rPr>
          <w:delInstrText xml:space="preserve"> HYPERLINK \l _Toc21492 </w:delInstrText>
        </w:r>
      </w:del>
      <w:del w:id="2390" w:author="M00032937" w:date="2024-06-28T10:27:15Z">
        <w:r>
          <w:rPr>
            <w:rFonts w:ascii="Times New Roman"/>
          </w:rPr>
          <w:fldChar w:fldCharType="separate"/>
        </w:r>
      </w:del>
      <w:del w:id="2391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4.7.38 </w:delText>
        </w:r>
      </w:del>
      <w:del w:id="2392" w:author="M00032937" w:date="2024-06-28T10:27:15Z">
        <w:r>
          <w:rPr>
            <w:rFonts w:hint="eastAsia"/>
          </w:rPr>
          <w:delText>座圈感应</w:delText>
        </w:r>
      </w:del>
      <w:del w:id="2393" w:author="M00032937" w:date="2024-06-28T10:27:15Z">
        <w:r>
          <w:rPr/>
          <w:tab/>
        </w:r>
      </w:del>
      <w:del w:id="2394" w:author="M00032937" w:date="2024-06-28T10:27:15Z">
        <w:r>
          <w:rPr/>
          <w:fldChar w:fldCharType="begin"/>
        </w:r>
      </w:del>
      <w:del w:id="2395" w:author="M00032937" w:date="2024-06-28T10:27:15Z">
        <w:r>
          <w:rPr/>
          <w:delInstrText xml:space="preserve"> PAGEREF _Toc21492 \h </w:delInstrText>
        </w:r>
      </w:del>
      <w:del w:id="2396" w:author="M00032937" w:date="2024-06-28T10:27:15Z">
        <w:r>
          <w:rPr/>
          <w:fldChar w:fldCharType="separate"/>
        </w:r>
      </w:del>
      <w:del w:id="2397" w:author="M00032937" w:date="2024-06-28T10:27:15Z">
        <w:r>
          <w:rPr/>
          <w:delText>19</w:delText>
        </w:r>
      </w:del>
      <w:del w:id="2398" w:author="M00032937" w:date="2024-06-28T10:27:15Z">
        <w:r>
          <w:rPr/>
          <w:fldChar w:fldCharType="end"/>
        </w:r>
      </w:del>
      <w:del w:id="2399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pos="2800"/>
          <w:tab w:val="right" w:leader="dot" w:pos="9864"/>
          <w:tab w:val="clear" w:pos="1890"/>
          <w:tab w:val="clear" w:pos="9853"/>
        </w:tabs>
        <w:rPr>
          <w:del w:id="2400" w:author="M00032937" w:date="2024-06-28T10:27:15Z"/>
        </w:rPr>
      </w:pPr>
      <w:del w:id="2401" w:author="M00032937" w:date="2024-06-28T10:27:15Z">
        <w:r>
          <w:rPr>
            <w:rFonts w:ascii="Times New Roman"/>
          </w:rPr>
          <w:fldChar w:fldCharType="begin"/>
        </w:r>
      </w:del>
      <w:del w:id="2402" w:author="M00032937" w:date="2024-06-28T10:27:15Z">
        <w:r>
          <w:rPr>
            <w:rFonts w:ascii="Times New Roman"/>
          </w:rPr>
          <w:delInstrText xml:space="preserve"> HYPERLINK \l _Toc3209 </w:delInstrText>
        </w:r>
      </w:del>
      <w:del w:id="2403" w:author="M00032937" w:date="2024-06-28T10:27:15Z">
        <w:r>
          <w:rPr>
            <w:rFonts w:ascii="Times New Roman"/>
          </w:rPr>
          <w:fldChar w:fldCharType="separate"/>
        </w:r>
      </w:del>
      <w:del w:id="2404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4.7.39 </w:delText>
        </w:r>
      </w:del>
      <w:del w:id="2405" w:author="M00032937" w:date="2024-06-28T10:27:15Z">
        <w:r>
          <w:rPr>
            <w:rFonts w:hint="eastAsia"/>
          </w:rPr>
          <w:delText>过滤器</w:delText>
        </w:r>
      </w:del>
      <w:del w:id="2406" w:author="M00032937" w:date="2024-06-28T10:27:15Z">
        <w:r>
          <w:rPr/>
          <w:tab/>
        </w:r>
      </w:del>
      <w:del w:id="2407" w:author="M00032937" w:date="2024-06-28T10:27:15Z">
        <w:r>
          <w:rPr>
            <w:rFonts w:hint="eastAsia"/>
            <w:lang w:val="en-US" w:eastAsia="zh-CN"/>
          </w:rPr>
          <w:delText xml:space="preserve"> 采用怡和阻垢过滤器。</w:delText>
        </w:r>
      </w:del>
      <w:del w:id="2408" w:author="M00032937" w:date="2024-06-28T10:27:15Z">
        <w:r>
          <w:rPr/>
          <w:tab/>
        </w:r>
      </w:del>
      <w:del w:id="2409" w:author="M00032937" w:date="2024-06-28T10:27:15Z">
        <w:r>
          <w:rPr/>
          <w:fldChar w:fldCharType="begin"/>
        </w:r>
      </w:del>
      <w:del w:id="2410" w:author="M00032937" w:date="2024-06-28T10:27:15Z">
        <w:r>
          <w:rPr/>
          <w:delInstrText xml:space="preserve"> PAGEREF _Toc3209 \h </w:delInstrText>
        </w:r>
      </w:del>
      <w:del w:id="2411" w:author="M00032937" w:date="2024-06-28T10:27:15Z">
        <w:r>
          <w:rPr/>
          <w:fldChar w:fldCharType="separate"/>
        </w:r>
      </w:del>
      <w:del w:id="2412" w:author="M00032937" w:date="2024-06-28T10:27:15Z">
        <w:r>
          <w:rPr/>
          <w:delText>19</w:delText>
        </w:r>
      </w:del>
      <w:del w:id="2413" w:author="M00032937" w:date="2024-06-28T10:27:15Z">
        <w:r>
          <w:rPr/>
          <w:fldChar w:fldCharType="end"/>
        </w:r>
      </w:del>
      <w:del w:id="2414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415" w:author="M00032937" w:date="2024-06-28T10:27:15Z"/>
        </w:rPr>
      </w:pPr>
      <w:del w:id="2416" w:author="M00032937" w:date="2024-06-28T10:27:15Z">
        <w:r>
          <w:rPr>
            <w:rFonts w:ascii="Times New Roman"/>
          </w:rPr>
          <w:fldChar w:fldCharType="begin"/>
        </w:r>
      </w:del>
      <w:del w:id="2417" w:author="M00032937" w:date="2024-06-28T10:27:15Z">
        <w:r>
          <w:rPr>
            <w:rFonts w:ascii="Times New Roman"/>
          </w:rPr>
          <w:delInstrText xml:space="preserve"> HYPERLINK \l _Toc25996 </w:delInstrText>
        </w:r>
      </w:del>
      <w:del w:id="2418" w:author="M00032937" w:date="2024-06-28T10:27:15Z">
        <w:r>
          <w:rPr>
            <w:rFonts w:ascii="Times New Roman"/>
          </w:rPr>
          <w:fldChar w:fldCharType="separate"/>
        </w:r>
      </w:del>
      <w:del w:id="2419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4.7.40 </w:delText>
        </w:r>
      </w:del>
      <w:del w:id="2420" w:author="M00032937" w:date="2024-06-28T10:27:15Z">
        <w:r>
          <w:rPr>
            <w:rFonts w:hint="eastAsia"/>
          </w:rPr>
          <w:delText>空气隔离</w:delText>
        </w:r>
      </w:del>
      <w:del w:id="2421" w:author="M00032937" w:date="2024-06-28T10:27:15Z">
        <w:r>
          <w:rPr/>
          <w:tab/>
        </w:r>
      </w:del>
      <w:del w:id="2422" w:author="M00032937" w:date="2024-06-28T10:27:15Z">
        <w:r>
          <w:rPr/>
          <w:fldChar w:fldCharType="begin"/>
        </w:r>
      </w:del>
      <w:del w:id="2423" w:author="M00032937" w:date="2024-06-28T10:27:15Z">
        <w:r>
          <w:rPr/>
          <w:delInstrText xml:space="preserve"> PAGEREF _Toc25996 \h </w:delInstrText>
        </w:r>
      </w:del>
      <w:del w:id="2424" w:author="M00032937" w:date="2024-06-28T10:27:15Z">
        <w:r>
          <w:rPr/>
          <w:fldChar w:fldCharType="separate"/>
        </w:r>
      </w:del>
      <w:del w:id="2425" w:author="M00032937" w:date="2024-06-28T10:27:15Z">
        <w:r>
          <w:rPr/>
          <w:delText>19</w:delText>
        </w:r>
      </w:del>
      <w:del w:id="2426" w:author="M00032937" w:date="2024-06-28T10:27:15Z">
        <w:r>
          <w:rPr/>
          <w:fldChar w:fldCharType="end"/>
        </w:r>
      </w:del>
      <w:del w:id="2427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pos="3200"/>
          <w:tab w:val="right" w:leader="dot" w:pos="9864"/>
          <w:tab w:val="clear" w:pos="1890"/>
          <w:tab w:val="clear" w:pos="9853"/>
        </w:tabs>
        <w:rPr>
          <w:del w:id="2428" w:author="M00032937" w:date="2024-06-28T10:27:15Z"/>
        </w:rPr>
      </w:pPr>
      <w:del w:id="2429" w:author="M00032937" w:date="2024-06-28T10:27:15Z">
        <w:r>
          <w:rPr>
            <w:rFonts w:ascii="Times New Roman"/>
          </w:rPr>
          <w:fldChar w:fldCharType="begin"/>
        </w:r>
      </w:del>
      <w:del w:id="2430" w:author="M00032937" w:date="2024-06-28T10:27:15Z">
        <w:r>
          <w:rPr>
            <w:rFonts w:ascii="Times New Roman"/>
          </w:rPr>
          <w:delInstrText xml:space="preserve"> HYPERLINK \l _Toc26416 </w:delInstrText>
        </w:r>
      </w:del>
      <w:del w:id="2431" w:author="M00032937" w:date="2024-06-28T10:27:15Z">
        <w:r>
          <w:rPr>
            <w:rFonts w:ascii="Times New Roman"/>
          </w:rPr>
          <w:fldChar w:fldCharType="separate"/>
        </w:r>
      </w:del>
      <w:del w:id="2432" w:author="M00032937" w:date="2024-06-28T10:27:15Z">
        <w:r>
          <w:rPr>
            <w:rFonts w:hint="eastAsia"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4.7.41 </w:delText>
        </w:r>
      </w:del>
      <w:del w:id="2433" w:author="M00032937" w:date="2024-06-28T10:27:15Z">
        <w:r>
          <w:rPr>
            <w:rFonts w:hint="eastAsia"/>
          </w:rPr>
          <w:delText>水质净化</w:delText>
        </w:r>
      </w:del>
      <w:del w:id="2434" w:author="M00032937" w:date="2024-06-28T10:27:15Z">
        <w:r>
          <w:rPr/>
          <w:tab/>
        </w:r>
      </w:del>
      <w:del w:id="2435" w:author="M00032937" w:date="2024-06-28T10:27:15Z">
        <w:r>
          <w:rPr/>
          <w:delText xml:space="preserve"> </w:delText>
        </w:r>
      </w:del>
      <w:del w:id="2436" w:author="M00032937" w:date="2024-06-28T10:27:15Z">
        <w:r>
          <w:rPr>
            <w:rFonts w:hint="eastAsia"/>
          </w:rPr>
          <w:delText>PP棉过滤器实现；</w:delText>
        </w:r>
      </w:del>
      <w:del w:id="2437" w:author="M00032937" w:date="2024-06-28T10:27:15Z">
        <w:r>
          <w:rPr/>
          <w:tab/>
        </w:r>
      </w:del>
      <w:del w:id="2438" w:author="M00032937" w:date="2024-06-28T10:27:15Z">
        <w:r>
          <w:rPr/>
          <w:fldChar w:fldCharType="begin"/>
        </w:r>
      </w:del>
      <w:del w:id="2439" w:author="M00032937" w:date="2024-06-28T10:27:15Z">
        <w:r>
          <w:rPr/>
          <w:delInstrText xml:space="preserve"> PAGEREF _Toc26416 \h </w:delInstrText>
        </w:r>
      </w:del>
      <w:del w:id="2440" w:author="M00032937" w:date="2024-06-28T10:27:15Z">
        <w:r>
          <w:rPr/>
          <w:fldChar w:fldCharType="separate"/>
        </w:r>
      </w:del>
      <w:del w:id="2441" w:author="M00032937" w:date="2024-06-28T10:27:15Z">
        <w:r>
          <w:rPr/>
          <w:delText>19</w:delText>
        </w:r>
      </w:del>
      <w:del w:id="2442" w:author="M00032937" w:date="2024-06-28T10:27:15Z">
        <w:r>
          <w:rPr/>
          <w:fldChar w:fldCharType="end"/>
        </w:r>
      </w:del>
      <w:del w:id="2443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pos="3200"/>
          <w:tab w:val="right" w:leader="dot" w:pos="9864"/>
          <w:tab w:val="clear" w:pos="1890"/>
          <w:tab w:val="clear" w:pos="9853"/>
        </w:tabs>
        <w:rPr>
          <w:del w:id="2444" w:author="M00032937" w:date="2024-06-28T10:27:15Z"/>
        </w:rPr>
      </w:pPr>
      <w:del w:id="2445" w:author="M00032937" w:date="2024-06-28T10:27:15Z">
        <w:r>
          <w:rPr>
            <w:rFonts w:ascii="Times New Roman"/>
          </w:rPr>
          <w:fldChar w:fldCharType="begin"/>
        </w:r>
      </w:del>
      <w:del w:id="2446" w:author="M00032937" w:date="2024-06-28T10:27:15Z">
        <w:r>
          <w:rPr>
            <w:rFonts w:ascii="Times New Roman"/>
          </w:rPr>
          <w:delInstrText xml:space="preserve"> HYPERLINK \l _Toc15720 </w:delInstrText>
        </w:r>
      </w:del>
      <w:del w:id="2447" w:author="M00032937" w:date="2024-06-28T10:27:15Z">
        <w:r>
          <w:rPr>
            <w:rFonts w:ascii="Times New Roman"/>
          </w:rPr>
          <w:fldChar w:fldCharType="separate"/>
        </w:r>
      </w:del>
      <w:del w:id="2448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4.7.42 </w:delText>
        </w:r>
      </w:del>
      <w:del w:id="2449" w:author="M00032937" w:date="2024-06-28T10:27:15Z">
        <w:r>
          <w:rPr>
            <w:rFonts w:hint="eastAsia"/>
          </w:rPr>
          <w:delText>防止逆流</w:delText>
        </w:r>
      </w:del>
      <w:del w:id="2450" w:author="M00032937" w:date="2024-06-28T10:27:15Z">
        <w:r>
          <w:rPr/>
          <w:tab/>
        </w:r>
      </w:del>
      <w:del w:id="2451" w:author="M00032937" w:date="2024-06-28T10:27:15Z">
        <w:r>
          <w:rPr/>
          <w:delText xml:space="preserve"> </w:delText>
        </w:r>
      </w:del>
      <w:del w:id="2452" w:author="M00032937" w:date="2024-06-28T10:27:15Z">
        <w:r>
          <w:rPr>
            <w:rFonts w:hint="eastAsia"/>
          </w:rPr>
          <w:delText>装配单向阀；</w:delText>
        </w:r>
      </w:del>
      <w:del w:id="2453" w:author="M00032937" w:date="2024-06-28T10:27:15Z">
        <w:r>
          <w:rPr/>
          <w:tab/>
        </w:r>
      </w:del>
      <w:del w:id="2454" w:author="M00032937" w:date="2024-06-28T10:27:15Z">
        <w:r>
          <w:rPr/>
          <w:fldChar w:fldCharType="begin"/>
        </w:r>
      </w:del>
      <w:del w:id="2455" w:author="M00032937" w:date="2024-06-28T10:27:15Z">
        <w:r>
          <w:rPr/>
          <w:delInstrText xml:space="preserve"> PAGEREF _Toc15720 \h </w:delInstrText>
        </w:r>
      </w:del>
      <w:del w:id="2456" w:author="M00032937" w:date="2024-06-28T10:27:15Z">
        <w:r>
          <w:rPr/>
          <w:fldChar w:fldCharType="separate"/>
        </w:r>
      </w:del>
      <w:del w:id="2457" w:author="M00032937" w:date="2024-06-28T10:27:15Z">
        <w:r>
          <w:rPr/>
          <w:delText>19</w:delText>
        </w:r>
      </w:del>
      <w:del w:id="2458" w:author="M00032937" w:date="2024-06-28T10:27:15Z">
        <w:r>
          <w:rPr/>
          <w:fldChar w:fldCharType="end"/>
        </w:r>
      </w:del>
      <w:del w:id="2459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460" w:author="M00032937" w:date="2024-06-28T10:27:15Z"/>
        </w:rPr>
      </w:pPr>
      <w:del w:id="2461" w:author="M00032937" w:date="2024-06-28T10:27:15Z">
        <w:r>
          <w:rPr>
            <w:rFonts w:ascii="Times New Roman"/>
          </w:rPr>
          <w:fldChar w:fldCharType="begin"/>
        </w:r>
      </w:del>
      <w:del w:id="2462" w:author="M00032937" w:date="2024-06-28T10:27:15Z">
        <w:r>
          <w:rPr>
            <w:rFonts w:ascii="Times New Roman"/>
          </w:rPr>
          <w:delInstrText xml:space="preserve"> HYPERLINK \l _Toc26053 </w:delInstrText>
        </w:r>
      </w:del>
      <w:del w:id="2463" w:author="M00032937" w:date="2024-06-28T10:27:15Z">
        <w:r>
          <w:rPr>
            <w:rFonts w:ascii="Times New Roman"/>
          </w:rPr>
          <w:fldChar w:fldCharType="separate"/>
        </w:r>
      </w:del>
      <w:del w:id="2464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4.7.43 </w:delText>
        </w:r>
      </w:del>
      <w:del w:id="2465" w:author="M00032937" w:date="2024-06-28T10:27:15Z">
        <w:r>
          <w:rPr>
            <w:rFonts w:hint="eastAsia"/>
          </w:rPr>
          <w:delText>脚触冲水</w:delText>
        </w:r>
      </w:del>
      <w:del w:id="2466" w:author="M00032937" w:date="2024-06-28T10:27:15Z">
        <w:r>
          <w:rPr/>
          <w:tab/>
        </w:r>
      </w:del>
      <w:del w:id="2467" w:author="M00032937" w:date="2024-06-28T10:27:15Z">
        <w:r>
          <w:rPr/>
          <w:fldChar w:fldCharType="begin"/>
        </w:r>
      </w:del>
      <w:del w:id="2468" w:author="M00032937" w:date="2024-06-28T10:27:15Z">
        <w:r>
          <w:rPr/>
          <w:delInstrText xml:space="preserve"> PAGEREF _Toc26053 \h </w:delInstrText>
        </w:r>
      </w:del>
      <w:del w:id="2469" w:author="M00032937" w:date="2024-06-28T10:27:15Z">
        <w:r>
          <w:rPr/>
          <w:fldChar w:fldCharType="separate"/>
        </w:r>
      </w:del>
      <w:del w:id="2470" w:author="M00032937" w:date="2024-06-28T10:27:15Z">
        <w:r>
          <w:rPr/>
          <w:delText>19</w:delText>
        </w:r>
      </w:del>
      <w:del w:id="2471" w:author="M00032937" w:date="2024-06-28T10:27:15Z">
        <w:r>
          <w:rPr/>
          <w:fldChar w:fldCharType="end"/>
        </w:r>
      </w:del>
      <w:del w:id="2472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473" w:author="M00032937" w:date="2024-06-28T10:27:15Z"/>
        </w:rPr>
      </w:pPr>
      <w:del w:id="2474" w:author="M00032937" w:date="2024-06-28T10:27:15Z">
        <w:r>
          <w:rPr>
            <w:rFonts w:ascii="Times New Roman"/>
          </w:rPr>
          <w:fldChar w:fldCharType="begin"/>
        </w:r>
      </w:del>
      <w:del w:id="2475" w:author="M00032937" w:date="2024-06-28T10:27:15Z">
        <w:r>
          <w:rPr>
            <w:rFonts w:ascii="Times New Roman"/>
          </w:rPr>
          <w:delInstrText xml:space="preserve"> HYPERLINK \l _Toc30292 </w:delInstrText>
        </w:r>
      </w:del>
      <w:del w:id="2476" w:author="M00032937" w:date="2024-06-28T10:27:15Z">
        <w:r>
          <w:rPr>
            <w:rFonts w:ascii="Times New Roman"/>
          </w:rPr>
          <w:fldChar w:fldCharType="separate"/>
        </w:r>
      </w:del>
      <w:del w:id="2477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4.7.44 </w:delText>
        </w:r>
      </w:del>
      <w:del w:id="2478" w:author="M00032937" w:date="2024-06-28T10:27:15Z">
        <w:r>
          <w:rPr>
            <w:rFonts w:hint="eastAsia"/>
          </w:rPr>
          <w:delText>脚触翻盖/圈</w:delText>
        </w:r>
      </w:del>
      <w:del w:id="2479" w:author="M00032937" w:date="2024-06-28T10:27:15Z">
        <w:r>
          <w:rPr/>
          <w:tab/>
        </w:r>
      </w:del>
      <w:del w:id="2480" w:author="M00032937" w:date="2024-06-28T10:27:15Z">
        <w:r>
          <w:rPr/>
          <w:fldChar w:fldCharType="begin"/>
        </w:r>
      </w:del>
      <w:del w:id="2481" w:author="M00032937" w:date="2024-06-28T10:27:15Z">
        <w:r>
          <w:rPr/>
          <w:delInstrText xml:space="preserve"> PAGEREF _Toc30292 \h </w:delInstrText>
        </w:r>
      </w:del>
      <w:del w:id="2482" w:author="M00032937" w:date="2024-06-28T10:27:15Z">
        <w:r>
          <w:rPr/>
          <w:fldChar w:fldCharType="separate"/>
        </w:r>
      </w:del>
      <w:del w:id="2483" w:author="M00032937" w:date="2024-06-28T10:27:15Z">
        <w:r>
          <w:rPr/>
          <w:delText>19</w:delText>
        </w:r>
      </w:del>
      <w:del w:id="2484" w:author="M00032937" w:date="2024-06-28T10:27:15Z">
        <w:r>
          <w:rPr/>
          <w:fldChar w:fldCharType="end"/>
        </w:r>
      </w:del>
      <w:del w:id="2485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486" w:author="M00032937" w:date="2024-06-28T10:27:15Z"/>
        </w:rPr>
      </w:pPr>
      <w:del w:id="2487" w:author="M00032937" w:date="2024-06-28T10:27:15Z">
        <w:r>
          <w:rPr>
            <w:rFonts w:ascii="Times New Roman"/>
          </w:rPr>
          <w:fldChar w:fldCharType="begin"/>
        </w:r>
      </w:del>
      <w:del w:id="2488" w:author="M00032937" w:date="2024-06-28T10:27:15Z">
        <w:r>
          <w:rPr>
            <w:rFonts w:ascii="Times New Roman"/>
          </w:rPr>
          <w:delInstrText xml:space="preserve"> HYPERLINK \l _Toc18337 </w:delInstrText>
        </w:r>
      </w:del>
      <w:del w:id="2489" w:author="M00032937" w:date="2024-06-28T10:27:15Z">
        <w:r>
          <w:rPr>
            <w:rFonts w:ascii="Times New Roman"/>
          </w:rPr>
          <w:fldChar w:fldCharType="separate"/>
        </w:r>
      </w:del>
      <w:del w:id="2490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4.7.45 </w:delText>
        </w:r>
      </w:del>
      <w:del w:id="2491" w:author="M00032937" w:date="2024-06-28T10:27:15Z">
        <w:r>
          <w:rPr>
            <w:rFonts w:hint="eastAsia"/>
          </w:rPr>
          <w:delText>纳米抗菌</w:delText>
        </w:r>
      </w:del>
      <w:del w:id="2492" w:author="M00032937" w:date="2024-06-28T10:27:15Z">
        <w:r>
          <w:rPr/>
          <w:tab/>
        </w:r>
      </w:del>
      <w:del w:id="2493" w:author="M00032937" w:date="2024-06-28T10:27:15Z">
        <w:r>
          <w:rPr/>
          <w:fldChar w:fldCharType="begin"/>
        </w:r>
      </w:del>
      <w:del w:id="2494" w:author="M00032937" w:date="2024-06-28T10:27:15Z">
        <w:r>
          <w:rPr/>
          <w:delInstrText xml:space="preserve"> PAGEREF _Toc18337 \h </w:delInstrText>
        </w:r>
      </w:del>
      <w:del w:id="2495" w:author="M00032937" w:date="2024-06-28T10:27:15Z">
        <w:r>
          <w:rPr/>
          <w:fldChar w:fldCharType="separate"/>
        </w:r>
      </w:del>
      <w:del w:id="2496" w:author="M00032937" w:date="2024-06-28T10:27:15Z">
        <w:r>
          <w:rPr/>
          <w:delText>19</w:delText>
        </w:r>
      </w:del>
      <w:del w:id="2497" w:author="M00032937" w:date="2024-06-28T10:27:15Z">
        <w:r>
          <w:rPr/>
          <w:fldChar w:fldCharType="end"/>
        </w:r>
      </w:del>
      <w:del w:id="2498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499" w:author="M00032937" w:date="2024-06-28T10:27:15Z"/>
        </w:rPr>
      </w:pPr>
      <w:del w:id="2500" w:author="M00032937" w:date="2024-06-28T10:27:15Z">
        <w:r>
          <w:rPr>
            <w:rFonts w:ascii="Times New Roman"/>
          </w:rPr>
          <w:fldChar w:fldCharType="begin"/>
        </w:r>
      </w:del>
      <w:del w:id="2501" w:author="M00032937" w:date="2024-06-28T10:27:15Z">
        <w:r>
          <w:rPr>
            <w:rFonts w:ascii="Times New Roman"/>
          </w:rPr>
          <w:delInstrText xml:space="preserve"> HYPERLINK \l _Toc11003 </w:delInstrText>
        </w:r>
      </w:del>
      <w:del w:id="2502" w:author="M00032937" w:date="2024-06-28T10:27:15Z">
        <w:r>
          <w:rPr>
            <w:rFonts w:ascii="Times New Roman"/>
          </w:rPr>
          <w:fldChar w:fldCharType="separate"/>
        </w:r>
      </w:del>
      <w:del w:id="2503" w:author="M00032937" w:date="2024-06-28T10:27:15Z">
        <w:r>
          <w:rPr>
            <w:rFonts w:hint="eastAsia"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4.7.46 </w:delText>
        </w:r>
      </w:del>
      <w:del w:id="2504" w:author="M00032937" w:date="2024-06-28T10:27:15Z">
        <w:r>
          <w:rPr>
            <w:rFonts w:hint="eastAsia"/>
          </w:rPr>
          <w:delText>安全防护</w:delText>
        </w:r>
      </w:del>
      <w:del w:id="2505" w:author="M00032937" w:date="2024-06-28T10:27:15Z">
        <w:r>
          <w:rPr/>
          <w:tab/>
        </w:r>
      </w:del>
      <w:del w:id="2506" w:author="M00032937" w:date="2024-06-28T10:27:15Z">
        <w:r>
          <w:rPr/>
          <w:fldChar w:fldCharType="begin"/>
        </w:r>
      </w:del>
      <w:del w:id="2507" w:author="M00032937" w:date="2024-06-28T10:27:15Z">
        <w:r>
          <w:rPr/>
          <w:delInstrText xml:space="preserve"> PAGEREF _Toc11003 \h </w:delInstrText>
        </w:r>
      </w:del>
      <w:del w:id="2508" w:author="M00032937" w:date="2024-06-28T10:27:15Z">
        <w:r>
          <w:rPr/>
          <w:fldChar w:fldCharType="separate"/>
        </w:r>
      </w:del>
      <w:del w:id="2509" w:author="M00032937" w:date="2024-06-28T10:27:15Z">
        <w:r>
          <w:rPr/>
          <w:delText>19</w:delText>
        </w:r>
      </w:del>
      <w:del w:id="2510" w:author="M00032937" w:date="2024-06-28T10:27:15Z">
        <w:r>
          <w:rPr/>
          <w:fldChar w:fldCharType="end"/>
        </w:r>
      </w:del>
      <w:del w:id="2511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512" w:author="M00032937" w:date="2024-06-28T10:27:15Z"/>
        </w:rPr>
      </w:pPr>
      <w:del w:id="2513" w:author="M00032937" w:date="2024-06-28T10:27:15Z">
        <w:r>
          <w:rPr>
            <w:rFonts w:ascii="Times New Roman"/>
          </w:rPr>
          <w:fldChar w:fldCharType="begin"/>
        </w:r>
      </w:del>
      <w:del w:id="2514" w:author="M00032937" w:date="2024-06-28T10:27:15Z">
        <w:r>
          <w:rPr>
            <w:rFonts w:ascii="Times New Roman"/>
          </w:rPr>
          <w:delInstrText xml:space="preserve"> HYPERLINK \l _Toc6811 </w:delInstrText>
        </w:r>
      </w:del>
      <w:del w:id="2515" w:author="M00032937" w:date="2024-06-28T10:27:15Z">
        <w:r>
          <w:rPr>
            <w:rFonts w:ascii="Times New Roman"/>
          </w:rPr>
          <w:fldChar w:fldCharType="separate"/>
        </w:r>
      </w:del>
      <w:del w:id="2516" w:author="M00032937" w:date="2024-06-28T10:27:15Z">
        <w:r>
          <w:rPr>
            <w:rFonts w:hint="eastAsia"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4.7.47 </w:delText>
        </w:r>
      </w:del>
      <w:del w:id="2517" w:author="M00032937" w:date="2024-06-28T10:27:15Z">
        <w:r>
          <w:rPr>
            <w:rFonts w:hint="eastAsia"/>
          </w:rPr>
          <w:delText>材料阻燃</w:delText>
        </w:r>
      </w:del>
      <w:del w:id="2518" w:author="M00032937" w:date="2024-06-28T10:27:15Z">
        <w:r>
          <w:rPr/>
          <w:tab/>
        </w:r>
      </w:del>
      <w:del w:id="2519" w:author="M00032937" w:date="2024-06-28T10:27:15Z">
        <w:r>
          <w:rPr/>
          <w:fldChar w:fldCharType="begin"/>
        </w:r>
      </w:del>
      <w:del w:id="2520" w:author="M00032937" w:date="2024-06-28T10:27:15Z">
        <w:r>
          <w:rPr/>
          <w:delInstrText xml:space="preserve"> PAGEREF _Toc6811 \h </w:delInstrText>
        </w:r>
      </w:del>
      <w:del w:id="2521" w:author="M00032937" w:date="2024-06-28T10:27:15Z">
        <w:r>
          <w:rPr/>
          <w:fldChar w:fldCharType="separate"/>
        </w:r>
      </w:del>
      <w:del w:id="2522" w:author="M00032937" w:date="2024-06-28T10:27:15Z">
        <w:r>
          <w:rPr/>
          <w:delText>20</w:delText>
        </w:r>
      </w:del>
      <w:del w:id="2523" w:author="M00032937" w:date="2024-06-28T10:27:15Z">
        <w:r>
          <w:rPr/>
          <w:fldChar w:fldCharType="end"/>
        </w:r>
      </w:del>
      <w:del w:id="2524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525" w:author="M00032937" w:date="2024-06-28T10:27:15Z"/>
        </w:rPr>
      </w:pPr>
      <w:del w:id="2526" w:author="M00032937" w:date="2024-06-28T10:27:15Z">
        <w:r>
          <w:rPr>
            <w:rFonts w:ascii="Times New Roman"/>
          </w:rPr>
          <w:fldChar w:fldCharType="begin"/>
        </w:r>
      </w:del>
      <w:del w:id="2527" w:author="M00032937" w:date="2024-06-28T10:27:15Z">
        <w:r>
          <w:rPr>
            <w:rFonts w:ascii="Times New Roman"/>
          </w:rPr>
          <w:delInstrText xml:space="preserve"> HYPERLINK \l _Toc24675 </w:delInstrText>
        </w:r>
      </w:del>
      <w:del w:id="2528" w:author="M00032937" w:date="2024-06-28T10:27:15Z">
        <w:r>
          <w:rPr>
            <w:rFonts w:ascii="Times New Roman"/>
          </w:rPr>
          <w:fldChar w:fldCharType="separate"/>
        </w:r>
      </w:del>
      <w:del w:id="2529" w:author="M00032937" w:date="2024-06-28T10:27:15Z">
        <w:r>
          <w:rPr>
            <w:rFonts w:hint="eastAsia"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4.7.48 </w:delText>
        </w:r>
      </w:del>
      <w:del w:id="2530" w:author="M00032937" w:date="2024-06-28T10:27:15Z">
        <w:r>
          <w:rPr>
            <w:rFonts w:hint="eastAsia"/>
            <w:lang w:val="en-US" w:eastAsia="zh-CN"/>
          </w:rPr>
          <w:delText>微波开关</w:delText>
        </w:r>
      </w:del>
      <w:del w:id="2531" w:author="M00032937" w:date="2024-06-28T10:27:15Z">
        <w:r>
          <w:rPr/>
          <w:tab/>
        </w:r>
      </w:del>
      <w:del w:id="2532" w:author="M00032937" w:date="2024-06-28T10:27:15Z">
        <w:r>
          <w:rPr/>
          <w:fldChar w:fldCharType="begin"/>
        </w:r>
      </w:del>
      <w:del w:id="2533" w:author="M00032937" w:date="2024-06-28T10:27:15Z">
        <w:r>
          <w:rPr/>
          <w:delInstrText xml:space="preserve"> PAGEREF _Toc24675 \h </w:delInstrText>
        </w:r>
      </w:del>
      <w:del w:id="2534" w:author="M00032937" w:date="2024-06-28T10:27:15Z">
        <w:r>
          <w:rPr/>
          <w:fldChar w:fldCharType="separate"/>
        </w:r>
      </w:del>
      <w:del w:id="2535" w:author="M00032937" w:date="2024-06-28T10:27:15Z">
        <w:r>
          <w:rPr/>
          <w:delText>20</w:delText>
        </w:r>
      </w:del>
      <w:del w:id="2536" w:author="M00032937" w:date="2024-06-28T10:27:15Z">
        <w:r>
          <w:rPr/>
          <w:fldChar w:fldCharType="end"/>
        </w:r>
      </w:del>
      <w:del w:id="2537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538" w:author="M00032937" w:date="2024-06-28T10:27:15Z"/>
        </w:rPr>
      </w:pPr>
      <w:del w:id="2539" w:author="M00032937" w:date="2024-06-28T10:27:15Z">
        <w:r>
          <w:rPr>
            <w:rFonts w:ascii="Times New Roman"/>
          </w:rPr>
          <w:fldChar w:fldCharType="begin"/>
        </w:r>
      </w:del>
      <w:del w:id="2540" w:author="M00032937" w:date="2024-06-28T10:27:15Z">
        <w:r>
          <w:rPr>
            <w:rFonts w:ascii="Times New Roman"/>
          </w:rPr>
          <w:delInstrText xml:space="preserve"> HYPERLINK \l _Toc27646 </w:delInstrText>
        </w:r>
      </w:del>
      <w:del w:id="2541" w:author="M00032937" w:date="2024-06-28T10:27:15Z">
        <w:r>
          <w:rPr>
            <w:rFonts w:ascii="Times New Roman"/>
          </w:rPr>
          <w:fldChar w:fldCharType="separate"/>
        </w:r>
      </w:del>
      <w:del w:id="2542" w:author="M00032937" w:date="2024-06-28T10:27:15Z">
        <w:r>
          <w:rPr>
            <w:rFonts w:hint="eastAsia"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4.7.49 </w:delText>
        </w:r>
      </w:del>
      <w:del w:id="2543" w:author="M00032937" w:date="2024-06-28T10:27:15Z">
        <w:r>
          <w:rPr>
            <w:rFonts w:hint="eastAsia"/>
          </w:rPr>
          <w:delText>人体</w:delText>
        </w:r>
      </w:del>
      <w:del w:id="2544" w:author="M00032937" w:date="2024-06-28T10:27:15Z">
        <w:r>
          <w:rPr/>
          <w:delText>感应</w:delText>
        </w:r>
      </w:del>
      <w:del w:id="2545" w:author="M00032937" w:date="2024-06-28T10:27:15Z">
        <w:r>
          <w:rPr/>
          <w:tab/>
        </w:r>
      </w:del>
      <w:del w:id="2546" w:author="M00032937" w:date="2024-06-28T10:27:15Z">
        <w:r>
          <w:rPr/>
          <w:fldChar w:fldCharType="begin"/>
        </w:r>
      </w:del>
      <w:del w:id="2547" w:author="M00032937" w:date="2024-06-28T10:27:15Z">
        <w:r>
          <w:rPr/>
          <w:delInstrText xml:space="preserve"> PAGEREF _Toc27646 \h </w:delInstrText>
        </w:r>
      </w:del>
      <w:del w:id="2548" w:author="M00032937" w:date="2024-06-28T10:27:15Z">
        <w:r>
          <w:rPr/>
          <w:fldChar w:fldCharType="separate"/>
        </w:r>
      </w:del>
      <w:del w:id="2549" w:author="M00032937" w:date="2024-06-28T10:27:15Z">
        <w:r>
          <w:rPr/>
          <w:delText>20</w:delText>
        </w:r>
      </w:del>
      <w:del w:id="2550" w:author="M00032937" w:date="2024-06-28T10:27:15Z">
        <w:r>
          <w:rPr/>
          <w:fldChar w:fldCharType="end"/>
        </w:r>
      </w:del>
      <w:del w:id="2551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552" w:author="M00032937" w:date="2024-06-28T10:27:15Z"/>
        </w:rPr>
      </w:pPr>
      <w:del w:id="2553" w:author="M00032937" w:date="2024-06-28T10:27:15Z">
        <w:r>
          <w:rPr>
            <w:rFonts w:ascii="Times New Roman"/>
          </w:rPr>
          <w:fldChar w:fldCharType="begin"/>
        </w:r>
      </w:del>
      <w:del w:id="2554" w:author="M00032937" w:date="2024-06-28T10:27:15Z">
        <w:r>
          <w:rPr>
            <w:rFonts w:ascii="Times New Roman"/>
          </w:rPr>
          <w:delInstrText xml:space="preserve"> HYPERLINK \l _Toc8582 </w:delInstrText>
        </w:r>
      </w:del>
      <w:del w:id="2555" w:author="M00032937" w:date="2024-06-28T10:27:15Z">
        <w:r>
          <w:rPr>
            <w:rFonts w:ascii="Times New Roman"/>
          </w:rPr>
          <w:fldChar w:fldCharType="separate"/>
        </w:r>
      </w:del>
      <w:del w:id="2556" w:author="M00032937" w:date="2024-06-28T10:27:15Z">
        <w:r>
          <w:rPr>
            <w:rFonts w:hint="eastAsia"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4.7.50 </w:delText>
        </w:r>
      </w:del>
      <w:del w:id="2557" w:author="M00032937" w:date="2024-06-28T10:27:15Z">
        <w:r>
          <w:rPr>
            <w:rFonts w:hint="eastAsia"/>
          </w:rPr>
          <w:delText>遥控开</w:delText>
        </w:r>
      </w:del>
      <w:del w:id="2558" w:author="M00032937" w:date="2024-06-28T10:27:15Z">
        <w:r>
          <w:rPr>
            <w:rFonts w:hint="eastAsia"/>
            <w:lang w:val="en-US" w:eastAsia="zh-CN"/>
          </w:rPr>
          <w:delText>关</w:delText>
        </w:r>
      </w:del>
      <w:del w:id="2559" w:author="M00032937" w:date="2024-06-28T10:27:15Z">
        <w:r>
          <w:rPr/>
          <w:delText>圈</w:delText>
        </w:r>
      </w:del>
      <w:del w:id="2560" w:author="M00032937" w:date="2024-06-28T10:27:15Z">
        <w:r>
          <w:rPr>
            <w:rFonts w:hint="eastAsia"/>
          </w:rPr>
          <w:delText>/盖</w:delText>
        </w:r>
      </w:del>
      <w:del w:id="2561" w:author="M00032937" w:date="2024-06-28T10:27:15Z">
        <w:r>
          <w:rPr/>
          <w:tab/>
        </w:r>
      </w:del>
      <w:del w:id="2562" w:author="M00032937" w:date="2024-06-28T10:27:15Z">
        <w:r>
          <w:rPr/>
          <w:fldChar w:fldCharType="begin"/>
        </w:r>
      </w:del>
      <w:del w:id="2563" w:author="M00032937" w:date="2024-06-28T10:27:15Z">
        <w:r>
          <w:rPr/>
          <w:delInstrText xml:space="preserve"> PAGEREF _Toc8582 \h </w:delInstrText>
        </w:r>
      </w:del>
      <w:del w:id="2564" w:author="M00032937" w:date="2024-06-28T10:27:15Z">
        <w:r>
          <w:rPr/>
          <w:fldChar w:fldCharType="separate"/>
        </w:r>
      </w:del>
      <w:del w:id="2565" w:author="M00032937" w:date="2024-06-28T10:27:15Z">
        <w:r>
          <w:rPr/>
          <w:delText>21</w:delText>
        </w:r>
      </w:del>
      <w:del w:id="2566" w:author="M00032937" w:date="2024-06-28T10:27:15Z">
        <w:r>
          <w:rPr/>
          <w:fldChar w:fldCharType="end"/>
        </w:r>
      </w:del>
      <w:del w:id="2567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568" w:author="M00032937" w:date="2024-06-28T10:27:15Z"/>
        </w:rPr>
      </w:pPr>
      <w:del w:id="2569" w:author="M00032937" w:date="2024-06-28T10:27:15Z">
        <w:r>
          <w:rPr>
            <w:rFonts w:ascii="Times New Roman"/>
          </w:rPr>
          <w:fldChar w:fldCharType="begin"/>
        </w:r>
      </w:del>
      <w:del w:id="2570" w:author="M00032937" w:date="2024-06-28T10:27:15Z">
        <w:r>
          <w:rPr>
            <w:rFonts w:ascii="Times New Roman"/>
          </w:rPr>
          <w:delInstrText xml:space="preserve"> HYPERLINK \l _Toc27216 </w:delInstrText>
        </w:r>
      </w:del>
      <w:del w:id="2571" w:author="M00032937" w:date="2024-06-28T10:27:15Z">
        <w:r>
          <w:rPr>
            <w:rFonts w:ascii="Times New Roman"/>
          </w:rPr>
          <w:fldChar w:fldCharType="separate"/>
        </w:r>
      </w:del>
      <w:del w:id="2572" w:author="M00032937" w:date="2024-06-28T10:27:15Z">
        <w:r>
          <w:rPr>
            <w:rFonts w:hint="eastAsia"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4.7.51 </w:delText>
        </w:r>
      </w:del>
      <w:del w:id="2573" w:author="M00032937" w:date="2024-06-28T10:27:15Z">
        <w:r>
          <w:rPr>
            <w:rFonts w:hint="eastAsia"/>
          </w:rPr>
          <w:delText>光线感应</w:delText>
        </w:r>
      </w:del>
      <w:del w:id="2574" w:author="M00032937" w:date="2024-06-28T10:27:15Z">
        <w:r>
          <w:rPr/>
          <w:tab/>
        </w:r>
      </w:del>
      <w:del w:id="2575" w:author="M00032937" w:date="2024-06-28T10:27:15Z">
        <w:r>
          <w:rPr/>
          <w:fldChar w:fldCharType="begin"/>
        </w:r>
      </w:del>
      <w:del w:id="2576" w:author="M00032937" w:date="2024-06-28T10:27:15Z">
        <w:r>
          <w:rPr/>
          <w:delInstrText xml:space="preserve"> PAGEREF _Toc27216 \h </w:delInstrText>
        </w:r>
      </w:del>
      <w:del w:id="2577" w:author="M00032937" w:date="2024-06-28T10:27:15Z">
        <w:r>
          <w:rPr/>
          <w:fldChar w:fldCharType="separate"/>
        </w:r>
      </w:del>
      <w:del w:id="2578" w:author="M00032937" w:date="2024-06-28T10:27:15Z">
        <w:r>
          <w:rPr/>
          <w:delText>21</w:delText>
        </w:r>
      </w:del>
      <w:del w:id="2579" w:author="M00032937" w:date="2024-06-28T10:27:15Z">
        <w:r>
          <w:rPr/>
          <w:fldChar w:fldCharType="end"/>
        </w:r>
      </w:del>
      <w:del w:id="2580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581" w:author="M00032937" w:date="2024-06-28T10:27:15Z"/>
        </w:rPr>
      </w:pPr>
      <w:del w:id="2582" w:author="M00032937" w:date="2024-06-28T10:27:15Z">
        <w:r>
          <w:rPr>
            <w:rFonts w:ascii="Times New Roman"/>
          </w:rPr>
          <w:fldChar w:fldCharType="begin"/>
        </w:r>
      </w:del>
      <w:del w:id="2583" w:author="M00032937" w:date="2024-06-28T10:27:15Z">
        <w:r>
          <w:rPr>
            <w:rFonts w:ascii="Times New Roman"/>
          </w:rPr>
          <w:delInstrText xml:space="preserve"> HYPERLINK \l _Toc15484 </w:delInstrText>
        </w:r>
      </w:del>
      <w:del w:id="2584" w:author="M00032937" w:date="2024-06-28T10:27:15Z">
        <w:r>
          <w:rPr>
            <w:rFonts w:ascii="Times New Roman"/>
          </w:rPr>
          <w:fldChar w:fldCharType="separate"/>
        </w:r>
      </w:del>
      <w:del w:id="2585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4.7.52 </w:delText>
        </w:r>
      </w:del>
      <w:del w:id="2586" w:author="M00032937" w:date="2024-06-28T10:27:15Z">
        <w:r>
          <w:rPr>
            <w:rFonts w:hint="eastAsia"/>
          </w:rPr>
          <w:delText>清洗器晃动出货检验规范标准</w:delText>
        </w:r>
      </w:del>
      <w:del w:id="2587" w:author="M00032937" w:date="2024-06-28T10:27:15Z">
        <w:r>
          <w:rPr/>
          <w:tab/>
        </w:r>
      </w:del>
      <w:del w:id="2588" w:author="M00032937" w:date="2024-06-28T10:27:15Z">
        <w:r>
          <w:rPr/>
          <w:fldChar w:fldCharType="begin"/>
        </w:r>
      </w:del>
      <w:del w:id="2589" w:author="M00032937" w:date="2024-06-28T10:27:15Z">
        <w:r>
          <w:rPr/>
          <w:delInstrText xml:space="preserve"> PAGEREF _Toc15484 \h </w:delInstrText>
        </w:r>
      </w:del>
      <w:del w:id="2590" w:author="M00032937" w:date="2024-06-28T10:27:15Z">
        <w:r>
          <w:rPr/>
          <w:fldChar w:fldCharType="separate"/>
        </w:r>
      </w:del>
      <w:del w:id="2591" w:author="M00032937" w:date="2024-06-28T10:27:15Z">
        <w:r>
          <w:rPr/>
          <w:delText>21</w:delText>
        </w:r>
      </w:del>
      <w:del w:id="2592" w:author="M00032937" w:date="2024-06-28T10:27:15Z">
        <w:r>
          <w:rPr/>
          <w:fldChar w:fldCharType="end"/>
        </w:r>
      </w:del>
      <w:del w:id="2593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594" w:author="M00032937" w:date="2024-06-28T10:27:15Z"/>
        </w:rPr>
      </w:pPr>
      <w:del w:id="2595" w:author="M00032937" w:date="2024-06-28T10:27:15Z">
        <w:r>
          <w:rPr>
            <w:rFonts w:ascii="Times New Roman"/>
          </w:rPr>
          <w:fldChar w:fldCharType="begin"/>
        </w:r>
      </w:del>
      <w:del w:id="2596" w:author="M00032937" w:date="2024-06-28T10:27:15Z">
        <w:r>
          <w:rPr>
            <w:rFonts w:ascii="Times New Roman"/>
          </w:rPr>
          <w:delInstrText xml:space="preserve"> HYPERLINK \l _Toc17999 </w:delInstrText>
        </w:r>
      </w:del>
      <w:del w:id="2597" w:author="M00032937" w:date="2024-06-28T10:27:15Z">
        <w:r>
          <w:rPr>
            <w:rFonts w:ascii="Times New Roman"/>
          </w:rPr>
          <w:fldChar w:fldCharType="separate"/>
        </w:r>
      </w:del>
      <w:del w:id="2598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4.7.53 </w:delText>
        </w:r>
      </w:del>
      <w:del w:id="2599" w:author="M00032937" w:date="2024-06-28T10:27:15Z">
        <w:r>
          <w:rPr>
            <w:rFonts w:hint="eastAsia"/>
          </w:rPr>
          <w:delText>光感外壳与整机上盖配合</w:delText>
        </w:r>
      </w:del>
      <w:del w:id="2600" w:author="M00032937" w:date="2024-06-28T10:27:15Z">
        <w:r>
          <w:rPr/>
          <w:tab/>
        </w:r>
      </w:del>
      <w:del w:id="2601" w:author="M00032937" w:date="2024-06-28T10:27:15Z">
        <w:r>
          <w:rPr/>
          <w:fldChar w:fldCharType="begin"/>
        </w:r>
      </w:del>
      <w:del w:id="2602" w:author="M00032937" w:date="2024-06-28T10:27:15Z">
        <w:r>
          <w:rPr/>
          <w:delInstrText xml:space="preserve"> PAGEREF _Toc17999 \h </w:delInstrText>
        </w:r>
      </w:del>
      <w:del w:id="2603" w:author="M00032937" w:date="2024-06-28T10:27:15Z">
        <w:r>
          <w:rPr/>
          <w:fldChar w:fldCharType="separate"/>
        </w:r>
      </w:del>
      <w:del w:id="2604" w:author="M00032937" w:date="2024-06-28T10:27:15Z">
        <w:r>
          <w:rPr/>
          <w:delText>22</w:delText>
        </w:r>
      </w:del>
      <w:del w:id="2605" w:author="M00032937" w:date="2024-06-28T10:27:15Z">
        <w:r>
          <w:rPr/>
          <w:fldChar w:fldCharType="end"/>
        </w:r>
      </w:del>
      <w:del w:id="2606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607" w:author="M00032937" w:date="2024-06-28T10:27:15Z"/>
        </w:rPr>
      </w:pPr>
      <w:del w:id="2608" w:author="M00032937" w:date="2024-06-28T10:27:15Z">
        <w:r>
          <w:rPr>
            <w:rFonts w:ascii="Times New Roman"/>
          </w:rPr>
          <w:fldChar w:fldCharType="begin"/>
        </w:r>
      </w:del>
      <w:del w:id="2609" w:author="M00032937" w:date="2024-06-28T10:27:15Z">
        <w:r>
          <w:rPr>
            <w:rFonts w:ascii="Times New Roman"/>
          </w:rPr>
          <w:delInstrText xml:space="preserve"> HYPERLINK \l _Toc22021 </w:delInstrText>
        </w:r>
      </w:del>
      <w:del w:id="2610" w:author="M00032937" w:date="2024-06-28T10:27:15Z">
        <w:r>
          <w:rPr>
            <w:rFonts w:ascii="Times New Roman"/>
          </w:rPr>
          <w:fldChar w:fldCharType="separate"/>
        </w:r>
      </w:del>
      <w:del w:id="2611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4.7.54 </w:delText>
        </w:r>
      </w:del>
      <w:del w:id="2612" w:author="M00032937" w:date="2024-06-28T10:27:15Z">
        <w:r>
          <w:rPr>
            <w:rFonts w:hint="eastAsia"/>
            <w:lang w:val="en-US" w:eastAsia="zh-CN"/>
          </w:rPr>
          <w:delText>电解水杀菌</w:delText>
        </w:r>
      </w:del>
      <w:del w:id="2613" w:author="M00032937" w:date="2024-06-28T10:27:15Z">
        <w:r>
          <w:rPr/>
          <w:tab/>
        </w:r>
      </w:del>
      <w:del w:id="2614" w:author="M00032937" w:date="2024-06-28T10:27:15Z">
        <w:r>
          <w:rPr/>
          <w:fldChar w:fldCharType="begin"/>
        </w:r>
      </w:del>
      <w:del w:id="2615" w:author="M00032937" w:date="2024-06-28T10:27:15Z">
        <w:r>
          <w:rPr/>
          <w:delInstrText xml:space="preserve"> PAGEREF _Toc22021 \h </w:delInstrText>
        </w:r>
      </w:del>
      <w:del w:id="2616" w:author="M00032937" w:date="2024-06-28T10:27:15Z">
        <w:r>
          <w:rPr/>
          <w:fldChar w:fldCharType="separate"/>
        </w:r>
      </w:del>
      <w:del w:id="2617" w:author="M00032937" w:date="2024-06-28T10:27:15Z">
        <w:r>
          <w:rPr/>
          <w:delText>22</w:delText>
        </w:r>
      </w:del>
      <w:del w:id="2618" w:author="M00032937" w:date="2024-06-28T10:27:15Z">
        <w:r>
          <w:rPr/>
          <w:fldChar w:fldCharType="end"/>
        </w:r>
      </w:del>
      <w:del w:id="2619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620" w:author="M00032937" w:date="2024-06-28T10:27:15Z"/>
        </w:rPr>
      </w:pPr>
      <w:del w:id="2621" w:author="M00032937" w:date="2024-06-28T10:27:15Z">
        <w:r>
          <w:rPr>
            <w:rFonts w:ascii="Times New Roman"/>
          </w:rPr>
          <w:fldChar w:fldCharType="begin"/>
        </w:r>
      </w:del>
      <w:del w:id="2622" w:author="M00032937" w:date="2024-06-28T10:27:15Z">
        <w:r>
          <w:rPr>
            <w:rFonts w:ascii="Times New Roman"/>
          </w:rPr>
          <w:delInstrText xml:space="preserve"> HYPERLINK \l _Toc21703 </w:delInstrText>
        </w:r>
      </w:del>
      <w:del w:id="2623" w:author="M00032937" w:date="2024-06-28T10:27:15Z">
        <w:r>
          <w:rPr>
            <w:rFonts w:ascii="Times New Roman"/>
          </w:rPr>
          <w:fldChar w:fldCharType="separate"/>
        </w:r>
      </w:del>
      <w:del w:id="2624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4.7.55 </w:delText>
        </w:r>
      </w:del>
      <w:del w:id="2625" w:author="M00032937" w:date="2024-06-28T10:27:15Z">
        <w:r>
          <w:rPr>
            <w:rFonts w:hint="eastAsia"/>
            <w:lang w:val="en-US" w:eastAsia="zh-CN"/>
          </w:rPr>
          <w:delText>儿童模式</w:delText>
        </w:r>
      </w:del>
      <w:del w:id="2626" w:author="M00032937" w:date="2024-06-28T10:27:15Z">
        <w:r>
          <w:rPr/>
          <w:tab/>
        </w:r>
      </w:del>
      <w:del w:id="2627" w:author="M00032937" w:date="2024-06-28T10:27:15Z">
        <w:r>
          <w:rPr/>
          <w:fldChar w:fldCharType="begin"/>
        </w:r>
      </w:del>
      <w:del w:id="2628" w:author="M00032937" w:date="2024-06-28T10:27:15Z">
        <w:r>
          <w:rPr/>
          <w:delInstrText xml:space="preserve"> PAGEREF _Toc21703 \h </w:delInstrText>
        </w:r>
      </w:del>
      <w:del w:id="2629" w:author="M00032937" w:date="2024-06-28T10:27:15Z">
        <w:r>
          <w:rPr/>
          <w:fldChar w:fldCharType="separate"/>
        </w:r>
      </w:del>
      <w:del w:id="2630" w:author="M00032937" w:date="2024-06-28T10:27:15Z">
        <w:r>
          <w:rPr/>
          <w:delText>22</w:delText>
        </w:r>
      </w:del>
      <w:del w:id="2631" w:author="M00032937" w:date="2024-06-28T10:27:15Z">
        <w:r>
          <w:rPr/>
          <w:fldChar w:fldCharType="end"/>
        </w:r>
      </w:del>
      <w:del w:id="2632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633" w:author="M00032937" w:date="2024-06-28T10:27:15Z"/>
        </w:rPr>
      </w:pPr>
      <w:del w:id="2634" w:author="M00032937" w:date="2024-06-28T10:27:15Z">
        <w:r>
          <w:rPr>
            <w:rFonts w:ascii="Times New Roman"/>
          </w:rPr>
          <w:fldChar w:fldCharType="begin"/>
        </w:r>
      </w:del>
      <w:del w:id="2635" w:author="M00032937" w:date="2024-06-28T10:27:15Z">
        <w:r>
          <w:rPr>
            <w:rFonts w:ascii="Times New Roman"/>
          </w:rPr>
          <w:delInstrText xml:space="preserve"> HYPERLINK \l _Toc28291 </w:delInstrText>
        </w:r>
      </w:del>
      <w:del w:id="2636" w:author="M00032937" w:date="2024-06-28T10:27:15Z">
        <w:r>
          <w:rPr>
            <w:rFonts w:ascii="Times New Roman"/>
          </w:rPr>
          <w:fldChar w:fldCharType="separate"/>
        </w:r>
      </w:del>
      <w:del w:id="2637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4.7.56 </w:delText>
        </w:r>
      </w:del>
      <w:del w:id="2638" w:author="M00032937" w:date="2024-06-28T10:27:15Z">
        <w:r>
          <w:rPr>
            <w:rFonts w:hint="eastAsia"/>
            <w:lang w:val="en-US" w:eastAsia="zh-CN"/>
          </w:rPr>
          <w:delText>电解水杀菌</w:delText>
        </w:r>
      </w:del>
      <w:del w:id="2639" w:author="M00032937" w:date="2024-06-28T10:27:15Z">
        <w:r>
          <w:rPr/>
          <w:tab/>
        </w:r>
      </w:del>
      <w:del w:id="2640" w:author="M00032937" w:date="2024-06-28T10:27:15Z">
        <w:r>
          <w:rPr/>
          <w:fldChar w:fldCharType="begin"/>
        </w:r>
      </w:del>
      <w:del w:id="2641" w:author="M00032937" w:date="2024-06-28T10:27:15Z">
        <w:r>
          <w:rPr/>
          <w:delInstrText xml:space="preserve"> PAGEREF _Toc28291 \h </w:delInstrText>
        </w:r>
      </w:del>
      <w:del w:id="2642" w:author="M00032937" w:date="2024-06-28T10:27:15Z">
        <w:r>
          <w:rPr/>
          <w:fldChar w:fldCharType="separate"/>
        </w:r>
      </w:del>
      <w:del w:id="2643" w:author="M00032937" w:date="2024-06-28T10:27:15Z">
        <w:r>
          <w:rPr/>
          <w:delText>22</w:delText>
        </w:r>
      </w:del>
      <w:del w:id="2644" w:author="M00032937" w:date="2024-06-28T10:27:15Z">
        <w:r>
          <w:rPr/>
          <w:fldChar w:fldCharType="end"/>
        </w:r>
      </w:del>
      <w:del w:id="2645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59"/>
        <w:tabs>
          <w:tab w:val="right" w:leader="dot" w:pos="9864"/>
          <w:tab w:val="clear" w:pos="420"/>
          <w:tab w:val="clear" w:pos="9853"/>
        </w:tabs>
        <w:rPr>
          <w:ins w:id="2646" w:author="M00006686" w:date="2021-07-30T13:49:10Z"/>
          <w:del w:id="2647" w:author="M00032937" w:date="2024-06-28T10:27:15Z"/>
        </w:rPr>
      </w:pPr>
      <w:ins w:id="2648" w:author="M00006686" w:date="2021-07-30T13:49:10Z">
        <w:del w:id="2649" w:author="M00032937" w:date="2024-06-28T10:27:15Z">
          <w:r>
            <w:rPr>
              <w:rFonts w:ascii="Times New Roman"/>
            </w:rPr>
            <w:fldChar w:fldCharType="begin"/>
          </w:r>
        </w:del>
      </w:ins>
      <w:ins w:id="2650" w:author="M00006686" w:date="2021-07-30T13:49:10Z">
        <w:del w:id="2651" w:author="M00032937" w:date="2024-06-28T10:27:15Z">
          <w:r>
            <w:rPr>
              <w:rFonts w:ascii="Times New Roman"/>
            </w:rPr>
            <w:delInstrText xml:space="preserve"> HYPERLINK \l _Toc1009 </w:delInstrText>
          </w:r>
        </w:del>
      </w:ins>
      <w:ins w:id="2652" w:author="M00006686" w:date="2021-07-30T13:49:10Z">
        <w:del w:id="265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2654" w:author="M00006686" w:date="2021-07-30T13:49:10Z">
        <w:del w:id="2655" w:author="M00032937" w:date="2024-06-28T10:27:15Z">
          <w:r>
            <w:rPr>
              <w:rFonts w:hint="eastAsia"/>
            </w:rPr>
            <w:delText>目 录</w:delText>
          </w:r>
        </w:del>
      </w:ins>
      <w:ins w:id="2656" w:author="M00006686" w:date="2021-07-30T13:49:10Z">
        <w:del w:id="2657" w:author="M00032937" w:date="2024-06-28T10:27:15Z">
          <w:r>
            <w:rPr/>
            <w:tab/>
          </w:r>
        </w:del>
      </w:ins>
      <w:ins w:id="2658" w:author="M00006686" w:date="2021-07-30T13:49:10Z">
        <w:del w:id="2659" w:author="M00032937" w:date="2024-06-28T10:27:15Z">
          <w:r>
            <w:rPr/>
            <w:fldChar w:fldCharType="begin"/>
          </w:r>
        </w:del>
      </w:ins>
      <w:ins w:id="2660" w:author="M00006686" w:date="2021-07-30T13:49:10Z">
        <w:del w:id="2661" w:author="M00032937" w:date="2024-06-28T10:27:15Z">
          <w:r>
            <w:rPr/>
            <w:delInstrText xml:space="preserve"> PAGEREF _Toc1009 \h </w:delInstrText>
          </w:r>
        </w:del>
      </w:ins>
      <w:ins w:id="2662" w:author="M00006686" w:date="2021-07-30T13:49:10Z">
        <w:del w:id="2663" w:author="M00032937" w:date="2024-06-28T10:27:15Z">
          <w:r>
            <w:rPr/>
            <w:fldChar w:fldCharType="separate"/>
          </w:r>
        </w:del>
      </w:ins>
      <w:ins w:id="2664" w:author="M00006686" w:date="2021-07-30T13:49:00Z">
        <w:del w:id="2665" w:author="M00032937" w:date="2024-06-28T10:27:15Z">
          <w:r>
            <w:rPr/>
            <w:delText>3</w:delText>
          </w:r>
        </w:del>
      </w:ins>
      <w:ins w:id="2666" w:author="M00006686" w:date="2021-07-30T13:49:10Z">
        <w:del w:id="2667" w:author="M00032937" w:date="2024-06-28T10:27:15Z">
          <w:r>
            <w:rPr/>
            <w:fldChar w:fldCharType="end"/>
          </w:r>
        </w:del>
      </w:ins>
      <w:ins w:id="2668" w:author="M00006686" w:date="2021-07-30T13:49:10Z">
        <w:del w:id="266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59"/>
        <w:tabs>
          <w:tab w:val="right" w:leader="dot" w:pos="9864"/>
          <w:tab w:val="clear" w:pos="420"/>
          <w:tab w:val="clear" w:pos="9853"/>
        </w:tabs>
        <w:rPr>
          <w:ins w:id="2670" w:author="M00006686" w:date="2021-07-30T13:49:10Z"/>
          <w:del w:id="2671" w:author="M00032937" w:date="2024-06-28T10:27:15Z"/>
        </w:rPr>
      </w:pPr>
      <w:ins w:id="2672" w:author="M00006686" w:date="2021-07-30T13:49:10Z">
        <w:del w:id="2673" w:author="M00032937" w:date="2024-06-28T10:27:15Z">
          <w:r>
            <w:rPr>
              <w:rFonts w:ascii="Times New Roman"/>
            </w:rPr>
            <w:fldChar w:fldCharType="begin"/>
          </w:r>
        </w:del>
      </w:ins>
      <w:ins w:id="2674" w:author="M00006686" w:date="2021-07-30T13:49:10Z">
        <w:del w:id="2675" w:author="M00032937" w:date="2024-06-28T10:27:15Z">
          <w:r>
            <w:rPr>
              <w:rFonts w:ascii="Times New Roman"/>
            </w:rPr>
            <w:delInstrText xml:space="preserve"> HYPERLINK \l _Toc7580 </w:delInstrText>
          </w:r>
        </w:del>
      </w:ins>
      <w:ins w:id="2676" w:author="M00006686" w:date="2021-07-30T13:49:10Z">
        <w:del w:id="267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2678" w:author="M00006686" w:date="2021-07-30T13:49:10Z">
        <w:del w:id="2679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 </w:delText>
          </w:r>
        </w:del>
      </w:ins>
      <w:ins w:id="2680" w:author="M00006686" w:date="2021-07-30T13:49:10Z">
        <w:del w:id="2681" w:author="M00032937" w:date="2024-06-28T10:27:15Z">
          <w:r>
            <w:rPr>
              <w:rFonts w:hint="eastAsia"/>
            </w:rPr>
            <w:delText>用语定义</w:delText>
          </w:r>
        </w:del>
      </w:ins>
      <w:ins w:id="2682" w:author="M00006686" w:date="2021-07-30T13:49:10Z">
        <w:del w:id="2683" w:author="M00032937" w:date="2024-06-28T10:27:15Z">
          <w:r>
            <w:rPr/>
            <w:tab/>
          </w:r>
        </w:del>
      </w:ins>
      <w:ins w:id="2684" w:author="M00006686" w:date="2021-07-30T13:49:10Z">
        <w:del w:id="2685" w:author="M00032937" w:date="2024-06-28T10:27:15Z">
          <w:r>
            <w:rPr/>
            <w:fldChar w:fldCharType="begin"/>
          </w:r>
        </w:del>
      </w:ins>
      <w:ins w:id="2686" w:author="M00006686" w:date="2021-07-30T13:49:10Z">
        <w:del w:id="2687" w:author="M00032937" w:date="2024-06-28T10:27:15Z">
          <w:r>
            <w:rPr/>
            <w:delInstrText xml:space="preserve"> PAGEREF _Toc7580 \h </w:delInstrText>
          </w:r>
        </w:del>
      </w:ins>
      <w:ins w:id="2688" w:author="M00006686" w:date="2021-07-30T13:49:10Z">
        <w:del w:id="2689" w:author="M00032937" w:date="2024-06-28T10:27:15Z">
          <w:r>
            <w:rPr/>
            <w:fldChar w:fldCharType="separate"/>
          </w:r>
        </w:del>
      </w:ins>
      <w:ins w:id="2690" w:author="M00006686" w:date="2021-07-30T13:49:00Z">
        <w:del w:id="2691" w:author="M00032937" w:date="2024-06-28T10:27:15Z">
          <w:r>
            <w:rPr/>
            <w:delText>6</w:delText>
          </w:r>
        </w:del>
      </w:ins>
      <w:ins w:id="2692" w:author="M00006686" w:date="2021-07-30T13:49:10Z">
        <w:del w:id="2693" w:author="M00032937" w:date="2024-06-28T10:27:15Z">
          <w:r>
            <w:rPr/>
            <w:fldChar w:fldCharType="end"/>
          </w:r>
        </w:del>
      </w:ins>
      <w:ins w:id="2694" w:author="M00006686" w:date="2021-07-30T13:49:10Z">
        <w:del w:id="269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2696" w:author="M00006686" w:date="2021-07-30T13:49:10Z"/>
          <w:del w:id="2697" w:author="M00032937" w:date="2024-06-28T10:27:15Z"/>
        </w:rPr>
      </w:pPr>
      <w:ins w:id="2698" w:author="M00006686" w:date="2021-07-30T13:49:10Z">
        <w:del w:id="2699" w:author="M00032937" w:date="2024-06-28T10:27:15Z">
          <w:r>
            <w:rPr>
              <w:rFonts w:ascii="Times New Roman"/>
            </w:rPr>
            <w:fldChar w:fldCharType="begin"/>
          </w:r>
        </w:del>
      </w:ins>
      <w:ins w:id="2700" w:author="M00006686" w:date="2021-07-30T13:49:10Z">
        <w:del w:id="2701" w:author="M00032937" w:date="2024-06-28T10:27:15Z">
          <w:r>
            <w:rPr>
              <w:rFonts w:ascii="Times New Roman"/>
            </w:rPr>
            <w:delInstrText xml:space="preserve"> HYPERLINK \l _Toc3736 </w:delInstrText>
          </w:r>
        </w:del>
      </w:ins>
      <w:ins w:id="2702" w:author="M00006686" w:date="2021-07-30T13:49:10Z">
        <w:del w:id="270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2704" w:author="M00006686" w:date="2021-07-30T13:49:10Z">
        <w:del w:id="2705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1.1 </w:delText>
          </w:r>
        </w:del>
      </w:ins>
      <w:ins w:id="2706" w:author="M00006686" w:date="2021-07-30T13:49:10Z">
        <w:del w:id="2707" w:author="M00032937" w:date="2024-06-28T10:27:15Z">
          <w:r>
            <w:rPr>
              <w:rFonts w:hint="eastAsia"/>
            </w:rPr>
            <w:delText>着座</w:delText>
          </w:r>
        </w:del>
      </w:ins>
      <w:ins w:id="2708" w:author="M00006686" w:date="2021-07-30T13:49:10Z">
        <w:del w:id="2709" w:author="M00032937" w:date="2024-06-28T10:27:15Z">
          <w:r>
            <w:rPr/>
            <w:tab/>
          </w:r>
        </w:del>
      </w:ins>
      <w:ins w:id="2710" w:author="M00006686" w:date="2021-07-30T13:49:10Z">
        <w:del w:id="2711" w:author="M00032937" w:date="2024-06-28T10:27:15Z">
          <w:r>
            <w:rPr/>
            <w:fldChar w:fldCharType="begin"/>
          </w:r>
        </w:del>
      </w:ins>
      <w:ins w:id="2712" w:author="M00006686" w:date="2021-07-30T13:49:10Z">
        <w:del w:id="2713" w:author="M00032937" w:date="2024-06-28T10:27:15Z">
          <w:r>
            <w:rPr/>
            <w:delInstrText xml:space="preserve"> PAGEREF _Toc3736 \h </w:delInstrText>
          </w:r>
        </w:del>
      </w:ins>
      <w:ins w:id="2714" w:author="M00006686" w:date="2021-07-30T13:49:10Z">
        <w:del w:id="2715" w:author="M00032937" w:date="2024-06-28T10:27:15Z">
          <w:r>
            <w:rPr/>
            <w:fldChar w:fldCharType="separate"/>
          </w:r>
        </w:del>
      </w:ins>
      <w:ins w:id="2716" w:author="M00006686" w:date="2021-07-30T13:49:00Z">
        <w:del w:id="2717" w:author="M00032937" w:date="2024-06-28T10:27:15Z">
          <w:r>
            <w:rPr/>
            <w:delText>6</w:delText>
          </w:r>
        </w:del>
      </w:ins>
      <w:ins w:id="2718" w:author="M00006686" w:date="2021-07-30T13:49:10Z">
        <w:del w:id="2719" w:author="M00032937" w:date="2024-06-28T10:27:15Z">
          <w:r>
            <w:rPr/>
            <w:fldChar w:fldCharType="end"/>
          </w:r>
        </w:del>
      </w:ins>
      <w:ins w:id="2720" w:author="M00006686" w:date="2021-07-30T13:49:10Z">
        <w:del w:id="2721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2722" w:author="M00006686" w:date="2021-07-30T13:49:10Z"/>
          <w:del w:id="2723" w:author="M00032937" w:date="2024-06-28T10:27:15Z"/>
        </w:rPr>
      </w:pPr>
      <w:ins w:id="2724" w:author="M00006686" w:date="2021-07-30T13:49:10Z">
        <w:del w:id="2725" w:author="M00032937" w:date="2024-06-28T10:27:15Z">
          <w:r>
            <w:rPr>
              <w:rFonts w:ascii="Times New Roman"/>
            </w:rPr>
            <w:fldChar w:fldCharType="begin"/>
          </w:r>
        </w:del>
      </w:ins>
      <w:ins w:id="2726" w:author="M00006686" w:date="2021-07-30T13:49:10Z">
        <w:del w:id="2727" w:author="M00032937" w:date="2024-06-28T10:27:15Z">
          <w:r>
            <w:rPr>
              <w:rFonts w:ascii="Times New Roman"/>
            </w:rPr>
            <w:delInstrText xml:space="preserve"> HYPERLINK \l _Toc6424 </w:delInstrText>
          </w:r>
        </w:del>
      </w:ins>
      <w:ins w:id="2728" w:author="M00006686" w:date="2021-07-30T13:49:10Z">
        <w:del w:id="2729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2730" w:author="M00006686" w:date="2021-07-30T13:49:10Z">
        <w:del w:id="2731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1.2 </w:delText>
          </w:r>
        </w:del>
      </w:ins>
      <w:ins w:id="2732" w:author="M00006686" w:date="2021-07-30T13:49:10Z">
        <w:del w:id="2733" w:author="M00032937" w:date="2024-06-28T10:27:15Z">
          <w:r>
            <w:rPr>
              <w:rFonts w:hint="eastAsia"/>
            </w:rPr>
            <w:delText>离</w:delText>
          </w:r>
        </w:del>
      </w:ins>
      <w:ins w:id="2734" w:author="M00006686" w:date="2021-07-30T13:49:10Z">
        <w:del w:id="2735" w:author="M00032937" w:date="2024-06-28T10:27:15Z">
          <w:r>
            <w:rPr/>
            <w:delText>座</w:delText>
          </w:r>
        </w:del>
      </w:ins>
      <w:ins w:id="2736" w:author="M00006686" w:date="2021-07-30T13:49:10Z">
        <w:del w:id="2737" w:author="M00032937" w:date="2024-06-28T10:27:15Z">
          <w:r>
            <w:rPr/>
            <w:tab/>
          </w:r>
        </w:del>
      </w:ins>
      <w:ins w:id="2738" w:author="M00006686" w:date="2021-07-30T13:49:10Z">
        <w:del w:id="2739" w:author="M00032937" w:date="2024-06-28T10:27:15Z">
          <w:r>
            <w:rPr/>
            <w:fldChar w:fldCharType="begin"/>
          </w:r>
        </w:del>
      </w:ins>
      <w:ins w:id="2740" w:author="M00006686" w:date="2021-07-30T13:49:10Z">
        <w:del w:id="2741" w:author="M00032937" w:date="2024-06-28T10:27:15Z">
          <w:r>
            <w:rPr/>
            <w:delInstrText xml:space="preserve"> PAGEREF _Toc6424 \h </w:delInstrText>
          </w:r>
        </w:del>
      </w:ins>
      <w:ins w:id="2742" w:author="M00006686" w:date="2021-07-30T13:49:10Z">
        <w:del w:id="2743" w:author="M00032937" w:date="2024-06-28T10:27:15Z">
          <w:r>
            <w:rPr/>
            <w:fldChar w:fldCharType="separate"/>
          </w:r>
        </w:del>
      </w:ins>
      <w:ins w:id="2744" w:author="M00006686" w:date="2021-07-30T13:49:00Z">
        <w:del w:id="2745" w:author="M00032937" w:date="2024-06-28T10:27:15Z">
          <w:r>
            <w:rPr/>
            <w:delText>6</w:delText>
          </w:r>
        </w:del>
      </w:ins>
      <w:ins w:id="2746" w:author="M00006686" w:date="2021-07-30T13:49:10Z">
        <w:del w:id="2747" w:author="M00032937" w:date="2024-06-28T10:27:15Z">
          <w:r>
            <w:rPr/>
            <w:fldChar w:fldCharType="end"/>
          </w:r>
        </w:del>
      </w:ins>
      <w:ins w:id="2748" w:author="M00006686" w:date="2021-07-30T13:49:10Z">
        <w:del w:id="274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2750" w:author="M00006686" w:date="2021-07-30T13:49:10Z"/>
          <w:del w:id="2751" w:author="M00032937" w:date="2024-06-28T10:27:15Z"/>
        </w:rPr>
      </w:pPr>
      <w:ins w:id="2752" w:author="M00006686" w:date="2021-07-30T13:49:10Z">
        <w:del w:id="2753" w:author="M00032937" w:date="2024-06-28T10:27:15Z">
          <w:r>
            <w:rPr>
              <w:rFonts w:ascii="Times New Roman"/>
            </w:rPr>
            <w:fldChar w:fldCharType="begin"/>
          </w:r>
        </w:del>
      </w:ins>
      <w:ins w:id="2754" w:author="M00006686" w:date="2021-07-30T13:49:10Z">
        <w:del w:id="2755" w:author="M00032937" w:date="2024-06-28T10:27:15Z">
          <w:r>
            <w:rPr>
              <w:rFonts w:ascii="Times New Roman"/>
            </w:rPr>
            <w:delInstrText xml:space="preserve"> HYPERLINK \l _Toc23280 </w:delInstrText>
          </w:r>
        </w:del>
      </w:ins>
      <w:ins w:id="2756" w:author="M00006686" w:date="2021-07-30T13:49:10Z">
        <w:del w:id="275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2758" w:author="M00006686" w:date="2021-07-30T13:49:10Z">
        <w:del w:id="2759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1.3 </w:delText>
          </w:r>
        </w:del>
      </w:ins>
      <w:ins w:id="2760" w:author="M00006686" w:date="2021-07-30T13:49:10Z">
        <w:del w:id="2761" w:author="M00032937" w:date="2024-06-28T10:27:15Z">
          <w:r>
            <w:rPr>
              <w:rFonts w:hint="eastAsia"/>
            </w:rPr>
            <w:delText>接收功能命令</w:delText>
          </w:r>
        </w:del>
      </w:ins>
      <w:ins w:id="2762" w:author="M00006686" w:date="2021-07-30T13:49:10Z">
        <w:del w:id="2763" w:author="M00032937" w:date="2024-06-28T10:27:15Z">
          <w:r>
            <w:rPr/>
            <w:tab/>
          </w:r>
        </w:del>
      </w:ins>
      <w:ins w:id="2764" w:author="M00006686" w:date="2021-07-30T13:49:10Z">
        <w:del w:id="2765" w:author="M00032937" w:date="2024-06-28T10:27:15Z">
          <w:r>
            <w:rPr/>
            <w:fldChar w:fldCharType="begin"/>
          </w:r>
        </w:del>
      </w:ins>
      <w:ins w:id="2766" w:author="M00006686" w:date="2021-07-30T13:49:10Z">
        <w:del w:id="2767" w:author="M00032937" w:date="2024-06-28T10:27:15Z">
          <w:r>
            <w:rPr/>
            <w:delInstrText xml:space="preserve"> PAGEREF _Toc23280 \h </w:delInstrText>
          </w:r>
        </w:del>
      </w:ins>
      <w:ins w:id="2768" w:author="M00006686" w:date="2021-07-30T13:49:10Z">
        <w:del w:id="2769" w:author="M00032937" w:date="2024-06-28T10:27:15Z">
          <w:r>
            <w:rPr/>
            <w:fldChar w:fldCharType="separate"/>
          </w:r>
        </w:del>
      </w:ins>
      <w:ins w:id="2770" w:author="M00006686" w:date="2021-07-30T13:49:00Z">
        <w:del w:id="2771" w:author="M00032937" w:date="2024-06-28T10:27:15Z">
          <w:r>
            <w:rPr/>
            <w:delText>6</w:delText>
          </w:r>
        </w:del>
      </w:ins>
      <w:ins w:id="2772" w:author="M00006686" w:date="2021-07-30T13:49:10Z">
        <w:del w:id="2773" w:author="M00032937" w:date="2024-06-28T10:27:15Z">
          <w:r>
            <w:rPr/>
            <w:fldChar w:fldCharType="end"/>
          </w:r>
        </w:del>
      </w:ins>
      <w:ins w:id="2774" w:author="M00006686" w:date="2021-07-30T13:49:10Z">
        <w:del w:id="277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2776" w:author="M00006686" w:date="2021-07-30T13:49:10Z"/>
          <w:del w:id="2777" w:author="M00032937" w:date="2024-06-28T10:27:15Z"/>
        </w:rPr>
      </w:pPr>
      <w:ins w:id="2778" w:author="M00006686" w:date="2021-07-30T13:49:10Z">
        <w:del w:id="2779" w:author="M00032937" w:date="2024-06-28T10:27:15Z">
          <w:r>
            <w:rPr>
              <w:rFonts w:ascii="Times New Roman"/>
            </w:rPr>
            <w:fldChar w:fldCharType="begin"/>
          </w:r>
        </w:del>
      </w:ins>
      <w:ins w:id="2780" w:author="M00006686" w:date="2021-07-30T13:49:10Z">
        <w:del w:id="2781" w:author="M00032937" w:date="2024-06-28T10:27:15Z">
          <w:r>
            <w:rPr>
              <w:rFonts w:ascii="Times New Roman"/>
            </w:rPr>
            <w:delInstrText xml:space="preserve"> HYPERLINK \l _Toc17489 </w:delInstrText>
          </w:r>
        </w:del>
      </w:ins>
      <w:ins w:id="2782" w:author="M00006686" w:date="2021-07-30T13:49:10Z">
        <w:del w:id="278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2784" w:author="M00006686" w:date="2021-07-30T13:49:10Z">
        <w:del w:id="2785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1.4 </w:delText>
          </w:r>
        </w:del>
      </w:ins>
      <w:ins w:id="2786" w:author="M00006686" w:date="2021-07-30T13:49:10Z">
        <w:del w:id="2787" w:author="M00032937" w:date="2024-06-28T10:27:15Z">
          <w:r>
            <w:rPr>
              <w:rFonts w:hint="eastAsia"/>
            </w:rPr>
            <w:delText>冲水水泵</w:delText>
          </w:r>
        </w:del>
      </w:ins>
      <w:ins w:id="2788" w:author="M00006686" w:date="2021-07-30T13:49:10Z">
        <w:del w:id="2789" w:author="M00032937" w:date="2024-06-28T10:27:15Z">
          <w:r>
            <w:rPr/>
            <w:tab/>
          </w:r>
        </w:del>
      </w:ins>
      <w:ins w:id="2790" w:author="M00006686" w:date="2021-07-30T13:49:10Z">
        <w:del w:id="2791" w:author="M00032937" w:date="2024-06-28T10:27:15Z">
          <w:r>
            <w:rPr/>
            <w:fldChar w:fldCharType="begin"/>
          </w:r>
        </w:del>
      </w:ins>
      <w:ins w:id="2792" w:author="M00006686" w:date="2021-07-30T13:49:10Z">
        <w:del w:id="2793" w:author="M00032937" w:date="2024-06-28T10:27:15Z">
          <w:r>
            <w:rPr/>
            <w:delInstrText xml:space="preserve"> PAGEREF _Toc17489 \h </w:delInstrText>
          </w:r>
        </w:del>
      </w:ins>
      <w:ins w:id="2794" w:author="M00006686" w:date="2021-07-30T13:49:10Z">
        <w:del w:id="2795" w:author="M00032937" w:date="2024-06-28T10:27:15Z">
          <w:r>
            <w:rPr/>
            <w:fldChar w:fldCharType="separate"/>
          </w:r>
        </w:del>
      </w:ins>
      <w:ins w:id="2796" w:author="M00006686" w:date="2021-07-30T13:49:00Z">
        <w:del w:id="2797" w:author="M00032937" w:date="2024-06-28T10:27:15Z">
          <w:r>
            <w:rPr/>
            <w:delText>6</w:delText>
          </w:r>
        </w:del>
      </w:ins>
      <w:ins w:id="2798" w:author="M00006686" w:date="2021-07-30T13:49:10Z">
        <w:del w:id="2799" w:author="M00032937" w:date="2024-06-28T10:27:15Z">
          <w:r>
            <w:rPr/>
            <w:fldChar w:fldCharType="end"/>
          </w:r>
        </w:del>
      </w:ins>
      <w:ins w:id="2800" w:author="M00006686" w:date="2021-07-30T13:49:10Z">
        <w:del w:id="2801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2802" w:author="M00006686" w:date="2021-07-30T13:49:10Z"/>
          <w:del w:id="2803" w:author="M00032937" w:date="2024-06-28T10:27:15Z"/>
        </w:rPr>
      </w:pPr>
      <w:ins w:id="2804" w:author="M00006686" w:date="2021-07-30T13:49:10Z">
        <w:del w:id="2805" w:author="M00032937" w:date="2024-06-28T10:27:15Z">
          <w:r>
            <w:rPr>
              <w:rFonts w:ascii="Times New Roman"/>
            </w:rPr>
            <w:fldChar w:fldCharType="begin"/>
          </w:r>
        </w:del>
      </w:ins>
      <w:ins w:id="2806" w:author="M00006686" w:date="2021-07-30T13:49:10Z">
        <w:del w:id="2807" w:author="M00032937" w:date="2024-06-28T10:27:15Z">
          <w:r>
            <w:rPr>
              <w:rFonts w:ascii="Times New Roman"/>
            </w:rPr>
            <w:delInstrText xml:space="preserve"> HYPERLINK \l _Toc17061 </w:delInstrText>
          </w:r>
        </w:del>
      </w:ins>
      <w:ins w:id="2808" w:author="M00006686" w:date="2021-07-30T13:49:10Z">
        <w:del w:id="2809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2810" w:author="M00006686" w:date="2021-07-30T13:49:10Z">
        <w:del w:id="2811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1.5 </w:delText>
          </w:r>
        </w:del>
      </w:ins>
      <w:ins w:id="2812" w:author="M00006686" w:date="2021-07-30T13:49:10Z">
        <w:del w:id="2813" w:author="M00032937" w:date="2024-06-28T10:27:15Z">
          <w:r>
            <w:rPr>
              <w:rFonts w:hint="eastAsia"/>
            </w:rPr>
            <w:delText>环境光传感器</w:delText>
          </w:r>
        </w:del>
      </w:ins>
      <w:ins w:id="2814" w:author="M00006686" w:date="2021-07-30T13:49:10Z">
        <w:del w:id="2815" w:author="M00032937" w:date="2024-06-28T10:27:15Z">
          <w:r>
            <w:rPr/>
            <w:tab/>
          </w:r>
        </w:del>
      </w:ins>
      <w:ins w:id="2816" w:author="M00006686" w:date="2021-07-30T13:49:10Z">
        <w:del w:id="2817" w:author="M00032937" w:date="2024-06-28T10:27:15Z">
          <w:r>
            <w:rPr/>
            <w:fldChar w:fldCharType="begin"/>
          </w:r>
        </w:del>
      </w:ins>
      <w:ins w:id="2818" w:author="M00006686" w:date="2021-07-30T13:49:10Z">
        <w:del w:id="2819" w:author="M00032937" w:date="2024-06-28T10:27:15Z">
          <w:r>
            <w:rPr/>
            <w:delInstrText xml:space="preserve"> PAGEREF _Toc17061 \h </w:delInstrText>
          </w:r>
        </w:del>
      </w:ins>
      <w:ins w:id="2820" w:author="M00006686" w:date="2021-07-30T13:49:10Z">
        <w:del w:id="2821" w:author="M00032937" w:date="2024-06-28T10:27:15Z">
          <w:r>
            <w:rPr/>
            <w:fldChar w:fldCharType="separate"/>
          </w:r>
        </w:del>
      </w:ins>
      <w:ins w:id="2822" w:author="M00006686" w:date="2021-07-30T13:49:00Z">
        <w:del w:id="2823" w:author="M00032937" w:date="2024-06-28T10:27:15Z">
          <w:r>
            <w:rPr/>
            <w:delText>6</w:delText>
          </w:r>
        </w:del>
      </w:ins>
      <w:ins w:id="2824" w:author="M00006686" w:date="2021-07-30T13:49:10Z">
        <w:del w:id="2825" w:author="M00032937" w:date="2024-06-28T10:27:15Z">
          <w:r>
            <w:rPr/>
            <w:fldChar w:fldCharType="end"/>
          </w:r>
        </w:del>
      </w:ins>
      <w:ins w:id="2826" w:author="M00006686" w:date="2021-07-30T13:49:10Z">
        <w:del w:id="282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2828" w:author="M00006686" w:date="2021-07-30T13:49:10Z"/>
          <w:del w:id="2829" w:author="M00032937" w:date="2024-06-28T10:27:15Z"/>
        </w:rPr>
      </w:pPr>
      <w:ins w:id="2830" w:author="M00006686" w:date="2021-07-30T13:49:10Z">
        <w:del w:id="2831" w:author="M00032937" w:date="2024-06-28T10:27:15Z">
          <w:r>
            <w:rPr>
              <w:rFonts w:ascii="Times New Roman"/>
            </w:rPr>
            <w:fldChar w:fldCharType="begin"/>
          </w:r>
        </w:del>
      </w:ins>
      <w:ins w:id="2832" w:author="M00006686" w:date="2021-07-30T13:49:10Z">
        <w:del w:id="2833" w:author="M00032937" w:date="2024-06-28T10:27:15Z">
          <w:r>
            <w:rPr>
              <w:rFonts w:ascii="Times New Roman"/>
            </w:rPr>
            <w:delInstrText xml:space="preserve"> HYPERLINK \l _Toc688 </w:delInstrText>
          </w:r>
        </w:del>
      </w:ins>
      <w:ins w:id="2834" w:author="M00006686" w:date="2021-07-30T13:49:10Z">
        <w:del w:id="283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2836" w:author="M00006686" w:date="2021-07-30T13:49:10Z">
        <w:del w:id="2837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1.6 </w:delText>
          </w:r>
        </w:del>
      </w:ins>
      <w:ins w:id="2838" w:author="M00006686" w:date="2021-07-30T13:49:10Z">
        <w:del w:id="2839" w:author="M00032937" w:date="2024-06-28T10:27:15Z">
          <w:r>
            <w:rPr/>
            <w:delText>分配阀</w:delText>
          </w:r>
        </w:del>
      </w:ins>
      <w:ins w:id="2840" w:author="M00006686" w:date="2021-07-30T13:49:10Z">
        <w:del w:id="2841" w:author="M00032937" w:date="2024-06-28T10:27:15Z">
          <w:r>
            <w:rPr/>
            <w:tab/>
          </w:r>
        </w:del>
      </w:ins>
      <w:ins w:id="2842" w:author="M00006686" w:date="2021-07-30T13:49:10Z">
        <w:del w:id="2843" w:author="M00032937" w:date="2024-06-28T10:27:15Z">
          <w:r>
            <w:rPr/>
            <w:fldChar w:fldCharType="begin"/>
          </w:r>
        </w:del>
      </w:ins>
      <w:ins w:id="2844" w:author="M00006686" w:date="2021-07-30T13:49:10Z">
        <w:del w:id="2845" w:author="M00032937" w:date="2024-06-28T10:27:15Z">
          <w:r>
            <w:rPr/>
            <w:delInstrText xml:space="preserve"> PAGEREF _Toc688 \h </w:delInstrText>
          </w:r>
        </w:del>
      </w:ins>
      <w:ins w:id="2846" w:author="M00006686" w:date="2021-07-30T13:49:10Z">
        <w:del w:id="2847" w:author="M00032937" w:date="2024-06-28T10:27:15Z">
          <w:r>
            <w:rPr/>
            <w:fldChar w:fldCharType="separate"/>
          </w:r>
        </w:del>
      </w:ins>
      <w:ins w:id="2848" w:author="M00006686" w:date="2021-07-30T13:49:00Z">
        <w:del w:id="2849" w:author="M00032937" w:date="2024-06-28T10:27:15Z">
          <w:r>
            <w:rPr/>
            <w:delText>6</w:delText>
          </w:r>
        </w:del>
      </w:ins>
      <w:ins w:id="2850" w:author="M00006686" w:date="2021-07-30T13:49:10Z">
        <w:del w:id="2851" w:author="M00032937" w:date="2024-06-28T10:27:15Z">
          <w:r>
            <w:rPr/>
            <w:fldChar w:fldCharType="end"/>
          </w:r>
        </w:del>
      </w:ins>
      <w:ins w:id="2852" w:author="M00006686" w:date="2021-07-30T13:49:10Z">
        <w:del w:id="285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2854" w:author="M00006686" w:date="2021-07-30T13:49:10Z"/>
          <w:del w:id="2855" w:author="M00032937" w:date="2024-06-28T10:27:15Z"/>
        </w:rPr>
      </w:pPr>
      <w:ins w:id="2856" w:author="M00006686" w:date="2021-07-30T13:49:10Z">
        <w:del w:id="2857" w:author="M00032937" w:date="2024-06-28T10:27:15Z">
          <w:r>
            <w:rPr>
              <w:rFonts w:ascii="Times New Roman"/>
            </w:rPr>
            <w:fldChar w:fldCharType="begin"/>
          </w:r>
        </w:del>
      </w:ins>
      <w:ins w:id="2858" w:author="M00006686" w:date="2021-07-30T13:49:10Z">
        <w:del w:id="2859" w:author="M00032937" w:date="2024-06-28T10:27:15Z">
          <w:r>
            <w:rPr>
              <w:rFonts w:ascii="Times New Roman"/>
            </w:rPr>
            <w:delInstrText xml:space="preserve"> HYPERLINK \l _Toc4646 </w:delInstrText>
          </w:r>
        </w:del>
      </w:ins>
      <w:ins w:id="2860" w:author="M00006686" w:date="2021-07-30T13:49:10Z">
        <w:del w:id="286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2862" w:author="M00006686" w:date="2021-07-30T13:49:10Z">
        <w:del w:id="2863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1.7 </w:delText>
          </w:r>
        </w:del>
      </w:ins>
      <w:ins w:id="2864" w:author="M00006686" w:date="2021-07-30T13:49:10Z">
        <w:del w:id="2865" w:author="M00032937" w:date="2024-06-28T10:27:15Z">
          <w:r>
            <w:rPr/>
            <w:delText>电磁阀</w:delText>
          </w:r>
        </w:del>
      </w:ins>
      <w:ins w:id="2866" w:author="M00006686" w:date="2021-07-30T13:49:10Z">
        <w:del w:id="2867" w:author="M00032937" w:date="2024-06-28T10:27:15Z">
          <w:r>
            <w:rPr/>
            <w:tab/>
          </w:r>
        </w:del>
      </w:ins>
      <w:ins w:id="2868" w:author="M00006686" w:date="2021-07-30T13:49:10Z">
        <w:del w:id="2869" w:author="M00032937" w:date="2024-06-28T10:27:15Z">
          <w:r>
            <w:rPr/>
            <w:fldChar w:fldCharType="begin"/>
          </w:r>
        </w:del>
      </w:ins>
      <w:ins w:id="2870" w:author="M00006686" w:date="2021-07-30T13:49:10Z">
        <w:del w:id="2871" w:author="M00032937" w:date="2024-06-28T10:27:15Z">
          <w:r>
            <w:rPr/>
            <w:delInstrText xml:space="preserve"> PAGEREF _Toc4646 \h </w:delInstrText>
          </w:r>
        </w:del>
      </w:ins>
      <w:ins w:id="2872" w:author="M00006686" w:date="2021-07-30T13:49:10Z">
        <w:del w:id="2873" w:author="M00032937" w:date="2024-06-28T10:27:15Z">
          <w:r>
            <w:rPr/>
            <w:fldChar w:fldCharType="separate"/>
          </w:r>
        </w:del>
      </w:ins>
      <w:ins w:id="2874" w:author="M00006686" w:date="2021-07-30T13:49:00Z">
        <w:del w:id="2875" w:author="M00032937" w:date="2024-06-28T10:27:15Z">
          <w:r>
            <w:rPr/>
            <w:delText>6</w:delText>
          </w:r>
        </w:del>
      </w:ins>
      <w:ins w:id="2876" w:author="M00006686" w:date="2021-07-30T13:49:10Z">
        <w:del w:id="2877" w:author="M00032937" w:date="2024-06-28T10:27:15Z">
          <w:r>
            <w:rPr/>
            <w:fldChar w:fldCharType="end"/>
          </w:r>
        </w:del>
      </w:ins>
      <w:ins w:id="2878" w:author="M00006686" w:date="2021-07-30T13:49:10Z">
        <w:del w:id="287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2880" w:author="M00006686" w:date="2021-07-30T13:49:10Z"/>
          <w:del w:id="2881" w:author="M00032937" w:date="2024-06-28T10:27:15Z"/>
        </w:rPr>
      </w:pPr>
      <w:ins w:id="2882" w:author="M00006686" w:date="2021-07-30T13:49:10Z">
        <w:del w:id="2883" w:author="M00032937" w:date="2024-06-28T10:27:15Z">
          <w:r>
            <w:rPr>
              <w:rFonts w:ascii="Times New Roman"/>
            </w:rPr>
            <w:fldChar w:fldCharType="begin"/>
          </w:r>
        </w:del>
      </w:ins>
      <w:ins w:id="2884" w:author="M00006686" w:date="2021-07-30T13:49:10Z">
        <w:del w:id="2885" w:author="M00032937" w:date="2024-06-28T10:27:15Z">
          <w:r>
            <w:rPr>
              <w:rFonts w:ascii="Times New Roman"/>
            </w:rPr>
            <w:delInstrText xml:space="preserve"> HYPERLINK \l _Toc13041 </w:delInstrText>
          </w:r>
        </w:del>
      </w:ins>
      <w:ins w:id="2886" w:author="M00006686" w:date="2021-07-30T13:49:10Z">
        <w:del w:id="288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2888" w:author="M00006686" w:date="2021-07-30T13:49:10Z">
        <w:del w:id="2889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1.8 </w:delText>
          </w:r>
        </w:del>
      </w:ins>
      <w:ins w:id="2890" w:author="M00006686" w:date="2021-07-30T13:49:10Z">
        <w:del w:id="2891" w:author="M00032937" w:date="2024-06-28T10:27:15Z">
          <w:r>
            <w:rPr/>
            <w:delText>加热器</w:delText>
          </w:r>
        </w:del>
      </w:ins>
      <w:ins w:id="2892" w:author="M00006686" w:date="2021-07-30T13:49:10Z">
        <w:del w:id="2893" w:author="M00032937" w:date="2024-06-28T10:27:15Z">
          <w:r>
            <w:rPr/>
            <w:tab/>
          </w:r>
        </w:del>
      </w:ins>
      <w:ins w:id="2894" w:author="M00006686" w:date="2021-07-30T13:49:10Z">
        <w:del w:id="2895" w:author="M00032937" w:date="2024-06-28T10:27:15Z">
          <w:r>
            <w:rPr/>
            <w:fldChar w:fldCharType="begin"/>
          </w:r>
        </w:del>
      </w:ins>
      <w:ins w:id="2896" w:author="M00006686" w:date="2021-07-30T13:49:10Z">
        <w:del w:id="2897" w:author="M00032937" w:date="2024-06-28T10:27:15Z">
          <w:r>
            <w:rPr/>
            <w:delInstrText xml:space="preserve"> PAGEREF _Toc13041 \h </w:delInstrText>
          </w:r>
        </w:del>
      </w:ins>
      <w:ins w:id="2898" w:author="M00006686" w:date="2021-07-30T13:49:10Z">
        <w:del w:id="2899" w:author="M00032937" w:date="2024-06-28T10:27:15Z">
          <w:r>
            <w:rPr/>
            <w:fldChar w:fldCharType="separate"/>
          </w:r>
        </w:del>
      </w:ins>
      <w:ins w:id="2900" w:author="M00006686" w:date="2021-07-30T13:49:00Z">
        <w:del w:id="2901" w:author="M00032937" w:date="2024-06-28T10:27:15Z">
          <w:r>
            <w:rPr/>
            <w:delText>6</w:delText>
          </w:r>
        </w:del>
      </w:ins>
      <w:ins w:id="2902" w:author="M00006686" w:date="2021-07-30T13:49:10Z">
        <w:del w:id="2903" w:author="M00032937" w:date="2024-06-28T10:27:15Z">
          <w:r>
            <w:rPr/>
            <w:fldChar w:fldCharType="end"/>
          </w:r>
        </w:del>
      </w:ins>
      <w:ins w:id="2904" w:author="M00006686" w:date="2021-07-30T13:49:10Z">
        <w:del w:id="290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2906" w:author="M00006686" w:date="2021-07-30T13:49:10Z"/>
          <w:del w:id="2907" w:author="M00032937" w:date="2024-06-28T10:27:15Z"/>
        </w:rPr>
      </w:pPr>
      <w:ins w:id="2908" w:author="M00006686" w:date="2021-07-30T13:49:10Z">
        <w:del w:id="2909" w:author="M00032937" w:date="2024-06-28T10:27:15Z">
          <w:r>
            <w:rPr>
              <w:rFonts w:ascii="Times New Roman"/>
            </w:rPr>
            <w:fldChar w:fldCharType="begin"/>
          </w:r>
        </w:del>
      </w:ins>
      <w:ins w:id="2910" w:author="M00006686" w:date="2021-07-30T13:49:10Z">
        <w:del w:id="2911" w:author="M00032937" w:date="2024-06-28T10:27:15Z">
          <w:r>
            <w:rPr>
              <w:rFonts w:ascii="Times New Roman"/>
            </w:rPr>
            <w:delInstrText xml:space="preserve"> HYPERLINK \l _Toc26939 </w:delInstrText>
          </w:r>
        </w:del>
      </w:ins>
      <w:ins w:id="2912" w:author="M00006686" w:date="2021-07-30T13:49:10Z">
        <w:del w:id="291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2914" w:author="M00006686" w:date="2021-07-30T13:49:10Z">
        <w:del w:id="2915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1.9 </w:delText>
          </w:r>
        </w:del>
      </w:ins>
      <w:ins w:id="2916" w:author="M00006686" w:date="2021-07-30T13:49:10Z">
        <w:del w:id="2917" w:author="M00032937" w:date="2024-06-28T10:27:15Z">
          <w:r>
            <w:rPr>
              <w:rFonts w:hint="eastAsia"/>
            </w:rPr>
            <w:delText>初始位置</w:delText>
          </w:r>
        </w:del>
      </w:ins>
      <w:ins w:id="2918" w:author="M00006686" w:date="2021-07-30T13:49:10Z">
        <w:del w:id="2919" w:author="M00032937" w:date="2024-06-28T10:27:15Z">
          <w:r>
            <w:rPr/>
            <w:tab/>
          </w:r>
        </w:del>
      </w:ins>
      <w:ins w:id="2920" w:author="M00006686" w:date="2021-07-30T13:49:10Z">
        <w:del w:id="2921" w:author="M00032937" w:date="2024-06-28T10:27:15Z">
          <w:r>
            <w:rPr/>
            <w:fldChar w:fldCharType="begin"/>
          </w:r>
        </w:del>
      </w:ins>
      <w:ins w:id="2922" w:author="M00006686" w:date="2021-07-30T13:49:10Z">
        <w:del w:id="2923" w:author="M00032937" w:date="2024-06-28T10:27:15Z">
          <w:r>
            <w:rPr/>
            <w:delInstrText xml:space="preserve"> PAGEREF _Toc26939 \h </w:delInstrText>
          </w:r>
        </w:del>
      </w:ins>
      <w:ins w:id="2924" w:author="M00006686" w:date="2021-07-30T13:49:10Z">
        <w:del w:id="2925" w:author="M00032937" w:date="2024-06-28T10:27:15Z">
          <w:r>
            <w:rPr/>
            <w:fldChar w:fldCharType="separate"/>
          </w:r>
        </w:del>
      </w:ins>
      <w:ins w:id="2926" w:author="M00006686" w:date="2021-07-30T13:49:00Z">
        <w:del w:id="2927" w:author="M00032937" w:date="2024-06-28T10:27:15Z">
          <w:r>
            <w:rPr/>
            <w:delText>6</w:delText>
          </w:r>
        </w:del>
      </w:ins>
      <w:ins w:id="2928" w:author="M00006686" w:date="2021-07-30T13:49:10Z">
        <w:del w:id="2929" w:author="M00032937" w:date="2024-06-28T10:27:15Z">
          <w:r>
            <w:rPr/>
            <w:fldChar w:fldCharType="end"/>
          </w:r>
        </w:del>
      </w:ins>
      <w:ins w:id="2930" w:author="M00006686" w:date="2021-07-30T13:49:10Z">
        <w:del w:id="2931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2932" w:author="M00006686" w:date="2021-07-30T13:49:10Z"/>
          <w:del w:id="2933" w:author="M00032937" w:date="2024-06-28T10:27:15Z"/>
        </w:rPr>
      </w:pPr>
      <w:ins w:id="2934" w:author="M00006686" w:date="2021-07-30T13:49:10Z">
        <w:del w:id="2935" w:author="M00032937" w:date="2024-06-28T10:27:15Z">
          <w:r>
            <w:rPr>
              <w:rFonts w:ascii="Times New Roman"/>
            </w:rPr>
            <w:fldChar w:fldCharType="begin"/>
          </w:r>
        </w:del>
      </w:ins>
      <w:ins w:id="2936" w:author="M00006686" w:date="2021-07-30T13:49:10Z">
        <w:del w:id="2937" w:author="M00032937" w:date="2024-06-28T10:27:15Z">
          <w:r>
            <w:rPr>
              <w:rFonts w:ascii="Times New Roman"/>
            </w:rPr>
            <w:delInstrText xml:space="preserve"> HYPERLINK \l _Toc10696 </w:delInstrText>
          </w:r>
        </w:del>
      </w:ins>
      <w:ins w:id="2938" w:author="M00006686" w:date="2021-07-30T13:49:10Z">
        <w:del w:id="2939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2940" w:author="M00006686" w:date="2021-07-30T13:49:10Z">
        <w:del w:id="2941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1.10 </w:delText>
          </w:r>
        </w:del>
      </w:ins>
      <w:ins w:id="2942" w:author="M00006686" w:date="2021-07-30T13:49:10Z">
        <w:del w:id="2943" w:author="M00032937" w:date="2024-06-28T10:27:15Z">
          <w:r>
            <w:rPr>
              <w:rFonts w:hint="eastAsia"/>
            </w:rPr>
            <w:delText>工作位置</w:delText>
          </w:r>
        </w:del>
      </w:ins>
      <w:ins w:id="2944" w:author="M00006686" w:date="2021-07-30T13:49:10Z">
        <w:del w:id="2945" w:author="M00032937" w:date="2024-06-28T10:27:15Z">
          <w:r>
            <w:rPr/>
            <w:tab/>
          </w:r>
        </w:del>
      </w:ins>
      <w:ins w:id="2946" w:author="M00006686" w:date="2021-07-30T13:49:10Z">
        <w:del w:id="2947" w:author="M00032937" w:date="2024-06-28T10:27:15Z">
          <w:r>
            <w:rPr/>
            <w:fldChar w:fldCharType="begin"/>
          </w:r>
        </w:del>
      </w:ins>
      <w:ins w:id="2948" w:author="M00006686" w:date="2021-07-30T13:49:10Z">
        <w:del w:id="2949" w:author="M00032937" w:date="2024-06-28T10:27:15Z">
          <w:r>
            <w:rPr/>
            <w:delInstrText xml:space="preserve"> PAGEREF _Toc10696 \h </w:delInstrText>
          </w:r>
        </w:del>
      </w:ins>
      <w:ins w:id="2950" w:author="M00006686" w:date="2021-07-30T13:49:10Z">
        <w:del w:id="2951" w:author="M00032937" w:date="2024-06-28T10:27:15Z">
          <w:r>
            <w:rPr/>
            <w:fldChar w:fldCharType="separate"/>
          </w:r>
        </w:del>
      </w:ins>
      <w:ins w:id="2952" w:author="M00006686" w:date="2021-07-30T13:49:00Z">
        <w:del w:id="2953" w:author="M00032937" w:date="2024-06-28T10:27:15Z">
          <w:r>
            <w:rPr/>
            <w:delText>6</w:delText>
          </w:r>
        </w:del>
      </w:ins>
      <w:ins w:id="2954" w:author="M00006686" w:date="2021-07-30T13:49:10Z">
        <w:del w:id="2955" w:author="M00032937" w:date="2024-06-28T10:27:15Z">
          <w:r>
            <w:rPr/>
            <w:fldChar w:fldCharType="end"/>
          </w:r>
        </w:del>
      </w:ins>
      <w:ins w:id="2956" w:author="M00006686" w:date="2021-07-30T13:49:10Z">
        <w:del w:id="295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2958" w:author="M00006686" w:date="2021-07-30T13:49:10Z"/>
          <w:del w:id="2959" w:author="M00032937" w:date="2024-06-28T10:27:15Z"/>
        </w:rPr>
      </w:pPr>
      <w:ins w:id="2960" w:author="M00006686" w:date="2021-07-30T13:49:10Z">
        <w:del w:id="2961" w:author="M00032937" w:date="2024-06-28T10:27:15Z">
          <w:r>
            <w:rPr>
              <w:rFonts w:ascii="Times New Roman"/>
            </w:rPr>
            <w:fldChar w:fldCharType="begin"/>
          </w:r>
        </w:del>
      </w:ins>
      <w:ins w:id="2962" w:author="M00006686" w:date="2021-07-30T13:49:10Z">
        <w:del w:id="2963" w:author="M00032937" w:date="2024-06-28T10:27:15Z">
          <w:r>
            <w:rPr>
              <w:rFonts w:ascii="Times New Roman"/>
            </w:rPr>
            <w:delInstrText xml:space="preserve"> HYPERLINK \l _Toc30098 </w:delInstrText>
          </w:r>
        </w:del>
      </w:ins>
      <w:ins w:id="2964" w:author="M00006686" w:date="2021-07-30T13:49:10Z">
        <w:del w:id="296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2966" w:author="M00006686" w:date="2021-07-30T13:49:10Z">
        <w:del w:id="2967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1.11 </w:delText>
          </w:r>
        </w:del>
      </w:ins>
      <w:ins w:id="2968" w:author="M00006686" w:date="2021-07-30T13:49:10Z">
        <w:del w:id="2969" w:author="M00032937" w:date="2024-06-28T10:27:15Z">
          <w:r>
            <w:rPr/>
            <w:delText>清洗功能</w:delText>
          </w:r>
        </w:del>
      </w:ins>
      <w:ins w:id="2970" w:author="M00006686" w:date="2021-07-30T13:49:10Z">
        <w:del w:id="2971" w:author="M00032937" w:date="2024-06-28T10:27:15Z">
          <w:r>
            <w:rPr/>
            <w:tab/>
          </w:r>
        </w:del>
      </w:ins>
      <w:ins w:id="2972" w:author="M00006686" w:date="2021-07-30T13:49:10Z">
        <w:del w:id="2973" w:author="M00032937" w:date="2024-06-28T10:27:15Z">
          <w:r>
            <w:rPr/>
            <w:fldChar w:fldCharType="begin"/>
          </w:r>
        </w:del>
      </w:ins>
      <w:ins w:id="2974" w:author="M00006686" w:date="2021-07-30T13:49:10Z">
        <w:del w:id="2975" w:author="M00032937" w:date="2024-06-28T10:27:15Z">
          <w:r>
            <w:rPr/>
            <w:delInstrText xml:space="preserve"> PAGEREF _Toc30098 \h </w:delInstrText>
          </w:r>
        </w:del>
      </w:ins>
      <w:ins w:id="2976" w:author="M00006686" w:date="2021-07-30T13:49:10Z">
        <w:del w:id="2977" w:author="M00032937" w:date="2024-06-28T10:27:15Z">
          <w:r>
            <w:rPr/>
            <w:fldChar w:fldCharType="separate"/>
          </w:r>
        </w:del>
      </w:ins>
      <w:ins w:id="2978" w:author="M00006686" w:date="2021-07-30T13:49:00Z">
        <w:del w:id="2979" w:author="M00032937" w:date="2024-06-28T10:27:15Z">
          <w:r>
            <w:rPr/>
            <w:delText>6</w:delText>
          </w:r>
        </w:del>
      </w:ins>
      <w:ins w:id="2980" w:author="M00006686" w:date="2021-07-30T13:49:10Z">
        <w:del w:id="2981" w:author="M00032937" w:date="2024-06-28T10:27:15Z">
          <w:r>
            <w:rPr/>
            <w:fldChar w:fldCharType="end"/>
          </w:r>
        </w:del>
      </w:ins>
      <w:ins w:id="2982" w:author="M00006686" w:date="2021-07-30T13:49:10Z">
        <w:del w:id="298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2984" w:author="M00006686" w:date="2021-07-30T13:49:10Z"/>
          <w:del w:id="2985" w:author="M00032937" w:date="2024-06-28T10:27:15Z"/>
        </w:rPr>
      </w:pPr>
      <w:ins w:id="2986" w:author="M00006686" w:date="2021-07-30T13:49:10Z">
        <w:del w:id="2987" w:author="M00032937" w:date="2024-06-28T10:27:15Z">
          <w:r>
            <w:rPr>
              <w:rFonts w:ascii="Times New Roman"/>
            </w:rPr>
            <w:fldChar w:fldCharType="begin"/>
          </w:r>
        </w:del>
      </w:ins>
      <w:ins w:id="2988" w:author="M00006686" w:date="2021-07-30T13:49:10Z">
        <w:del w:id="2989" w:author="M00032937" w:date="2024-06-28T10:27:15Z">
          <w:r>
            <w:rPr>
              <w:rFonts w:ascii="Times New Roman"/>
            </w:rPr>
            <w:delInstrText xml:space="preserve"> HYPERLINK \l _Toc721 </w:delInstrText>
          </w:r>
        </w:del>
      </w:ins>
      <w:ins w:id="2990" w:author="M00006686" w:date="2021-07-30T13:49:10Z">
        <w:del w:id="299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2992" w:author="M00006686" w:date="2021-07-30T13:49:10Z">
        <w:del w:id="2993" w:author="M00032937" w:date="2024-06-28T10:27:15Z">
          <w:r>
            <w:rPr>
              <w:rFonts w:hint="default" w:ascii="Times New Roman" w:hAnsi="Times New Roman" w:eastAsia="宋体"/>
              <w:i w:val="0"/>
              <w:szCs w:val="22"/>
              <w:lang w:val="en-US" w:eastAsia="zh-CN"/>
            </w:rPr>
            <w:delText xml:space="preserve">1.12 </w:delText>
          </w:r>
        </w:del>
      </w:ins>
      <w:ins w:id="2994" w:author="M00006686" w:date="2021-07-30T13:49:10Z">
        <w:del w:id="2995" w:author="M00032937" w:date="2024-06-28T10:27:15Z">
          <w:r>
            <w:rPr>
              <w:rFonts w:hint="default"/>
              <w:szCs w:val="22"/>
              <w:lang w:val="en-US" w:eastAsia="zh-CN"/>
            </w:rPr>
            <w:delText>通便功能</w:delText>
          </w:r>
        </w:del>
      </w:ins>
      <w:ins w:id="2996" w:author="M00006686" w:date="2021-07-30T13:49:10Z">
        <w:del w:id="2997" w:author="M00032937" w:date="2024-06-28T10:27:15Z">
          <w:r>
            <w:rPr/>
            <w:tab/>
          </w:r>
        </w:del>
      </w:ins>
      <w:ins w:id="2998" w:author="M00006686" w:date="2021-07-30T13:49:10Z">
        <w:del w:id="2999" w:author="M00032937" w:date="2024-06-28T10:27:15Z">
          <w:r>
            <w:rPr/>
            <w:fldChar w:fldCharType="begin"/>
          </w:r>
        </w:del>
      </w:ins>
      <w:ins w:id="3000" w:author="M00006686" w:date="2021-07-30T13:49:10Z">
        <w:del w:id="3001" w:author="M00032937" w:date="2024-06-28T10:27:15Z">
          <w:r>
            <w:rPr/>
            <w:delInstrText xml:space="preserve"> PAGEREF _Toc721 \h </w:delInstrText>
          </w:r>
        </w:del>
      </w:ins>
      <w:ins w:id="3002" w:author="M00006686" w:date="2021-07-30T13:49:10Z">
        <w:del w:id="3003" w:author="M00032937" w:date="2024-06-28T10:27:15Z">
          <w:r>
            <w:rPr/>
            <w:fldChar w:fldCharType="separate"/>
          </w:r>
        </w:del>
      </w:ins>
      <w:ins w:id="3004" w:author="M00006686" w:date="2021-07-30T13:49:00Z">
        <w:del w:id="3005" w:author="M00032937" w:date="2024-06-28T10:27:15Z">
          <w:r>
            <w:rPr/>
            <w:delText>6</w:delText>
          </w:r>
        </w:del>
      </w:ins>
      <w:ins w:id="3006" w:author="M00006686" w:date="2021-07-30T13:49:10Z">
        <w:del w:id="3007" w:author="M00032937" w:date="2024-06-28T10:27:15Z">
          <w:r>
            <w:rPr/>
            <w:fldChar w:fldCharType="end"/>
          </w:r>
        </w:del>
      </w:ins>
      <w:ins w:id="3008" w:author="M00006686" w:date="2021-07-30T13:49:10Z">
        <w:del w:id="300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3010" w:author="M00006686" w:date="2021-07-30T13:49:10Z"/>
          <w:del w:id="3011" w:author="M00032937" w:date="2024-06-28T10:27:15Z"/>
        </w:rPr>
      </w:pPr>
      <w:ins w:id="3012" w:author="M00006686" w:date="2021-07-30T13:49:10Z">
        <w:del w:id="3013" w:author="M00032937" w:date="2024-06-28T10:27:15Z">
          <w:r>
            <w:rPr>
              <w:rFonts w:ascii="Times New Roman"/>
            </w:rPr>
            <w:fldChar w:fldCharType="begin"/>
          </w:r>
        </w:del>
      </w:ins>
      <w:ins w:id="3014" w:author="M00006686" w:date="2021-07-30T13:49:10Z">
        <w:del w:id="3015" w:author="M00032937" w:date="2024-06-28T10:27:15Z">
          <w:r>
            <w:rPr>
              <w:rFonts w:ascii="Times New Roman"/>
            </w:rPr>
            <w:delInstrText xml:space="preserve"> HYPERLINK \l _Toc32369 </w:delInstrText>
          </w:r>
        </w:del>
      </w:ins>
      <w:ins w:id="3016" w:author="M00006686" w:date="2021-07-30T13:49:10Z">
        <w:del w:id="301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018" w:author="M00006686" w:date="2021-07-30T13:49:10Z">
        <w:del w:id="3019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1.13 </w:delText>
          </w:r>
        </w:del>
      </w:ins>
      <w:ins w:id="3020" w:author="M00006686" w:date="2021-07-30T13:49:10Z">
        <w:del w:id="3021" w:author="M00032937" w:date="2024-06-28T10:27:15Z">
          <w:r>
            <w:rPr>
              <w:rFonts w:hint="eastAsia"/>
            </w:rPr>
            <w:delText>三大功能</w:delText>
          </w:r>
        </w:del>
      </w:ins>
      <w:ins w:id="3022" w:author="M00006686" w:date="2021-07-30T13:49:10Z">
        <w:del w:id="3023" w:author="M00032937" w:date="2024-06-28T10:27:15Z">
          <w:r>
            <w:rPr/>
            <w:tab/>
          </w:r>
        </w:del>
      </w:ins>
      <w:ins w:id="3024" w:author="M00006686" w:date="2021-07-30T13:49:10Z">
        <w:del w:id="3025" w:author="M00032937" w:date="2024-06-28T10:27:15Z">
          <w:r>
            <w:rPr/>
            <w:fldChar w:fldCharType="begin"/>
          </w:r>
        </w:del>
      </w:ins>
      <w:ins w:id="3026" w:author="M00006686" w:date="2021-07-30T13:49:10Z">
        <w:del w:id="3027" w:author="M00032937" w:date="2024-06-28T10:27:15Z">
          <w:r>
            <w:rPr/>
            <w:delInstrText xml:space="preserve"> PAGEREF _Toc32369 \h </w:delInstrText>
          </w:r>
        </w:del>
      </w:ins>
      <w:ins w:id="3028" w:author="M00006686" w:date="2021-07-30T13:49:10Z">
        <w:del w:id="3029" w:author="M00032937" w:date="2024-06-28T10:27:15Z">
          <w:r>
            <w:rPr/>
            <w:fldChar w:fldCharType="separate"/>
          </w:r>
        </w:del>
      </w:ins>
      <w:ins w:id="3030" w:author="M00006686" w:date="2021-07-30T13:49:00Z">
        <w:del w:id="3031" w:author="M00032937" w:date="2024-06-28T10:27:15Z">
          <w:r>
            <w:rPr/>
            <w:delText>6</w:delText>
          </w:r>
        </w:del>
      </w:ins>
      <w:ins w:id="3032" w:author="M00006686" w:date="2021-07-30T13:49:10Z">
        <w:del w:id="3033" w:author="M00032937" w:date="2024-06-28T10:27:15Z">
          <w:r>
            <w:rPr/>
            <w:fldChar w:fldCharType="end"/>
          </w:r>
        </w:del>
      </w:ins>
      <w:ins w:id="3034" w:author="M00006686" w:date="2021-07-30T13:49:10Z">
        <w:del w:id="303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3036" w:author="M00006686" w:date="2021-07-30T13:49:10Z"/>
          <w:del w:id="3037" w:author="M00032937" w:date="2024-06-28T10:27:15Z"/>
        </w:rPr>
      </w:pPr>
      <w:ins w:id="3038" w:author="M00006686" w:date="2021-07-30T13:49:10Z">
        <w:del w:id="3039" w:author="M00032937" w:date="2024-06-28T10:27:15Z">
          <w:r>
            <w:rPr>
              <w:rFonts w:ascii="Times New Roman"/>
            </w:rPr>
            <w:fldChar w:fldCharType="begin"/>
          </w:r>
        </w:del>
      </w:ins>
      <w:ins w:id="3040" w:author="M00006686" w:date="2021-07-30T13:49:10Z">
        <w:del w:id="3041" w:author="M00032937" w:date="2024-06-28T10:27:15Z">
          <w:r>
            <w:rPr>
              <w:rFonts w:ascii="Times New Roman"/>
            </w:rPr>
            <w:delInstrText xml:space="preserve"> HYPERLINK \l _Toc489 </w:delInstrText>
          </w:r>
        </w:del>
      </w:ins>
      <w:ins w:id="3042" w:author="M00006686" w:date="2021-07-30T13:49:10Z">
        <w:del w:id="304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044" w:author="M00006686" w:date="2021-07-30T13:49:10Z">
        <w:del w:id="3045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1.14 </w:delText>
          </w:r>
        </w:del>
      </w:ins>
      <w:ins w:id="3046" w:author="M00006686" w:date="2021-07-30T13:49:10Z">
        <w:del w:id="3047" w:author="M00032937" w:date="2024-06-28T10:27:15Z">
          <w:r>
            <w:rPr>
              <w:rFonts w:hint="eastAsia"/>
            </w:rPr>
            <w:delText>清洗切换</w:delText>
          </w:r>
        </w:del>
      </w:ins>
      <w:ins w:id="3048" w:author="M00006686" w:date="2021-07-30T13:49:10Z">
        <w:del w:id="3049" w:author="M00032937" w:date="2024-06-28T10:27:15Z">
          <w:r>
            <w:rPr/>
            <w:tab/>
          </w:r>
        </w:del>
      </w:ins>
      <w:ins w:id="3050" w:author="M00006686" w:date="2021-07-30T13:49:10Z">
        <w:del w:id="3051" w:author="M00032937" w:date="2024-06-28T10:27:15Z">
          <w:r>
            <w:rPr/>
            <w:fldChar w:fldCharType="begin"/>
          </w:r>
        </w:del>
      </w:ins>
      <w:ins w:id="3052" w:author="M00006686" w:date="2021-07-30T13:49:10Z">
        <w:del w:id="3053" w:author="M00032937" w:date="2024-06-28T10:27:15Z">
          <w:r>
            <w:rPr/>
            <w:delInstrText xml:space="preserve"> PAGEREF _Toc489 \h </w:delInstrText>
          </w:r>
        </w:del>
      </w:ins>
      <w:ins w:id="3054" w:author="M00006686" w:date="2021-07-30T13:49:10Z">
        <w:del w:id="3055" w:author="M00032937" w:date="2024-06-28T10:27:15Z">
          <w:r>
            <w:rPr/>
            <w:fldChar w:fldCharType="separate"/>
          </w:r>
        </w:del>
      </w:ins>
      <w:ins w:id="3056" w:author="M00006686" w:date="2021-07-30T13:49:00Z">
        <w:del w:id="3057" w:author="M00032937" w:date="2024-06-28T10:27:15Z">
          <w:r>
            <w:rPr/>
            <w:delText>6</w:delText>
          </w:r>
        </w:del>
      </w:ins>
      <w:ins w:id="3058" w:author="M00006686" w:date="2021-07-30T13:49:10Z">
        <w:del w:id="3059" w:author="M00032937" w:date="2024-06-28T10:27:15Z">
          <w:r>
            <w:rPr/>
            <w:fldChar w:fldCharType="end"/>
          </w:r>
        </w:del>
      </w:ins>
      <w:ins w:id="3060" w:author="M00006686" w:date="2021-07-30T13:49:10Z">
        <w:del w:id="3061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3062" w:author="M00006686" w:date="2021-07-30T13:49:10Z"/>
          <w:del w:id="3063" w:author="M00032937" w:date="2024-06-28T10:27:15Z"/>
        </w:rPr>
      </w:pPr>
      <w:ins w:id="3064" w:author="M00006686" w:date="2021-07-30T13:49:10Z">
        <w:del w:id="3065" w:author="M00032937" w:date="2024-06-28T10:27:15Z">
          <w:r>
            <w:rPr>
              <w:rFonts w:ascii="Times New Roman"/>
            </w:rPr>
            <w:fldChar w:fldCharType="begin"/>
          </w:r>
        </w:del>
      </w:ins>
      <w:ins w:id="3066" w:author="M00006686" w:date="2021-07-30T13:49:10Z">
        <w:del w:id="3067" w:author="M00032937" w:date="2024-06-28T10:27:15Z">
          <w:r>
            <w:rPr>
              <w:rFonts w:ascii="Times New Roman"/>
            </w:rPr>
            <w:delInstrText xml:space="preserve"> HYPERLINK \l _Toc13097 </w:delInstrText>
          </w:r>
        </w:del>
      </w:ins>
      <w:ins w:id="3068" w:author="M00006686" w:date="2021-07-30T13:49:10Z">
        <w:del w:id="3069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070" w:author="M00006686" w:date="2021-07-30T13:49:10Z">
        <w:del w:id="3071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1.15 </w:delText>
          </w:r>
        </w:del>
      </w:ins>
      <w:ins w:id="3072" w:author="M00006686" w:date="2021-07-30T13:49:10Z">
        <w:del w:id="3073" w:author="M00032937" w:date="2024-06-28T10:27:15Z">
          <w:r>
            <w:rPr>
              <w:rFonts w:hint="eastAsia"/>
            </w:rPr>
            <w:delText>灯光</w:delText>
          </w:r>
        </w:del>
      </w:ins>
      <w:ins w:id="3074" w:author="M00006686" w:date="2021-07-30T13:49:10Z">
        <w:del w:id="3075" w:author="M00032937" w:date="2024-06-28T10:27:15Z">
          <w:r>
            <w:rPr/>
            <w:tab/>
          </w:r>
        </w:del>
      </w:ins>
      <w:ins w:id="3076" w:author="M00006686" w:date="2021-07-30T13:49:10Z">
        <w:del w:id="3077" w:author="M00032937" w:date="2024-06-28T10:27:15Z">
          <w:r>
            <w:rPr/>
            <w:fldChar w:fldCharType="begin"/>
          </w:r>
        </w:del>
      </w:ins>
      <w:ins w:id="3078" w:author="M00006686" w:date="2021-07-30T13:49:10Z">
        <w:del w:id="3079" w:author="M00032937" w:date="2024-06-28T10:27:15Z">
          <w:r>
            <w:rPr/>
            <w:delInstrText xml:space="preserve"> PAGEREF _Toc13097 \h </w:delInstrText>
          </w:r>
        </w:del>
      </w:ins>
      <w:ins w:id="3080" w:author="M00006686" w:date="2021-07-30T13:49:10Z">
        <w:del w:id="3081" w:author="M00032937" w:date="2024-06-28T10:27:15Z">
          <w:r>
            <w:rPr/>
            <w:fldChar w:fldCharType="separate"/>
          </w:r>
        </w:del>
      </w:ins>
      <w:ins w:id="3082" w:author="M00006686" w:date="2021-07-30T13:49:00Z">
        <w:del w:id="3083" w:author="M00032937" w:date="2024-06-28T10:27:15Z">
          <w:r>
            <w:rPr/>
            <w:delText>6</w:delText>
          </w:r>
        </w:del>
      </w:ins>
      <w:ins w:id="3084" w:author="M00006686" w:date="2021-07-30T13:49:10Z">
        <w:del w:id="3085" w:author="M00032937" w:date="2024-06-28T10:27:15Z">
          <w:r>
            <w:rPr/>
            <w:fldChar w:fldCharType="end"/>
          </w:r>
        </w:del>
      </w:ins>
      <w:ins w:id="3086" w:author="M00006686" w:date="2021-07-30T13:49:10Z">
        <w:del w:id="308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59"/>
        <w:tabs>
          <w:tab w:val="right" w:leader="dot" w:pos="9864"/>
          <w:tab w:val="clear" w:pos="420"/>
          <w:tab w:val="clear" w:pos="9853"/>
        </w:tabs>
        <w:rPr>
          <w:ins w:id="3088" w:author="M00006686" w:date="2021-07-30T13:49:10Z"/>
          <w:del w:id="3089" w:author="M00032937" w:date="2024-06-28T10:27:15Z"/>
        </w:rPr>
      </w:pPr>
      <w:ins w:id="3090" w:author="M00006686" w:date="2021-07-30T13:49:10Z">
        <w:del w:id="3091" w:author="M00032937" w:date="2024-06-28T10:27:15Z">
          <w:r>
            <w:rPr>
              <w:rFonts w:ascii="Times New Roman"/>
            </w:rPr>
            <w:fldChar w:fldCharType="begin"/>
          </w:r>
        </w:del>
      </w:ins>
      <w:ins w:id="3092" w:author="M00006686" w:date="2021-07-30T13:49:10Z">
        <w:del w:id="3093" w:author="M00032937" w:date="2024-06-28T10:27:15Z">
          <w:r>
            <w:rPr>
              <w:rFonts w:ascii="Times New Roman"/>
            </w:rPr>
            <w:delInstrText xml:space="preserve"> HYPERLINK \l _Toc20575 </w:delInstrText>
          </w:r>
        </w:del>
      </w:ins>
      <w:ins w:id="3094" w:author="M00006686" w:date="2021-07-30T13:49:10Z">
        <w:del w:id="309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096" w:author="M00006686" w:date="2021-07-30T13:49:10Z">
        <w:del w:id="3097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2 </w:delText>
          </w:r>
        </w:del>
      </w:ins>
      <w:ins w:id="3098" w:author="M00006686" w:date="2021-07-30T13:49:10Z">
        <w:del w:id="3099" w:author="M00032937" w:date="2024-06-28T10:27:15Z">
          <w:r>
            <w:rPr>
              <w:rFonts w:hint="eastAsia"/>
            </w:rPr>
            <w:delText>产品概述</w:delText>
          </w:r>
        </w:del>
      </w:ins>
      <w:ins w:id="3100" w:author="M00006686" w:date="2021-07-30T13:49:10Z">
        <w:del w:id="3101" w:author="M00032937" w:date="2024-06-28T10:27:15Z">
          <w:r>
            <w:rPr/>
            <w:tab/>
          </w:r>
        </w:del>
      </w:ins>
      <w:ins w:id="3102" w:author="M00006686" w:date="2021-07-30T13:49:10Z">
        <w:del w:id="3103" w:author="M00032937" w:date="2024-06-28T10:27:15Z">
          <w:r>
            <w:rPr/>
            <w:fldChar w:fldCharType="begin"/>
          </w:r>
        </w:del>
      </w:ins>
      <w:ins w:id="3104" w:author="M00006686" w:date="2021-07-30T13:49:10Z">
        <w:del w:id="3105" w:author="M00032937" w:date="2024-06-28T10:27:15Z">
          <w:r>
            <w:rPr/>
            <w:delInstrText xml:space="preserve"> PAGEREF _Toc20575 \h </w:delInstrText>
          </w:r>
        </w:del>
      </w:ins>
      <w:ins w:id="3106" w:author="M00006686" w:date="2021-07-30T13:49:10Z">
        <w:del w:id="3107" w:author="M00032937" w:date="2024-06-28T10:27:15Z">
          <w:r>
            <w:rPr/>
            <w:fldChar w:fldCharType="separate"/>
          </w:r>
        </w:del>
      </w:ins>
      <w:ins w:id="3108" w:author="M00006686" w:date="2021-07-30T13:49:00Z">
        <w:del w:id="3109" w:author="M00032937" w:date="2024-06-28T10:27:15Z">
          <w:r>
            <w:rPr/>
            <w:delText>6</w:delText>
          </w:r>
        </w:del>
      </w:ins>
      <w:ins w:id="3110" w:author="M00006686" w:date="2021-07-30T13:49:10Z">
        <w:del w:id="3111" w:author="M00032937" w:date="2024-06-28T10:27:15Z">
          <w:r>
            <w:rPr/>
            <w:fldChar w:fldCharType="end"/>
          </w:r>
        </w:del>
      </w:ins>
      <w:ins w:id="3112" w:author="M00006686" w:date="2021-07-30T13:49:10Z">
        <w:del w:id="311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3114" w:author="M00006686" w:date="2021-07-30T13:49:10Z"/>
          <w:del w:id="3115" w:author="M00032937" w:date="2024-06-28T10:27:15Z"/>
        </w:rPr>
      </w:pPr>
      <w:ins w:id="3116" w:author="M00006686" w:date="2021-07-30T13:49:10Z">
        <w:del w:id="3117" w:author="M00032937" w:date="2024-06-28T10:27:15Z">
          <w:r>
            <w:rPr>
              <w:rFonts w:ascii="Times New Roman"/>
            </w:rPr>
            <w:fldChar w:fldCharType="begin"/>
          </w:r>
        </w:del>
      </w:ins>
      <w:ins w:id="3118" w:author="M00006686" w:date="2021-07-30T13:49:10Z">
        <w:del w:id="3119" w:author="M00032937" w:date="2024-06-28T10:27:15Z">
          <w:r>
            <w:rPr>
              <w:rFonts w:ascii="Times New Roman"/>
            </w:rPr>
            <w:delInstrText xml:space="preserve"> HYPERLINK \l _Toc31239 </w:delInstrText>
          </w:r>
        </w:del>
      </w:ins>
      <w:ins w:id="3120" w:author="M00006686" w:date="2021-07-30T13:49:10Z">
        <w:del w:id="312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122" w:author="M00006686" w:date="2021-07-30T13:49:10Z">
        <w:del w:id="3123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2.1 </w:delText>
          </w:r>
        </w:del>
      </w:ins>
      <w:ins w:id="3124" w:author="M00006686" w:date="2021-07-30T13:49:10Z">
        <w:del w:id="3125" w:author="M00032937" w:date="2024-06-28T10:27:15Z">
          <w:r>
            <w:rPr>
              <w:rFonts w:hint="eastAsia"/>
            </w:rPr>
            <w:delText>电气组成图：</w:delText>
          </w:r>
        </w:del>
      </w:ins>
      <w:ins w:id="3126" w:author="M00006686" w:date="2021-07-30T13:49:10Z">
        <w:del w:id="3127" w:author="M00032937" w:date="2024-06-28T10:27:15Z">
          <w:r>
            <w:rPr/>
            <w:tab/>
          </w:r>
        </w:del>
      </w:ins>
      <w:ins w:id="3128" w:author="M00006686" w:date="2021-07-30T13:49:10Z">
        <w:del w:id="3129" w:author="M00032937" w:date="2024-06-28T10:27:15Z">
          <w:r>
            <w:rPr/>
            <w:fldChar w:fldCharType="begin"/>
          </w:r>
        </w:del>
      </w:ins>
      <w:ins w:id="3130" w:author="M00006686" w:date="2021-07-30T13:49:10Z">
        <w:del w:id="3131" w:author="M00032937" w:date="2024-06-28T10:27:15Z">
          <w:r>
            <w:rPr/>
            <w:delInstrText xml:space="preserve"> PAGEREF _Toc31239 \h </w:delInstrText>
          </w:r>
        </w:del>
      </w:ins>
      <w:ins w:id="3132" w:author="M00006686" w:date="2021-07-30T13:49:10Z">
        <w:del w:id="3133" w:author="M00032937" w:date="2024-06-28T10:27:15Z">
          <w:r>
            <w:rPr/>
            <w:fldChar w:fldCharType="separate"/>
          </w:r>
        </w:del>
      </w:ins>
      <w:ins w:id="3134" w:author="M00006686" w:date="2021-07-30T13:49:00Z">
        <w:del w:id="3135" w:author="M00032937" w:date="2024-06-28T10:27:15Z">
          <w:r>
            <w:rPr/>
            <w:delText>7</w:delText>
          </w:r>
        </w:del>
      </w:ins>
      <w:ins w:id="3136" w:author="M00006686" w:date="2021-07-30T13:49:10Z">
        <w:del w:id="3137" w:author="M00032937" w:date="2024-06-28T10:27:15Z">
          <w:r>
            <w:rPr/>
            <w:fldChar w:fldCharType="end"/>
          </w:r>
        </w:del>
      </w:ins>
      <w:ins w:id="3138" w:author="M00006686" w:date="2021-07-30T13:49:10Z">
        <w:del w:id="313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3140" w:author="M00006686" w:date="2021-07-30T13:49:10Z"/>
          <w:del w:id="3141" w:author="M00032937" w:date="2024-06-28T10:27:15Z"/>
        </w:rPr>
      </w:pPr>
      <w:ins w:id="3142" w:author="M00006686" w:date="2021-07-30T13:49:10Z">
        <w:del w:id="3143" w:author="M00032937" w:date="2024-06-28T10:27:15Z">
          <w:r>
            <w:rPr>
              <w:rFonts w:ascii="Times New Roman"/>
            </w:rPr>
            <w:fldChar w:fldCharType="begin"/>
          </w:r>
        </w:del>
      </w:ins>
      <w:ins w:id="3144" w:author="M00006686" w:date="2021-07-30T13:49:10Z">
        <w:del w:id="3145" w:author="M00032937" w:date="2024-06-28T10:27:15Z">
          <w:r>
            <w:rPr>
              <w:rFonts w:ascii="Times New Roman"/>
            </w:rPr>
            <w:delInstrText xml:space="preserve"> HYPERLINK \l _Toc31906 </w:delInstrText>
          </w:r>
        </w:del>
      </w:ins>
      <w:ins w:id="3146" w:author="M00006686" w:date="2021-07-30T13:49:10Z">
        <w:del w:id="314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148" w:author="M00006686" w:date="2021-07-30T13:49:10Z">
        <w:del w:id="3149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2.2 </w:delText>
          </w:r>
        </w:del>
      </w:ins>
      <w:ins w:id="3150" w:author="M00006686" w:date="2021-07-30T13:49:10Z">
        <w:del w:id="3151" w:author="M00032937" w:date="2024-06-28T10:27:15Z">
          <w:r>
            <w:rPr>
              <w:rFonts w:hint="eastAsia"/>
            </w:rPr>
            <w:delText>水路框图</w:delText>
          </w:r>
        </w:del>
      </w:ins>
      <w:ins w:id="3152" w:author="M00006686" w:date="2021-07-30T13:49:10Z">
        <w:del w:id="3153" w:author="M00032937" w:date="2024-06-28T10:27:15Z">
          <w:r>
            <w:rPr/>
            <w:tab/>
          </w:r>
        </w:del>
      </w:ins>
      <w:ins w:id="3154" w:author="M00006686" w:date="2021-07-30T13:49:10Z">
        <w:del w:id="3155" w:author="M00032937" w:date="2024-06-28T10:27:15Z">
          <w:r>
            <w:rPr/>
            <w:fldChar w:fldCharType="begin"/>
          </w:r>
        </w:del>
      </w:ins>
      <w:ins w:id="3156" w:author="M00006686" w:date="2021-07-30T13:49:10Z">
        <w:del w:id="3157" w:author="M00032937" w:date="2024-06-28T10:27:15Z">
          <w:r>
            <w:rPr/>
            <w:delInstrText xml:space="preserve"> PAGEREF _Toc31906 \h </w:delInstrText>
          </w:r>
        </w:del>
      </w:ins>
      <w:ins w:id="3158" w:author="M00006686" w:date="2021-07-30T13:49:10Z">
        <w:del w:id="3159" w:author="M00032937" w:date="2024-06-28T10:27:15Z">
          <w:r>
            <w:rPr/>
            <w:fldChar w:fldCharType="separate"/>
          </w:r>
        </w:del>
      </w:ins>
      <w:ins w:id="3160" w:author="M00006686" w:date="2021-07-30T13:49:00Z">
        <w:del w:id="3161" w:author="M00032937" w:date="2024-06-28T10:27:15Z">
          <w:r>
            <w:rPr/>
            <w:delText>7</w:delText>
          </w:r>
        </w:del>
      </w:ins>
      <w:ins w:id="3162" w:author="M00006686" w:date="2021-07-30T13:49:10Z">
        <w:del w:id="3163" w:author="M00032937" w:date="2024-06-28T10:27:15Z">
          <w:r>
            <w:rPr/>
            <w:fldChar w:fldCharType="end"/>
          </w:r>
        </w:del>
      </w:ins>
      <w:ins w:id="3164" w:author="M00006686" w:date="2021-07-30T13:49:10Z">
        <w:del w:id="316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59"/>
        <w:tabs>
          <w:tab w:val="right" w:leader="dot" w:pos="9864"/>
          <w:tab w:val="clear" w:pos="420"/>
          <w:tab w:val="clear" w:pos="9853"/>
        </w:tabs>
        <w:rPr>
          <w:ins w:id="3166" w:author="M00006686" w:date="2021-07-30T13:49:10Z"/>
          <w:del w:id="3167" w:author="M00032937" w:date="2024-06-28T10:27:15Z"/>
        </w:rPr>
      </w:pPr>
      <w:ins w:id="3168" w:author="M00006686" w:date="2021-07-30T13:49:10Z">
        <w:del w:id="3169" w:author="M00032937" w:date="2024-06-28T10:27:15Z">
          <w:r>
            <w:rPr>
              <w:rFonts w:ascii="Times New Roman"/>
            </w:rPr>
            <w:fldChar w:fldCharType="begin"/>
          </w:r>
        </w:del>
      </w:ins>
      <w:ins w:id="3170" w:author="M00006686" w:date="2021-07-30T13:49:10Z">
        <w:del w:id="3171" w:author="M00032937" w:date="2024-06-28T10:27:15Z">
          <w:r>
            <w:rPr>
              <w:rFonts w:ascii="Times New Roman"/>
            </w:rPr>
            <w:delInstrText xml:space="preserve"> HYPERLINK \l _Toc11212 </w:delInstrText>
          </w:r>
        </w:del>
      </w:ins>
      <w:ins w:id="3172" w:author="M00006686" w:date="2021-07-30T13:49:10Z">
        <w:del w:id="317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174" w:author="M00006686" w:date="2021-07-30T13:49:10Z">
        <w:del w:id="3175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3 </w:delText>
          </w:r>
        </w:del>
      </w:ins>
      <w:ins w:id="3176" w:author="M00006686" w:date="2021-07-30T13:49:10Z">
        <w:del w:id="3177" w:author="M00032937" w:date="2024-06-28T10:27:15Z">
          <w:r>
            <w:rPr>
              <w:rFonts w:hint="eastAsia"/>
            </w:rPr>
            <w:delText>外观尺寸</w:delText>
          </w:r>
        </w:del>
      </w:ins>
      <w:ins w:id="3178" w:author="M00006686" w:date="2021-07-30T13:49:10Z">
        <w:del w:id="3179" w:author="M00032937" w:date="2024-06-28T10:27:15Z">
          <w:r>
            <w:rPr/>
            <w:tab/>
          </w:r>
        </w:del>
      </w:ins>
      <w:ins w:id="3180" w:author="M00006686" w:date="2021-07-30T13:49:10Z">
        <w:del w:id="3181" w:author="M00032937" w:date="2024-06-28T10:27:15Z">
          <w:r>
            <w:rPr/>
            <w:fldChar w:fldCharType="begin"/>
          </w:r>
        </w:del>
      </w:ins>
      <w:ins w:id="3182" w:author="M00006686" w:date="2021-07-30T13:49:10Z">
        <w:del w:id="3183" w:author="M00032937" w:date="2024-06-28T10:27:15Z">
          <w:r>
            <w:rPr/>
            <w:delInstrText xml:space="preserve"> PAGEREF _Toc11212 \h </w:delInstrText>
          </w:r>
        </w:del>
      </w:ins>
      <w:ins w:id="3184" w:author="M00006686" w:date="2021-07-30T13:49:10Z">
        <w:del w:id="3185" w:author="M00032937" w:date="2024-06-28T10:27:15Z">
          <w:r>
            <w:rPr/>
            <w:fldChar w:fldCharType="separate"/>
          </w:r>
        </w:del>
      </w:ins>
      <w:ins w:id="3186" w:author="M00006686" w:date="2021-07-30T13:49:00Z">
        <w:del w:id="3187" w:author="M00032937" w:date="2024-06-28T10:27:15Z">
          <w:r>
            <w:rPr/>
            <w:delText>8</w:delText>
          </w:r>
        </w:del>
      </w:ins>
      <w:ins w:id="3188" w:author="M00006686" w:date="2021-07-30T13:49:10Z">
        <w:del w:id="3189" w:author="M00032937" w:date="2024-06-28T10:27:15Z">
          <w:r>
            <w:rPr/>
            <w:fldChar w:fldCharType="end"/>
          </w:r>
        </w:del>
      </w:ins>
      <w:ins w:id="3190" w:author="M00006686" w:date="2021-07-30T13:49:10Z">
        <w:del w:id="3191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3192" w:author="M00006686" w:date="2021-07-30T13:49:10Z"/>
          <w:del w:id="3193" w:author="M00032937" w:date="2024-06-28T10:27:15Z"/>
        </w:rPr>
      </w:pPr>
      <w:ins w:id="3194" w:author="M00006686" w:date="2021-07-30T13:49:10Z">
        <w:del w:id="3195" w:author="M00032937" w:date="2024-06-28T10:27:15Z">
          <w:r>
            <w:rPr>
              <w:rFonts w:ascii="Times New Roman"/>
            </w:rPr>
            <w:fldChar w:fldCharType="begin"/>
          </w:r>
        </w:del>
      </w:ins>
      <w:ins w:id="3196" w:author="M00006686" w:date="2021-07-30T13:49:10Z">
        <w:del w:id="3197" w:author="M00032937" w:date="2024-06-28T10:27:15Z">
          <w:r>
            <w:rPr>
              <w:rFonts w:ascii="Times New Roman"/>
            </w:rPr>
            <w:delInstrText xml:space="preserve"> HYPERLINK \l _Toc6222 </w:delInstrText>
          </w:r>
        </w:del>
      </w:ins>
      <w:ins w:id="3198" w:author="M00006686" w:date="2021-07-30T13:49:10Z">
        <w:del w:id="3199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200" w:author="M00006686" w:date="2021-07-30T13:49:10Z">
        <w:del w:id="3201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3.1 </w:delText>
          </w:r>
        </w:del>
      </w:ins>
      <w:ins w:id="3202" w:author="M00006686" w:date="2021-07-30T13:49:10Z">
        <w:del w:id="3203" w:author="M00032937" w:date="2024-06-28T10:27:15Z">
          <w:r>
            <w:rPr>
              <w:rFonts w:hint="eastAsia"/>
            </w:rPr>
            <w:delText>外观效果图：</w:delText>
          </w:r>
        </w:del>
      </w:ins>
      <w:ins w:id="3204" w:author="M00006686" w:date="2021-07-30T13:49:10Z">
        <w:del w:id="3205" w:author="M00032937" w:date="2024-06-28T10:27:15Z">
          <w:r>
            <w:rPr/>
            <w:tab/>
          </w:r>
        </w:del>
      </w:ins>
      <w:ins w:id="3206" w:author="M00006686" w:date="2021-07-30T13:49:10Z">
        <w:del w:id="3207" w:author="M00032937" w:date="2024-06-28T10:27:15Z">
          <w:r>
            <w:rPr/>
            <w:fldChar w:fldCharType="begin"/>
          </w:r>
        </w:del>
      </w:ins>
      <w:ins w:id="3208" w:author="M00006686" w:date="2021-07-30T13:49:10Z">
        <w:del w:id="3209" w:author="M00032937" w:date="2024-06-28T10:27:15Z">
          <w:r>
            <w:rPr/>
            <w:delInstrText xml:space="preserve"> PAGEREF _Toc6222 \h </w:delInstrText>
          </w:r>
        </w:del>
      </w:ins>
      <w:ins w:id="3210" w:author="M00006686" w:date="2021-07-30T13:49:10Z">
        <w:del w:id="3211" w:author="M00032937" w:date="2024-06-28T10:27:15Z">
          <w:r>
            <w:rPr/>
            <w:fldChar w:fldCharType="separate"/>
          </w:r>
        </w:del>
      </w:ins>
      <w:ins w:id="3212" w:author="M00006686" w:date="2021-07-30T13:49:00Z">
        <w:del w:id="3213" w:author="M00032937" w:date="2024-06-28T10:27:15Z">
          <w:r>
            <w:rPr/>
            <w:delText>8</w:delText>
          </w:r>
        </w:del>
      </w:ins>
      <w:ins w:id="3214" w:author="M00006686" w:date="2021-07-30T13:49:10Z">
        <w:del w:id="3215" w:author="M00032937" w:date="2024-06-28T10:27:15Z">
          <w:r>
            <w:rPr/>
            <w:fldChar w:fldCharType="end"/>
          </w:r>
        </w:del>
      </w:ins>
      <w:ins w:id="3216" w:author="M00006686" w:date="2021-07-30T13:49:10Z">
        <w:del w:id="321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3218" w:author="M00006686" w:date="2021-07-30T13:49:10Z"/>
          <w:del w:id="3219" w:author="M00032937" w:date="2024-06-28T10:27:15Z"/>
        </w:rPr>
      </w:pPr>
      <w:ins w:id="3220" w:author="M00006686" w:date="2021-07-30T13:49:10Z">
        <w:del w:id="3221" w:author="M00032937" w:date="2024-06-28T10:27:15Z">
          <w:r>
            <w:rPr>
              <w:rFonts w:ascii="Times New Roman"/>
            </w:rPr>
            <w:fldChar w:fldCharType="begin"/>
          </w:r>
        </w:del>
      </w:ins>
      <w:ins w:id="3222" w:author="M00006686" w:date="2021-07-30T13:49:10Z">
        <w:del w:id="3223" w:author="M00032937" w:date="2024-06-28T10:27:15Z">
          <w:r>
            <w:rPr>
              <w:rFonts w:ascii="Times New Roman"/>
            </w:rPr>
            <w:delInstrText xml:space="preserve"> HYPERLINK \l _Toc18425 </w:delInstrText>
          </w:r>
        </w:del>
      </w:ins>
      <w:ins w:id="3224" w:author="M00006686" w:date="2021-07-30T13:49:10Z">
        <w:del w:id="322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226" w:author="M00006686" w:date="2021-07-30T13:49:10Z">
        <w:del w:id="3227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3.2 </w:delText>
          </w:r>
        </w:del>
      </w:ins>
      <w:ins w:id="3228" w:author="M00006686" w:date="2021-07-30T13:49:10Z">
        <w:del w:id="3229" w:author="M00032937" w:date="2024-06-28T10:27:15Z">
          <w:r>
            <w:rPr>
              <w:rFonts w:hint="eastAsia"/>
            </w:rPr>
            <w:delText>外观尺寸图</w:delText>
          </w:r>
        </w:del>
      </w:ins>
      <w:ins w:id="3230" w:author="M00006686" w:date="2021-07-30T13:49:10Z">
        <w:del w:id="3231" w:author="M00032937" w:date="2024-06-28T10:27:15Z">
          <w:r>
            <w:rPr/>
            <w:tab/>
          </w:r>
        </w:del>
      </w:ins>
      <w:ins w:id="3232" w:author="M00006686" w:date="2021-07-30T13:49:10Z">
        <w:del w:id="3233" w:author="M00032937" w:date="2024-06-28T10:27:15Z">
          <w:r>
            <w:rPr/>
            <w:fldChar w:fldCharType="begin"/>
          </w:r>
        </w:del>
      </w:ins>
      <w:ins w:id="3234" w:author="M00006686" w:date="2021-07-30T13:49:10Z">
        <w:del w:id="3235" w:author="M00032937" w:date="2024-06-28T10:27:15Z">
          <w:r>
            <w:rPr/>
            <w:delInstrText xml:space="preserve"> PAGEREF _Toc18425 \h </w:delInstrText>
          </w:r>
        </w:del>
      </w:ins>
      <w:ins w:id="3236" w:author="M00006686" w:date="2021-07-30T13:49:10Z">
        <w:del w:id="3237" w:author="M00032937" w:date="2024-06-28T10:27:15Z">
          <w:r>
            <w:rPr/>
            <w:fldChar w:fldCharType="separate"/>
          </w:r>
        </w:del>
      </w:ins>
      <w:ins w:id="3238" w:author="M00006686" w:date="2021-07-30T13:49:00Z">
        <w:del w:id="3239" w:author="M00032937" w:date="2024-06-28T10:27:15Z">
          <w:r>
            <w:rPr/>
            <w:delText>8</w:delText>
          </w:r>
        </w:del>
      </w:ins>
      <w:ins w:id="3240" w:author="M00006686" w:date="2021-07-30T13:49:10Z">
        <w:del w:id="3241" w:author="M00032937" w:date="2024-06-28T10:27:15Z">
          <w:r>
            <w:rPr/>
            <w:fldChar w:fldCharType="end"/>
          </w:r>
        </w:del>
      </w:ins>
      <w:ins w:id="3242" w:author="M00006686" w:date="2021-07-30T13:49:10Z">
        <w:del w:id="324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3244" w:author="M00006686" w:date="2021-07-30T13:49:10Z"/>
          <w:del w:id="3245" w:author="M00032937" w:date="2024-06-28T10:27:15Z"/>
        </w:rPr>
      </w:pPr>
      <w:ins w:id="3246" w:author="M00006686" w:date="2021-07-30T13:49:10Z">
        <w:del w:id="3247" w:author="M00032937" w:date="2024-06-28T10:27:15Z">
          <w:r>
            <w:rPr>
              <w:rFonts w:ascii="Times New Roman"/>
            </w:rPr>
            <w:fldChar w:fldCharType="begin"/>
          </w:r>
        </w:del>
      </w:ins>
      <w:ins w:id="3248" w:author="M00006686" w:date="2021-07-30T13:49:10Z">
        <w:del w:id="3249" w:author="M00032937" w:date="2024-06-28T10:27:15Z">
          <w:r>
            <w:rPr>
              <w:rFonts w:ascii="Times New Roman"/>
            </w:rPr>
            <w:delInstrText xml:space="preserve"> HYPERLINK \l _Toc28623 </w:delInstrText>
          </w:r>
        </w:del>
      </w:ins>
      <w:ins w:id="3250" w:author="M00006686" w:date="2021-07-30T13:49:10Z">
        <w:del w:id="325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252" w:author="M00006686" w:date="2021-07-30T13:49:10Z">
        <w:del w:id="3253" w:author="M00032937" w:date="2024-06-28T10:27:15Z">
          <w:r>
            <w:rPr/>
            <w:tab/>
          </w:r>
        </w:del>
      </w:ins>
      <w:ins w:id="3254" w:author="M00006686" w:date="2021-07-30T13:49:10Z">
        <w:del w:id="3255" w:author="M00032937" w:date="2024-06-28T10:27:15Z">
          <w:r>
            <w:rPr/>
            <w:fldChar w:fldCharType="begin"/>
          </w:r>
        </w:del>
      </w:ins>
      <w:ins w:id="3256" w:author="M00006686" w:date="2021-07-30T13:49:10Z">
        <w:del w:id="3257" w:author="M00032937" w:date="2024-06-28T10:27:15Z">
          <w:r>
            <w:rPr/>
            <w:delInstrText xml:space="preserve"> PAGEREF _Toc28623 \h </w:delInstrText>
          </w:r>
        </w:del>
      </w:ins>
      <w:ins w:id="3258" w:author="M00006686" w:date="2021-07-30T13:49:10Z">
        <w:del w:id="3259" w:author="M00032937" w:date="2024-06-28T10:27:15Z">
          <w:r>
            <w:rPr/>
            <w:fldChar w:fldCharType="separate"/>
          </w:r>
        </w:del>
      </w:ins>
      <w:ins w:id="3260" w:author="M00006686" w:date="2021-07-30T13:49:00Z">
        <w:del w:id="3261" w:author="M00032937" w:date="2024-06-28T10:27:15Z">
          <w:r>
            <w:rPr/>
            <w:delText>8</w:delText>
          </w:r>
        </w:del>
      </w:ins>
      <w:ins w:id="3262" w:author="M00006686" w:date="2021-07-30T13:49:10Z">
        <w:del w:id="3263" w:author="M00032937" w:date="2024-06-28T10:27:15Z">
          <w:r>
            <w:rPr/>
            <w:fldChar w:fldCharType="end"/>
          </w:r>
        </w:del>
      </w:ins>
      <w:ins w:id="3264" w:author="M00006686" w:date="2021-07-30T13:49:10Z">
        <w:del w:id="326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3266" w:author="M00006686" w:date="2021-07-30T13:49:10Z"/>
          <w:del w:id="3267" w:author="M00032937" w:date="2024-06-28T10:27:15Z"/>
        </w:rPr>
      </w:pPr>
      <w:ins w:id="3268" w:author="M00006686" w:date="2021-07-30T13:49:10Z">
        <w:del w:id="3269" w:author="M00032937" w:date="2024-06-28T10:27:15Z">
          <w:r>
            <w:rPr>
              <w:rFonts w:ascii="Times New Roman"/>
            </w:rPr>
            <w:fldChar w:fldCharType="begin"/>
          </w:r>
        </w:del>
      </w:ins>
      <w:ins w:id="3270" w:author="M00006686" w:date="2021-07-30T13:49:10Z">
        <w:del w:id="3271" w:author="M00032937" w:date="2024-06-28T10:27:15Z">
          <w:r>
            <w:rPr>
              <w:rFonts w:ascii="Times New Roman"/>
            </w:rPr>
            <w:delInstrText xml:space="preserve"> HYPERLINK \l _Toc20599 </w:delInstrText>
          </w:r>
        </w:del>
      </w:ins>
      <w:ins w:id="3272" w:author="M00006686" w:date="2021-07-30T13:49:10Z">
        <w:del w:id="327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274" w:author="M00006686" w:date="2021-07-30T13:49:10Z">
        <w:del w:id="3275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3.3 </w:delText>
          </w:r>
        </w:del>
      </w:ins>
      <w:ins w:id="3276" w:author="M00006686" w:date="2021-07-30T13:49:10Z">
        <w:del w:id="3277" w:author="M00032937" w:date="2024-06-28T10:27:15Z">
          <w:r>
            <w:rPr>
              <w:rFonts w:hint="eastAsia"/>
            </w:rPr>
            <w:delText>安装尺寸</w:delText>
          </w:r>
        </w:del>
      </w:ins>
      <w:ins w:id="3278" w:author="M00006686" w:date="2021-07-30T13:49:10Z">
        <w:del w:id="3279" w:author="M00032937" w:date="2024-06-28T10:27:15Z">
          <w:r>
            <w:rPr/>
            <w:tab/>
          </w:r>
        </w:del>
      </w:ins>
      <w:ins w:id="3280" w:author="M00006686" w:date="2021-07-30T13:49:10Z">
        <w:del w:id="3281" w:author="M00032937" w:date="2024-06-28T10:27:15Z">
          <w:r>
            <w:rPr/>
            <w:fldChar w:fldCharType="begin"/>
          </w:r>
        </w:del>
      </w:ins>
      <w:ins w:id="3282" w:author="M00006686" w:date="2021-07-30T13:49:10Z">
        <w:del w:id="3283" w:author="M00032937" w:date="2024-06-28T10:27:15Z">
          <w:r>
            <w:rPr/>
            <w:delInstrText xml:space="preserve"> PAGEREF _Toc20599 \h </w:delInstrText>
          </w:r>
        </w:del>
      </w:ins>
      <w:ins w:id="3284" w:author="M00006686" w:date="2021-07-30T13:49:10Z">
        <w:del w:id="3285" w:author="M00032937" w:date="2024-06-28T10:27:15Z">
          <w:r>
            <w:rPr/>
            <w:fldChar w:fldCharType="separate"/>
          </w:r>
        </w:del>
      </w:ins>
      <w:ins w:id="3286" w:author="M00006686" w:date="2021-07-30T13:49:00Z">
        <w:del w:id="3287" w:author="M00032937" w:date="2024-06-28T10:27:15Z">
          <w:r>
            <w:rPr/>
            <w:delText>8</w:delText>
          </w:r>
        </w:del>
      </w:ins>
      <w:ins w:id="3288" w:author="M00006686" w:date="2021-07-30T13:49:10Z">
        <w:del w:id="3289" w:author="M00032937" w:date="2024-06-28T10:27:15Z">
          <w:r>
            <w:rPr/>
            <w:fldChar w:fldCharType="end"/>
          </w:r>
        </w:del>
      </w:ins>
      <w:ins w:id="3290" w:author="M00006686" w:date="2021-07-30T13:49:10Z">
        <w:del w:id="3291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59"/>
        <w:tabs>
          <w:tab w:val="right" w:leader="dot" w:pos="9864"/>
          <w:tab w:val="clear" w:pos="420"/>
          <w:tab w:val="clear" w:pos="9853"/>
        </w:tabs>
        <w:rPr>
          <w:ins w:id="3292" w:author="M00006686" w:date="2021-07-30T13:49:10Z"/>
          <w:del w:id="3293" w:author="M00032937" w:date="2024-06-28T10:27:15Z"/>
        </w:rPr>
      </w:pPr>
      <w:ins w:id="3294" w:author="M00006686" w:date="2021-07-30T13:49:10Z">
        <w:del w:id="3295" w:author="M00032937" w:date="2024-06-28T10:27:15Z">
          <w:r>
            <w:rPr>
              <w:rFonts w:ascii="Times New Roman"/>
            </w:rPr>
            <w:fldChar w:fldCharType="begin"/>
          </w:r>
        </w:del>
      </w:ins>
      <w:ins w:id="3296" w:author="M00006686" w:date="2021-07-30T13:49:10Z">
        <w:del w:id="3297" w:author="M00032937" w:date="2024-06-28T10:27:15Z">
          <w:r>
            <w:rPr>
              <w:rFonts w:ascii="Times New Roman"/>
            </w:rPr>
            <w:delInstrText xml:space="preserve"> HYPERLINK \l _Toc28660 </w:delInstrText>
          </w:r>
        </w:del>
      </w:ins>
      <w:ins w:id="3298" w:author="M00006686" w:date="2021-07-30T13:49:10Z">
        <w:del w:id="3299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300" w:author="M00006686" w:date="2021-07-30T13:49:10Z">
        <w:del w:id="3301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4 </w:delText>
          </w:r>
        </w:del>
      </w:ins>
      <w:ins w:id="3302" w:author="M00006686" w:date="2021-07-30T13:49:10Z">
        <w:del w:id="3303" w:author="M00032937" w:date="2024-06-28T10:27:15Z">
          <w:r>
            <w:rPr>
              <w:rFonts w:hint="eastAsia"/>
            </w:rPr>
            <w:delText>产品规格</w:delText>
          </w:r>
        </w:del>
      </w:ins>
      <w:ins w:id="3304" w:author="M00006686" w:date="2021-07-30T13:49:10Z">
        <w:del w:id="3305" w:author="M00032937" w:date="2024-06-28T10:27:15Z">
          <w:r>
            <w:rPr/>
            <w:tab/>
          </w:r>
        </w:del>
      </w:ins>
      <w:ins w:id="3306" w:author="M00006686" w:date="2021-07-30T13:49:10Z">
        <w:del w:id="3307" w:author="M00032937" w:date="2024-06-28T10:27:15Z">
          <w:r>
            <w:rPr/>
            <w:fldChar w:fldCharType="begin"/>
          </w:r>
        </w:del>
      </w:ins>
      <w:ins w:id="3308" w:author="M00006686" w:date="2021-07-30T13:49:10Z">
        <w:del w:id="3309" w:author="M00032937" w:date="2024-06-28T10:27:15Z">
          <w:r>
            <w:rPr/>
            <w:delInstrText xml:space="preserve"> PAGEREF _Toc28660 \h </w:delInstrText>
          </w:r>
        </w:del>
      </w:ins>
      <w:ins w:id="3310" w:author="M00006686" w:date="2021-07-30T13:49:10Z">
        <w:del w:id="3311" w:author="M00032937" w:date="2024-06-28T10:27:15Z">
          <w:r>
            <w:rPr/>
            <w:fldChar w:fldCharType="separate"/>
          </w:r>
        </w:del>
      </w:ins>
      <w:ins w:id="3312" w:author="M00006686" w:date="2021-07-30T13:49:00Z">
        <w:del w:id="3313" w:author="M00032937" w:date="2024-06-28T10:27:15Z">
          <w:r>
            <w:rPr/>
            <w:delText>9</w:delText>
          </w:r>
        </w:del>
      </w:ins>
      <w:ins w:id="3314" w:author="M00006686" w:date="2021-07-30T13:49:10Z">
        <w:del w:id="3315" w:author="M00032937" w:date="2024-06-28T10:27:15Z">
          <w:r>
            <w:rPr/>
            <w:fldChar w:fldCharType="end"/>
          </w:r>
        </w:del>
      </w:ins>
      <w:ins w:id="3316" w:author="M00006686" w:date="2021-07-30T13:49:10Z">
        <w:del w:id="331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3318" w:author="M00006686" w:date="2021-07-30T13:49:11Z"/>
          <w:del w:id="3319" w:author="M00032937" w:date="2024-06-28T10:27:15Z"/>
        </w:rPr>
      </w:pPr>
      <w:ins w:id="3320" w:author="M00006686" w:date="2021-07-30T13:49:10Z">
        <w:del w:id="3321" w:author="M00032937" w:date="2024-06-28T10:27:15Z">
          <w:r>
            <w:rPr>
              <w:rFonts w:ascii="Times New Roman"/>
            </w:rPr>
            <w:fldChar w:fldCharType="begin"/>
          </w:r>
        </w:del>
      </w:ins>
      <w:ins w:id="3322" w:author="M00006686" w:date="2021-07-30T13:49:10Z">
        <w:del w:id="3323" w:author="M00032937" w:date="2024-06-28T10:27:15Z">
          <w:r>
            <w:rPr>
              <w:rFonts w:ascii="Times New Roman"/>
            </w:rPr>
            <w:delInstrText xml:space="preserve"> HYPERLINK \l _Toc12116 </w:delInstrText>
          </w:r>
        </w:del>
      </w:ins>
      <w:ins w:id="3324" w:author="M00006686" w:date="2021-07-30T13:49:10Z">
        <w:del w:id="332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326" w:author="M00006686" w:date="2021-07-30T13:49:10Z">
        <w:del w:id="3327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4.1 </w:delText>
          </w:r>
        </w:del>
      </w:ins>
      <w:ins w:id="3328" w:author="M00006686" w:date="2021-07-30T13:49:11Z">
        <w:del w:id="3329" w:author="M00032937" w:date="2024-06-28T10:27:15Z">
          <w:r>
            <w:rPr>
              <w:rFonts w:hint="eastAsia"/>
            </w:rPr>
            <w:delText>标准要求</w:delText>
          </w:r>
        </w:del>
      </w:ins>
      <w:ins w:id="3330" w:author="M00006686" w:date="2021-07-30T13:49:11Z">
        <w:del w:id="3331" w:author="M00032937" w:date="2024-06-28T10:27:15Z">
          <w:r>
            <w:rPr/>
            <w:tab/>
          </w:r>
        </w:del>
      </w:ins>
      <w:ins w:id="3332" w:author="M00006686" w:date="2021-07-30T13:49:11Z">
        <w:del w:id="3333" w:author="M00032937" w:date="2024-06-28T10:27:15Z">
          <w:r>
            <w:rPr/>
            <w:fldChar w:fldCharType="begin"/>
          </w:r>
        </w:del>
      </w:ins>
      <w:ins w:id="3334" w:author="M00006686" w:date="2021-07-30T13:49:11Z">
        <w:del w:id="3335" w:author="M00032937" w:date="2024-06-28T10:27:15Z">
          <w:r>
            <w:rPr/>
            <w:delInstrText xml:space="preserve"> PAGEREF _Toc12116 \h </w:delInstrText>
          </w:r>
        </w:del>
      </w:ins>
      <w:ins w:id="3336" w:author="M00006686" w:date="2021-07-30T13:49:11Z">
        <w:del w:id="3337" w:author="M00032937" w:date="2024-06-28T10:27:15Z">
          <w:r>
            <w:rPr/>
            <w:fldChar w:fldCharType="separate"/>
          </w:r>
        </w:del>
      </w:ins>
      <w:ins w:id="3338" w:author="M00006686" w:date="2021-07-30T13:49:00Z">
        <w:del w:id="3339" w:author="M00032937" w:date="2024-06-28T10:27:15Z">
          <w:r>
            <w:rPr/>
            <w:delText>9</w:delText>
          </w:r>
        </w:del>
      </w:ins>
      <w:ins w:id="3340" w:author="M00006686" w:date="2021-07-30T13:49:11Z">
        <w:del w:id="3341" w:author="M00032937" w:date="2024-06-28T10:27:15Z">
          <w:r>
            <w:rPr/>
            <w:fldChar w:fldCharType="end"/>
          </w:r>
        </w:del>
      </w:ins>
      <w:ins w:id="3342" w:author="M00006686" w:date="2021-07-30T13:49:10Z">
        <w:del w:id="334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3344" w:author="M00006686" w:date="2021-07-30T13:49:11Z"/>
          <w:del w:id="3345" w:author="M00032937" w:date="2024-06-28T10:27:15Z"/>
        </w:rPr>
      </w:pPr>
      <w:ins w:id="3346" w:author="M00006686" w:date="2021-07-30T13:49:11Z">
        <w:del w:id="3347" w:author="M00032937" w:date="2024-06-28T10:27:15Z">
          <w:r>
            <w:rPr>
              <w:rFonts w:ascii="Times New Roman"/>
            </w:rPr>
            <w:fldChar w:fldCharType="begin"/>
          </w:r>
        </w:del>
      </w:ins>
      <w:ins w:id="3348" w:author="M00006686" w:date="2021-07-30T13:49:11Z">
        <w:del w:id="3349" w:author="M00032937" w:date="2024-06-28T10:27:15Z">
          <w:r>
            <w:rPr>
              <w:rFonts w:ascii="Times New Roman"/>
            </w:rPr>
            <w:delInstrText xml:space="preserve"> HYPERLINK \l _Toc12572 </w:delInstrText>
          </w:r>
        </w:del>
      </w:ins>
      <w:ins w:id="3350" w:author="M00006686" w:date="2021-07-30T13:49:11Z">
        <w:del w:id="335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352" w:author="M00006686" w:date="2021-07-30T13:49:11Z">
        <w:del w:id="3353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4.1.1 </w:delText>
          </w:r>
        </w:del>
      </w:ins>
      <w:ins w:id="3354" w:author="M00006686" w:date="2021-07-30T13:49:11Z">
        <w:del w:id="3355" w:author="M00032937" w:date="2024-06-28T10:27:15Z">
          <w:r>
            <w:rPr>
              <w:rFonts w:hint="eastAsia"/>
            </w:rPr>
            <w:delText>通用外观要求</w:delText>
          </w:r>
        </w:del>
      </w:ins>
      <w:ins w:id="3356" w:author="M00006686" w:date="2021-07-30T13:49:11Z">
        <w:del w:id="3357" w:author="M00032937" w:date="2024-06-28T10:27:15Z">
          <w:r>
            <w:rPr/>
            <w:tab/>
          </w:r>
        </w:del>
      </w:ins>
      <w:ins w:id="3358" w:author="M00006686" w:date="2021-07-30T13:49:11Z">
        <w:del w:id="3359" w:author="M00032937" w:date="2024-06-28T10:27:15Z">
          <w:r>
            <w:rPr/>
            <w:fldChar w:fldCharType="begin"/>
          </w:r>
        </w:del>
      </w:ins>
      <w:ins w:id="3360" w:author="M00006686" w:date="2021-07-30T13:49:11Z">
        <w:del w:id="3361" w:author="M00032937" w:date="2024-06-28T10:27:15Z">
          <w:r>
            <w:rPr/>
            <w:delInstrText xml:space="preserve"> PAGEREF _Toc12572 \h </w:delInstrText>
          </w:r>
        </w:del>
      </w:ins>
      <w:ins w:id="3362" w:author="M00006686" w:date="2021-07-30T13:49:11Z">
        <w:del w:id="3363" w:author="M00032937" w:date="2024-06-28T10:27:15Z">
          <w:r>
            <w:rPr/>
            <w:fldChar w:fldCharType="separate"/>
          </w:r>
        </w:del>
      </w:ins>
      <w:ins w:id="3364" w:author="M00006686" w:date="2021-07-30T13:49:00Z">
        <w:del w:id="3365" w:author="M00032937" w:date="2024-06-28T10:27:15Z">
          <w:r>
            <w:rPr/>
            <w:delText>9</w:delText>
          </w:r>
        </w:del>
      </w:ins>
      <w:ins w:id="3366" w:author="M00006686" w:date="2021-07-30T13:49:11Z">
        <w:del w:id="3367" w:author="M00032937" w:date="2024-06-28T10:27:15Z">
          <w:r>
            <w:rPr/>
            <w:fldChar w:fldCharType="end"/>
          </w:r>
        </w:del>
      </w:ins>
      <w:ins w:id="3368" w:author="M00006686" w:date="2021-07-30T13:49:11Z">
        <w:del w:id="336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3370" w:author="M00006686" w:date="2021-07-30T13:49:11Z"/>
          <w:del w:id="3371" w:author="M00032937" w:date="2024-06-28T10:27:15Z"/>
        </w:rPr>
      </w:pPr>
      <w:ins w:id="3372" w:author="M00006686" w:date="2021-07-30T13:49:11Z">
        <w:del w:id="3373" w:author="M00032937" w:date="2024-06-28T10:27:15Z">
          <w:r>
            <w:rPr>
              <w:rFonts w:ascii="Times New Roman"/>
            </w:rPr>
            <w:fldChar w:fldCharType="begin"/>
          </w:r>
        </w:del>
      </w:ins>
      <w:ins w:id="3374" w:author="M00006686" w:date="2021-07-30T13:49:11Z">
        <w:del w:id="3375" w:author="M00032937" w:date="2024-06-28T10:27:15Z">
          <w:r>
            <w:rPr>
              <w:rFonts w:ascii="Times New Roman"/>
            </w:rPr>
            <w:delInstrText xml:space="preserve"> HYPERLINK \l _Toc24507 </w:delInstrText>
          </w:r>
        </w:del>
      </w:ins>
      <w:ins w:id="3376" w:author="M00006686" w:date="2021-07-30T13:49:11Z">
        <w:del w:id="337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378" w:author="M00006686" w:date="2021-07-30T13:49:11Z">
        <w:del w:id="3379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4.1.2 </w:delText>
          </w:r>
        </w:del>
      </w:ins>
      <w:ins w:id="3380" w:author="M00006686" w:date="2021-07-30T13:49:11Z">
        <w:del w:id="3381" w:author="M00032937" w:date="2024-06-28T10:27:15Z">
          <w:r>
            <w:rPr>
              <w:rFonts w:hint="eastAsia"/>
            </w:rPr>
            <w:delText>标准要求</w:delText>
          </w:r>
        </w:del>
      </w:ins>
      <w:ins w:id="3382" w:author="M00006686" w:date="2021-07-30T13:49:11Z">
        <w:del w:id="3383" w:author="M00032937" w:date="2024-06-28T10:27:15Z">
          <w:r>
            <w:rPr/>
            <w:tab/>
          </w:r>
        </w:del>
      </w:ins>
      <w:ins w:id="3384" w:author="M00006686" w:date="2021-07-30T13:49:11Z">
        <w:del w:id="3385" w:author="M00032937" w:date="2024-06-28T10:27:15Z">
          <w:r>
            <w:rPr/>
            <w:fldChar w:fldCharType="begin"/>
          </w:r>
        </w:del>
      </w:ins>
      <w:ins w:id="3386" w:author="M00006686" w:date="2021-07-30T13:49:11Z">
        <w:del w:id="3387" w:author="M00032937" w:date="2024-06-28T10:27:15Z">
          <w:r>
            <w:rPr/>
            <w:delInstrText xml:space="preserve"> PAGEREF _Toc24507 \h </w:delInstrText>
          </w:r>
        </w:del>
      </w:ins>
      <w:ins w:id="3388" w:author="M00006686" w:date="2021-07-30T13:49:11Z">
        <w:del w:id="3389" w:author="M00032937" w:date="2024-06-28T10:27:15Z">
          <w:r>
            <w:rPr/>
            <w:fldChar w:fldCharType="separate"/>
          </w:r>
        </w:del>
      </w:ins>
      <w:ins w:id="3390" w:author="M00006686" w:date="2021-07-30T13:49:00Z">
        <w:del w:id="3391" w:author="M00032937" w:date="2024-06-28T10:27:15Z">
          <w:r>
            <w:rPr/>
            <w:delText>9</w:delText>
          </w:r>
        </w:del>
      </w:ins>
      <w:ins w:id="3392" w:author="M00006686" w:date="2021-07-30T13:49:11Z">
        <w:del w:id="3393" w:author="M00032937" w:date="2024-06-28T10:27:15Z">
          <w:r>
            <w:rPr/>
            <w:fldChar w:fldCharType="end"/>
          </w:r>
        </w:del>
      </w:ins>
      <w:ins w:id="3394" w:author="M00006686" w:date="2021-07-30T13:49:11Z">
        <w:del w:id="339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3396" w:author="M00006686" w:date="2021-07-30T13:49:11Z"/>
          <w:del w:id="3397" w:author="M00032937" w:date="2024-06-28T10:27:15Z"/>
        </w:rPr>
      </w:pPr>
      <w:ins w:id="3398" w:author="M00006686" w:date="2021-07-30T13:49:11Z">
        <w:del w:id="3399" w:author="M00032937" w:date="2024-06-28T10:27:15Z">
          <w:r>
            <w:rPr>
              <w:rFonts w:ascii="Times New Roman"/>
            </w:rPr>
            <w:fldChar w:fldCharType="begin"/>
          </w:r>
        </w:del>
      </w:ins>
      <w:ins w:id="3400" w:author="M00006686" w:date="2021-07-30T13:49:11Z">
        <w:del w:id="3401" w:author="M00032937" w:date="2024-06-28T10:27:15Z">
          <w:r>
            <w:rPr>
              <w:rFonts w:ascii="Times New Roman"/>
            </w:rPr>
            <w:delInstrText xml:space="preserve"> HYPERLINK \l _Toc7408 </w:delInstrText>
          </w:r>
        </w:del>
      </w:ins>
      <w:ins w:id="3402" w:author="M00006686" w:date="2021-07-30T13:49:11Z">
        <w:del w:id="340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404" w:author="M00006686" w:date="2021-07-30T13:49:11Z">
        <w:del w:id="3405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4.2 </w:delText>
          </w:r>
        </w:del>
      </w:ins>
      <w:ins w:id="3406" w:author="M00006686" w:date="2021-07-30T13:49:11Z">
        <w:del w:id="3407" w:author="M00032937" w:date="2024-06-28T10:27:15Z">
          <w:r>
            <w:rPr>
              <w:rFonts w:hint="eastAsia"/>
            </w:rPr>
            <w:delText>产品尺寸要求</w:delText>
          </w:r>
        </w:del>
      </w:ins>
      <w:ins w:id="3408" w:author="M00006686" w:date="2021-07-30T13:49:11Z">
        <w:del w:id="3409" w:author="M00032937" w:date="2024-06-28T10:27:15Z">
          <w:r>
            <w:rPr/>
            <w:tab/>
          </w:r>
        </w:del>
      </w:ins>
      <w:ins w:id="3410" w:author="M00006686" w:date="2021-07-30T13:49:11Z">
        <w:del w:id="3411" w:author="M00032937" w:date="2024-06-28T10:27:15Z">
          <w:r>
            <w:rPr/>
            <w:fldChar w:fldCharType="begin"/>
          </w:r>
        </w:del>
      </w:ins>
      <w:ins w:id="3412" w:author="M00006686" w:date="2021-07-30T13:49:11Z">
        <w:del w:id="3413" w:author="M00032937" w:date="2024-06-28T10:27:15Z">
          <w:r>
            <w:rPr/>
            <w:delInstrText xml:space="preserve"> PAGEREF _Toc7408 \h </w:delInstrText>
          </w:r>
        </w:del>
      </w:ins>
      <w:ins w:id="3414" w:author="M00006686" w:date="2021-07-30T13:49:11Z">
        <w:del w:id="3415" w:author="M00032937" w:date="2024-06-28T10:27:15Z">
          <w:r>
            <w:rPr/>
            <w:fldChar w:fldCharType="separate"/>
          </w:r>
        </w:del>
      </w:ins>
      <w:ins w:id="3416" w:author="M00006686" w:date="2021-07-30T13:49:00Z">
        <w:del w:id="3417" w:author="M00032937" w:date="2024-06-28T10:27:15Z">
          <w:r>
            <w:rPr/>
            <w:delText>9</w:delText>
          </w:r>
        </w:del>
      </w:ins>
      <w:ins w:id="3418" w:author="M00006686" w:date="2021-07-30T13:49:11Z">
        <w:del w:id="3419" w:author="M00032937" w:date="2024-06-28T10:27:15Z">
          <w:r>
            <w:rPr/>
            <w:fldChar w:fldCharType="end"/>
          </w:r>
        </w:del>
      </w:ins>
      <w:ins w:id="3420" w:author="M00006686" w:date="2021-07-30T13:49:11Z">
        <w:del w:id="3421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3422" w:author="M00006686" w:date="2021-07-30T13:49:11Z"/>
          <w:del w:id="3423" w:author="M00032937" w:date="2024-06-28T10:27:15Z"/>
        </w:rPr>
      </w:pPr>
      <w:ins w:id="3424" w:author="M00006686" w:date="2021-07-30T13:49:11Z">
        <w:del w:id="3425" w:author="M00032937" w:date="2024-06-28T10:27:15Z">
          <w:r>
            <w:rPr>
              <w:rFonts w:ascii="Times New Roman"/>
            </w:rPr>
            <w:fldChar w:fldCharType="begin"/>
          </w:r>
        </w:del>
      </w:ins>
      <w:ins w:id="3426" w:author="M00006686" w:date="2021-07-30T13:49:11Z">
        <w:del w:id="3427" w:author="M00032937" w:date="2024-06-28T10:27:15Z">
          <w:r>
            <w:rPr>
              <w:rFonts w:ascii="Times New Roman"/>
            </w:rPr>
            <w:delInstrText xml:space="preserve"> HYPERLINK \l _Toc6985 </w:delInstrText>
          </w:r>
        </w:del>
      </w:ins>
      <w:ins w:id="3428" w:author="M00006686" w:date="2021-07-30T13:49:11Z">
        <w:del w:id="3429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430" w:author="M00006686" w:date="2021-07-30T13:49:11Z">
        <w:del w:id="3431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4.3 </w:delText>
          </w:r>
        </w:del>
      </w:ins>
      <w:ins w:id="3432" w:author="M00006686" w:date="2021-07-30T13:49:11Z">
        <w:del w:id="3433" w:author="M00032937" w:date="2024-06-28T10:27:15Z">
          <w:r>
            <w:rPr>
              <w:rFonts w:hint="eastAsia"/>
            </w:rPr>
            <w:delText>电气规格</w:delText>
          </w:r>
        </w:del>
      </w:ins>
      <w:ins w:id="3434" w:author="M00006686" w:date="2021-07-30T13:49:11Z">
        <w:del w:id="3435" w:author="M00032937" w:date="2024-06-28T10:27:15Z">
          <w:r>
            <w:rPr/>
            <w:tab/>
          </w:r>
        </w:del>
      </w:ins>
      <w:ins w:id="3436" w:author="M00006686" w:date="2021-07-30T13:49:11Z">
        <w:del w:id="3437" w:author="M00032937" w:date="2024-06-28T10:27:15Z">
          <w:r>
            <w:rPr/>
            <w:fldChar w:fldCharType="begin"/>
          </w:r>
        </w:del>
      </w:ins>
      <w:ins w:id="3438" w:author="M00006686" w:date="2021-07-30T13:49:11Z">
        <w:del w:id="3439" w:author="M00032937" w:date="2024-06-28T10:27:15Z">
          <w:r>
            <w:rPr/>
            <w:delInstrText xml:space="preserve"> PAGEREF _Toc6985 \h </w:delInstrText>
          </w:r>
        </w:del>
      </w:ins>
      <w:ins w:id="3440" w:author="M00006686" w:date="2021-07-30T13:49:11Z">
        <w:del w:id="3441" w:author="M00032937" w:date="2024-06-28T10:27:15Z">
          <w:r>
            <w:rPr/>
            <w:fldChar w:fldCharType="separate"/>
          </w:r>
        </w:del>
      </w:ins>
      <w:ins w:id="3442" w:author="M00006686" w:date="2021-07-30T13:49:00Z">
        <w:del w:id="3443" w:author="M00032937" w:date="2024-06-28T10:27:15Z">
          <w:r>
            <w:rPr/>
            <w:delText>9</w:delText>
          </w:r>
        </w:del>
      </w:ins>
      <w:ins w:id="3444" w:author="M00006686" w:date="2021-07-30T13:49:11Z">
        <w:del w:id="3445" w:author="M00032937" w:date="2024-06-28T10:27:15Z">
          <w:r>
            <w:rPr/>
            <w:fldChar w:fldCharType="end"/>
          </w:r>
        </w:del>
      </w:ins>
      <w:ins w:id="3446" w:author="M00006686" w:date="2021-07-30T13:49:11Z">
        <w:del w:id="344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3448" w:author="M00006686" w:date="2021-07-30T13:49:11Z"/>
          <w:del w:id="3449" w:author="M00032937" w:date="2024-06-28T10:27:15Z"/>
        </w:rPr>
      </w:pPr>
      <w:ins w:id="3450" w:author="M00006686" w:date="2021-07-30T13:49:11Z">
        <w:del w:id="3451" w:author="M00032937" w:date="2024-06-28T10:27:15Z">
          <w:r>
            <w:rPr>
              <w:rFonts w:ascii="Times New Roman"/>
            </w:rPr>
            <w:fldChar w:fldCharType="begin"/>
          </w:r>
        </w:del>
      </w:ins>
      <w:ins w:id="3452" w:author="M00006686" w:date="2021-07-30T13:49:11Z">
        <w:del w:id="3453" w:author="M00032937" w:date="2024-06-28T10:27:15Z">
          <w:r>
            <w:rPr>
              <w:rFonts w:ascii="Times New Roman"/>
            </w:rPr>
            <w:delInstrText xml:space="preserve"> HYPERLINK \l _Toc2756 </w:delInstrText>
          </w:r>
        </w:del>
      </w:ins>
      <w:ins w:id="3454" w:author="M00006686" w:date="2021-07-30T13:49:11Z">
        <w:del w:id="345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456" w:author="M00006686" w:date="2021-07-30T13:49:11Z">
        <w:del w:id="3457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4.4 </w:delText>
          </w:r>
        </w:del>
      </w:ins>
      <w:ins w:id="3458" w:author="M00006686" w:date="2021-07-30T13:49:11Z">
        <w:del w:id="3459" w:author="M00032937" w:date="2024-06-28T10:27:15Z">
          <w:r>
            <w:rPr>
              <w:rFonts w:hint="eastAsia"/>
            </w:rPr>
            <w:delText>防护等级</w:delText>
          </w:r>
        </w:del>
      </w:ins>
      <w:ins w:id="3460" w:author="M00006686" w:date="2021-07-30T13:49:11Z">
        <w:del w:id="3461" w:author="M00032937" w:date="2024-06-28T10:27:15Z">
          <w:r>
            <w:rPr/>
            <w:tab/>
          </w:r>
        </w:del>
      </w:ins>
      <w:ins w:id="3462" w:author="M00006686" w:date="2021-07-30T13:49:11Z">
        <w:del w:id="3463" w:author="M00032937" w:date="2024-06-28T10:27:15Z">
          <w:r>
            <w:rPr/>
            <w:fldChar w:fldCharType="begin"/>
          </w:r>
        </w:del>
      </w:ins>
      <w:ins w:id="3464" w:author="M00006686" w:date="2021-07-30T13:49:11Z">
        <w:del w:id="3465" w:author="M00032937" w:date="2024-06-28T10:27:15Z">
          <w:r>
            <w:rPr/>
            <w:delInstrText xml:space="preserve"> PAGEREF _Toc2756 \h </w:delInstrText>
          </w:r>
        </w:del>
      </w:ins>
      <w:ins w:id="3466" w:author="M00006686" w:date="2021-07-30T13:49:11Z">
        <w:del w:id="3467" w:author="M00032937" w:date="2024-06-28T10:27:15Z">
          <w:r>
            <w:rPr/>
            <w:fldChar w:fldCharType="separate"/>
          </w:r>
        </w:del>
      </w:ins>
      <w:ins w:id="3468" w:author="M00006686" w:date="2021-07-30T13:49:00Z">
        <w:del w:id="3469" w:author="M00032937" w:date="2024-06-28T10:27:15Z">
          <w:r>
            <w:rPr/>
            <w:delText>9</w:delText>
          </w:r>
        </w:del>
      </w:ins>
      <w:ins w:id="3470" w:author="M00006686" w:date="2021-07-30T13:49:11Z">
        <w:del w:id="3471" w:author="M00032937" w:date="2024-06-28T10:27:15Z">
          <w:r>
            <w:rPr/>
            <w:fldChar w:fldCharType="end"/>
          </w:r>
        </w:del>
      </w:ins>
      <w:ins w:id="3472" w:author="M00006686" w:date="2021-07-30T13:49:11Z">
        <w:del w:id="347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3474" w:author="M00006686" w:date="2021-07-30T13:49:11Z"/>
          <w:del w:id="3475" w:author="M00032937" w:date="2024-06-28T10:27:15Z"/>
        </w:rPr>
      </w:pPr>
      <w:ins w:id="3476" w:author="M00006686" w:date="2021-07-30T13:49:11Z">
        <w:del w:id="3477" w:author="M00032937" w:date="2024-06-28T10:27:15Z">
          <w:r>
            <w:rPr>
              <w:rFonts w:ascii="Times New Roman"/>
            </w:rPr>
            <w:fldChar w:fldCharType="begin"/>
          </w:r>
        </w:del>
      </w:ins>
      <w:ins w:id="3478" w:author="M00006686" w:date="2021-07-30T13:49:11Z">
        <w:del w:id="3479" w:author="M00032937" w:date="2024-06-28T10:27:15Z">
          <w:r>
            <w:rPr>
              <w:rFonts w:ascii="Times New Roman"/>
            </w:rPr>
            <w:delInstrText xml:space="preserve"> HYPERLINK \l _Toc5998 </w:delInstrText>
          </w:r>
        </w:del>
      </w:ins>
      <w:ins w:id="3480" w:author="M00006686" w:date="2021-07-30T13:49:11Z">
        <w:del w:id="348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482" w:author="M00006686" w:date="2021-07-30T13:49:11Z">
        <w:del w:id="3483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4.5 </w:delText>
          </w:r>
        </w:del>
      </w:ins>
      <w:ins w:id="3484" w:author="M00006686" w:date="2021-07-30T13:49:11Z">
        <w:del w:id="3485" w:author="M00032937" w:date="2024-06-28T10:27:15Z">
          <w:r>
            <w:rPr>
              <w:rFonts w:hint="eastAsia"/>
            </w:rPr>
            <w:delText>环境</w:delText>
          </w:r>
        </w:del>
      </w:ins>
      <w:ins w:id="3486" w:author="M00006686" w:date="2021-07-30T13:49:11Z">
        <w:del w:id="3487" w:author="M00032937" w:date="2024-06-28T10:27:15Z">
          <w:r>
            <w:rPr/>
            <w:tab/>
          </w:r>
        </w:del>
      </w:ins>
      <w:ins w:id="3488" w:author="M00006686" w:date="2021-07-30T13:49:11Z">
        <w:del w:id="3489" w:author="M00032937" w:date="2024-06-28T10:27:15Z">
          <w:r>
            <w:rPr/>
            <w:fldChar w:fldCharType="begin"/>
          </w:r>
        </w:del>
      </w:ins>
      <w:ins w:id="3490" w:author="M00006686" w:date="2021-07-30T13:49:11Z">
        <w:del w:id="3491" w:author="M00032937" w:date="2024-06-28T10:27:15Z">
          <w:r>
            <w:rPr/>
            <w:delInstrText xml:space="preserve"> PAGEREF _Toc5998 \h </w:delInstrText>
          </w:r>
        </w:del>
      </w:ins>
      <w:ins w:id="3492" w:author="M00006686" w:date="2021-07-30T13:49:11Z">
        <w:del w:id="3493" w:author="M00032937" w:date="2024-06-28T10:27:15Z">
          <w:r>
            <w:rPr/>
            <w:fldChar w:fldCharType="separate"/>
          </w:r>
        </w:del>
      </w:ins>
      <w:ins w:id="3494" w:author="M00006686" w:date="2021-07-30T13:49:00Z">
        <w:del w:id="3495" w:author="M00032937" w:date="2024-06-28T10:27:15Z">
          <w:r>
            <w:rPr/>
            <w:delText>9</w:delText>
          </w:r>
        </w:del>
      </w:ins>
      <w:ins w:id="3496" w:author="M00006686" w:date="2021-07-30T13:49:11Z">
        <w:del w:id="3497" w:author="M00032937" w:date="2024-06-28T10:27:15Z">
          <w:r>
            <w:rPr/>
            <w:fldChar w:fldCharType="end"/>
          </w:r>
        </w:del>
      </w:ins>
      <w:ins w:id="3498" w:author="M00006686" w:date="2021-07-30T13:49:11Z">
        <w:del w:id="349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3500" w:author="M00006686" w:date="2021-07-30T13:49:11Z"/>
          <w:del w:id="3501" w:author="M00032937" w:date="2024-06-28T10:27:15Z"/>
        </w:rPr>
      </w:pPr>
      <w:ins w:id="3502" w:author="M00006686" w:date="2021-07-30T13:49:11Z">
        <w:del w:id="3503" w:author="M00032937" w:date="2024-06-28T10:27:15Z">
          <w:r>
            <w:rPr>
              <w:rFonts w:ascii="Times New Roman"/>
            </w:rPr>
            <w:fldChar w:fldCharType="begin"/>
          </w:r>
        </w:del>
      </w:ins>
      <w:ins w:id="3504" w:author="M00006686" w:date="2021-07-30T13:49:11Z">
        <w:del w:id="3505" w:author="M00032937" w:date="2024-06-28T10:27:15Z">
          <w:r>
            <w:rPr>
              <w:rFonts w:ascii="Times New Roman"/>
            </w:rPr>
            <w:delInstrText xml:space="preserve"> HYPERLINK \l _Toc20495 </w:delInstrText>
          </w:r>
        </w:del>
      </w:ins>
      <w:ins w:id="3506" w:author="M00006686" w:date="2021-07-30T13:49:11Z">
        <w:del w:id="350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508" w:author="M00006686" w:date="2021-07-30T13:49:11Z">
        <w:del w:id="3509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4.6 </w:delText>
          </w:r>
        </w:del>
      </w:ins>
      <w:ins w:id="3510" w:author="M00006686" w:date="2021-07-30T13:49:11Z">
        <w:del w:id="3511" w:author="M00032937" w:date="2024-06-28T10:27:15Z">
          <w:r>
            <w:rPr>
              <w:rFonts w:hint="eastAsia"/>
            </w:rPr>
            <w:delText>用户界面</w:delText>
          </w:r>
        </w:del>
      </w:ins>
      <w:ins w:id="3512" w:author="M00006686" w:date="2021-07-30T13:49:11Z">
        <w:del w:id="3513" w:author="M00032937" w:date="2024-06-28T10:27:15Z">
          <w:r>
            <w:rPr/>
            <w:tab/>
          </w:r>
        </w:del>
      </w:ins>
      <w:ins w:id="3514" w:author="M00006686" w:date="2021-07-30T13:49:11Z">
        <w:del w:id="3515" w:author="M00032937" w:date="2024-06-28T10:27:15Z">
          <w:r>
            <w:rPr/>
            <w:fldChar w:fldCharType="begin"/>
          </w:r>
        </w:del>
      </w:ins>
      <w:ins w:id="3516" w:author="M00006686" w:date="2021-07-30T13:49:11Z">
        <w:del w:id="3517" w:author="M00032937" w:date="2024-06-28T10:27:15Z">
          <w:r>
            <w:rPr/>
            <w:delInstrText xml:space="preserve"> PAGEREF _Toc20495 \h </w:delInstrText>
          </w:r>
        </w:del>
      </w:ins>
      <w:ins w:id="3518" w:author="M00006686" w:date="2021-07-30T13:49:11Z">
        <w:del w:id="3519" w:author="M00032937" w:date="2024-06-28T10:27:15Z">
          <w:r>
            <w:rPr/>
            <w:fldChar w:fldCharType="separate"/>
          </w:r>
        </w:del>
      </w:ins>
      <w:ins w:id="3520" w:author="M00006686" w:date="2021-07-30T13:49:00Z">
        <w:del w:id="3521" w:author="M00032937" w:date="2024-06-28T10:27:15Z">
          <w:r>
            <w:rPr/>
            <w:delText>9</w:delText>
          </w:r>
        </w:del>
      </w:ins>
      <w:ins w:id="3522" w:author="M00006686" w:date="2021-07-30T13:49:11Z">
        <w:del w:id="3523" w:author="M00032937" w:date="2024-06-28T10:27:15Z">
          <w:r>
            <w:rPr/>
            <w:fldChar w:fldCharType="end"/>
          </w:r>
        </w:del>
      </w:ins>
      <w:ins w:id="3524" w:author="M00006686" w:date="2021-07-30T13:49:11Z">
        <w:del w:id="352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3526" w:author="M00006686" w:date="2021-07-30T13:49:11Z"/>
          <w:del w:id="3527" w:author="M00032937" w:date="2024-06-28T10:27:15Z"/>
        </w:rPr>
      </w:pPr>
      <w:ins w:id="3528" w:author="M00006686" w:date="2021-07-30T13:49:11Z">
        <w:del w:id="3529" w:author="M00032937" w:date="2024-06-28T10:27:15Z">
          <w:r>
            <w:rPr>
              <w:rFonts w:ascii="Times New Roman"/>
            </w:rPr>
            <w:fldChar w:fldCharType="begin"/>
          </w:r>
        </w:del>
      </w:ins>
      <w:ins w:id="3530" w:author="M00006686" w:date="2021-07-30T13:49:11Z">
        <w:del w:id="3531" w:author="M00032937" w:date="2024-06-28T10:27:15Z">
          <w:r>
            <w:rPr>
              <w:rFonts w:ascii="Times New Roman"/>
            </w:rPr>
            <w:delInstrText xml:space="preserve"> HYPERLINK \l _Toc31360 </w:delInstrText>
          </w:r>
        </w:del>
      </w:ins>
      <w:ins w:id="3532" w:author="M00006686" w:date="2021-07-30T13:49:11Z">
        <w:del w:id="353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534" w:author="M00006686" w:date="2021-07-30T13:49:11Z">
        <w:del w:id="3535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4.6.1 </w:delText>
          </w:r>
        </w:del>
      </w:ins>
      <w:ins w:id="3536" w:author="M00006686" w:date="2021-07-30T13:49:11Z">
        <w:del w:id="3537" w:author="M00032937" w:date="2024-06-28T10:27:15Z">
          <w:r>
            <w:rPr>
              <w:rFonts w:hint="eastAsia"/>
            </w:rPr>
            <w:delText>外观</w:delText>
          </w:r>
        </w:del>
      </w:ins>
      <w:ins w:id="3538" w:author="M00006686" w:date="2021-07-30T13:49:11Z">
        <w:del w:id="3539" w:author="M00032937" w:date="2024-06-28T10:27:15Z">
          <w:r>
            <w:rPr/>
            <w:tab/>
          </w:r>
        </w:del>
      </w:ins>
      <w:ins w:id="3540" w:author="M00006686" w:date="2021-07-30T13:49:11Z">
        <w:del w:id="3541" w:author="M00032937" w:date="2024-06-28T10:27:15Z">
          <w:r>
            <w:rPr/>
            <w:fldChar w:fldCharType="begin"/>
          </w:r>
        </w:del>
      </w:ins>
      <w:ins w:id="3542" w:author="M00006686" w:date="2021-07-30T13:49:11Z">
        <w:del w:id="3543" w:author="M00032937" w:date="2024-06-28T10:27:15Z">
          <w:r>
            <w:rPr/>
            <w:delInstrText xml:space="preserve"> PAGEREF _Toc31360 \h </w:delInstrText>
          </w:r>
        </w:del>
      </w:ins>
      <w:ins w:id="3544" w:author="M00006686" w:date="2021-07-30T13:49:11Z">
        <w:del w:id="3545" w:author="M00032937" w:date="2024-06-28T10:27:15Z">
          <w:r>
            <w:rPr/>
            <w:fldChar w:fldCharType="separate"/>
          </w:r>
        </w:del>
      </w:ins>
      <w:ins w:id="3546" w:author="M00006686" w:date="2021-07-30T13:49:00Z">
        <w:del w:id="3547" w:author="M00032937" w:date="2024-06-28T10:27:15Z">
          <w:r>
            <w:rPr/>
            <w:delText>10</w:delText>
          </w:r>
        </w:del>
      </w:ins>
      <w:ins w:id="3548" w:author="M00006686" w:date="2021-07-30T13:49:11Z">
        <w:del w:id="3549" w:author="M00032937" w:date="2024-06-28T10:27:15Z">
          <w:r>
            <w:rPr/>
            <w:fldChar w:fldCharType="end"/>
          </w:r>
        </w:del>
      </w:ins>
      <w:ins w:id="3550" w:author="M00006686" w:date="2021-07-30T13:49:11Z">
        <w:del w:id="3551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3552" w:author="M00006686" w:date="2021-07-30T13:49:11Z"/>
          <w:del w:id="3553" w:author="M00032937" w:date="2024-06-28T10:27:15Z"/>
        </w:rPr>
      </w:pPr>
      <w:ins w:id="3554" w:author="M00006686" w:date="2021-07-30T13:49:11Z">
        <w:del w:id="3555" w:author="M00032937" w:date="2024-06-28T10:27:15Z">
          <w:r>
            <w:rPr>
              <w:rFonts w:ascii="Times New Roman"/>
            </w:rPr>
            <w:fldChar w:fldCharType="begin"/>
          </w:r>
        </w:del>
      </w:ins>
      <w:ins w:id="3556" w:author="M00006686" w:date="2021-07-30T13:49:11Z">
        <w:del w:id="3557" w:author="M00032937" w:date="2024-06-28T10:27:15Z">
          <w:r>
            <w:rPr>
              <w:rFonts w:ascii="Times New Roman"/>
            </w:rPr>
            <w:delInstrText xml:space="preserve"> HYPERLINK \l _Toc28063 </w:delInstrText>
          </w:r>
        </w:del>
      </w:ins>
      <w:ins w:id="3558" w:author="M00006686" w:date="2021-07-30T13:49:11Z">
        <w:del w:id="3559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560" w:author="M00006686" w:date="2021-07-30T13:49:11Z">
        <w:del w:id="3561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4.6.2 </w:delText>
          </w:r>
        </w:del>
      </w:ins>
      <w:ins w:id="3562" w:author="M00006686" w:date="2021-07-30T13:49:11Z">
        <w:del w:id="3563" w:author="M00032937" w:date="2024-06-28T10:27:15Z">
          <w:r>
            <w:rPr>
              <w:rFonts w:hint="eastAsia"/>
            </w:rPr>
            <w:delText>功能逻辑</w:delText>
          </w:r>
        </w:del>
      </w:ins>
      <w:ins w:id="3564" w:author="M00006686" w:date="2021-07-30T13:49:11Z">
        <w:del w:id="3565" w:author="M00032937" w:date="2024-06-28T10:27:15Z">
          <w:r>
            <w:rPr/>
            <w:tab/>
          </w:r>
        </w:del>
      </w:ins>
      <w:ins w:id="3566" w:author="M00006686" w:date="2021-07-30T13:49:11Z">
        <w:del w:id="3567" w:author="M00032937" w:date="2024-06-28T10:27:15Z">
          <w:r>
            <w:rPr/>
            <w:fldChar w:fldCharType="begin"/>
          </w:r>
        </w:del>
      </w:ins>
      <w:ins w:id="3568" w:author="M00006686" w:date="2021-07-30T13:49:11Z">
        <w:del w:id="3569" w:author="M00032937" w:date="2024-06-28T10:27:15Z">
          <w:r>
            <w:rPr/>
            <w:delInstrText xml:space="preserve"> PAGEREF _Toc28063 \h </w:delInstrText>
          </w:r>
        </w:del>
      </w:ins>
      <w:ins w:id="3570" w:author="M00006686" w:date="2021-07-30T13:49:11Z">
        <w:del w:id="3571" w:author="M00032937" w:date="2024-06-28T10:27:15Z">
          <w:r>
            <w:rPr/>
            <w:fldChar w:fldCharType="separate"/>
          </w:r>
        </w:del>
      </w:ins>
      <w:ins w:id="3572" w:author="M00006686" w:date="2021-07-30T13:49:00Z">
        <w:del w:id="3573" w:author="M00032937" w:date="2024-06-28T10:27:15Z">
          <w:r>
            <w:rPr/>
            <w:delText>10</w:delText>
          </w:r>
        </w:del>
      </w:ins>
      <w:ins w:id="3574" w:author="M00006686" w:date="2021-07-30T13:49:11Z">
        <w:del w:id="3575" w:author="M00032937" w:date="2024-06-28T10:27:15Z">
          <w:r>
            <w:rPr/>
            <w:fldChar w:fldCharType="end"/>
          </w:r>
        </w:del>
      </w:ins>
      <w:ins w:id="3576" w:author="M00006686" w:date="2021-07-30T13:49:11Z">
        <w:del w:id="357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3578" w:author="M00006686" w:date="2021-07-30T13:49:11Z"/>
          <w:del w:id="3579" w:author="M00032937" w:date="2024-06-28T10:27:15Z"/>
        </w:rPr>
      </w:pPr>
      <w:ins w:id="3580" w:author="M00006686" w:date="2021-07-30T13:49:11Z">
        <w:del w:id="3581" w:author="M00032937" w:date="2024-06-28T10:27:15Z">
          <w:r>
            <w:rPr>
              <w:rFonts w:ascii="Times New Roman"/>
            </w:rPr>
            <w:fldChar w:fldCharType="begin"/>
          </w:r>
        </w:del>
      </w:ins>
      <w:ins w:id="3582" w:author="M00006686" w:date="2021-07-30T13:49:11Z">
        <w:del w:id="3583" w:author="M00032937" w:date="2024-06-28T10:27:15Z">
          <w:r>
            <w:rPr>
              <w:rFonts w:ascii="Times New Roman"/>
            </w:rPr>
            <w:delInstrText xml:space="preserve"> HYPERLINK \l _Toc11937 </w:delInstrText>
          </w:r>
        </w:del>
      </w:ins>
      <w:ins w:id="3584" w:author="M00006686" w:date="2021-07-30T13:49:11Z">
        <w:del w:id="358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586" w:author="M00006686" w:date="2021-07-30T13:49:11Z">
        <w:del w:id="3587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4.6.3 </w:delText>
          </w:r>
        </w:del>
      </w:ins>
      <w:ins w:id="3588" w:author="M00006686" w:date="2021-07-30T13:49:11Z">
        <w:del w:id="3589" w:author="M00032937" w:date="2024-06-28T10:27:15Z">
          <w:r>
            <w:rPr>
              <w:rFonts w:hint="eastAsia"/>
              <w:lang w:val="en-US" w:eastAsia="zh-CN"/>
            </w:rPr>
            <w:delText>旋钮</w:delText>
          </w:r>
        </w:del>
      </w:ins>
      <w:ins w:id="3590" w:author="M00006686" w:date="2021-07-30T13:49:11Z">
        <w:del w:id="3591" w:author="M00032937" w:date="2024-06-28T10:27:15Z">
          <w:r>
            <w:rPr>
              <w:rFonts w:hint="eastAsia"/>
            </w:rPr>
            <w:delText>颜色指示</w:delText>
          </w:r>
        </w:del>
      </w:ins>
      <w:ins w:id="3592" w:author="M00006686" w:date="2021-07-30T13:49:11Z">
        <w:del w:id="3593" w:author="M00032937" w:date="2024-06-28T10:27:15Z">
          <w:r>
            <w:rPr>
              <w:rFonts w:hint="eastAsia"/>
              <w:lang w:eastAsia="zh-CN"/>
            </w:rPr>
            <w:delText>（</w:delText>
          </w:r>
        </w:del>
      </w:ins>
      <w:ins w:id="3594" w:author="M00006686" w:date="2021-07-30T13:49:11Z">
        <w:del w:id="3595" w:author="M00032937" w:date="2024-06-28T10:27:15Z">
          <w:r>
            <w:rPr>
              <w:rFonts w:hint="eastAsia"/>
              <w:lang w:val="en-US" w:eastAsia="zh-CN"/>
            </w:rPr>
            <w:delText>图片后续调整</w:delText>
          </w:r>
        </w:del>
      </w:ins>
      <w:ins w:id="3596" w:author="M00006686" w:date="2021-07-30T13:49:11Z">
        <w:del w:id="3597" w:author="M00032937" w:date="2024-06-28T10:27:15Z">
          <w:r>
            <w:rPr>
              <w:rFonts w:hint="eastAsia"/>
              <w:lang w:eastAsia="zh-CN"/>
            </w:rPr>
            <w:delText>）</w:delText>
          </w:r>
        </w:del>
      </w:ins>
      <w:ins w:id="3598" w:author="M00006686" w:date="2021-07-30T13:49:11Z">
        <w:del w:id="3599" w:author="M00032937" w:date="2024-06-28T10:27:15Z">
          <w:r>
            <w:rPr/>
            <w:tab/>
          </w:r>
        </w:del>
      </w:ins>
      <w:ins w:id="3600" w:author="M00006686" w:date="2021-07-30T13:49:11Z">
        <w:del w:id="3601" w:author="M00032937" w:date="2024-06-28T10:27:15Z">
          <w:r>
            <w:rPr/>
            <w:fldChar w:fldCharType="begin"/>
          </w:r>
        </w:del>
      </w:ins>
      <w:ins w:id="3602" w:author="M00006686" w:date="2021-07-30T13:49:11Z">
        <w:del w:id="3603" w:author="M00032937" w:date="2024-06-28T10:27:15Z">
          <w:r>
            <w:rPr/>
            <w:delInstrText xml:space="preserve"> PAGEREF _Toc11937 \h </w:delInstrText>
          </w:r>
        </w:del>
      </w:ins>
      <w:ins w:id="3604" w:author="M00006686" w:date="2021-07-30T13:49:11Z">
        <w:del w:id="3605" w:author="M00032937" w:date="2024-06-28T10:27:15Z">
          <w:r>
            <w:rPr/>
            <w:fldChar w:fldCharType="separate"/>
          </w:r>
        </w:del>
      </w:ins>
      <w:ins w:id="3606" w:author="M00006686" w:date="2021-07-30T13:49:00Z">
        <w:del w:id="3607" w:author="M00032937" w:date="2024-06-28T10:27:15Z">
          <w:r>
            <w:rPr/>
            <w:delText>10</w:delText>
          </w:r>
        </w:del>
      </w:ins>
      <w:ins w:id="3608" w:author="M00006686" w:date="2021-07-30T13:49:11Z">
        <w:del w:id="3609" w:author="M00032937" w:date="2024-06-28T10:27:15Z">
          <w:r>
            <w:rPr/>
            <w:fldChar w:fldCharType="end"/>
          </w:r>
        </w:del>
      </w:ins>
      <w:ins w:id="3610" w:author="M00006686" w:date="2021-07-30T13:49:11Z">
        <w:del w:id="3611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3612" w:author="M00006686" w:date="2021-07-30T13:49:11Z"/>
          <w:del w:id="3613" w:author="M00032937" w:date="2024-06-28T10:27:15Z"/>
        </w:rPr>
      </w:pPr>
      <w:ins w:id="3614" w:author="M00006686" w:date="2021-07-30T13:49:11Z">
        <w:del w:id="3615" w:author="M00032937" w:date="2024-06-28T10:27:15Z">
          <w:r>
            <w:rPr>
              <w:rFonts w:ascii="Times New Roman"/>
            </w:rPr>
            <w:fldChar w:fldCharType="begin"/>
          </w:r>
        </w:del>
      </w:ins>
      <w:ins w:id="3616" w:author="M00006686" w:date="2021-07-30T13:49:11Z">
        <w:del w:id="3617" w:author="M00032937" w:date="2024-06-28T10:27:15Z">
          <w:r>
            <w:rPr>
              <w:rFonts w:ascii="Times New Roman"/>
            </w:rPr>
            <w:delInstrText xml:space="preserve"> HYPERLINK \l _Toc1905 </w:delInstrText>
          </w:r>
        </w:del>
      </w:ins>
      <w:ins w:id="3618" w:author="M00006686" w:date="2021-07-30T13:49:11Z">
        <w:del w:id="3619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620" w:author="M00006686" w:date="2021-07-30T13:49:11Z">
        <w:del w:id="3621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4.7 </w:delText>
          </w:r>
        </w:del>
      </w:ins>
      <w:ins w:id="3622" w:author="M00006686" w:date="2021-07-30T13:49:11Z">
        <w:del w:id="3623" w:author="M00032937" w:date="2024-06-28T10:27:15Z">
          <w:r>
            <w:rPr>
              <w:rFonts w:hint="eastAsia"/>
              <w:lang w:val="en-US" w:eastAsia="zh-CN"/>
            </w:rPr>
            <w:delText>遥控器</w:delText>
          </w:r>
        </w:del>
      </w:ins>
      <w:ins w:id="3624" w:author="M00006686" w:date="2021-07-30T13:49:11Z">
        <w:del w:id="3625" w:author="M00032937" w:date="2024-06-28T10:27:15Z">
          <w:r>
            <w:rPr/>
            <w:tab/>
          </w:r>
        </w:del>
      </w:ins>
      <w:ins w:id="3626" w:author="M00006686" w:date="2021-07-30T13:49:11Z">
        <w:del w:id="3627" w:author="M00032937" w:date="2024-06-28T10:27:15Z">
          <w:r>
            <w:rPr/>
            <w:fldChar w:fldCharType="begin"/>
          </w:r>
        </w:del>
      </w:ins>
      <w:ins w:id="3628" w:author="M00006686" w:date="2021-07-30T13:49:11Z">
        <w:del w:id="3629" w:author="M00032937" w:date="2024-06-28T10:27:15Z">
          <w:r>
            <w:rPr/>
            <w:delInstrText xml:space="preserve"> PAGEREF _Toc1905 \h </w:delInstrText>
          </w:r>
        </w:del>
      </w:ins>
      <w:ins w:id="3630" w:author="M00006686" w:date="2021-07-30T13:49:11Z">
        <w:del w:id="3631" w:author="M00032937" w:date="2024-06-28T10:27:15Z">
          <w:r>
            <w:rPr/>
            <w:fldChar w:fldCharType="separate"/>
          </w:r>
        </w:del>
      </w:ins>
      <w:ins w:id="3632" w:author="M00006686" w:date="2021-07-30T13:49:00Z">
        <w:del w:id="3633" w:author="M00032937" w:date="2024-06-28T10:27:15Z">
          <w:r>
            <w:rPr/>
            <w:delText>11</w:delText>
          </w:r>
        </w:del>
      </w:ins>
      <w:ins w:id="3634" w:author="M00006686" w:date="2021-07-30T13:49:11Z">
        <w:del w:id="3635" w:author="M00032937" w:date="2024-06-28T10:27:15Z">
          <w:r>
            <w:rPr/>
            <w:fldChar w:fldCharType="end"/>
          </w:r>
        </w:del>
      </w:ins>
      <w:ins w:id="3636" w:author="M00006686" w:date="2021-07-30T13:49:11Z">
        <w:del w:id="363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3638" w:author="M00006686" w:date="2021-07-30T13:49:11Z"/>
          <w:del w:id="3639" w:author="M00032937" w:date="2024-06-28T10:27:15Z"/>
        </w:rPr>
      </w:pPr>
      <w:ins w:id="3640" w:author="M00006686" w:date="2021-07-30T13:49:11Z">
        <w:del w:id="3641" w:author="M00032937" w:date="2024-06-28T10:27:15Z">
          <w:r>
            <w:rPr>
              <w:rFonts w:ascii="Times New Roman"/>
            </w:rPr>
            <w:fldChar w:fldCharType="begin"/>
          </w:r>
        </w:del>
      </w:ins>
      <w:ins w:id="3642" w:author="M00006686" w:date="2021-07-30T13:49:11Z">
        <w:del w:id="3643" w:author="M00032937" w:date="2024-06-28T10:27:15Z">
          <w:r>
            <w:rPr>
              <w:rFonts w:ascii="Times New Roman"/>
            </w:rPr>
            <w:delInstrText xml:space="preserve"> HYPERLINK \l _Toc10415 </w:delInstrText>
          </w:r>
        </w:del>
      </w:ins>
      <w:ins w:id="3644" w:author="M00006686" w:date="2021-07-30T13:49:11Z">
        <w:del w:id="364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646" w:author="M00006686" w:date="2021-07-30T13:49:11Z">
        <w:del w:id="3647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4.8 </w:delText>
          </w:r>
        </w:del>
      </w:ins>
      <w:ins w:id="3648" w:author="M00006686" w:date="2021-07-30T13:49:11Z">
        <w:del w:id="3649" w:author="M00032937" w:date="2024-06-28T10:27:15Z">
          <w:r>
            <w:rPr>
              <w:rFonts w:hint="eastAsia"/>
            </w:rPr>
            <w:delText>功能性能规格</w:delText>
          </w:r>
        </w:del>
      </w:ins>
      <w:ins w:id="3650" w:author="M00006686" w:date="2021-07-30T13:49:11Z">
        <w:del w:id="3651" w:author="M00032937" w:date="2024-06-28T10:27:15Z">
          <w:r>
            <w:rPr/>
            <w:tab/>
          </w:r>
        </w:del>
      </w:ins>
      <w:ins w:id="3652" w:author="M00006686" w:date="2021-07-30T13:49:11Z">
        <w:del w:id="3653" w:author="M00032937" w:date="2024-06-28T10:27:15Z">
          <w:r>
            <w:rPr/>
            <w:fldChar w:fldCharType="begin"/>
          </w:r>
        </w:del>
      </w:ins>
      <w:ins w:id="3654" w:author="M00006686" w:date="2021-07-30T13:49:11Z">
        <w:del w:id="3655" w:author="M00032937" w:date="2024-06-28T10:27:15Z">
          <w:r>
            <w:rPr/>
            <w:delInstrText xml:space="preserve"> PAGEREF _Toc10415 \h </w:delInstrText>
          </w:r>
        </w:del>
      </w:ins>
      <w:ins w:id="3656" w:author="M00006686" w:date="2021-07-30T13:49:11Z">
        <w:del w:id="3657" w:author="M00032937" w:date="2024-06-28T10:27:15Z">
          <w:r>
            <w:rPr/>
            <w:fldChar w:fldCharType="separate"/>
          </w:r>
        </w:del>
      </w:ins>
      <w:ins w:id="3658" w:author="M00006686" w:date="2021-07-30T13:49:00Z">
        <w:del w:id="3659" w:author="M00032937" w:date="2024-06-28T10:27:15Z">
          <w:r>
            <w:rPr/>
            <w:delText>14</w:delText>
          </w:r>
        </w:del>
      </w:ins>
      <w:ins w:id="3660" w:author="M00006686" w:date="2021-07-30T13:49:11Z">
        <w:del w:id="3661" w:author="M00032937" w:date="2024-06-28T10:27:15Z">
          <w:r>
            <w:rPr/>
            <w:fldChar w:fldCharType="end"/>
          </w:r>
        </w:del>
      </w:ins>
      <w:ins w:id="3662" w:author="M00006686" w:date="2021-07-30T13:49:11Z">
        <w:del w:id="366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3664" w:author="M00006686" w:date="2021-07-30T13:49:11Z"/>
          <w:del w:id="3665" w:author="M00032937" w:date="2024-06-28T10:27:15Z"/>
        </w:rPr>
      </w:pPr>
      <w:ins w:id="3666" w:author="M00006686" w:date="2021-07-30T13:49:11Z">
        <w:del w:id="3667" w:author="M00032937" w:date="2024-06-28T10:27:15Z">
          <w:r>
            <w:rPr>
              <w:rFonts w:ascii="Times New Roman"/>
            </w:rPr>
            <w:fldChar w:fldCharType="begin"/>
          </w:r>
        </w:del>
      </w:ins>
      <w:ins w:id="3668" w:author="M00006686" w:date="2021-07-30T13:49:11Z">
        <w:del w:id="3669" w:author="M00032937" w:date="2024-06-28T10:27:15Z">
          <w:r>
            <w:rPr>
              <w:rFonts w:ascii="Times New Roman"/>
            </w:rPr>
            <w:delInstrText xml:space="preserve"> HYPERLINK \l _Toc1115 </w:delInstrText>
          </w:r>
        </w:del>
      </w:ins>
      <w:ins w:id="3670" w:author="M00006686" w:date="2021-07-30T13:49:11Z">
        <w:del w:id="367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672" w:author="M00006686" w:date="2021-07-30T13:49:11Z">
        <w:del w:id="3673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4.8.1 </w:delText>
          </w:r>
        </w:del>
      </w:ins>
      <w:ins w:id="3674" w:author="M00006686" w:date="2021-07-30T13:49:11Z">
        <w:del w:id="3675" w:author="M00032937" w:date="2024-06-28T10:27:15Z">
          <w:r>
            <w:rPr>
              <w:rFonts w:hint="eastAsia"/>
            </w:rPr>
            <w:delText>上电复位</w:delText>
          </w:r>
        </w:del>
      </w:ins>
      <w:ins w:id="3676" w:author="M00006686" w:date="2021-07-30T13:49:11Z">
        <w:del w:id="3677" w:author="M00032937" w:date="2024-06-28T10:27:15Z">
          <w:r>
            <w:rPr/>
            <w:tab/>
          </w:r>
        </w:del>
      </w:ins>
      <w:ins w:id="3678" w:author="M00006686" w:date="2021-07-30T13:49:11Z">
        <w:del w:id="3679" w:author="M00032937" w:date="2024-06-28T10:27:15Z">
          <w:r>
            <w:rPr/>
            <w:fldChar w:fldCharType="begin"/>
          </w:r>
        </w:del>
      </w:ins>
      <w:ins w:id="3680" w:author="M00006686" w:date="2021-07-30T13:49:11Z">
        <w:del w:id="3681" w:author="M00032937" w:date="2024-06-28T10:27:15Z">
          <w:r>
            <w:rPr/>
            <w:delInstrText xml:space="preserve"> PAGEREF _Toc1115 \h </w:delInstrText>
          </w:r>
        </w:del>
      </w:ins>
      <w:ins w:id="3682" w:author="M00006686" w:date="2021-07-30T13:49:11Z">
        <w:del w:id="3683" w:author="M00032937" w:date="2024-06-28T10:27:15Z">
          <w:r>
            <w:rPr/>
            <w:fldChar w:fldCharType="separate"/>
          </w:r>
        </w:del>
      </w:ins>
      <w:ins w:id="3684" w:author="M00006686" w:date="2021-07-30T13:49:00Z">
        <w:del w:id="3685" w:author="M00032937" w:date="2024-06-28T10:27:15Z">
          <w:r>
            <w:rPr/>
            <w:delText>14</w:delText>
          </w:r>
        </w:del>
      </w:ins>
      <w:ins w:id="3686" w:author="M00006686" w:date="2021-07-30T13:49:11Z">
        <w:del w:id="3687" w:author="M00032937" w:date="2024-06-28T10:27:15Z">
          <w:r>
            <w:rPr/>
            <w:fldChar w:fldCharType="end"/>
          </w:r>
        </w:del>
      </w:ins>
      <w:ins w:id="3688" w:author="M00006686" w:date="2021-07-30T13:49:11Z">
        <w:del w:id="368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3690" w:author="M00006686" w:date="2021-07-30T13:49:11Z"/>
          <w:del w:id="3691" w:author="M00032937" w:date="2024-06-28T10:27:15Z"/>
        </w:rPr>
      </w:pPr>
      <w:ins w:id="3692" w:author="M00006686" w:date="2021-07-30T13:49:11Z">
        <w:del w:id="3693" w:author="M00032937" w:date="2024-06-28T10:27:15Z">
          <w:r>
            <w:rPr>
              <w:rFonts w:ascii="Times New Roman"/>
            </w:rPr>
            <w:fldChar w:fldCharType="begin"/>
          </w:r>
        </w:del>
      </w:ins>
      <w:ins w:id="3694" w:author="M00006686" w:date="2021-07-30T13:49:11Z">
        <w:del w:id="3695" w:author="M00032937" w:date="2024-06-28T10:27:15Z">
          <w:r>
            <w:rPr>
              <w:rFonts w:ascii="Times New Roman"/>
            </w:rPr>
            <w:delInstrText xml:space="preserve"> HYPERLINK \l _Toc11218 </w:delInstrText>
          </w:r>
        </w:del>
      </w:ins>
      <w:ins w:id="3696" w:author="M00006686" w:date="2021-07-30T13:49:11Z">
        <w:del w:id="369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698" w:author="M00006686" w:date="2021-07-30T13:49:11Z">
        <w:del w:id="3699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4.8.2 </w:delText>
          </w:r>
        </w:del>
      </w:ins>
      <w:ins w:id="3700" w:author="M00006686" w:date="2021-07-30T13:49:11Z">
        <w:del w:id="3701" w:author="M00032937" w:date="2024-06-28T10:27:15Z">
          <w:r>
            <w:rPr>
              <w:rFonts w:hint="eastAsia"/>
            </w:rPr>
            <w:delText>开/关机</w:delText>
          </w:r>
        </w:del>
      </w:ins>
      <w:ins w:id="3702" w:author="M00006686" w:date="2021-07-30T13:49:11Z">
        <w:del w:id="3703" w:author="M00032937" w:date="2024-06-28T10:27:15Z">
          <w:r>
            <w:rPr/>
            <w:tab/>
          </w:r>
        </w:del>
      </w:ins>
      <w:ins w:id="3704" w:author="M00006686" w:date="2021-07-30T13:49:11Z">
        <w:del w:id="3705" w:author="M00032937" w:date="2024-06-28T10:27:15Z">
          <w:r>
            <w:rPr/>
            <w:fldChar w:fldCharType="begin"/>
          </w:r>
        </w:del>
      </w:ins>
      <w:ins w:id="3706" w:author="M00006686" w:date="2021-07-30T13:49:11Z">
        <w:del w:id="3707" w:author="M00032937" w:date="2024-06-28T10:27:15Z">
          <w:r>
            <w:rPr/>
            <w:delInstrText xml:space="preserve"> PAGEREF _Toc11218 \h </w:delInstrText>
          </w:r>
        </w:del>
      </w:ins>
      <w:ins w:id="3708" w:author="M00006686" w:date="2021-07-30T13:49:11Z">
        <w:del w:id="3709" w:author="M00032937" w:date="2024-06-28T10:27:15Z">
          <w:r>
            <w:rPr/>
            <w:fldChar w:fldCharType="separate"/>
          </w:r>
        </w:del>
      </w:ins>
      <w:ins w:id="3710" w:author="M00006686" w:date="2021-07-30T13:49:00Z">
        <w:del w:id="3711" w:author="M00032937" w:date="2024-06-28T10:27:15Z">
          <w:r>
            <w:rPr/>
            <w:delText>14</w:delText>
          </w:r>
        </w:del>
      </w:ins>
      <w:ins w:id="3712" w:author="M00006686" w:date="2021-07-30T13:49:11Z">
        <w:del w:id="3713" w:author="M00032937" w:date="2024-06-28T10:27:15Z">
          <w:r>
            <w:rPr/>
            <w:fldChar w:fldCharType="end"/>
          </w:r>
        </w:del>
      </w:ins>
      <w:ins w:id="3714" w:author="M00006686" w:date="2021-07-30T13:49:11Z">
        <w:del w:id="371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3716" w:author="M00006686" w:date="2021-07-30T13:49:11Z"/>
          <w:del w:id="3717" w:author="M00032937" w:date="2024-06-28T10:27:15Z"/>
        </w:rPr>
      </w:pPr>
      <w:ins w:id="3718" w:author="M00006686" w:date="2021-07-30T13:49:11Z">
        <w:del w:id="3719" w:author="M00032937" w:date="2024-06-28T10:27:15Z">
          <w:r>
            <w:rPr>
              <w:rFonts w:ascii="Times New Roman"/>
            </w:rPr>
            <w:fldChar w:fldCharType="begin"/>
          </w:r>
        </w:del>
      </w:ins>
      <w:ins w:id="3720" w:author="M00006686" w:date="2021-07-30T13:49:11Z">
        <w:del w:id="3721" w:author="M00032937" w:date="2024-06-28T10:27:15Z">
          <w:r>
            <w:rPr>
              <w:rFonts w:ascii="Times New Roman"/>
            </w:rPr>
            <w:delInstrText xml:space="preserve"> HYPERLINK \l _Toc23527 </w:delInstrText>
          </w:r>
        </w:del>
      </w:ins>
      <w:ins w:id="3722" w:author="M00006686" w:date="2021-07-30T13:49:11Z">
        <w:del w:id="372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724" w:author="M00006686" w:date="2021-07-30T13:49:11Z">
        <w:del w:id="3725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4.8.3 </w:delText>
          </w:r>
        </w:del>
      </w:ins>
      <w:ins w:id="3726" w:author="M00006686" w:date="2021-07-30T13:49:11Z">
        <w:del w:id="3727" w:author="M00032937" w:date="2024-06-28T10:27:15Z">
          <w:r>
            <w:rPr>
              <w:rFonts w:hint="eastAsia"/>
            </w:rPr>
            <w:delText>智能臀洗</w:delText>
          </w:r>
        </w:del>
      </w:ins>
      <w:ins w:id="3728" w:author="M00006686" w:date="2021-07-30T13:49:11Z">
        <w:del w:id="3729" w:author="M00032937" w:date="2024-06-28T10:27:15Z">
          <w:r>
            <w:rPr/>
            <w:tab/>
          </w:r>
        </w:del>
      </w:ins>
      <w:ins w:id="3730" w:author="M00006686" w:date="2021-07-30T13:49:11Z">
        <w:del w:id="3731" w:author="M00032937" w:date="2024-06-28T10:27:15Z">
          <w:r>
            <w:rPr/>
            <w:fldChar w:fldCharType="begin"/>
          </w:r>
        </w:del>
      </w:ins>
      <w:ins w:id="3732" w:author="M00006686" w:date="2021-07-30T13:49:11Z">
        <w:del w:id="3733" w:author="M00032937" w:date="2024-06-28T10:27:15Z">
          <w:r>
            <w:rPr/>
            <w:delInstrText xml:space="preserve"> PAGEREF _Toc23527 \h </w:delInstrText>
          </w:r>
        </w:del>
      </w:ins>
      <w:ins w:id="3734" w:author="M00006686" w:date="2021-07-30T13:49:11Z">
        <w:del w:id="3735" w:author="M00032937" w:date="2024-06-28T10:27:15Z">
          <w:r>
            <w:rPr/>
            <w:fldChar w:fldCharType="separate"/>
          </w:r>
        </w:del>
      </w:ins>
      <w:ins w:id="3736" w:author="M00006686" w:date="2021-07-30T13:49:00Z">
        <w:del w:id="3737" w:author="M00032937" w:date="2024-06-28T10:27:15Z">
          <w:r>
            <w:rPr/>
            <w:delText>14</w:delText>
          </w:r>
        </w:del>
      </w:ins>
      <w:ins w:id="3738" w:author="M00006686" w:date="2021-07-30T13:49:11Z">
        <w:del w:id="3739" w:author="M00032937" w:date="2024-06-28T10:27:15Z">
          <w:r>
            <w:rPr/>
            <w:fldChar w:fldCharType="end"/>
          </w:r>
        </w:del>
      </w:ins>
      <w:ins w:id="3740" w:author="M00006686" w:date="2021-07-30T13:49:11Z">
        <w:del w:id="3741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3742" w:author="M00006686" w:date="2021-07-30T13:49:11Z"/>
          <w:del w:id="3743" w:author="M00032937" w:date="2024-06-28T10:27:15Z"/>
        </w:rPr>
      </w:pPr>
      <w:ins w:id="3744" w:author="M00006686" w:date="2021-07-30T13:49:11Z">
        <w:del w:id="3745" w:author="M00032937" w:date="2024-06-28T10:27:15Z">
          <w:r>
            <w:rPr>
              <w:rFonts w:ascii="Times New Roman"/>
            </w:rPr>
            <w:fldChar w:fldCharType="begin"/>
          </w:r>
        </w:del>
      </w:ins>
      <w:ins w:id="3746" w:author="M00006686" w:date="2021-07-30T13:49:11Z">
        <w:del w:id="3747" w:author="M00032937" w:date="2024-06-28T10:27:15Z">
          <w:r>
            <w:rPr>
              <w:rFonts w:ascii="Times New Roman"/>
            </w:rPr>
            <w:delInstrText xml:space="preserve"> HYPERLINK \l _Toc5738 </w:delInstrText>
          </w:r>
        </w:del>
      </w:ins>
      <w:ins w:id="3748" w:author="M00006686" w:date="2021-07-30T13:49:11Z">
        <w:del w:id="3749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750" w:author="M00006686" w:date="2021-07-30T13:49:11Z">
        <w:del w:id="3751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4.8.4 </w:delText>
          </w:r>
        </w:del>
      </w:ins>
      <w:ins w:id="3752" w:author="M00006686" w:date="2021-07-30T13:49:11Z">
        <w:del w:id="3753" w:author="M00032937" w:date="2024-06-28T10:27:15Z">
          <w:r>
            <w:rPr>
              <w:rFonts w:hint="eastAsia"/>
            </w:rPr>
            <w:delText>智能妇洗</w:delText>
          </w:r>
        </w:del>
      </w:ins>
      <w:ins w:id="3754" w:author="M00006686" w:date="2021-07-30T13:49:11Z">
        <w:del w:id="3755" w:author="M00032937" w:date="2024-06-28T10:27:15Z">
          <w:r>
            <w:rPr/>
            <w:tab/>
          </w:r>
        </w:del>
      </w:ins>
      <w:ins w:id="3756" w:author="M00006686" w:date="2021-07-30T13:49:11Z">
        <w:del w:id="3757" w:author="M00032937" w:date="2024-06-28T10:27:15Z">
          <w:r>
            <w:rPr/>
            <w:fldChar w:fldCharType="begin"/>
          </w:r>
        </w:del>
      </w:ins>
      <w:ins w:id="3758" w:author="M00006686" w:date="2021-07-30T13:49:11Z">
        <w:del w:id="3759" w:author="M00032937" w:date="2024-06-28T10:27:15Z">
          <w:r>
            <w:rPr/>
            <w:delInstrText xml:space="preserve"> PAGEREF _Toc5738 \h </w:delInstrText>
          </w:r>
        </w:del>
      </w:ins>
      <w:ins w:id="3760" w:author="M00006686" w:date="2021-07-30T13:49:11Z">
        <w:del w:id="3761" w:author="M00032937" w:date="2024-06-28T10:27:15Z">
          <w:r>
            <w:rPr/>
            <w:fldChar w:fldCharType="separate"/>
          </w:r>
        </w:del>
      </w:ins>
      <w:ins w:id="3762" w:author="M00006686" w:date="2021-07-30T13:49:00Z">
        <w:del w:id="3763" w:author="M00032937" w:date="2024-06-28T10:27:15Z">
          <w:r>
            <w:rPr/>
            <w:delText>14</w:delText>
          </w:r>
        </w:del>
      </w:ins>
      <w:ins w:id="3764" w:author="M00006686" w:date="2021-07-30T13:49:11Z">
        <w:del w:id="3765" w:author="M00032937" w:date="2024-06-28T10:27:15Z">
          <w:r>
            <w:rPr/>
            <w:fldChar w:fldCharType="end"/>
          </w:r>
        </w:del>
      </w:ins>
      <w:ins w:id="3766" w:author="M00006686" w:date="2021-07-30T13:49:11Z">
        <w:del w:id="376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3768" w:author="M00006686" w:date="2021-07-30T13:49:11Z"/>
          <w:del w:id="3769" w:author="M00032937" w:date="2024-06-28T10:27:15Z"/>
        </w:rPr>
      </w:pPr>
      <w:ins w:id="3770" w:author="M00006686" w:date="2021-07-30T13:49:11Z">
        <w:del w:id="3771" w:author="M00032937" w:date="2024-06-28T10:27:15Z">
          <w:r>
            <w:rPr>
              <w:rFonts w:ascii="Times New Roman"/>
            </w:rPr>
            <w:fldChar w:fldCharType="begin"/>
          </w:r>
        </w:del>
      </w:ins>
      <w:ins w:id="3772" w:author="M00006686" w:date="2021-07-30T13:49:11Z">
        <w:del w:id="3773" w:author="M00032937" w:date="2024-06-28T10:27:15Z">
          <w:r>
            <w:rPr>
              <w:rFonts w:ascii="Times New Roman"/>
            </w:rPr>
            <w:delInstrText xml:space="preserve"> HYPERLINK \l _Toc3081 </w:delInstrText>
          </w:r>
        </w:del>
      </w:ins>
      <w:ins w:id="3774" w:author="M00006686" w:date="2021-07-30T13:49:11Z">
        <w:del w:id="377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776" w:author="M00006686" w:date="2021-07-30T13:49:11Z">
        <w:del w:id="3777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4.8.5 </w:delText>
          </w:r>
        </w:del>
      </w:ins>
      <w:ins w:id="3778" w:author="M00006686" w:date="2021-07-30T13:49:11Z">
        <w:del w:id="3779" w:author="M00032937" w:date="2024-06-28T10:27:15Z">
          <w:r>
            <w:rPr>
              <w:rFonts w:hint="eastAsia"/>
            </w:rPr>
            <w:delText>陶瓷冲水</w:delText>
          </w:r>
        </w:del>
      </w:ins>
      <w:ins w:id="3780" w:author="M00006686" w:date="2021-07-30T13:49:11Z">
        <w:del w:id="3781" w:author="M00032937" w:date="2024-06-28T10:27:15Z">
          <w:r>
            <w:rPr/>
            <w:tab/>
          </w:r>
        </w:del>
      </w:ins>
      <w:ins w:id="3782" w:author="M00006686" w:date="2021-07-30T13:49:11Z">
        <w:del w:id="3783" w:author="M00032937" w:date="2024-06-28T10:27:15Z">
          <w:r>
            <w:rPr/>
            <w:fldChar w:fldCharType="begin"/>
          </w:r>
        </w:del>
      </w:ins>
      <w:ins w:id="3784" w:author="M00006686" w:date="2021-07-30T13:49:11Z">
        <w:del w:id="3785" w:author="M00032937" w:date="2024-06-28T10:27:15Z">
          <w:r>
            <w:rPr/>
            <w:delInstrText xml:space="preserve"> PAGEREF _Toc3081 \h </w:delInstrText>
          </w:r>
        </w:del>
      </w:ins>
      <w:ins w:id="3786" w:author="M00006686" w:date="2021-07-30T13:49:11Z">
        <w:del w:id="3787" w:author="M00032937" w:date="2024-06-28T10:27:15Z">
          <w:r>
            <w:rPr/>
            <w:fldChar w:fldCharType="separate"/>
          </w:r>
        </w:del>
      </w:ins>
      <w:ins w:id="3788" w:author="M00006686" w:date="2021-07-30T13:49:00Z">
        <w:del w:id="3789" w:author="M00032937" w:date="2024-06-28T10:27:15Z">
          <w:r>
            <w:rPr/>
            <w:delText>15</w:delText>
          </w:r>
        </w:del>
      </w:ins>
      <w:ins w:id="3790" w:author="M00006686" w:date="2021-07-30T13:49:11Z">
        <w:del w:id="3791" w:author="M00032937" w:date="2024-06-28T10:27:15Z">
          <w:r>
            <w:rPr/>
            <w:fldChar w:fldCharType="end"/>
          </w:r>
        </w:del>
      </w:ins>
      <w:ins w:id="3792" w:author="M00006686" w:date="2021-07-30T13:49:11Z">
        <w:del w:id="379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3794" w:author="M00006686" w:date="2021-07-30T13:49:11Z"/>
          <w:del w:id="3795" w:author="M00032937" w:date="2024-06-28T10:27:15Z"/>
        </w:rPr>
      </w:pPr>
      <w:ins w:id="3796" w:author="M00006686" w:date="2021-07-30T13:49:11Z">
        <w:del w:id="3797" w:author="M00032937" w:date="2024-06-28T10:27:15Z">
          <w:r>
            <w:rPr>
              <w:rFonts w:ascii="Times New Roman"/>
            </w:rPr>
            <w:fldChar w:fldCharType="begin"/>
          </w:r>
        </w:del>
      </w:ins>
      <w:ins w:id="3798" w:author="M00006686" w:date="2021-07-30T13:49:11Z">
        <w:del w:id="3799" w:author="M00032937" w:date="2024-06-28T10:27:15Z">
          <w:r>
            <w:rPr>
              <w:rFonts w:ascii="Times New Roman"/>
            </w:rPr>
            <w:delInstrText xml:space="preserve"> HYPERLINK \l _Toc27491 </w:delInstrText>
          </w:r>
        </w:del>
      </w:ins>
      <w:ins w:id="3800" w:author="M00006686" w:date="2021-07-30T13:49:11Z">
        <w:del w:id="380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802" w:author="M00006686" w:date="2021-07-30T13:49:11Z">
        <w:del w:id="3803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4.8.6 </w:delText>
          </w:r>
        </w:del>
      </w:ins>
      <w:ins w:id="3804" w:author="M00006686" w:date="2021-07-30T13:49:11Z">
        <w:del w:id="3805" w:author="M00032937" w:date="2024-06-28T10:27:15Z">
          <w:r>
            <w:rPr>
              <w:rFonts w:hint="eastAsia"/>
            </w:rPr>
            <w:delText>干燥冲水</w:delText>
          </w:r>
        </w:del>
      </w:ins>
      <w:ins w:id="3806" w:author="M00006686" w:date="2021-07-30T13:49:11Z">
        <w:del w:id="3807" w:author="M00032937" w:date="2024-06-28T10:27:15Z">
          <w:r>
            <w:rPr/>
            <w:tab/>
          </w:r>
        </w:del>
      </w:ins>
      <w:ins w:id="3808" w:author="M00006686" w:date="2021-07-30T13:49:11Z">
        <w:del w:id="3809" w:author="M00032937" w:date="2024-06-28T10:27:15Z">
          <w:r>
            <w:rPr/>
            <w:fldChar w:fldCharType="begin"/>
          </w:r>
        </w:del>
      </w:ins>
      <w:ins w:id="3810" w:author="M00006686" w:date="2021-07-30T13:49:11Z">
        <w:del w:id="3811" w:author="M00032937" w:date="2024-06-28T10:27:15Z">
          <w:r>
            <w:rPr/>
            <w:delInstrText xml:space="preserve"> PAGEREF _Toc27491 \h </w:delInstrText>
          </w:r>
        </w:del>
      </w:ins>
      <w:ins w:id="3812" w:author="M00006686" w:date="2021-07-30T13:49:11Z">
        <w:del w:id="3813" w:author="M00032937" w:date="2024-06-28T10:27:15Z">
          <w:r>
            <w:rPr/>
            <w:fldChar w:fldCharType="separate"/>
          </w:r>
        </w:del>
      </w:ins>
      <w:ins w:id="3814" w:author="M00006686" w:date="2021-07-30T13:49:00Z">
        <w:del w:id="3815" w:author="M00032937" w:date="2024-06-28T10:27:15Z">
          <w:r>
            <w:rPr/>
            <w:delText>15</w:delText>
          </w:r>
        </w:del>
      </w:ins>
      <w:ins w:id="3816" w:author="M00006686" w:date="2021-07-30T13:49:11Z">
        <w:del w:id="3817" w:author="M00032937" w:date="2024-06-28T10:27:15Z">
          <w:r>
            <w:rPr/>
            <w:fldChar w:fldCharType="end"/>
          </w:r>
        </w:del>
      </w:ins>
      <w:ins w:id="3818" w:author="M00006686" w:date="2021-07-30T13:49:11Z">
        <w:del w:id="381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3820" w:author="M00006686" w:date="2021-07-30T13:49:11Z"/>
          <w:del w:id="3821" w:author="M00032937" w:date="2024-06-28T10:27:15Z"/>
        </w:rPr>
      </w:pPr>
      <w:ins w:id="3822" w:author="M00006686" w:date="2021-07-30T13:49:11Z">
        <w:del w:id="3823" w:author="M00032937" w:date="2024-06-28T10:27:15Z">
          <w:r>
            <w:rPr>
              <w:rFonts w:ascii="Times New Roman"/>
            </w:rPr>
            <w:fldChar w:fldCharType="begin"/>
          </w:r>
        </w:del>
      </w:ins>
      <w:ins w:id="3824" w:author="M00006686" w:date="2021-07-30T13:49:11Z">
        <w:del w:id="3825" w:author="M00032937" w:date="2024-06-28T10:27:15Z">
          <w:r>
            <w:rPr>
              <w:rFonts w:ascii="Times New Roman"/>
            </w:rPr>
            <w:delInstrText xml:space="preserve"> HYPERLINK \l _Toc15776 </w:delInstrText>
          </w:r>
        </w:del>
      </w:ins>
      <w:ins w:id="3826" w:author="M00006686" w:date="2021-07-30T13:49:11Z">
        <w:del w:id="382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828" w:author="M00006686" w:date="2021-07-30T13:49:11Z">
        <w:del w:id="3829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4.8.7 </w:delText>
          </w:r>
        </w:del>
      </w:ins>
      <w:ins w:id="3830" w:author="M00006686" w:date="2021-07-30T13:49:11Z">
        <w:del w:id="3831" w:author="M00032937" w:date="2024-06-28T10:27:15Z">
          <w:r>
            <w:rPr>
              <w:rFonts w:hint="eastAsia"/>
            </w:rPr>
            <w:delText>离座冲水</w:delText>
          </w:r>
        </w:del>
      </w:ins>
      <w:ins w:id="3832" w:author="M00006686" w:date="2021-07-30T13:49:11Z">
        <w:del w:id="3833" w:author="M00032937" w:date="2024-06-28T10:27:15Z">
          <w:r>
            <w:rPr/>
            <w:tab/>
          </w:r>
        </w:del>
      </w:ins>
      <w:ins w:id="3834" w:author="M00006686" w:date="2021-07-30T13:49:11Z">
        <w:del w:id="3835" w:author="M00032937" w:date="2024-06-28T10:27:15Z">
          <w:r>
            <w:rPr/>
            <w:fldChar w:fldCharType="begin"/>
          </w:r>
        </w:del>
      </w:ins>
      <w:ins w:id="3836" w:author="M00006686" w:date="2021-07-30T13:49:11Z">
        <w:del w:id="3837" w:author="M00032937" w:date="2024-06-28T10:27:15Z">
          <w:r>
            <w:rPr/>
            <w:delInstrText xml:space="preserve"> PAGEREF _Toc15776 \h </w:delInstrText>
          </w:r>
        </w:del>
      </w:ins>
      <w:ins w:id="3838" w:author="M00006686" w:date="2021-07-30T13:49:11Z">
        <w:del w:id="3839" w:author="M00032937" w:date="2024-06-28T10:27:15Z">
          <w:r>
            <w:rPr/>
            <w:fldChar w:fldCharType="separate"/>
          </w:r>
        </w:del>
      </w:ins>
      <w:ins w:id="3840" w:author="M00006686" w:date="2021-07-30T13:49:00Z">
        <w:del w:id="3841" w:author="M00032937" w:date="2024-06-28T10:27:15Z">
          <w:r>
            <w:rPr/>
            <w:delText>15</w:delText>
          </w:r>
        </w:del>
      </w:ins>
      <w:ins w:id="3842" w:author="M00006686" w:date="2021-07-30T13:49:11Z">
        <w:del w:id="3843" w:author="M00032937" w:date="2024-06-28T10:27:15Z">
          <w:r>
            <w:rPr/>
            <w:fldChar w:fldCharType="end"/>
          </w:r>
        </w:del>
      </w:ins>
      <w:ins w:id="3844" w:author="M00006686" w:date="2021-07-30T13:49:11Z">
        <w:del w:id="384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3846" w:author="M00006686" w:date="2021-07-30T13:49:11Z"/>
          <w:del w:id="3847" w:author="M00032937" w:date="2024-06-28T10:27:15Z"/>
        </w:rPr>
      </w:pPr>
      <w:ins w:id="3848" w:author="M00006686" w:date="2021-07-30T13:49:11Z">
        <w:del w:id="3849" w:author="M00032937" w:date="2024-06-28T10:27:15Z">
          <w:r>
            <w:rPr>
              <w:rFonts w:ascii="Times New Roman"/>
            </w:rPr>
            <w:fldChar w:fldCharType="begin"/>
          </w:r>
        </w:del>
      </w:ins>
      <w:ins w:id="3850" w:author="M00006686" w:date="2021-07-30T13:49:11Z">
        <w:del w:id="3851" w:author="M00032937" w:date="2024-06-28T10:27:15Z">
          <w:r>
            <w:rPr>
              <w:rFonts w:ascii="Times New Roman"/>
            </w:rPr>
            <w:delInstrText xml:space="preserve"> HYPERLINK \l _Toc9021 </w:delInstrText>
          </w:r>
        </w:del>
      </w:ins>
      <w:ins w:id="3852" w:author="M00006686" w:date="2021-07-30T13:49:11Z">
        <w:del w:id="385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854" w:author="M00006686" w:date="2021-07-30T13:49:11Z">
        <w:del w:id="3855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  <w:lang w:val="en-US" w:eastAsia="zh-CN"/>
            </w:rPr>
            <w:delText xml:space="preserve">4.8.8 </w:delText>
          </w:r>
        </w:del>
      </w:ins>
      <w:ins w:id="3856" w:author="M00006686" w:date="2021-07-30T13:49:11Z">
        <w:del w:id="3857" w:author="M00032937" w:date="2024-06-28T10:27:15Z">
          <w:r>
            <w:rPr>
              <w:rFonts w:hint="eastAsia"/>
              <w:lang w:val="en-US" w:eastAsia="zh-CN"/>
            </w:rPr>
            <w:delText>关圈关盖</w:delText>
          </w:r>
        </w:del>
      </w:ins>
      <w:ins w:id="3858" w:author="M00006686" w:date="2021-07-30T13:49:11Z">
        <w:del w:id="3859" w:author="M00032937" w:date="2024-06-28T10:27:15Z">
          <w:r>
            <w:rPr>
              <w:rFonts w:hint="eastAsia"/>
            </w:rPr>
            <w:delText>冲水</w:delText>
          </w:r>
        </w:del>
      </w:ins>
      <w:ins w:id="3860" w:author="M00006686" w:date="2021-07-30T13:49:11Z">
        <w:del w:id="3861" w:author="M00032937" w:date="2024-06-28T10:27:15Z">
          <w:r>
            <w:rPr/>
            <w:tab/>
          </w:r>
        </w:del>
      </w:ins>
      <w:ins w:id="3862" w:author="M00006686" w:date="2021-07-30T13:49:11Z">
        <w:del w:id="3863" w:author="M00032937" w:date="2024-06-28T10:27:15Z">
          <w:r>
            <w:rPr/>
            <w:fldChar w:fldCharType="begin"/>
          </w:r>
        </w:del>
      </w:ins>
      <w:ins w:id="3864" w:author="M00006686" w:date="2021-07-30T13:49:11Z">
        <w:del w:id="3865" w:author="M00032937" w:date="2024-06-28T10:27:15Z">
          <w:r>
            <w:rPr/>
            <w:delInstrText xml:space="preserve"> PAGEREF _Toc9021 \h </w:delInstrText>
          </w:r>
        </w:del>
      </w:ins>
      <w:ins w:id="3866" w:author="M00006686" w:date="2021-07-30T13:49:11Z">
        <w:del w:id="3867" w:author="M00032937" w:date="2024-06-28T10:27:15Z">
          <w:r>
            <w:rPr/>
            <w:fldChar w:fldCharType="separate"/>
          </w:r>
        </w:del>
      </w:ins>
      <w:ins w:id="3868" w:author="M00006686" w:date="2021-07-30T13:49:00Z">
        <w:del w:id="3869" w:author="M00032937" w:date="2024-06-28T10:27:15Z">
          <w:r>
            <w:rPr/>
            <w:delText>15</w:delText>
          </w:r>
        </w:del>
      </w:ins>
      <w:ins w:id="3870" w:author="M00006686" w:date="2021-07-30T13:49:11Z">
        <w:del w:id="3871" w:author="M00032937" w:date="2024-06-28T10:27:15Z">
          <w:r>
            <w:rPr/>
            <w:fldChar w:fldCharType="end"/>
          </w:r>
        </w:del>
      </w:ins>
      <w:ins w:id="3872" w:author="M00006686" w:date="2021-07-30T13:49:11Z">
        <w:del w:id="387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3874" w:author="M00006686" w:date="2021-07-30T13:49:11Z"/>
          <w:del w:id="3875" w:author="M00032937" w:date="2024-06-28T10:27:15Z"/>
        </w:rPr>
      </w:pPr>
      <w:ins w:id="3876" w:author="M00006686" w:date="2021-07-30T13:49:11Z">
        <w:del w:id="3877" w:author="M00032937" w:date="2024-06-28T10:27:15Z">
          <w:r>
            <w:rPr>
              <w:rFonts w:ascii="Times New Roman"/>
            </w:rPr>
            <w:fldChar w:fldCharType="begin"/>
          </w:r>
        </w:del>
      </w:ins>
      <w:ins w:id="3878" w:author="M00006686" w:date="2021-07-30T13:49:11Z">
        <w:del w:id="3879" w:author="M00032937" w:date="2024-06-28T10:27:15Z">
          <w:r>
            <w:rPr>
              <w:rFonts w:ascii="Times New Roman"/>
            </w:rPr>
            <w:delInstrText xml:space="preserve"> HYPERLINK \l _Toc5596 </w:delInstrText>
          </w:r>
        </w:del>
      </w:ins>
      <w:ins w:id="3880" w:author="M00006686" w:date="2021-07-30T13:49:11Z">
        <w:del w:id="388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882" w:author="M00006686" w:date="2021-07-30T13:49:11Z">
        <w:del w:id="3883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4.8.9 </w:delText>
          </w:r>
        </w:del>
      </w:ins>
      <w:ins w:id="3884" w:author="M00006686" w:date="2021-07-30T13:49:11Z">
        <w:del w:id="3885" w:author="M00032937" w:date="2024-06-28T10:27:15Z">
          <w:r>
            <w:rPr>
              <w:rFonts w:hint="eastAsia"/>
            </w:rPr>
            <w:delText>妇洗</w:delText>
          </w:r>
        </w:del>
      </w:ins>
      <w:ins w:id="3886" w:author="M00006686" w:date="2021-07-30T13:49:11Z">
        <w:del w:id="3887" w:author="M00032937" w:date="2024-06-28T10:27:15Z">
          <w:r>
            <w:rPr/>
            <w:tab/>
          </w:r>
        </w:del>
      </w:ins>
      <w:ins w:id="3888" w:author="M00006686" w:date="2021-07-30T13:49:11Z">
        <w:del w:id="3889" w:author="M00032937" w:date="2024-06-28T10:27:15Z">
          <w:r>
            <w:rPr/>
            <w:fldChar w:fldCharType="begin"/>
          </w:r>
        </w:del>
      </w:ins>
      <w:ins w:id="3890" w:author="M00006686" w:date="2021-07-30T13:49:11Z">
        <w:del w:id="3891" w:author="M00032937" w:date="2024-06-28T10:27:15Z">
          <w:r>
            <w:rPr/>
            <w:delInstrText xml:space="preserve"> PAGEREF _Toc5596 \h </w:delInstrText>
          </w:r>
        </w:del>
      </w:ins>
      <w:ins w:id="3892" w:author="M00006686" w:date="2021-07-30T13:49:11Z">
        <w:del w:id="3893" w:author="M00032937" w:date="2024-06-28T10:27:15Z">
          <w:r>
            <w:rPr/>
            <w:fldChar w:fldCharType="separate"/>
          </w:r>
        </w:del>
      </w:ins>
      <w:ins w:id="3894" w:author="M00006686" w:date="2021-07-30T13:49:00Z">
        <w:del w:id="3895" w:author="M00032937" w:date="2024-06-28T10:27:15Z">
          <w:r>
            <w:rPr/>
            <w:delText>16</w:delText>
          </w:r>
        </w:del>
      </w:ins>
      <w:ins w:id="3896" w:author="M00006686" w:date="2021-07-30T13:49:11Z">
        <w:del w:id="3897" w:author="M00032937" w:date="2024-06-28T10:27:15Z">
          <w:r>
            <w:rPr/>
            <w:fldChar w:fldCharType="end"/>
          </w:r>
        </w:del>
      </w:ins>
      <w:ins w:id="3898" w:author="M00006686" w:date="2021-07-30T13:49:11Z">
        <w:del w:id="389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3900" w:author="M00006686" w:date="2021-07-30T13:49:11Z"/>
          <w:del w:id="3901" w:author="M00032937" w:date="2024-06-28T10:27:15Z"/>
        </w:rPr>
      </w:pPr>
      <w:ins w:id="3902" w:author="M00006686" w:date="2021-07-30T13:49:11Z">
        <w:del w:id="3903" w:author="M00032937" w:date="2024-06-28T10:27:15Z">
          <w:r>
            <w:rPr>
              <w:rFonts w:ascii="Times New Roman"/>
            </w:rPr>
            <w:fldChar w:fldCharType="begin"/>
          </w:r>
        </w:del>
      </w:ins>
      <w:ins w:id="3904" w:author="M00006686" w:date="2021-07-30T13:49:11Z">
        <w:del w:id="3905" w:author="M00032937" w:date="2024-06-28T10:27:15Z">
          <w:r>
            <w:rPr>
              <w:rFonts w:ascii="Times New Roman"/>
            </w:rPr>
            <w:delInstrText xml:space="preserve"> HYPERLINK \l _Toc27211 </w:delInstrText>
          </w:r>
        </w:del>
      </w:ins>
      <w:ins w:id="3906" w:author="M00006686" w:date="2021-07-30T13:49:11Z">
        <w:del w:id="390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908" w:author="M00006686" w:date="2021-07-30T13:49:11Z">
        <w:del w:id="3909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4.8.10 </w:delText>
          </w:r>
        </w:del>
      </w:ins>
      <w:ins w:id="3910" w:author="M00006686" w:date="2021-07-30T13:49:11Z">
        <w:del w:id="3911" w:author="M00032937" w:date="2024-06-28T10:27:15Z">
          <w:r>
            <w:rPr>
              <w:rFonts w:hint="eastAsia"/>
            </w:rPr>
            <w:delText>臀部清洗</w:delText>
          </w:r>
        </w:del>
      </w:ins>
      <w:ins w:id="3912" w:author="M00006686" w:date="2021-07-30T13:49:11Z">
        <w:del w:id="3913" w:author="M00032937" w:date="2024-06-28T10:27:15Z">
          <w:r>
            <w:rPr/>
            <w:tab/>
          </w:r>
        </w:del>
      </w:ins>
      <w:ins w:id="3914" w:author="M00006686" w:date="2021-07-30T13:49:11Z">
        <w:del w:id="3915" w:author="M00032937" w:date="2024-06-28T10:27:15Z">
          <w:r>
            <w:rPr/>
            <w:fldChar w:fldCharType="begin"/>
          </w:r>
        </w:del>
      </w:ins>
      <w:ins w:id="3916" w:author="M00006686" w:date="2021-07-30T13:49:11Z">
        <w:del w:id="3917" w:author="M00032937" w:date="2024-06-28T10:27:15Z">
          <w:r>
            <w:rPr/>
            <w:delInstrText xml:space="preserve"> PAGEREF _Toc27211 \h </w:delInstrText>
          </w:r>
        </w:del>
      </w:ins>
      <w:ins w:id="3918" w:author="M00006686" w:date="2021-07-30T13:49:11Z">
        <w:del w:id="3919" w:author="M00032937" w:date="2024-06-28T10:27:15Z">
          <w:r>
            <w:rPr/>
            <w:fldChar w:fldCharType="separate"/>
          </w:r>
        </w:del>
      </w:ins>
      <w:ins w:id="3920" w:author="M00006686" w:date="2021-07-30T13:49:00Z">
        <w:del w:id="3921" w:author="M00032937" w:date="2024-06-28T10:27:15Z">
          <w:r>
            <w:rPr/>
            <w:delText>16</w:delText>
          </w:r>
        </w:del>
      </w:ins>
      <w:ins w:id="3922" w:author="M00006686" w:date="2021-07-30T13:49:11Z">
        <w:del w:id="3923" w:author="M00032937" w:date="2024-06-28T10:27:15Z">
          <w:r>
            <w:rPr/>
            <w:fldChar w:fldCharType="end"/>
          </w:r>
        </w:del>
      </w:ins>
      <w:ins w:id="3924" w:author="M00006686" w:date="2021-07-30T13:49:11Z">
        <w:del w:id="392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3926" w:author="M00006686" w:date="2021-07-30T13:49:11Z"/>
          <w:del w:id="3927" w:author="M00032937" w:date="2024-06-28T10:27:15Z"/>
        </w:rPr>
      </w:pPr>
      <w:ins w:id="3928" w:author="M00006686" w:date="2021-07-30T13:49:11Z">
        <w:del w:id="3929" w:author="M00032937" w:date="2024-06-28T10:27:15Z">
          <w:r>
            <w:rPr>
              <w:rFonts w:ascii="Times New Roman"/>
            </w:rPr>
            <w:fldChar w:fldCharType="begin"/>
          </w:r>
        </w:del>
      </w:ins>
      <w:ins w:id="3930" w:author="M00006686" w:date="2021-07-30T13:49:11Z">
        <w:del w:id="3931" w:author="M00032937" w:date="2024-06-28T10:27:15Z">
          <w:r>
            <w:rPr>
              <w:rFonts w:ascii="Times New Roman"/>
            </w:rPr>
            <w:delInstrText xml:space="preserve"> HYPERLINK \l _Toc25605 </w:delInstrText>
          </w:r>
        </w:del>
      </w:ins>
      <w:ins w:id="3932" w:author="M00006686" w:date="2021-07-30T13:49:11Z">
        <w:del w:id="393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934" w:author="M00006686" w:date="2021-07-30T13:49:11Z">
        <w:del w:id="3935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4.8.11 </w:delText>
          </w:r>
        </w:del>
      </w:ins>
      <w:ins w:id="3936" w:author="M00006686" w:date="2021-07-30T13:49:11Z">
        <w:del w:id="3937" w:author="M00032937" w:date="2024-06-28T10:27:15Z">
          <w:r>
            <w:rPr>
              <w:rFonts w:hint="eastAsia"/>
              <w:lang w:val="en-US" w:eastAsia="zh-CN"/>
            </w:rPr>
            <w:delText>通便功能</w:delText>
          </w:r>
        </w:del>
      </w:ins>
      <w:ins w:id="3938" w:author="M00006686" w:date="2021-07-30T13:49:11Z">
        <w:del w:id="3939" w:author="M00032937" w:date="2024-06-28T10:27:15Z">
          <w:r>
            <w:rPr/>
            <w:tab/>
          </w:r>
        </w:del>
      </w:ins>
      <w:ins w:id="3940" w:author="M00006686" w:date="2021-07-30T13:49:11Z">
        <w:del w:id="3941" w:author="M00032937" w:date="2024-06-28T10:27:15Z">
          <w:r>
            <w:rPr/>
            <w:fldChar w:fldCharType="begin"/>
          </w:r>
        </w:del>
      </w:ins>
      <w:ins w:id="3942" w:author="M00006686" w:date="2021-07-30T13:49:11Z">
        <w:del w:id="3943" w:author="M00032937" w:date="2024-06-28T10:27:15Z">
          <w:r>
            <w:rPr/>
            <w:delInstrText xml:space="preserve"> PAGEREF _Toc25605 \h </w:delInstrText>
          </w:r>
        </w:del>
      </w:ins>
      <w:ins w:id="3944" w:author="M00006686" w:date="2021-07-30T13:49:11Z">
        <w:del w:id="3945" w:author="M00032937" w:date="2024-06-28T10:27:15Z">
          <w:r>
            <w:rPr/>
            <w:fldChar w:fldCharType="separate"/>
          </w:r>
        </w:del>
      </w:ins>
      <w:ins w:id="3946" w:author="M00006686" w:date="2021-07-30T13:49:00Z">
        <w:del w:id="3947" w:author="M00032937" w:date="2024-06-28T10:27:15Z">
          <w:r>
            <w:rPr/>
            <w:delText>17</w:delText>
          </w:r>
        </w:del>
      </w:ins>
      <w:ins w:id="3948" w:author="M00006686" w:date="2021-07-30T13:49:11Z">
        <w:del w:id="3949" w:author="M00032937" w:date="2024-06-28T10:27:15Z">
          <w:r>
            <w:rPr/>
            <w:fldChar w:fldCharType="end"/>
          </w:r>
        </w:del>
      </w:ins>
      <w:ins w:id="3950" w:author="M00006686" w:date="2021-07-30T13:49:11Z">
        <w:del w:id="3951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3952" w:author="M00006686" w:date="2021-07-30T13:49:11Z"/>
          <w:del w:id="3953" w:author="M00032937" w:date="2024-06-28T10:27:15Z"/>
        </w:rPr>
      </w:pPr>
      <w:ins w:id="3954" w:author="M00006686" w:date="2021-07-30T13:49:11Z">
        <w:del w:id="3955" w:author="M00032937" w:date="2024-06-28T10:27:15Z">
          <w:r>
            <w:rPr>
              <w:rFonts w:ascii="Times New Roman"/>
            </w:rPr>
            <w:fldChar w:fldCharType="begin"/>
          </w:r>
        </w:del>
      </w:ins>
      <w:ins w:id="3956" w:author="M00006686" w:date="2021-07-30T13:49:11Z">
        <w:del w:id="3957" w:author="M00032937" w:date="2024-06-28T10:27:15Z">
          <w:r>
            <w:rPr>
              <w:rFonts w:ascii="Times New Roman"/>
            </w:rPr>
            <w:delInstrText xml:space="preserve"> HYPERLINK \l _Toc24056 </w:delInstrText>
          </w:r>
        </w:del>
      </w:ins>
      <w:ins w:id="3958" w:author="M00006686" w:date="2021-07-30T13:49:11Z">
        <w:del w:id="3959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960" w:author="M00006686" w:date="2021-07-30T13:49:11Z">
        <w:del w:id="3961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4.8.12 </w:delText>
          </w:r>
        </w:del>
      </w:ins>
      <w:ins w:id="3962" w:author="M00006686" w:date="2021-07-30T13:49:11Z">
        <w:del w:id="3963" w:author="M00032937" w:date="2024-06-28T10:27:15Z">
          <w:r>
            <w:rPr>
              <w:rFonts w:hint="eastAsia"/>
            </w:rPr>
            <w:delText>喷嘴位置调节</w:delText>
          </w:r>
        </w:del>
      </w:ins>
      <w:ins w:id="3964" w:author="M00006686" w:date="2021-07-30T13:49:11Z">
        <w:del w:id="3965" w:author="M00032937" w:date="2024-06-28T10:27:15Z">
          <w:r>
            <w:rPr/>
            <w:tab/>
          </w:r>
        </w:del>
      </w:ins>
      <w:ins w:id="3966" w:author="M00006686" w:date="2021-07-30T13:49:11Z">
        <w:del w:id="3967" w:author="M00032937" w:date="2024-06-28T10:27:15Z">
          <w:r>
            <w:rPr/>
            <w:fldChar w:fldCharType="begin"/>
          </w:r>
        </w:del>
      </w:ins>
      <w:ins w:id="3968" w:author="M00006686" w:date="2021-07-30T13:49:11Z">
        <w:del w:id="3969" w:author="M00032937" w:date="2024-06-28T10:27:15Z">
          <w:r>
            <w:rPr/>
            <w:delInstrText xml:space="preserve"> PAGEREF _Toc24056 \h </w:delInstrText>
          </w:r>
        </w:del>
      </w:ins>
      <w:ins w:id="3970" w:author="M00006686" w:date="2021-07-30T13:49:11Z">
        <w:del w:id="3971" w:author="M00032937" w:date="2024-06-28T10:27:15Z">
          <w:r>
            <w:rPr/>
            <w:fldChar w:fldCharType="separate"/>
          </w:r>
        </w:del>
      </w:ins>
      <w:ins w:id="3972" w:author="M00006686" w:date="2021-07-30T13:49:00Z">
        <w:del w:id="3973" w:author="M00032937" w:date="2024-06-28T10:27:15Z">
          <w:r>
            <w:rPr/>
            <w:delText>17</w:delText>
          </w:r>
        </w:del>
      </w:ins>
      <w:ins w:id="3974" w:author="M00006686" w:date="2021-07-30T13:49:11Z">
        <w:del w:id="3975" w:author="M00032937" w:date="2024-06-28T10:27:15Z">
          <w:r>
            <w:rPr/>
            <w:fldChar w:fldCharType="end"/>
          </w:r>
        </w:del>
      </w:ins>
      <w:ins w:id="3976" w:author="M00006686" w:date="2021-07-30T13:49:11Z">
        <w:del w:id="397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3978" w:author="M00006686" w:date="2021-07-30T13:49:11Z"/>
          <w:del w:id="3979" w:author="M00032937" w:date="2024-06-28T10:27:15Z"/>
        </w:rPr>
      </w:pPr>
      <w:ins w:id="3980" w:author="M00006686" w:date="2021-07-30T13:49:11Z">
        <w:del w:id="3981" w:author="M00032937" w:date="2024-06-28T10:27:15Z">
          <w:r>
            <w:rPr>
              <w:rFonts w:ascii="Times New Roman"/>
            </w:rPr>
            <w:fldChar w:fldCharType="begin"/>
          </w:r>
        </w:del>
      </w:ins>
      <w:ins w:id="3982" w:author="M00006686" w:date="2021-07-30T13:49:11Z">
        <w:del w:id="3983" w:author="M00032937" w:date="2024-06-28T10:27:15Z">
          <w:r>
            <w:rPr>
              <w:rFonts w:ascii="Times New Roman"/>
            </w:rPr>
            <w:delInstrText xml:space="preserve"> HYPERLINK \l _Toc5678 </w:delInstrText>
          </w:r>
        </w:del>
      </w:ins>
      <w:ins w:id="3984" w:author="M00006686" w:date="2021-07-30T13:49:11Z">
        <w:del w:id="398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986" w:author="M00006686" w:date="2021-07-30T13:49:11Z">
        <w:del w:id="3987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4.8.13 </w:delText>
          </w:r>
        </w:del>
      </w:ins>
      <w:ins w:id="3988" w:author="M00006686" w:date="2021-07-30T13:49:11Z">
        <w:del w:id="3989" w:author="M00032937" w:date="2024-06-28T10:27:15Z">
          <w:r>
            <w:rPr>
              <w:rFonts w:hint="eastAsia"/>
            </w:rPr>
            <w:delText>水压调节</w:delText>
          </w:r>
        </w:del>
      </w:ins>
      <w:ins w:id="3990" w:author="M00006686" w:date="2021-07-30T13:49:11Z">
        <w:del w:id="3991" w:author="M00032937" w:date="2024-06-28T10:27:15Z">
          <w:r>
            <w:rPr/>
            <w:tab/>
          </w:r>
        </w:del>
      </w:ins>
      <w:ins w:id="3992" w:author="M00006686" w:date="2021-07-30T13:49:11Z">
        <w:del w:id="3993" w:author="M00032937" w:date="2024-06-28T10:27:15Z">
          <w:r>
            <w:rPr/>
            <w:fldChar w:fldCharType="begin"/>
          </w:r>
        </w:del>
      </w:ins>
      <w:ins w:id="3994" w:author="M00006686" w:date="2021-07-30T13:49:11Z">
        <w:del w:id="3995" w:author="M00032937" w:date="2024-06-28T10:27:15Z">
          <w:r>
            <w:rPr/>
            <w:delInstrText xml:space="preserve"> PAGEREF _Toc5678 \h </w:delInstrText>
          </w:r>
        </w:del>
      </w:ins>
      <w:ins w:id="3996" w:author="M00006686" w:date="2021-07-30T13:49:11Z">
        <w:del w:id="3997" w:author="M00032937" w:date="2024-06-28T10:27:15Z">
          <w:r>
            <w:rPr/>
            <w:fldChar w:fldCharType="separate"/>
          </w:r>
        </w:del>
      </w:ins>
      <w:ins w:id="3998" w:author="M00006686" w:date="2021-07-30T13:49:00Z">
        <w:del w:id="3999" w:author="M00032937" w:date="2024-06-28T10:27:15Z">
          <w:r>
            <w:rPr/>
            <w:delText>17</w:delText>
          </w:r>
        </w:del>
      </w:ins>
      <w:ins w:id="4000" w:author="M00006686" w:date="2021-07-30T13:49:11Z">
        <w:del w:id="4001" w:author="M00032937" w:date="2024-06-28T10:27:15Z">
          <w:r>
            <w:rPr/>
            <w:fldChar w:fldCharType="end"/>
          </w:r>
        </w:del>
      </w:ins>
      <w:ins w:id="4002" w:author="M00006686" w:date="2021-07-30T13:49:11Z">
        <w:del w:id="400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004" w:author="M00006686" w:date="2021-07-30T13:49:11Z"/>
          <w:del w:id="4005" w:author="M00032937" w:date="2024-06-28T10:27:15Z"/>
        </w:rPr>
      </w:pPr>
      <w:ins w:id="4006" w:author="M00006686" w:date="2021-07-30T13:49:11Z">
        <w:del w:id="4007" w:author="M00032937" w:date="2024-06-28T10:27:15Z">
          <w:r>
            <w:rPr>
              <w:rFonts w:ascii="Times New Roman"/>
            </w:rPr>
            <w:fldChar w:fldCharType="begin"/>
          </w:r>
        </w:del>
      </w:ins>
      <w:ins w:id="4008" w:author="M00006686" w:date="2021-07-30T13:49:11Z">
        <w:del w:id="4009" w:author="M00032937" w:date="2024-06-28T10:27:15Z">
          <w:r>
            <w:rPr>
              <w:rFonts w:ascii="Times New Roman"/>
            </w:rPr>
            <w:delInstrText xml:space="preserve"> HYPERLINK \l _Toc10508 </w:delInstrText>
          </w:r>
        </w:del>
      </w:ins>
      <w:ins w:id="4010" w:author="M00006686" w:date="2021-07-30T13:49:11Z">
        <w:del w:id="401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012" w:author="M00006686" w:date="2021-07-30T13:49:11Z">
        <w:del w:id="4013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4.8.14 </w:delText>
          </w:r>
        </w:del>
      </w:ins>
      <w:ins w:id="4014" w:author="M00006686" w:date="2021-07-30T13:49:11Z">
        <w:del w:id="4015" w:author="M00032937" w:date="2024-06-28T10:27:15Z">
          <w:r>
            <w:rPr>
              <w:rFonts w:hint="eastAsia"/>
            </w:rPr>
            <w:delText>往复清洗</w:delText>
          </w:r>
        </w:del>
      </w:ins>
      <w:ins w:id="4016" w:author="M00006686" w:date="2021-07-30T13:49:11Z">
        <w:del w:id="4017" w:author="M00032937" w:date="2024-06-28T10:27:15Z">
          <w:r>
            <w:rPr/>
            <w:tab/>
          </w:r>
        </w:del>
      </w:ins>
      <w:ins w:id="4018" w:author="M00006686" w:date="2021-07-30T13:49:11Z">
        <w:del w:id="4019" w:author="M00032937" w:date="2024-06-28T10:27:15Z">
          <w:r>
            <w:rPr/>
            <w:fldChar w:fldCharType="begin"/>
          </w:r>
        </w:del>
      </w:ins>
      <w:ins w:id="4020" w:author="M00006686" w:date="2021-07-30T13:49:11Z">
        <w:del w:id="4021" w:author="M00032937" w:date="2024-06-28T10:27:15Z">
          <w:r>
            <w:rPr/>
            <w:delInstrText xml:space="preserve"> PAGEREF _Toc10508 \h </w:delInstrText>
          </w:r>
        </w:del>
      </w:ins>
      <w:ins w:id="4022" w:author="M00006686" w:date="2021-07-30T13:49:11Z">
        <w:del w:id="4023" w:author="M00032937" w:date="2024-06-28T10:27:15Z">
          <w:r>
            <w:rPr/>
            <w:fldChar w:fldCharType="separate"/>
          </w:r>
        </w:del>
      </w:ins>
      <w:ins w:id="4024" w:author="M00006686" w:date="2021-07-30T13:49:00Z">
        <w:del w:id="4025" w:author="M00032937" w:date="2024-06-28T10:27:15Z">
          <w:r>
            <w:rPr/>
            <w:delText>18</w:delText>
          </w:r>
        </w:del>
      </w:ins>
      <w:ins w:id="4026" w:author="M00006686" w:date="2021-07-30T13:49:11Z">
        <w:del w:id="4027" w:author="M00032937" w:date="2024-06-28T10:27:15Z">
          <w:r>
            <w:rPr/>
            <w:fldChar w:fldCharType="end"/>
          </w:r>
        </w:del>
      </w:ins>
      <w:ins w:id="4028" w:author="M00006686" w:date="2021-07-30T13:49:11Z">
        <w:del w:id="402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030" w:author="M00006686" w:date="2021-07-30T13:49:11Z"/>
          <w:del w:id="4031" w:author="M00032937" w:date="2024-06-28T10:27:15Z"/>
        </w:rPr>
      </w:pPr>
      <w:ins w:id="4032" w:author="M00006686" w:date="2021-07-30T13:49:11Z">
        <w:del w:id="4033" w:author="M00032937" w:date="2024-06-28T10:27:15Z">
          <w:r>
            <w:rPr>
              <w:rFonts w:ascii="Times New Roman"/>
            </w:rPr>
            <w:fldChar w:fldCharType="begin"/>
          </w:r>
        </w:del>
      </w:ins>
      <w:ins w:id="4034" w:author="M00006686" w:date="2021-07-30T13:49:11Z">
        <w:del w:id="4035" w:author="M00032937" w:date="2024-06-28T10:27:15Z">
          <w:r>
            <w:rPr>
              <w:rFonts w:ascii="Times New Roman"/>
            </w:rPr>
            <w:delInstrText xml:space="preserve"> HYPERLINK \l _Toc29921 </w:delInstrText>
          </w:r>
        </w:del>
      </w:ins>
      <w:ins w:id="4036" w:author="M00006686" w:date="2021-07-30T13:49:11Z">
        <w:del w:id="403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038" w:author="M00006686" w:date="2021-07-30T13:49:11Z">
        <w:del w:id="4039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4.8.15 </w:delText>
          </w:r>
        </w:del>
      </w:ins>
      <w:ins w:id="4040" w:author="M00006686" w:date="2021-07-30T13:49:11Z">
        <w:del w:id="4041" w:author="M00032937" w:date="2024-06-28T10:27:15Z">
          <w:r>
            <w:rPr>
              <w:rFonts w:hint="eastAsia"/>
            </w:rPr>
            <w:delText>冷热按摩</w:delText>
          </w:r>
        </w:del>
      </w:ins>
      <w:ins w:id="4042" w:author="M00006686" w:date="2021-07-30T13:49:11Z">
        <w:del w:id="4043" w:author="M00032937" w:date="2024-06-28T10:27:15Z">
          <w:r>
            <w:rPr/>
            <w:tab/>
          </w:r>
        </w:del>
      </w:ins>
      <w:ins w:id="4044" w:author="M00006686" w:date="2021-07-30T13:49:11Z">
        <w:del w:id="4045" w:author="M00032937" w:date="2024-06-28T10:27:15Z">
          <w:r>
            <w:rPr/>
            <w:fldChar w:fldCharType="begin"/>
          </w:r>
        </w:del>
      </w:ins>
      <w:ins w:id="4046" w:author="M00006686" w:date="2021-07-30T13:49:11Z">
        <w:del w:id="4047" w:author="M00032937" w:date="2024-06-28T10:27:15Z">
          <w:r>
            <w:rPr/>
            <w:delInstrText xml:space="preserve"> PAGEREF _Toc29921 \h </w:delInstrText>
          </w:r>
        </w:del>
      </w:ins>
      <w:ins w:id="4048" w:author="M00006686" w:date="2021-07-30T13:49:11Z">
        <w:del w:id="4049" w:author="M00032937" w:date="2024-06-28T10:27:15Z">
          <w:r>
            <w:rPr/>
            <w:fldChar w:fldCharType="separate"/>
          </w:r>
        </w:del>
      </w:ins>
      <w:ins w:id="4050" w:author="M00006686" w:date="2021-07-30T13:49:00Z">
        <w:del w:id="4051" w:author="M00032937" w:date="2024-06-28T10:27:15Z">
          <w:r>
            <w:rPr/>
            <w:delText>18</w:delText>
          </w:r>
        </w:del>
      </w:ins>
      <w:ins w:id="4052" w:author="M00006686" w:date="2021-07-30T13:49:11Z">
        <w:del w:id="4053" w:author="M00032937" w:date="2024-06-28T10:27:15Z">
          <w:r>
            <w:rPr/>
            <w:fldChar w:fldCharType="end"/>
          </w:r>
        </w:del>
      </w:ins>
      <w:ins w:id="4054" w:author="M00006686" w:date="2021-07-30T13:49:11Z">
        <w:del w:id="405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056" w:author="M00006686" w:date="2021-07-30T13:49:11Z"/>
          <w:del w:id="4057" w:author="M00032937" w:date="2024-06-28T10:27:15Z"/>
        </w:rPr>
      </w:pPr>
      <w:ins w:id="4058" w:author="M00006686" w:date="2021-07-30T13:49:11Z">
        <w:del w:id="4059" w:author="M00032937" w:date="2024-06-28T10:27:15Z">
          <w:r>
            <w:rPr>
              <w:rFonts w:ascii="Times New Roman"/>
            </w:rPr>
            <w:fldChar w:fldCharType="begin"/>
          </w:r>
        </w:del>
      </w:ins>
      <w:ins w:id="4060" w:author="M00006686" w:date="2021-07-30T13:49:11Z">
        <w:del w:id="4061" w:author="M00032937" w:date="2024-06-28T10:27:15Z">
          <w:r>
            <w:rPr>
              <w:rFonts w:ascii="Times New Roman"/>
            </w:rPr>
            <w:delInstrText xml:space="preserve"> HYPERLINK \l _Toc8010 </w:delInstrText>
          </w:r>
        </w:del>
      </w:ins>
      <w:ins w:id="4062" w:author="M00006686" w:date="2021-07-30T13:49:11Z">
        <w:del w:id="406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064" w:author="M00006686" w:date="2021-07-30T13:49:11Z">
        <w:del w:id="4065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4.8.16 </w:delText>
          </w:r>
        </w:del>
      </w:ins>
      <w:ins w:id="4066" w:author="M00006686" w:date="2021-07-30T13:49:11Z">
        <w:del w:id="4067" w:author="M00032937" w:date="2024-06-28T10:27:15Z">
          <w:r>
            <w:rPr>
              <w:rFonts w:hint="eastAsia"/>
            </w:rPr>
            <w:delText>暖风干燥</w:delText>
          </w:r>
        </w:del>
      </w:ins>
      <w:ins w:id="4068" w:author="M00006686" w:date="2021-07-30T13:49:11Z">
        <w:del w:id="4069" w:author="M00032937" w:date="2024-06-28T10:27:15Z">
          <w:r>
            <w:rPr/>
            <w:tab/>
          </w:r>
        </w:del>
      </w:ins>
      <w:ins w:id="4070" w:author="M00006686" w:date="2021-07-30T13:49:11Z">
        <w:del w:id="4071" w:author="M00032937" w:date="2024-06-28T10:27:15Z">
          <w:r>
            <w:rPr/>
            <w:fldChar w:fldCharType="begin"/>
          </w:r>
        </w:del>
      </w:ins>
      <w:ins w:id="4072" w:author="M00006686" w:date="2021-07-30T13:49:11Z">
        <w:del w:id="4073" w:author="M00032937" w:date="2024-06-28T10:27:15Z">
          <w:r>
            <w:rPr/>
            <w:delInstrText xml:space="preserve"> PAGEREF _Toc8010 \h </w:delInstrText>
          </w:r>
        </w:del>
      </w:ins>
      <w:ins w:id="4074" w:author="M00006686" w:date="2021-07-30T13:49:11Z">
        <w:del w:id="4075" w:author="M00032937" w:date="2024-06-28T10:27:15Z">
          <w:r>
            <w:rPr/>
            <w:fldChar w:fldCharType="separate"/>
          </w:r>
        </w:del>
      </w:ins>
      <w:ins w:id="4076" w:author="M00006686" w:date="2021-07-30T13:49:00Z">
        <w:del w:id="4077" w:author="M00032937" w:date="2024-06-28T10:27:15Z">
          <w:r>
            <w:rPr/>
            <w:delText>18</w:delText>
          </w:r>
        </w:del>
      </w:ins>
      <w:ins w:id="4078" w:author="M00006686" w:date="2021-07-30T13:49:11Z">
        <w:del w:id="4079" w:author="M00032937" w:date="2024-06-28T10:27:15Z">
          <w:r>
            <w:rPr/>
            <w:fldChar w:fldCharType="end"/>
          </w:r>
        </w:del>
      </w:ins>
      <w:ins w:id="4080" w:author="M00006686" w:date="2021-07-30T13:49:11Z">
        <w:del w:id="4081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082" w:author="M00006686" w:date="2021-07-30T13:49:11Z"/>
          <w:del w:id="4083" w:author="M00032937" w:date="2024-06-28T10:27:15Z"/>
        </w:rPr>
      </w:pPr>
      <w:ins w:id="4084" w:author="M00006686" w:date="2021-07-30T13:49:11Z">
        <w:del w:id="4085" w:author="M00032937" w:date="2024-06-28T10:27:15Z">
          <w:r>
            <w:rPr>
              <w:rFonts w:ascii="Times New Roman"/>
            </w:rPr>
            <w:fldChar w:fldCharType="begin"/>
          </w:r>
        </w:del>
      </w:ins>
      <w:ins w:id="4086" w:author="M00006686" w:date="2021-07-30T13:49:11Z">
        <w:del w:id="4087" w:author="M00032937" w:date="2024-06-28T10:27:15Z">
          <w:r>
            <w:rPr>
              <w:rFonts w:ascii="Times New Roman"/>
            </w:rPr>
            <w:delInstrText xml:space="preserve"> HYPERLINK \l _Toc25796 </w:delInstrText>
          </w:r>
        </w:del>
      </w:ins>
      <w:ins w:id="4088" w:author="M00006686" w:date="2021-07-30T13:49:11Z">
        <w:del w:id="4089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090" w:author="M00006686" w:date="2021-07-30T13:49:11Z">
        <w:del w:id="4091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4.8.17 </w:delText>
          </w:r>
        </w:del>
      </w:ins>
      <w:ins w:id="4092" w:author="M00006686" w:date="2021-07-30T13:49:11Z">
        <w:del w:id="4093" w:author="M00032937" w:date="2024-06-28T10:27:15Z">
          <w:r>
            <w:rPr>
              <w:rFonts w:hint="eastAsia"/>
            </w:rPr>
            <w:delText>暖风风速</w:delText>
          </w:r>
        </w:del>
      </w:ins>
      <w:ins w:id="4094" w:author="M00006686" w:date="2021-07-30T13:49:11Z">
        <w:del w:id="4095" w:author="M00032937" w:date="2024-06-28T10:27:15Z">
          <w:r>
            <w:rPr/>
            <w:tab/>
          </w:r>
        </w:del>
      </w:ins>
      <w:ins w:id="4096" w:author="M00006686" w:date="2021-07-30T13:49:11Z">
        <w:del w:id="4097" w:author="M00032937" w:date="2024-06-28T10:27:15Z">
          <w:r>
            <w:rPr/>
            <w:fldChar w:fldCharType="begin"/>
          </w:r>
        </w:del>
      </w:ins>
      <w:ins w:id="4098" w:author="M00006686" w:date="2021-07-30T13:49:11Z">
        <w:del w:id="4099" w:author="M00032937" w:date="2024-06-28T10:27:15Z">
          <w:r>
            <w:rPr/>
            <w:delInstrText xml:space="preserve"> PAGEREF _Toc25796 \h </w:delInstrText>
          </w:r>
        </w:del>
      </w:ins>
      <w:ins w:id="4100" w:author="M00006686" w:date="2021-07-30T13:49:11Z">
        <w:del w:id="4101" w:author="M00032937" w:date="2024-06-28T10:27:15Z">
          <w:r>
            <w:rPr/>
            <w:fldChar w:fldCharType="separate"/>
          </w:r>
        </w:del>
      </w:ins>
      <w:ins w:id="4102" w:author="M00006686" w:date="2021-07-30T13:49:00Z">
        <w:del w:id="4103" w:author="M00032937" w:date="2024-06-28T10:27:15Z">
          <w:r>
            <w:rPr/>
            <w:delText>18</w:delText>
          </w:r>
        </w:del>
      </w:ins>
      <w:ins w:id="4104" w:author="M00006686" w:date="2021-07-30T13:49:11Z">
        <w:del w:id="4105" w:author="M00032937" w:date="2024-06-28T10:27:15Z">
          <w:r>
            <w:rPr/>
            <w:fldChar w:fldCharType="end"/>
          </w:r>
        </w:del>
      </w:ins>
      <w:ins w:id="4106" w:author="M00006686" w:date="2021-07-30T13:49:11Z">
        <w:del w:id="410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108" w:author="M00006686" w:date="2021-07-30T13:49:11Z"/>
          <w:del w:id="4109" w:author="M00032937" w:date="2024-06-28T10:27:15Z"/>
        </w:rPr>
      </w:pPr>
      <w:ins w:id="4110" w:author="M00006686" w:date="2021-07-30T13:49:11Z">
        <w:del w:id="4111" w:author="M00032937" w:date="2024-06-28T10:27:15Z">
          <w:r>
            <w:rPr>
              <w:rFonts w:ascii="Times New Roman"/>
            </w:rPr>
            <w:fldChar w:fldCharType="begin"/>
          </w:r>
        </w:del>
      </w:ins>
      <w:ins w:id="4112" w:author="M00006686" w:date="2021-07-30T13:49:11Z">
        <w:del w:id="4113" w:author="M00032937" w:date="2024-06-28T10:27:15Z">
          <w:r>
            <w:rPr>
              <w:rFonts w:ascii="Times New Roman"/>
            </w:rPr>
            <w:delInstrText xml:space="preserve"> HYPERLINK \l _Toc15077 </w:delInstrText>
          </w:r>
        </w:del>
      </w:ins>
      <w:ins w:id="4114" w:author="M00006686" w:date="2021-07-30T13:49:11Z">
        <w:del w:id="411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116" w:author="M00006686" w:date="2021-07-30T13:49:11Z">
        <w:del w:id="4117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4.8.18 </w:delText>
          </w:r>
        </w:del>
      </w:ins>
      <w:ins w:id="4118" w:author="M00006686" w:date="2021-07-30T13:49:11Z">
        <w:del w:id="4119" w:author="M00032937" w:date="2024-06-28T10:27:15Z">
          <w:r>
            <w:rPr>
              <w:rFonts w:hint="eastAsia"/>
            </w:rPr>
            <w:delText>喷嘴清洗</w:delText>
          </w:r>
        </w:del>
      </w:ins>
      <w:ins w:id="4120" w:author="M00006686" w:date="2021-07-30T13:49:11Z">
        <w:del w:id="4121" w:author="M00032937" w:date="2024-06-28T10:27:15Z">
          <w:r>
            <w:rPr/>
            <w:tab/>
          </w:r>
        </w:del>
      </w:ins>
      <w:ins w:id="4122" w:author="M00006686" w:date="2021-07-30T13:49:11Z">
        <w:del w:id="4123" w:author="M00032937" w:date="2024-06-28T10:27:15Z">
          <w:r>
            <w:rPr/>
            <w:fldChar w:fldCharType="begin"/>
          </w:r>
        </w:del>
      </w:ins>
      <w:ins w:id="4124" w:author="M00006686" w:date="2021-07-30T13:49:11Z">
        <w:del w:id="4125" w:author="M00032937" w:date="2024-06-28T10:27:15Z">
          <w:r>
            <w:rPr/>
            <w:delInstrText xml:space="preserve"> PAGEREF _Toc15077 \h </w:delInstrText>
          </w:r>
        </w:del>
      </w:ins>
      <w:ins w:id="4126" w:author="M00006686" w:date="2021-07-30T13:49:11Z">
        <w:del w:id="4127" w:author="M00032937" w:date="2024-06-28T10:27:15Z">
          <w:r>
            <w:rPr/>
            <w:fldChar w:fldCharType="separate"/>
          </w:r>
        </w:del>
      </w:ins>
      <w:ins w:id="4128" w:author="M00006686" w:date="2021-07-30T13:49:00Z">
        <w:del w:id="4129" w:author="M00032937" w:date="2024-06-28T10:27:15Z">
          <w:r>
            <w:rPr/>
            <w:delText>18</w:delText>
          </w:r>
        </w:del>
      </w:ins>
      <w:ins w:id="4130" w:author="M00006686" w:date="2021-07-30T13:49:11Z">
        <w:del w:id="4131" w:author="M00032937" w:date="2024-06-28T10:27:15Z">
          <w:r>
            <w:rPr/>
            <w:fldChar w:fldCharType="end"/>
          </w:r>
        </w:del>
      </w:ins>
      <w:ins w:id="4132" w:author="M00006686" w:date="2021-07-30T13:49:11Z">
        <w:del w:id="413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134" w:author="M00006686" w:date="2021-07-30T13:49:11Z"/>
          <w:del w:id="4135" w:author="M00032937" w:date="2024-06-28T10:27:15Z"/>
        </w:rPr>
      </w:pPr>
      <w:ins w:id="4136" w:author="M00006686" w:date="2021-07-30T13:49:11Z">
        <w:del w:id="4137" w:author="M00032937" w:date="2024-06-28T10:27:15Z">
          <w:r>
            <w:rPr>
              <w:rFonts w:ascii="Times New Roman"/>
            </w:rPr>
            <w:fldChar w:fldCharType="begin"/>
          </w:r>
        </w:del>
      </w:ins>
      <w:ins w:id="4138" w:author="M00006686" w:date="2021-07-30T13:49:11Z">
        <w:del w:id="4139" w:author="M00032937" w:date="2024-06-28T10:27:15Z">
          <w:r>
            <w:rPr>
              <w:rFonts w:ascii="Times New Roman"/>
            </w:rPr>
            <w:delInstrText xml:space="preserve"> HYPERLINK \l _Toc9925 </w:delInstrText>
          </w:r>
        </w:del>
      </w:ins>
      <w:ins w:id="4140" w:author="M00006686" w:date="2021-07-30T13:49:11Z">
        <w:del w:id="414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142" w:author="M00006686" w:date="2021-07-30T13:49:11Z">
        <w:del w:id="4143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4.8.19 </w:delText>
          </w:r>
        </w:del>
      </w:ins>
      <w:ins w:id="4144" w:author="M00006686" w:date="2021-07-30T13:49:11Z">
        <w:del w:id="4145" w:author="M00032937" w:date="2024-06-28T10:27:15Z">
          <w:r>
            <w:rPr>
              <w:rFonts w:hint="eastAsia"/>
            </w:rPr>
            <w:delText>水温调节</w:delText>
          </w:r>
        </w:del>
      </w:ins>
      <w:ins w:id="4146" w:author="M00006686" w:date="2021-07-30T13:49:11Z">
        <w:del w:id="4147" w:author="M00032937" w:date="2024-06-28T10:27:15Z">
          <w:r>
            <w:rPr/>
            <w:tab/>
          </w:r>
        </w:del>
      </w:ins>
      <w:ins w:id="4148" w:author="M00006686" w:date="2021-07-30T13:49:11Z">
        <w:del w:id="4149" w:author="M00032937" w:date="2024-06-28T10:27:15Z">
          <w:r>
            <w:rPr/>
            <w:fldChar w:fldCharType="begin"/>
          </w:r>
        </w:del>
      </w:ins>
      <w:ins w:id="4150" w:author="M00006686" w:date="2021-07-30T13:49:11Z">
        <w:del w:id="4151" w:author="M00032937" w:date="2024-06-28T10:27:15Z">
          <w:r>
            <w:rPr/>
            <w:delInstrText xml:space="preserve"> PAGEREF _Toc9925 \h </w:delInstrText>
          </w:r>
        </w:del>
      </w:ins>
      <w:ins w:id="4152" w:author="M00006686" w:date="2021-07-30T13:49:11Z">
        <w:del w:id="4153" w:author="M00032937" w:date="2024-06-28T10:27:15Z">
          <w:r>
            <w:rPr/>
            <w:fldChar w:fldCharType="separate"/>
          </w:r>
        </w:del>
      </w:ins>
      <w:ins w:id="4154" w:author="M00006686" w:date="2021-07-30T13:49:00Z">
        <w:del w:id="4155" w:author="M00032937" w:date="2024-06-28T10:27:15Z">
          <w:r>
            <w:rPr/>
            <w:delText>19</w:delText>
          </w:r>
        </w:del>
      </w:ins>
      <w:ins w:id="4156" w:author="M00006686" w:date="2021-07-30T13:49:11Z">
        <w:del w:id="4157" w:author="M00032937" w:date="2024-06-28T10:27:15Z">
          <w:r>
            <w:rPr/>
            <w:fldChar w:fldCharType="end"/>
          </w:r>
        </w:del>
      </w:ins>
      <w:ins w:id="4158" w:author="M00006686" w:date="2021-07-30T13:49:11Z">
        <w:del w:id="415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160" w:author="M00006686" w:date="2021-07-30T13:49:11Z"/>
          <w:del w:id="4161" w:author="M00032937" w:date="2024-06-28T10:27:15Z"/>
        </w:rPr>
      </w:pPr>
      <w:ins w:id="4162" w:author="M00006686" w:date="2021-07-30T13:49:11Z">
        <w:del w:id="4163" w:author="M00032937" w:date="2024-06-28T10:27:15Z">
          <w:r>
            <w:rPr>
              <w:rFonts w:ascii="Times New Roman"/>
            </w:rPr>
            <w:fldChar w:fldCharType="begin"/>
          </w:r>
        </w:del>
      </w:ins>
      <w:ins w:id="4164" w:author="M00006686" w:date="2021-07-30T13:49:11Z">
        <w:del w:id="4165" w:author="M00032937" w:date="2024-06-28T10:27:15Z">
          <w:r>
            <w:rPr>
              <w:rFonts w:ascii="Times New Roman"/>
            </w:rPr>
            <w:delInstrText xml:space="preserve"> HYPERLINK \l _Toc12945 </w:delInstrText>
          </w:r>
        </w:del>
      </w:ins>
      <w:ins w:id="4166" w:author="M00006686" w:date="2021-07-30T13:49:11Z">
        <w:del w:id="416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168" w:author="M00006686" w:date="2021-07-30T13:49:11Z">
        <w:del w:id="4169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4.8.20 </w:delText>
          </w:r>
        </w:del>
      </w:ins>
      <w:ins w:id="4170" w:author="M00006686" w:date="2021-07-30T13:49:11Z">
        <w:del w:id="4171" w:author="M00032937" w:date="2024-06-28T10:27:15Z">
          <w:r>
            <w:rPr>
              <w:rFonts w:hint="eastAsia"/>
            </w:rPr>
            <w:delText>风温调节</w:delText>
          </w:r>
        </w:del>
      </w:ins>
      <w:ins w:id="4172" w:author="M00006686" w:date="2021-07-30T13:49:11Z">
        <w:del w:id="4173" w:author="M00032937" w:date="2024-06-28T10:27:15Z">
          <w:r>
            <w:rPr/>
            <w:tab/>
          </w:r>
        </w:del>
      </w:ins>
      <w:ins w:id="4174" w:author="M00006686" w:date="2021-07-30T13:49:11Z">
        <w:del w:id="4175" w:author="M00032937" w:date="2024-06-28T10:27:15Z">
          <w:r>
            <w:rPr/>
            <w:fldChar w:fldCharType="begin"/>
          </w:r>
        </w:del>
      </w:ins>
      <w:ins w:id="4176" w:author="M00006686" w:date="2021-07-30T13:49:11Z">
        <w:del w:id="4177" w:author="M00032937" w:date="2024-06-28T10:27:15Z">
          <w:r>
            <w:rPr/>
            <w:delInstrText xml:space="preserve"> PAGEREF _Toc12945 \h </w:delInstrText>
          </w:r>
        </w:del>
      </w:ins>
      <w:ins w:id="4178" w:author="M00006686" w:date="2021-07-30T13:49:11Z">
        <w:del w:id="4179" w:author="M00032937" w:date="2024-06-28T10:27:15Z">
          <w:r>
            <w:rPr/>
            <w:fldChar w:fldCharType="separate"/>
          </w:r>
        </w:del>
      </w:ins>
      <w:ins w:id="4180" w:author="M00006686" w:date="2021-07-30T13:49:00Z">
        <w:del w:id="4181" w:author="M00032937" w:date="2024-06-28T10:27:15Z">
          <w:r>
            <w:rPr/>
            <w:delText>19</w:delText>
          </w:r>
        </w:del>
      </w:ins>
      <w:ins w:id="4182" w:author="M00006686" w:date="2021-07-30T13:49:11Z">
        <w:del w:id="4183" w:author="M00032937" w:date="2024-06-28T10:27:15Z">
          <w:r>
            <w:rPr/>
            <w:fldChar w:fldCharType="end"/>
          </w:r>
        </w:del>
      </w:ins>
      <w:ins w:id="4184" w:author="M00006686" w:date="2021-07-30T13:49:11Z">
        <w:del w:id="418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186" w:author="M00006686" w:date="2021-07-30T13:49:11Z"/>
          <w:del w:id="4187" w:author="M00032937" w:date="2024-06-28T10:27:15Z"/>
        </w:rPr>
      </w:pPr>
      <w:ins w:id="4188" w:author="M00006686" w:date="2021-07-30T13:49:11Z">
        <w:del w:id="4189" w:author="M00032937" w:date="2024-06-28T10:27:15Z">
          <w:r>
            <w:rPr>
              <w:rFonts w:ascii="Times New Roman"/>
            </w:rPr>
            <w:fldChar w:fldCharType="begin"/>
          </w:r>
        </w:del>
      </w:ins>
      <w:ins w:id="4190" w:author="M00006686" w:date="2021-07-30T13:49:11Z">
        <w:del w:id="4191" w:author="M00032937" w:date="2024-06-28T10:27:15Z">
          <w:r>
            <w:rPr>
              <w:rFonts w:ascii="Times New Roman"/>
            </w:rPr>
            <w:delInstrText xml:space="preserve"> HYPERLINK \l _Toc4691 </w:delInstrText>
          </w:r>
        </w:del>
      </w:ins>
      <w:ins w:id="4192" w:author="M00006686" w:date="2021-07-30T13:49:11Z">
        <w:del w:id="419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194" w:author="M00006686" w:date="2021-07-30T13:49:11Z">
        <w:del w:id="4195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4.8.21 </w:delText>
          </w:r>
        </w:del>
      </w:ins>
      <w:ins w:id="4196" w:author="M00006686" w:date="2021-07-30T13:49:11Z">
        <w:del w:id="4197" w:author="M00032937" w:date="2024-06-28T10:27:15Z">
          <w:r>
            <w:rPr>
              <w:rFonts w:hint="eastAsia"/>
            </w:rPr>
            <w:delText>座温调节</w:delText>
          </w:r>
        </w:del>
      </w:ins>
      <w:ins w:id="4198" w:author="M00006686" w:date="2021-07-30T13:49:11Z">
        <w:del w:id="4199" w:author="M00032937" w:date="2024-06-28T10:27:15Z">
          <w:r>
            <w:rPr/>
            <w:tab/>
          </w:r>
        </w:del>
      </w:ins>
      <w:ins w:id="4200" w:author="M00006686" w:date="2021-07-30T13:49:11Z">
        <w:del w:id="4201" w:author="M00032937" w:date="2024-06-28T10:27:15Z">
          <w:r>
            <w:rPr/>
            <w:fldChar w:fldCharType="begin"/>
          </w:r>
        </w:del>
      </w:ins>
      <w:ins w:id="4202" w:author="M00006686" w:date="2021-07-30T13:49:11Z">
        <w:del w:id="4203" w:author="M00032937" w:date="2024-06-28T10:27:15Z">
          <w:r>
            <w:rPr/>
            <w:delInstrText xml:space="preserve"> PAGEREF _Toc4691 \h </w:delInstrText>
          </w:r>
        </w:del>
      </w:ins>
      <w:ins w:id="4204" w:author="M00006686" w:date="2021-07-30T13:49:11Z">
        <w:del w:id="4205" w:author="M00032937" w:date="2024-06-28T10:27:15Z">
          <w:r>
            <w:rPr/>
            <w:fldChar w:fldCharType="separate"/>
          </w:r>
        </w:del>
      </w:ins>
      <w:ins w:id="4206" w:author="M00006686" w:date="2021-07-30T13:49:00Z">
        <w:del w:id="4207" w:author="M00032937" w:date="2024-06-28T10:27:15Z">
          <w:r>
            <w:rPr/>
            <w:delText>19</w:delText>
          </w:r>
        </w:del>
      </w:ins>
      <w:ins w:id="4208" w:author="M00006686" w:date="2021-07-30T13:49:11Z">
        <w:del w:id="4209" w:author="M00032937" w:date="2024-06-28T10:27:15Z">
          <w:r>
            <w:rPr/>
            <w:fldChar w:fldCharType="end"/>
          </w:r>
        </w:del>
      </w:ins>
      <w:ins w:id="4210" w:author="M00006686" w:date="2021-07-30T13:49:11Z">
        <w:del w:id="4211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212" w:author="M00006686" w:date="2021-07-30T13:49:11Z"/>
          <w:del w:id="4213" w:author="M00032937" w:date="2024-06-28T10:27:15Z"/>
        </w:rPr>
      </w:pPr>
      <w:ins w:id="4214" w:author="M00006686" w:date="2021-07-30T13:49:11Z">
        <w:del w:id="4215" w:author="M00032937" w:date="2024-06-28T10:27:15Z">
          <w:r>
            <w:rPr>
              <w:rFonts w:ascii="Times New Roman"/>
            </w:rPr>
            <w:fldChar w:fldCharType="begin"/>
          </w:r>
        </w:del>
      </w:ins>
      <w:ins w:id="4216" w:author="M00006686" w:date="2021-07-30T13:49:11Z">
        <w:del w:id="4217" w:author="M00032937" w:date="2024-06-28T10:27:15Z">
          <w:r>
            <w:rPr>
              <w:rFonts w:ascii="Times New Roman"/>
            </w:rPr>
            <w:delInstrText xml:space="preserve"> HYPERLINK \l _Toc21832 </w:delInstrText>
          </w:r>
        </w:del>
      </w:ins>
      <w:ins w:id="4218" w:author="M00006686" w:date="2021-07-30T13:49:11Z">
        <w:del w:id="4219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220" w:author="M00006686" w:date="2021-07-30T13:49:11Z">
        <w:del w:id="4221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4.8.22 </w:delText>
          </w:r>
        </w:del>
      </w:ins>
      <w:ins w:id="4222" w:author="M00006686" w:date="2021-07-30T13:49:11Z">
        <w:del w:id="4223" w:author="M00032937" w:date="2024-06-28T10:27:15Z">
          <w:r>
            <w:rPr>
              <w:rFonts w:hint="eastAsia"/>
              <w:lang w:val="en-US" w:eastAsia="zh-CN"/>
            </w:rPr>
            <w:delText>光感</w:delText>
          </w:r>
        </w:del>
      </w:ins>
      <w:ins w:id="4224" w:author="M00006686" w:date="2021-07-30T13:49:11Z">
        <w:del w:id="4225" w:author="M00032937" w:date="2024-06-28T10:27:15Z">
          <w:r>
            <w:rPr>
              <w:rFonts w:hint="eastAsia"/>
            </w:rPr>
            <w:delText>夜灯</w:delText>
          </w:r>
        </w:del>
      </w:ins>
      <w:ins w:id="4226" w:author="M00006686" w:date="2021-07-30T13:49:11Z">
        <w:del w:id="4227" w:author="M00032937" w:date="2024-06-28T10:27:15Z">
          <w:r>
            <w:rPr/>
            <w:tab/>
          </w:r>
        </w:del>
      </w:ins>
      <w:ins w:id="4228" w:author="M00006686" w:date="2021-07-30T13:49:11Z">
        <w:del w:id="4229" w:author="M00032937" w:date="2024-06-28T10:27:15Z">
          <w:r>
            <w:rPr/>
            <w:fldChar w:fldCharType="begin"/>
          </w:r>
        </w:del>
      </w:ins>
      <w:ins w:id="4230" w:author="M00006686" w:date="2021-07-30T13:49:11Z">
        <w:del w:id="4231" w:author="M00032937" w:date="2024-06-28T10:27:15Z">
          <w:r>
            <w:rPr/>
            <w:delInstrText xml:space="preserve"> PAGEREF _Toc21832 \h </w:delInstrText>
          </w:r>
        </w:del>
      </w:ins>
      <w:ins w:id="4232" w:author="M00006686" w:date="2021-07-30T13:49:11Z">
        <w:del w:id="4233" w:author="M00032937" w:date="2024-06-28T10:27:15Z">
          <w:r>
            <w:rPr/>
            <w:fldChar w:fldCharType="separate"/>
          </w:r>
        </w:del>
      </w:ins>
      <w:ins w:id="4234" w:author="M00006686" w:date="2021-07-30T13:49:00Z">
        <w:del w:id="4235" w:author="M00032937" w:date="2024-06-28T10:27:15Z">
          <w:r>
            <w:rPr/>
            <w:delText>19</w:delText>
          </w:r>
        </w:del>
      </w:ins>
      <w:ins w:id="4236" w:author="M00006686" w:date="2021-07-30T13:49:11Z">
        <w:del w:id="4237" w:author="M00032937" w:date="2024-06-28T10:27:15Z">
          <w:r>
            <w:rPr/>
            <w:fldChar w:fldCharType="end"/>
          </w:r>
        </w:del>
      </w:ins>
      <w:ins w:id="4238" w:author="M00006686" w:date="2021-07-30T13:49:11Z">
        <w:del w:id="423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240" w:author="M00006686" w:date="2021-07-30T13:49:11Z"/>
          <w:del w:id="4241" w:author="M00032937" w:date="2024-06-28T10:27:15Z"/>
        </w:rPr>
      </w:pPr>
      <w:ins w:id="4242" w:author="M00006686" w:date="2021-07-30T13:49:11Z">
        <w:del w:id="4243" w:author="M00032937" w:date="2024-06-28T10:27:15Z">
          <w:r>
            <w:rPr>
              <w:rFonts w:ascii="Times New Roman"/>
            </w:rPr>
            <w:fldChar w:fldCharType="begin"/>
          </w:r>
        </w:del>
      </w:ins>
      <w:ins w:id="4244" w:author="M00006686" w:date="2021-07-30T13:49:11Z">
        <w:del w:id="4245" w:author="M00032937" w:date="2024-06-28T10:27:15Z">
          <w:r>
            <w:rPr>
              <w:rFonts w:ascii="Times New Roman"/>
            </w:rPr>
            <w:delInstrText xml:space="preserve"> HYPERLINK \l _Toc25259 </w:delInstrText>
          </w:r>
        </w:del>
      </w:ins>
      <w:ins w:id="4246" w:author="M00006686" w:date="2021-07-30T13:49:11Z">
        <w:del w:id="424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248" w:author="M00006686" w:date="2021-07-30T13:49:11Z">
        <w:del w:id="4249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4.8.23 </w:delText>
          </w:r>
        </w:del>
      </w:ins>
      <w:ins w:id="4250" w:author="M00006686" w:date="2021-07-30T13:49:11Z">
        <w:del w:id="4251" w:author="M00032937" w:date="2024-06-28T10:27:15Z">
          <w:r>
            <w:rPr>
              <w:rFonts w:hint="eastAsia"/>
              <w:lang w:val="en-US" w:eastAsia="zh-CN"/>
            </w:rPr>
            <w:delText>座圈氛围灯</w:delText>
          </w:r>
        </w:del>
      </w:ins>
      <w:ins w:id="4252" w:author="M00006686" w:date="2021-07-30T13:49:11Z">
        <w:del w:id="4253" w:author="M00032937" w:date="2024-06-28T10:27:15Z">
          <w:r>
            <w:rPr/>
            <w:tab/>
          </w:r>
        </w:del>
      </w:ins>
      <w:ins w:id="4254" w:author="M00006686" w:date="2021-07-30T13:49:11Z">
        <w:del w:id="4255" w:author="M00032937" w:date="2024-06-28T10:27:15Z">
          <w:r>
            <w:rPr/>
            <w:fldChar w:fldCharType="begin"/>
          </w:r>
        </w:del>
      </w:ins>
      <w:ins w:id="4256" w:author="M00006686" w:date="2021-07-30T13:49:11Z">
        <w:del w:id="4257" w:author="M00032937" w:date="2024-06-28T10:27:15Z">
          <w:r>
            <w:rPr/>
            <w:delInstrText xml:space="preserve"> PAGEREF _Toc25259 \h </w:delInstrText>
          </w:r>
        </w:del>
      </w:ins>
      <w:ins w:id="4258" w:author="M00006686" w:date="2021-07-30T13:49:11Z">
        <w:del w:id="4259" w:author="M00032937" w:date="2024-06-28T10:27:15Z">
          <w:r>
            <w:rPr/>
            <w:fldChar w:fldCharType="separate"/>
          </w:r>
        </w:del>
      </w:ins>
      <w:ins w:id="4260" w:author="M00006686" w:date="2021-07-30T13:49:00Z">
        <w:del w:id="4261" w:author="M00032937" w:date="2024-06-28T10:27:15Z">
          <w:r>
            <w:rPr/>
            <w:delText>20</w:delText>
          </w:r>
        </w:del>
      </w:ins>
      <w:ins w:id="4262" w:author="M00006686" w:date="2021-07-30T13:49:11Z">
        <w:del w:id="4263" w:author="M00032937" w:date="2024-06-28T10:27:15Z">
          <w:r>
            <w:rPr/>
            <w:fldChar w:fldCharType="end"/>
          </w:r>
        </w:del>
      </w:ins>
      <w:ins w:id="4264" w:author="M00006686" w:date="2021-07-30T13:49:11Z">
        <w:del w:id="426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266" w:author="M00006686" w:date="2021-07-30T13:49:11Z"/>
          <w:del w:id="4267" w:author="M00032937" w:date="2024-06-28T10:27:15Z"/>
        </w:rPr>
      </w:pPr>
      <w:ins w:id="4268" w:author="M00006686" w:date="2021-07-30T13:49:11Z">
        <w:del w:id="4269" w:author="M00032937" w:date="2024-06-28T10:27:15Z">
          <w:r>
            <w:rPr>
              <w:rFonts w:ascii="Times New Roman"/>
            </w:rPr>
            <w:fldChar w:fldCharType="begin"/>
          </w:r>
        </w:del>
      </w:ins>
      <w:ins w:id="4270" w:author="M00006686" w:date="2021-07-30T13:49:11Z">
        <w:del w:id="4271" w:author="M00032937" w:date="2024-06-28T10:27:15Z">
          <w:r>
            <w:rPr>
              <w:rFonts w:ascii="Times New Roman"/>
            </w:rPr>
            <w:delInstrText xml:space="preserve"> HYPERLINK \l _Toc241 </w:delInstrText>
          </w:r>
        </w:del>
      </w:ins>
      <w:ins w:id="4272" w:author="M00006686" w:date="2021-07-30T13:49:11Z">
        <w:del w:id="427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274" w:author="M00006686" w:date="2021-07-30T13:49:11Z">
        <w:del w:id="4275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4.8.24 </w:delText>
          </w:r>
        </w:del>
      </w:ins>
      <w:ins w:id="4276" w:author="M00006686" w:date="2021-07-30T13:49:11Z">
        <w:del w:id="4277" w:author="M00032937" w:date="2024-06-28T10:27:15Z">
          <w:r>
            <w:rPr>
              <w:rFonts w:hint="eastAsia"/>
              <w:lang w:val="en-US" w:eastAsia="zh-CN"/>
            </w:rPr>
            <w:delText>久坐提醒</w:delText>
          </w:r>
        </w:del>
      </w:ins>
      <w:ins w:id="4278" w:author="M00006686" w:date="2021-07-30T13:49:11Z">
        <w:del w:id="4279" w:author="M00032937" w:date="2024-06-28T10:27:15Z">
          <w:r>
            <w:rPr/>
            <w:tab/>
          </w:r>
        </w:del>
      </w:ins>
      <w:ins w:id="4280" w:author="M00006686" w:date="2021-07-30T13:49:11Z">
        <w:del w:id="4281" w:author="M00032937" w:date="2024-06-28T10:27:15Z">
          <w:r>
            <w:rPr/>
            <w:fldChar w:fldCharType="begin"/>
          </w:r>
        </w:del>
      </w:ins>
      <w:ins w:id="4282" w:author="M00006686" w:date="2021-07-30T13:49:11Z">
        <w:del w:id="4283" w:author="M00032937" w:date="2024-06-28T10:27:15Z">
          <w:r>
            <w:rPr/>
            <w:delInstrText xml:space="preserve"> PAGEREF _Toc241 \h </w:delInstrText>
          </w:r>
        </w:del>
      </w:ins>
      <w:ins w:id="4284" w:author="M00006686" w:date="2021-07-30T13:49:11Z">
        <w:del w:id="4285" w:author="M00032937" w:date="2024-06-28T10:27:15Z">
          <w:r>
            <w:rPr/>
            <w:fldChar w:fldCharType="separate"/>
          </w:r>
        </w:del>
      </w:ins>
      <w:ins w:id="4286" w:author="M00006686" w:date="2021-07-30T13:49:00Z">
        <w:del w:id="4287" w:author="M00032937" w:date="2024-06-28T10:27:15Z">
          <w:r>
            <w:rPr/>
            <w:delText>20</w:delText>
          </w:r>
        </w:del>
      </w:ins>
      <w:ins w:id="4288" w:author="M00006686" w:date="2021-07-30T13:49:11Z">
        <w:del w:id="4289" w:author="M00032937" w:date="2024-06-28T10:27:15Z">
          <w:r>
            <w:rPr/>
            <w:fldChar w:fldCharType="end"/>
          </w:r>
        </w:del>
      </w:ins>
      <w:ins w:id="4290" w:author="M00006686" w:date="2021-07-30T13:49:11Z">
        <w:del w:id="4291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292" w:author="M00006686" w:date="2021-07-30T13:49:11Z"/>
          <w:del w:id="4293" w:author="M00032937" w:date="2024-06-28T10:27:15Z"/>
        </w:rPr>
      </w:pPr>
      <w:ins w:id="4294" w:author="M00006686" w:date="2021-07-30T13:49:11Z">
        <w:del w:id="4295" w:author="M00032937" w:date="2024-06-28T10:27:15Z">
          <w:r>
            <w:rPr>
              <w:rFonts w:ascii="Times New Roman"/>
            </w:rPr>
            <w:fldChar w:fldCharType="begin"/>
          </w:r>
        </w:del>
      </w:ins>
      <w:ins w:id="4296" w:author="M00006686" w:date="2021-07-30T13:49:11Z">
        <w:del w:id="4297" w:author="M00032937" w:date="2024-06-28T10:27:15Z">
          <w:r>
            <w:rPr>
              <w:rFonts w:ascii="Times New Roman"/>
            </w:rPr>
            <w:delInstrText xml:space="preserve"> HYPERLINK \l _Toc14147 </w:delInstrText>
          </w:r>
        </w:del>
      </w:ins>
      <w:ins w:id="4298" w:author="M00006686" w:date="2021-07-30T13:49:11Z">
        <w:del w:id="4299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300" w:author="M00006686" w:date="2021-07-30T13:49:11Z">
        <w:del w:id="4301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4.8.25 </w:delText>
          </w:r>
        </w:del>
      </w:ins>
      <w:ins w:id="4302" w:author="M00006686" w:date="2021-07-30T13:49:11Z">
        <w:del w:id="4303" w:author="M00032937" w:date="2024-06-28T10:27:15Z">
          <w:r>
            <w:rPr>
              <w:rFonts w:hint="eastAsia"/>
            </w:rPr>
            <w:delText>紫外线杀菌</w:delText>
          </w:r>
        </w:del>
      </w:ins>
      <w:ins w:id="4304" w:author="M00006686" w:date="2021-07-30T13:49:11Z">
        <w:del w:id="4305" w:author="M00032937" w:date="2024-06-28T10:27:15Z">
          <w:r>
            <w:rPr/>
            <w:tab/>
          </w:r>
        </w:del>
      </w:ins>
      <w:ins w:id="4306" w:author="M00006686" w:date="2021-07-30T13:49:11Z">
        <w:del w:id="4307" w:author="M00032937" w:date="2024-06-28T10:27:15Z">
          <w:r>
            <w:rPr/>
            <w:fldChar w:fldCharType="begin"/>
          </w:r>
        </w:del>
      </w:ins>
      <w:ins w:id="4308" w:author="M00006686" w:date="2021-07-30T13:49:11Z">
        <w:del w:id="4309" w:author="M00032937" w:date="2024-06-28T10:27:15Z">
          <w:r>
            <w:rPr/>
            <w:delInstrText xml:space="preserve"> PAGEREF _Toc14147 \h </w:delInstrText>
          </w:r>
        </w:del>
      </w:ins>
      <w:ins w:id="4310" w:author="M00006686" w:date="2021-07-30T13:49:11Z">
        <w:del w:id="4311" w:author="M00032937" w:date="2024-06-28T10:27:15Z">
          <w:r>
            <w:rPr/>
            <w:fldChar w:fldCharType="separate"/>
          </w:r>
        </w:del>
      </w:ins>
      <w:ins w:id="4312" w:author="M00006686" w:date="2021-07-30T13:49:00Z">
        <w:del w:id="4313" w:author="M00032937" w:date="2024-06-28T10:27:15Z">
          <w:r>
            <w:rPr/>
            <w:delText>20</w:delText>
          </w:r>
        </w:del>
      </w:ins>
      <w:ins w:id="4314" w:author="M00006686" w:date="2021-07-30T13:49:11Z">
        <w:del w:id="4315" w:author="M00032937" w:date="2024-06-28T10:27:15Z">
          <w:r>
            <w:rPr/>
            <w:fldChar w:fldCharType="end"/>
          </w:r>
        </w:del>
      </w:ins>
      <w:ins w:id="4316" w:author="M00006686" w:date="2021-07-30T13:49:11Z">
        <w:del w:id="431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318" w:author="M00006686" w:date="2021-07-30T13:49:11Z"/>
          <w:del w:id="4319" w:author="M00032937" w:date="2024-06-28T10:27:15Z"/>
        </w:rPr>
      </w:pPr>
      <w:ins w:id="4320" w:author="M00006686" w:date="2021-07-30T13:49:11Z">
        <w:del w:id="4321" w:author="M00032937" w:date="2024-06-28T10:27:15Z">
          <w:r>
            <w:rPr>
              <w:rFonts w:ascii="Times New Roman"/>
            </w:rPr>
            <w:fldChar w:fldCharType="begin"/>
          </w:r>
        </w:del>
      </w:ins>
      <w:ins w:id="4322" w:author="M00006686" w:date="2021-07-30T13:49:11Z">
        <w:del w:id="4323" w:author="M00032937" w:date="2024-06-28T10:27:15Z">
          <w:r>
            <w:rPr>
              <w:rFonts w:ascii="Times New Roman"/>
            </w:rPr>
            <w:delInstrText xml:space="preserve"> HYPERLINK \l _Toc29582 </w:delInstrText>
          </w:r>
        </w:del>
      </w:ins>
      <w:ins w:id="4324" w:author="M00006686" w:date="2021-07-30T13:49:11Z">
        <w:del w:id="432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326" w:author="M00006686" w:date="2021-07-30T13:49:11Z">
        <w:del w:id="4327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4.8.26 </w:delText>
          </w:r>
        </w:del>
      </w:ins>
      <w:ins w:id="4328" w:author="M00006686" w:date="2021-07-30T13:49:11Z">
        <w:del w:id="4329" w:author="M00032937" w:date="2024-06-28T10:27:15Z">
          <w:r>
            <w:rPr>
              <w:rFonts w:hint="eastAsia"/>
            </w:rPr>
            <w:delText>除臭</w:delText>
          </w:r>
        </w:del>
      </w:ins>
      <w:ins w:id="4330" w:author="M00006686" w:date="2021-07-30T13:49:11Z">
        <w:del w:id="4331" w:author="M00032937" w:date="2024-06-28T10:27:15Z">
          <w:r>
            <w:rPr/>
            <w:tab/>
          </w:r>
        </w:del>
      </w:ins>
      <w:ins w:id="4332" w:author="M00006686" w:date="2021-07-30T13:49:11Z">
        <w:del w:id="4333" w:author="M00032937" w:date="2024-06-28T10:27:15Z">
          <w:r>
            <w:rPr/>
            <w:fldChar w:fldCharType="begin"/>
          </w:r>
        </w:del>
      </w:ins>
      <w:ins w:id="4334" w:author="M00006686" w:date="2021-07-30T13:49:11Z">
        <w:del w:id="4335" w:author="M00032937" w:date="2024-06-28T10:27:15Z">
          <w:r>
            <w:rPr/>
            <w:delInstrText xml:space="preserve"> PAGEREF _Toc29582 \h </w:delInstrText>
          </w:r>
        </w:del>
      </w:ins>
      <w:ins w:id="4336" w:author="M00006686" w:date="2021-07-30T13:49:11Z">
        <w:del w:id="4337" w:author="M00032937" w:date="2024-06-28T10:27:15Z">
          <w:r>
            <w:rPr/>
            <w:fldChar w:fldCharType="separate"/>
          </w:r>
        </w:del>
      </w:ins>
      <w:ins w:id="4338" w:author="M00006686" w:date="2021-07-30T13:49:00Z">
        <w:del w:id="4339" w:author="M00032937" w:date="2024-06-28T10:27:15Z">
          <w:r>
            <w:rPr/>
            <w:delText>20</w:delText>
          </w:r>
        </w:del>
      </w:ins>
      <w:ins w:id="4340" w:author="M00006686" w:date="2021-07-30T13:49:11Z">
        <w:del w:id="4341" w:author="M00032937" w:date="2024-06-28T10:27:15Z">
          <w:r>
            <w:rPr/>
            <w:fldChar w:fldCharType="end"/>
          </w:r>
        </w:del>
      </w:ins>
      <w:ins w:id="4342" w:author="M00006686" w:date="2021-07-30T13:49:11Z">
        <w:del w:id="434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344" w:author="M00006686" w:date="2021-07-30T13:49:11Z"/>
          <w:del w:id="4345" w:author="M00032937" w:date="2024-06-28T10:27:15Z"/>
        </w:rPr>
      </w:pPr>
      <w:ins w:id="4346" w:author="M00006686" w:date="2021-07-30T13:49:11Z">
        <w:del w:id="4347" w:author="M00032937" w:date="2024-06-28T10:27:15Z">
          <w:r>
            <w:rPr>
              <w:rFonts w:ascii="Times New Roman"/>
            </w:rPr>
            <w:fldChar w:fldCharType="begin"/>
          </w:r>
        </w:del>
      </w:ins>
      <w:ins w:id="4348" w:author="M00006686" w:date="2021-07-30T13:49:11Z">
        <w:del w:id="4349" w:author="M00032937" w:date="2024-06-28T10:27:15Z">
          <w:r>
            <w:rPr>
              <w:rFonts w:ascii="Times New Roman"/>
            </w:rPr>
            <w:delInstrText xml:space="preserve"> HYPERLINK \l _Toc10457 </w:delInstrText>
          </w:r>
        </w:del>
      </w:ins>
      <w:ins w:id="4350" w:author="M00006686" w:date="2021-07-30T13:49:11Z">
        <w:del w:id="435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352" w:author="M00006686" w:date="2021-07-30T13:49:11Z">
        <w:del w:id="4353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4.8.27 </w:delText>
          </w:r>
        </w:del>
      </w:ins>
      <w:ins w:id="4354" w:author="M00006686" w:date="2021-07-30T13:49:11Z">
        <w:del w:id="4355" w:author="M00032937" w:date="2024-06-28T10:27:15Z">
          <w:r>
            <w:rPr>
              <w:rFonts w:hint="eastAsia"/>
            </w:rPr>
            <w:delText>喷口自洁</w:delText>
          </w:r>
        </w:del>
      </w:ins>
      <w:ins w:id="4356" w:author="M00006686" w:date="2021-07-30T13:49:11Z">
        <w:del w:id="4357" w:author="M00032937" w:date="2024-06-28T10:27:15Z">
          <w:r>
            <w:rPr/>
            <w:tab/>
          </w:r>
        </w:del>
      </w:ins>
      <w:ins w:id="4358" w:author="M00006686" w:date="2021-07-30T13:49:11Z">
        <w:del w:id="4359" w:author="M00032937" w:date="2024-06-28T10:27:15Z">
          <w:r>
            <w:rPr/>
            <w:fldChar w:fldCharType="begin"/>
          </w:r>
        </w:del>
      </w:ins>
      <w:ins w:id="4360" w:author="M00006686" w:date="2021-07-30T13:49:11Z">
        <w:del w:id="4361" w:author="M00032937" w:date="2024-06-28T10:27:15Z">
          <w:r>
            <w:rPr/>
            <w:delInstrText xml:space="preserve"> PAGEREF _Toc10457 \h </w:delInstrText>
          </w:r>
        </w:del>
      </w:ins>
      <w:ins w:id="4362" w:author="M00006686" w:date="2021-07-30T13:49:11Z">
        <w:del w:id="4363" w:author="M00032937" w:date="2024-06-28T10:27:15Z">
          <w:r>
            <w:rPr/>
            <w:fldChar w:fldCharType="separate"/>
          </w:r>
        </w:del>
      </w:ins>
      <w:ins w:id="4364" w:author="M00006686" w:date="2021-07-30T13:49:00Z">
        <w:del w:id="4365" w:author="M00032937" w:date="2024-06-28T10:27:15Z">
          <w:r>
            <w:rPr/>
            <w:delText>20</w:delText>
          </w:r>
        </w:del>
      </w:ins>
      <w:ins w:id="4366" w:author="M00006686" w:date="2021-07-30T13:49:11Z">
        <w:del w:id="4367" w:author="M00032937" w:date="2024-06-28T10:27:15Z">
          <w:r>
            <w:rPr/>
            <w:fldChar w:fldCharType="end"/>
          </w:r>
        </w:del>
      </w:ins>
      <w:ins w:id="4368" w:author="M00006686" w:date="2021-07-30T13:49:11Z">
        <w:del w:id="436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370" w:author="M00006686" w:date="2021-07-30T13:49:11Z"/>
          <w:del w:id="4371" w:author="M00032937" w:date="2024-06-28T10:27:15Z"/>
        </w:rPr>
      </w:pPr>
      <w:ins w:id="4372" w:author="M00006686" w:date="2021-07-30T13:49:11Z">
        <w:del w:id="4373" w:author="M00032937" w:date="2024-06-28T10:27:15Z">
          <w:r>
            <w:rPr>
              <w:rFonts w:ascii="Times New Roman"/>
            </w:rPr>
            <w:fldChar w:fldCharType="begin"/>
          </w:r>
        </w:del>
      </w:ins>
      <w:ins w:id="4374" w:author="M00006686" w:date="2021-07-30T13:49:11Z">
        <w:del w:id="4375" w:author="M00032937" w:date="2024-06-28T10:27:15Z">
          <w:r>
            <w:rPr>
              <w:rFonts w:ascii="Times New Roman"/>
            </w:rPr>
            <w:delInstrText xml:space="preserve"> HYPERLINK \l _Toc29347 </w:delInstrText>
          </w:r>
        </w:del>
      </w:ins>
      <w:ins w:id="4376" w:author="M00006686" w:date="2021-07-30T13:49:11Z">
        <w:del w:id="437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378" w:author="M00006686" w:date="2021-07-30T13:49:11Z">
        <w:del w:id="4379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4.8.28 </w:delText>
          </w:r>
        </w:del>
      </w:ins>
      <w:ins w:id="4380" w:author="M00006686" w:date="2021-07-30T13:49:11Z">
        <w:del w:id="4381" w:author="M00032937" w:date="2024-06-28T10:27:15Z">
          <w:r>
            <w:rPr>
              <w:rFonts w:hint="eastAsia"/>
              <w:lang w:val="en-US" w:eastAsia="zh-CN"/>
            </w:rPr>
            <w:delText>坐浴功能</w:delText>
          </w:r>
        </w:del>
      </w:ins>
      <w:ins w:id="4382" w:author="M00006686" w:date="2021-07-30T13:49:11Z">
        <w:del w:id="4383" w:author="M00032937" w:date="2024-06-28T10:27:15Z">
          <w:r>
            <w:rPr/>
            <w:tab/>
          </w:r>
        </w:del>
      </w:ins>
      <w:ins w:id="4384" w:author="M00006686" w:date="2021-07-30T13:49:11Z">
        <w:del w:id="4385" w:author="M00032937" w:date="2024-06-28T10:27:15Z">
          <w:r>
            <w:rPr/>
            <w:fldChar w:fldCharType="begin"/>
          </w:r>
        </w:del>
      </w:ins>
      <w:ins w:id="4386" w:author="M00006686" w:date="2021-07-30T13:49:11Z">
        <w:del w:id="4387" w:author="M00032937" w:date="2024-06-28T10:27:15Z">
          <w:r>
            <w:rPr/>
            <w:delInstrText xml:space="preserve"> PAGEREF _Toc29347 \h </w:delInstrText>
          </w:r>
        </w:del>
      </w:ins>
      <w:ins w:id="4388" w:author="M00006686" w:date="2021-07-30T13:49:11Z">
        <w:del w:id="4389" w:author="M00032937" w:date="2024-06-28T10:27:15Z">
          <w:r>
            <w:rPr/>
            <w:fldChar w:fldCharType="separate"/>
          </w:r>
        </w:del>
      </w:ins>
      <w:ins w:id="4390" w:author="M00006686" w:date="2021-07-30T13:49:00Z">
        <w:del w:id="4391" w:author="M00032937" w:date="2024-06-28T10:27:15Z">
          <w:r>
            <w:rPr/>
            <w:delText>20</w:delText>
          </w:r>
        </w:del>
      </w:ins>
      <w:ins w:id="4392" w:author="M00006686" w:date="2021-07-30T13:49:11Z">
        <w:del w:id="4393" w:author="M00032937" w:date="2024-06-28T10:27:15Z">
          <w:r>
            <w:rPr/>
            <w:fldChar w:fldCharType="end"/>
          </w:r>
        </w:del>
      </w:ins>
      <w:ins w:id="4394" w:author="M00006686" w:date="2021-07-30T13:49:11Z">
        <w:del w:id="439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396" w:author="M00006686" w:date="2021-07-30T13:49:11Z"/>
          <w:del w:id="4397" w:author="M00032937" w:date="2024-06-28T10:27:15Z"/>
        </w:rPr>
      </w:pPr>
      <w:ins w:id="4398" w:author="M00006686" w:date="2021-07-30T13:49:11Z">
        <w:del w:id="4399" w:author="M00032937" w:date="2024-06-28T10:27:15Z">
          <w:r>
            <w:rPr>
              <w:rFonts w:ascii="Times New Roman"/>
            </w:rPr>
            <w:fldChar w:fldCharType="begin"/>
          </w:r>
        </w:del>
      </w:ins>
      <w:ins w:id="4400" w:author="M00006686" w:date="2021-07-30T13:49:11Z">
        <w:del w:id="4401" w:author="M00032937" w:date="2024-06-28T10:27:15Z">
          <w:r>
            <w:rPr>
              <w:rFonts w:ascii="Times New Roman"/>
            </w:rPr>
            <w:delInstrText xml:space="preserve"> HYPERLINK \l _Toc8114 </w:delInstrText>
          </w:r>
        </w:del>
      </w:ins>
      <w:ins w:id="4402" w:author="M00006686" w:date="2021-07-30T13:49:11Z">
        <w:del w:id="440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404" w:author="M00006686" w:date="2021-07-30T13:49:11Z">
        <w:del w:id="4405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4.8.29 </w:delText>
          </w:r>
        </w:del>
      </w:ins>
      <w:ins w:id="4406" w:author="M00006686" w:date="2021-07-30T13:49:11Z">
        <w:del w:id="4407" w:author="M00032937" w:date="2024-06-28T10:27:15Z">
          <w:r>
            <w:rPr>
              <w:rFonts w:hint="eastAsia"/>
              <w:lang w:val="en-US" w:eastAsia="zh-CN"/>
            </w:rPr>
            <w:delText>断电</w:delText>
          </w:r>
        </w:del>
      </w:ins>
      <w:ins w:id="4408" w:author="M00006686" w:date="2021-07-30T13:49:11Z">
        <w:del w:id="4409" w:author="M00032937" w:date="2024-06-28T10:27:15Z">
          <w:r>
            <w:rPr>
              <w:rFonts w:hint="eastAsia"/>
            </w:rPr>
            <w:delText>记忆功能</w:delText>
          </w:r>
        </w:del>
      </w:ins>
      <w:ins w:id="4410" w:author="M00006686" w:date="2021-07-30T13:49:11Z">
        <w:del w:id="4411" w:author="M00032937" w:date="2024-06-28T10:27:15Z">
          <w:r>
            <w:rPr/>
            <w:tab/>
          </w:r>
        </w:del>
      </w:ins>
      <w:ins w:id="4412" w:author="M00006686" w:date="2021-07-30T13:49:11Z">
        <w:del w:id="4413" w:author="M00032937" w:date="2024-06-28T10:27:15Z">
          <w:r>
            <w:rPr/>
            <w:fldChar w:fldCharType="begin"/>
          </w:r>
        </w:del>
      </w:ins>
      <w:ins w:id="4414" w:author="M00006686" w:date="2021-07-30T13:49:11Z">
        <w:del w:id="4415" w:author="M00032937" w:date="2024-06-28T10:27:15Z">
          <w:r>
            <w:rPr/>
            <w:delInstrText xml:space="preserve"> PAGEREF _Toc8114 \h </w:delInstrText>
          </w:r>
        </w:del>
      </w:ins>
      <w:ins w:id="4416" w:author="M00006686" w:date="2021-07-30T13:49:11Z">
        <w:del w:id="4417" w:author="M00032937" w:date="2024-06-28T10:27:15Z">
          <w:r>
            <w:rPr/>
            <w:fldChar w:fldCharType="separate"/>
          </w:r>
        </w:del>
      </w:ins>
      <w:ins w:id="4418" w:author="M00006686" w:date="2021-07-30T13:49:00Z">
        <w:del w:id="4419" w:author="M00032937" w:date="2024-06-28T10:27:15Z">
          <w:r>
            <w:rPr/>
            <w:delText>20</w:delText>
          </w:r>
        </w:del>
      </w:ins>
      <w:ins w:id="4420" w:author="M00006686" w:date="2021-07-30T13:49:11Z">
        <w:del w:id="4421" w:author="M00032937" w:date="2024-06-28T10:27:15Z">
          <w:r>
            <w:rPr/>
            <w:fldChar w:fldCharType="end"/>
          </w:r>
        </w:del>
      </w:ins>
      <w:ins w:id="4422" w:author="M00006686" w:date="2021-07-30T13:49:11Z">
        <w:del w:id="442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424" w:author="M00006686" w:date="2021-07-30T13:49:11Z"/>
          <w:del w:id="4425" w:author="M00032937" w:date="2024-06-28T10:27:15Z"/>
        </w:rPr>
      </w:pPr>
      <w:ins w:id="4426" w:author="M00006686" w:date="2021-07-30T13:49:11Z">
        <w:del w:id="4427" w:author="M00032937" w:date="2024-06-28T10:27:15Z">
          <w:r>
            <w:rPr>
              <w:rFonts w:ascii="Times New Roman"/>
            </w:rPr>
            <w:fldChar w:fldCharType="begin"/>
          </w:r>
        </w:del>
      </w:ins>
      <w:ins w:id="4428" w:author="M00006686" w:date="2021-07-30T13:49:11Z">
        <w:del w:id="4429" w:author="M00032937" w:date="2024-06-28T10:27:15Z">
          <w:r>
            <w:rPr>
              <w:rFonts w:ascii="Times New Roman"/>
            </w:rPr>
            <w:delInstrText xml:space="preserve"> HYPERLINK \l _Toc25322 </w:delInstrText>
          </w:r>
        </w:del>
      </w:ins>
      <w:ins w:id="4430" w:author="M00006686" w:date="2021-07-30T13:49:11Z">
        <w:del w:id="443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432" w:author="M00006686" w:date="2021-07-30T13:49:11Z">
        <w:del w:id="4433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4.8.30 </w:delText>
          </w:r>
        </w:del>
      </w:ins>
      <w:ins w:id="4434" w:author="M00006686" w:date="2021-07-30T13:49:11Z">
        <w:del w:id="4435" w:author="M00032937" w:date="2024-06-28T10:27:15Z">
          <w:r>
            <w:rPr>
              <w:rFonts w:hint="eastAsia"/>
              <w:lang w:val="en-US" w:eastAsia="zh-CN"/>
            </w:rPr>
            <w:delText>用户按键</w:delText>
          </w:r>
        </w:del>
      </w:ins>
      <w:ins w:id="4436" w:author="M00006686" w:date="2021-07-30T13:49:11Z">
        <w:del w:id="4437" w:author="M00032937" w:date="2024-06-28T10:27:15Z">
          <w:r>
            <w:rPr/>
            <w:tab/>
          </w:r>
        </w:del>
      </w:ins>
      <w:ins w:id="4438" w:author="M00006686" w:date="2021-07-30T13:49:11Z">
        <w:del w:id="4439" w:author="M00032937" w:date="2024-06-28T10:27:15Z">
          <w:r>
            <w:rPr/>
            <w:fldChar w:fldCharType="begin"/>
          </w:r>
        </w:del>
      </w:ins>
      <w:ins w:id="4440" w:author="M00006686" w:date="2021-07-30T13:49:11Z">
        <w:del w:id="4441" w:author="M00032937" w:date="2024-06-28T10:27:15Z">
          <w:r>
            <w:rPr/>
            <w:delInstrText xml:space="preserve"> PAGEREF _Toc25322 \h </w:delInstrText>
          </w:r>
        </w:del>
      </w:ins>
      <w:ins w:id="4442" w:author="M00006686" w:date="2021-07-30T13:49:11Z">
        <w:del w:id="4443" w:author="M00032937" w:date="2024-06-28T10:27:15Z">
          <w:r>
            <w:rPr/>
            <w:fldChar w:fldCharType="separate"/>
          </w:r>
        </w:del>
      </w:ins>
      <w:ins w:id="4444" w:author="M00006686" w:date="2021-07-30T13:49:00Z">
        <w:del w:id="4445" w:author="M00032937" w:date="2024-06-28T10:27:15Z">
          <w:r>
            <w:rPr/>
            <w:delText>20</w:delText>
          </w:r>
        </w:del>
      </w:ins>
      <w:ins w:id="4446" w:author="M00006686" w:date="2021-07-30T13:49:11Z">
        <w:del w:id="4447" w:author="M00032937" w:date="2024-06-28T10:27:15Z">
          <w:r>
            <w:rPr/>
            <w:fldChar w:fldCharType="end"/>
          </w:r>
        </w:del>
      </w:ins>
      <w:ins w:id="4448" w:author="M00006686" w:date="2021-07-30T13:49:11Z">
        <w:del w:id="444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450" w:author="M00006686" w:date="2021-07-30T13:49:11Z"/>
          <w:del w:id="4451" w:author="M00032937" w:date="2024-06-28T10:27:15Z"/>
        </w:rPr>
      </w:pPr>
      <w:ins w:id="4452" w:author="M00006686" w:date="2021-07-30T13:49:11Z">
        <w:del w:id="4453" w:author="M00032937" w:date="2024-06-28T10:27:15Z">
          <w:r>
            <w:rPr>
              <w:rFonts w:ascii="Times New Roman"/>
            </w:rPr>
            <w:fldChar w:fldCharType="begin"/>
          </w:r>
        </w:del>
      </w:ins>
      <w:ins w:id="4454" w:author="M00006686" w:date="2021-07-30T13:49:11Z">
        <w:del w:id="4455" w:author="M00032937" w:date="2024-06-28T10:27:15Z">
          <w:r>
            <w:rPr>
              <w:rFonts w:ascii="Times New Roman"/>
            </w:rPr>
            <w:delInstrText xml:space="preserve"> HYPERLINK \l _Toc15624 </w:delInstrText>
          </w:r>
        </w:del>
      </w:ins>
      <w:ins w:id="4456" w:author="M00006686" w:date="2021-07-30T13:49:11Z">
        <w:del w:id="445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458" w:author="M00006686" w:date="2021-07-30T13:49:11Z">
        <w:del w:id="4459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4.8.31 </w:delText>
          </w:r>
        </w:del>
      </w:ins>
      <w:ins w:id="4460" w:author="M00006686" w:date="2021-07-30T13:49:11Z">
        <w:del w:id="4461" w:author="M00032937" w:date="2024-06-28T10:27:15Z">
          <w:r>
            <w:rPr>
              <w:rFonts w:hint="eastAsia"/>
            </w:rPr>
            <w:delText>漏电保护</w:delText>
          </w:r>
        </w:del>
      </w:ins>
      <w:ins w:id="4462" w:author="M00006686" w:date="2021-07-30T13:49:11Z">
        <w:del w:id="4463" w:author="M00032937" w:date="2024-06-28T10:27:15Z">
          <w:r>
            <w:rPr/>
            <w:tab/>
          </w:r>
        </w:del>
      </w:ins>
      <w:ins w:id="4464" w:author="M00006686" w:date="2021-07-30T13:49:11Z">
        <w:del w:id="4465" w:author="M00032937" w:date="2024-06-28T10:27:15Z">
          <w:r>
            <w:rPr/>
            <w:fldChar w:fldCharType="begin"/>
          </w:r>
        </w:del>
      </w:ins>
      <w:ins w:id="4466" w:author="M00006686" w:date="2021-07-30T13:49:11Z">
        <w:del w:id="4467" w:author="M00032937" w:date="2024-06-28T10:27:15Z">
          <w:r>
            <w:rPr/>
            <w:delInstrText xml:space="preserve"> PAGEREF _Toc15624 \h </w:delInstrText>
          </w:r>
        </w:del>
      </w:ins>
      <w:ins w:id="4468" w:author="M00006686" w:date="2021-07-30T13:49:11Z">
        <w:del w:id="4469" w:author="M00032937" w:date="2024-06-28T10:27:15Z">
          <w:r>
            <w:rPr/>
            <w:fldChar w:fldCharType="separate"/>
          </w:r>
        </w:del>
      </w:ins>
      <w:ins w:id="4470" w:author="M00006686" w:date="2021-07-30T13:49:00Z">
        <w:del w:id="4471" w:author="M00032937" w:date="2024-06-28T10:27:15Z">
          <w:r>
            <w:rPr/>
            <w:delText>21</w:delText>
          </w:r>
        </w:del>
      </w:ins>
      <w:ins w:id="4472" w:author="M00006686" w:date="2021-07-30T13:49:11Z">
        <w:del w:id="4473" w:author="M00032937" w:date="2024-06-28T10:27:15Z">
          <w:r>
            <w:rPr/>
            <w:fldChar w:fldCharType="end"/>
          </w:r>
        </w:del>
      </w:ins>
      <w:ins w:id="4474" w:author="M00006686" w:date="2021-07-30T13:49:11Z">
        <w:del w:id="447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476" w:author="M00006686" w:date="2021-07-30T13:49:11Z"/>
          <w:del w:id="4477" w:author="M00032937" w:date="2024-06-28T10:27:15Z"/>
        </w:rPr>
      </w:pPr>
      <w:ins w:id="4478" w:author="M00006686" w:date="2021-07-30T13:49:11Z">
        <w:del w:id="4479" w:author="M00032937" w:date="2024-06-28T10:27:15Z">
          <w:r>
            <w:rPr>
              <w:rFonts w:ascii="Times New Roman"/>
            </w:rPr>
            <w:fldChar w:fldCharType="begin"/>
          </w:r>
        </w:del>
      </w:ins>
      <w:ins w:id="4480" w:author="M00006686" w:date="2021-07-30T13:49:11Z">
        <w:del w:id="4481" w:author="M00032937" w:date="2024-06-28T10:27:15Z">
          <w:r>
            <w:rPr>
              <w:rFonts w:ascii="Times New Roman"/>
            </w:rPr>
            <w:delInstrText xml:space="preserve"> HYPERLINK \l _Toc31376 </w:delInstrText>
          </w:r>
        </w:del>
      </w:ins>
      <w:ins w:id="4482" w:author="M00006686" w:date="2021-07-30T13:49:11Z">
        <w:del w:id="448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484" w:author="M00006686" w:date="2021-07-30T13:49:11Z">
        <w:del w:id="4485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4.8.32 </w:delText>
          </w:r>
        </w:del>
      </w:ins>
      <w:ins w:id="4486" w:author="M00006686" w:date="2021-07-30T13:49:11Z">
        <w:del w:id="4487" w:author="M00032937" w:date="2024-06-28T10:27:15Z">
          <w:r>
            <w:rPr>
              <w:rFonts w:hint="eastAsia"/>
            </w:rPr>
            <w:delText>商务模式</w:delText>
          </w:r>
        </w:del>
      </w:ins>
      <w:ins w:id="4488" w:author="M00006686" w:date="2021-07-30T13:49:11Z">
        <w:del w:id="4489" w:author="M00032937" w:date="2024-06-28T10:27:15Z">
          <w:r>
            <w:rPr/>
            <w:tab/>
          </w:r>
        </w:del>
      </w:ins>
      <w:ins w:id="4490" w:author="M00006686" w:date="2021-07-30T13:49:11Z">
        <w:del w:id="4491" w:author="M00032937" w:date="2024-06-28T10:27:15Z">
          <w:r>
            <w:rPr/>
            <w:fldChar w:fldCharType="begin"/>
          </w:r>
        </w:del>
      </w:ins>
      <w:ins w:id="4492" w:author="M00006686" w:date="2021-07-30T13:49:11Z">
        <w:del w:id="4493" w:author="M00032937" w:date="2024-06-28T10:27:15Z">
          <w:r>
            <w:rPr/>
            <w:delInstrText xml:space="preserve"> PAGEREF _Toc31376 \h </w:delInstrText>
          </w:r>
        </w:del>
      </w:ins>
      <w:ins w:id="4494" w:author="M00006686" w:date="2021-07-30T13:49:11Z">
        <w:del w:id="4495" w:author="M00032937" w:date="2024-06-28T10:27:15Z">
          <w:r>
            <w:rPr/>
            <w:fldChar w:fldCharType="separate"/>
          </w:r>
        </w:del>
      </w:ins>
      <w:ins w:id="4496" w:author="M00006686" w:date="2021-07-30T13:49:00Z">
        <w:del w:id="4497" w:author="M00032937" w:date="2024-06-28T10:27:15Z">
          <w:r>
            <w:rPr/>
            <w:delText>21</w:delText>
          </w:r>
        </w:del>
      </w:ins>
      <w:ins w:id="4498" w:author="M00006686" w:date="2021-07-30T13:49:11Z">
        <w:del w:id="4499" w:author="M00032937" w:date="2024-06-28T10:27:15Z">
          <w:r>
            <w:rPr/>
            <w:fldChar w:fldCharType="end"/>
          </w:r>
        </w:del>
      </w:ins>
      <w:ins w:id="4500" w:author="M00006686" w:date="2021-07-30T13:49:11Z">
        <w:del w:id="4501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502" w:author="M00006686" w:date="2021-07-30T13:49:11Z"/>
          <w:del w:id="4503" w:author="M00032937" w:date="2024-06-28T10:27:15Z"/>
        </w:rPr>
      </w:pPr>
      <w:ins w:id="4504" w:author="M00006686" w:date="2021-07-30T13:49:11Z">
        <w:del w:id="4505" w:author="M00032937" w:date="2024-06-28T10:27:15Z">
          <w:r>
            <w:rPr>
              <w:rFonts w:ascii="Times New Roman"/>
            </w:rPr>
            <w:fldChar w:fldCharType="begin"/>
          </w:r>
        </w:del>
      </w:ins>
      <w:ins w:id="4506" w:author="M00006686" w:date="2021-07-30T13:49:11Z">
        <w:del w:id="4507" w:author="M00032937" w:date="2024-06-28T10:27:15Z">
          <w:r>
            <w:rPr>
              <w:rFonts w:ascii="Times New Roman"/>
            </w:rPr>
            <w:delInstrText xml:space="preserve"> HYPERLINK \l _Toc30908 </w:delInstrText>
          </w:r>
        </w:del>
      </w:ins>
      <w:ins w:id="4508" w:author="M00006686" w:date="2021-07-30T13:49:11Z">
        <w:del w:id="4509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510" w:author="M00006686" w:date="2021-07-30T13:49:11Z">
        <w:del w:id="4511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4.8.33 </w:delText>
          </w:r>
        </w:del>
      </w:ins>
      <w:ins w:id="4512" w:author="M00006686" w:date="2021-07-30T13:49:11Z">
        <w:del w:id="4513" w:author="M00032937" w:date="2024-06-28T10:27:15Z">
          <w:r>
            <w:rPr>
              <w:rFonts w:hint="eastAsia"/>
            </w:rPr>
            <w:delText>老化模式</w:delText>
          </w:r>
        </w:del>
      </w:ins>
      <w:ins w:id="4514" w:author="M00006686" w:date="2021-07-30T13:49:11Z">
        <w:del w:id="4515" w:author="M00032937" w:date="2024-06-28T10:27:15Z">
          <w:r>
            <w:rPr/>
            <w:tab/>
          </w:r>
        </w:del>
      </w:ins>
      <w:ins w:id="4516" w:author="M00006686" w:date="2021-07-30T13:49:11Z">
        <w:del w:id="4517" w:author="M00032937" w:date="2024-06-28T10:27:15Z">
          <w:r>
            <w:rPr/>
            <w:fldChar w:fldCharType="begin"/>
          </w:r>
        </w:del>
      </w:ins>
      <w:ins w:id="4518" w:author="M00006686" w:date="2021-07-30T13:49:11Z">
        <w:del w:id="4519" w:author="M00032937" w:date="2024-06-28T10:27:15Z">
          <w:r>
            <w:rPr/>
            <w:delInstrText xml:space="preserve"> PAGEREF _Toc30908 \h </w:delInstrText>
          </w:r>
        </w:del>
      </w:ins>
      <w:ins w:id="4520" w:author="M00006686" w:date="2021-07-30T13:49:11Z">
        <w:del w:id="4521" w:author="M00032937" w:date="2024-06-28T10:27:15Z">
          <w:r>
            <w:rPr/>
            <w:fldChar w:fldCharType="separate"/>
          </w:r>
        </w:del>
      </w:ins>
      <w:ins w:id="4522" w:author="M00006686" w:date="2021-07-30T13:49:00Z">
        <w:del w:id="4523" w:author="M00032937" w:date="2024-06-28T10:27:15Z">
          <w:r>
            <w:rPr/>
            <w:delText>21</w:delText>
          </w:r>
        </w:del>
      </w:ins>
      <w:ins w:id="4524" w:author="M00006686" w:date="2021-07-30T13:49:11Z">
        <w:del w:id="4525" w:author="M00032937" w:date="2024-06-28T10:27:15Z">
          <w:r>
            <w:rPr/>
            <w:fldChar w:fldCharType="end"/>
          </w:r>
        </w:del>
      </w:ins>
      <w:ins w:id="4526" w:author="M00006686" w:date="2021-07-30T13:49:11Z">
        <w:del w:id="452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pos="3200"/>
          <w:tab w:val="right" w:leader="dot" w:pos="9864"/>
          <w:tab w:val="clear" w:pos="1890"/>
          <w:tab w:val="clear" w:pos="9853"/>
        </w:tabs>
        <w:rPr>
          <w:ins w:id="4528" w:author="M00006686" w:date="2021-07-30T13:49:11Z"/>
          <w:del w:id="4529" w:author="M00032937" w:date="2024-06-28T10:27:15Z"/>
        </w:rPr>
      </w:pPr>
      <w:ins w:id="4530" w:author="M00006686" w:date="2021-07-30T13:49:11Z">
        <w:del w:id="4531" w:author="M00032937" w:date="2024-06-28T10:27:15Z">
          <w:r>
            <w:rPr>
              <w:rFonts w:ascii="Times New Roman"/>
            </w:rPr>
            <w:fldChar w:fldCharType="begin"/>
          </w:r>
        </w:del>
      </w:ins>
      <w:ins w:id="4532" w:author="M00006686" w:date="2021-07-30T13:49:11Z">
        <w:del w:id="4533" w:author="M00032937" w:date="2024-06-28T10:27:15Z">
          <w:r>
            <w:rPr>
              <w:rFonts w:ascii="Times New Roman"/>
            </w:rPr>
            <w:delInstrText xml:space="preserve"> HYPERLINK \l _Toc19099 </w:delInstrText>
          </w:r>
        </w:del>
      </w:ins>
      <w:ins w:id="4534" w:author="M00006686" w:date="2021-07-30T13:49:11Z">
        <w:del w:id="453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536" w:author="M00006686" w:date="2021-07-30T13:49:11Z">
        <w:del w:id="4537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4.8.34 </w:delText>
          </w:r>
        </w:del>
      </w:ins>
      <w:ins w:id="4538" w:author="M00006686" w:date="2021-07-30T13:49:11Z">
        <w:del w:id="4539" w:author="M00032937" w:date="2024-06-28T10:27:15Z">
          <w:r>
            <w:rPr>
              <w:rFonts w:hint="eastAsia"/>
            </w:rPr>
            <w:delText>排水模式</w:delText>
          </w:r>
        </w:del>
      </w:ins>
      <w:ins w:id="4540" w:author="M00006686" w:date="2021-07-30T13:49:11Z">
        <w:del w:id="4541" w:author="M00032937" w:date="2024-06-28T10:27:15Z">
          <w:r>
            <w:rPr/>
            <w:tab/>
          </w:r>
        </w:del>
      </w:ins>
      <w:ins w:id="4542" w:author="M00006686" w:date="2021-07-30T13:49:11Z">
        <w:del w:id="4543" w:author="M00032937" w:date="2024-06-28T10:27:15Z">
          <w:r>
            <w:rPr>
              <w:rFonts w:hint="eastAsia"/>
              <w:lang w:val="en-US" w:eastAsia="zh-CN"/>
            </w:rPr>
            <w:delText xml:space="preserve">   </w:delText>
          </w:r>
        </w:del>
      </w:ins>
      <w:ins w:id="4544" w:author="M00006686" w:date="2021-07-30T13:49:11Z">
        <w:del w:id="4545" w:author="M00032937" w:date="2024-06-28T10:27:15Z">
          <w:r>
            <w:rPr/>
            <w:tab/>
          </w:r>
        </w:del>
      </w:ins>
      <w:ins w:id="4546" w:author="M00006686" w:date="2021-07-30T13:49:11Z">
        <w:del w:id="4547" w:author="M00032937" w:date="2024-06-28T10:27:15Z">
          <w:r>
            <w:rPr/>
            <w:fldChar w:fldCharType="begin"/>
          </w:r>
        </w:del>
      </w:ins>
      <w:ins w:id="4548" w:author="M00006686" w:date="2021-07-30T13:49:11Z">
        <w:del w:id="4549" w:author="M00032937" w:date="2024-06-28T10:27:15Z">
          <w:r>
            <w:rPr/>
            <w:delInstrText xml:space="preserve"> PAGEREF _Toc19099 \h </w:delInstrText>
          </w:r>
        </w:del>
      </w:ins>
      <w:ins w:id="4550" w:author="M00006686" w:date="2021-07-30T13:49:11Z">
        <w:del w:id="4551" w:author="M00032937" w:date="2024-06-28T10:27:15Z">
          <w:r>
            <w:rPr/>
            <w:fldChar w:fldCharType="separate"/>
          </w:r>
        </w:del>
      </w:ins>
      <w:ins w:id="4552" w:author="M00006686" w:date="2021-07-30T13:49:00Z">
        <w:del w:id="4553" w:author="M00032937" w:date="2024-06-28T10:27:15Z">
          <w:r>
            <w:rPr/>
            <w:delText>21</w:delText>
          </w:r>
        </w:del>
      </w:ins>
      <w:ins w:id="4554" w:author="M00006686" w:date="2021-07-30T13:49:11Z">
        <w:del w:id="4555" w:author="M00032937" w:date="2024-06-28T10:27:15Z">
          <w:r>
            <w:rPr/>
            <w:fldChar w:fldCharType="end"/>
          </w:r>
        </w:del>
      </w:ins>
      <w:ins w:id="4556" w:author="M00006686" w:date="2021-07-30T13:49:11Z">
        <w:del w:id="455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558" w:author="M00006686" w:date="2021-07-30T13:49:11Z"/>
          <w:del w:id="4559" w:author="M00032937" w:date="2024-06-28T10:27:15Z"/>
        </w:rPr>
      </w:pPr>
      <w:ins w:id="4560" w:author="M00006686" w:date="2021-07-30T13:49:11Z">
        <w:del w:id="4561" w:author="M00032937" w:date="2024-06-28T10:27:15Z">
          <w:r>
            <w:rPr>
              <w:rFonts w:ascii="Times New Roman"/>
            </w:rPr>
            <w:fldChar w:fldCharType="begin"/>
          </w:r>
        </w:del>
      </w:ins>
      <w:ins w:id="4562" w:author="M00006686" w:date="2021-07-30T13:49:11Z">
        <w:del w:id="4563" w:author="M00032937" w:date="2024-06-28T10:27:15Z">
          <w:r>
            <w:rPr>
              <w:rFonts w:ascii="Times New Roman"/>
            </w:rPr>
            <w:delInstrText xml:space="preserve"> HYPERLINK \l _Toc24006 </w:delInstrText>
          </w:r>
        </w:del>
      </w:ins>
      <w:ins w:id="4564" w:author="M00006686" w:date="2021-07-30T13:49:11Z">
        <w:del w:id="456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566" w:author="M00006686" w:date="2021-07-30T13:49:11Z">
        <w:del w:id="4567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4.8.35 </w:delText>
          </w:r>
        </w:del>
      </w:ins>
      <w:ins w:id="4568" w:author="M00006686" w:date="2021-07-30T13:49:11Z">
        <w:del w:id="4569" w:author="M00032937" w:date="2024-06-28T10:27:15Z">
          <w:r>
            <w:rPr>
              <w:rFonts w:hint="eastAsia"/>
            </w:rPr>
            <w:delText>座圈加热</w:delText>
          </w:r>
        </w:del>
      </w:ins>
      <w:ins w:id="4570" w:author="M00006686" w:date="2021-07-30T13:49:11Z">
        <w:del w:id="4571" w:author="M00032937" w:date="2024-06-28T10:27:15Z">
          <w:r>
            <w:rPr/>
            <w:tab/>
          </w:r>
        </w:del>
      </w:ins>
      <w:ins w:id="4572" w:author="M00006686" w:date="2021-07-30T13:49:11Z">
        <w:del w:id="4573" w:author="M00032937" w:date="2024-06-28T10:27:15Z">
          <w:r>
            <w:rPr/>
            <w:fldChar w:fldCharType="begin"/>
          </w:r>
        </w:del>
      </w:ins>
      <w:ins w:id="4574" w:author="M00006686" w:date="2021-07-30T13:49:11Z">
        <w:del w:id="4575" w:author="M00032937" w:date="2024-06-28T10:27:15Z">
          <w:r>
            <w:rPr/>
            <w:delInstrText xml:space="preserve"> PAGEREF _Toc24006 \h </w:delInstrText>
          </w:r>
        </w:del>
      </w:ins>
      <w:ins w:id="4576" w:author="M00006686" w:date="2021-07-30T13:49:11Z">
        <w:del w:id="4577" w:author="M00032937" w:date="2024-06-28T10:27:15Z">
          <w:r>
            <w:rPr/>
            <w:fldChar w:fldCharType="separate"/>
          </w:r>
        </w:del>
      </w:ins>
      <w:ins w:id="4578" w:author="M00006686" w:date="2021-07-30T13:49:00Z">
        <w:del w:id="4579" w:author="M00032937" w:date="2024-06-28T10:27:15Z">
          <w:r>
            <w:rPr/>
            <w:delText>22</w:delText>
          </w:r>
        </w:del>
      </w:ins>
      <w:ins w:id="4580" w:author="M00006686" w:date="2021-07-30T13:49:11Z">
        <w:del w:id="4581" w:author="M00032937" w:date="2024-06-28T10:27:15Z">
          <w:r>
            <w:rPr/>
            <w:fldChar w:fldCharType="end"/>
          </w:r>
        </w:del>
      </w:ins>
      <w:ins w:id="4582" w:author="M00006686" w:date="2021-07-30T13:49:11Z">
        <w:del w:id="458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584" w:author="M00006686" w:date="2021-07-30T13:49:11Z"/>
          <w:del w:id="4585" w:author="M00032937" w:date="2024-06-28T10:27:15Z"/>
        </w:rPr>
      </w:pPr>
      <w:ins w:id="4586" w:author="M00006686" w:date="2021-07-30T13:49:11Z">
        <w:del w:id="4587" w:author="M00032937" w:date="2024-06-28T10:27:15Z">
          <w:r>
            <w:rPr>
              <w:rFonts w:ascii="Times New Roman"/>
            </w:rPr>
            <w:fldChar w:fldCharType="begin"/>
          </w:r>
        </w:del>
      </w:ins>
      <w:ins w:id="4588" w:author="M00006686" w:date="2021-07-30T13:49:11Z">
        <w:del w:id="4589" w:author="M00032937" w:date="2024-06-28T10:27:15Z">
          <w:r>
            <w:rPr>
              <w:rFonts w:ascii="Times New Roman"/>
            </w:rPr>
            <w:delInstrText xml:space="preserve"> HYPERLINK \l _Toc31 </w:delInstrText>
          </w:r>
        </w:del>
      </w:ins>
      <w:ins w:id="4590" w:author="M00006686" w:date="2021-07-30T13:49:11Z">
        <w:del w:id="459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592" w:author="M00006686" w:date="2021-07-30T13:49:11Z">
        <w:del w:id="4593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4.8.36 </w:delText>
          </w:r>
        </w:del>
      </w:ins>
      <w:ins w:id="4594" w:author="M00006686" w:date="2021-07-30T13:49:11Z">
        <w:del w:id="4595" w:author="M00032937" w:date="2024-06-28T10:27:15Z">
          <w:r>
            <w:rPr>
              <w:rFonts w:hint="eastAsia"/>
            </w:rPr>
            <w:delText>阻尼缓降</w:delText>
          </w:r>
        </w:del>
      </w:ins>
      <w:ins w:id="4596" w:author="M00006686" w:date="2021-07-30T13:49:11Z">
        <w:del w:id="4597" w:author="M00032937" w:date="2024-06-28T10:27:15Z">
          <w:r>
            <w:rPr/>
            <w:tab/>
          </w:r>
        </w:del>
      </w:ins>
      <w:ins w:id="4598" w:author="M00006686" w:date="2021-07-30T13:49:11Z">
        <w:del w:id="4599" w:author="M00032937" w:date="2024-06-28T10:27:15Z">
          <w:r>
            <w:rPr/>
            <w:fldChar w:fldCharType="begin"/>
          </w:r>
        </w:del>
      </w:ins>
      <w:ins w:id="4600" w:author="M00006686" w:date="2021-07-30T13:49:11Z">
        <w:del w:id="4601" w:author="M00032937" w:date="2024-06-28T10:27:15Z">
          <w:r>
            <w:rPr/>
            <w:delInstrText xml:space="preserve"> PAGEREF _Toc31 \h </w:delInstrText>
          </w:r>
        </w:del>
      </w:ins>
      <w:ins w:id="4602" w:author="M00006686" w:date="2021-07-30T13:49:11Z">
        <w:del w:id="4603" w:author="M00032937" w:date="2024-06-28T10:27:15Z">
          <w:r>
            <w:rPr/>
            <w:fldChar w:fldCharType="separate"/>
          </w:r>
        </w:del>
      </w:ins>
      <w:ins w:id="4604" w:author="M00006686" w:date="2021-07-30T13:49:00Z">
        <w:del w:id="4605" w:author="M00032937" w:date="2024-06-28T10:27:15Z">
          <w:r>
            <w:rPr/>
            <w:delText>22</w:delText>
          </w:r>
        </w:del>
      </w:ins>
      <w:ins w:id="4606" w:author="M00006686" w:date="2021-07-30T13:49:11Z">
        <w:del w:id="4607" w:author="M00032937" w:date="2024-06-28T10:27:15Z">
          <w:r>
            <w:rPr/>
            <w:fldChar w:fldCharType="end"/>
          </w:r>
        </w:del>
      </w:ins>
      <w:ins w:id="4608" w:author="M00006686" w:date="2021-07-30T13:49:11Z">
        <w:del w:id="460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610" w:author="M00006686" w:date="2021-07-30T13:49:11Z"/>
          <w:del w:id="4611" w:author="M00032937" w:date="2024-06-28T10:27:15Z"/>
        </w:rPr>
      </w:pPr>
      <w:ins w:id="4612" w:author="M00006686" w:date="2021-07-30T13:49:11Z">
        <w:del w:id="4613" w:author="M00032937" w:date="2024-06-28T10:27:15Z">
          <w:r>
            <w:rPr>
              <w:rFonts w:ascii="Times New Roman"/>
            </w:rPr>
            <w:fldChar w:fldCharType="begin"/>
          </w:r>
        </w:del>
      </w:ins>
      <w:ins w:id="4614" w:author="M00006686" w:date="2021-07-30T13:49:11Z">
        <w:del w:id="4615" w:author="M00032937" w:date="2024-06-28T10:27:15Z">
          <w:r>
            <w:rPr>
              <w:rFonts w:ascii="Times New Roman"/>
            </w:rPr>
            <w:delInstrText xml:space="preserve"> HYPERLINK \l _Toc25338 </w:delInstrText>
          </w:r>
        </w:del>
      </w:ins>
      <w:ins w:id="4616" w:author="M00006686" w:date="2021-07-30T13:49:11Z">
        <w:del w:id="461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618" w:author="M00006686" w:date="2021-07-30T13:49:11Z">
        <w:del w:id="4619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4.8.37 </w:delText>
          </w:r>
        </w:del>
      </w:ins>
      <w:ins w:id="4620" w:author="M00006686" w:date="2021-07-30T13:49:11Z">
        <w:del w:id="4621" w:author="M00032937" w:date="2024-06-28T10:27:15Z">
          <w:r>
            <w:rPr>
              <w:rFonts w:hint="eastAsia"/>
            </w:rPr>
            <w:delText>座圈感应</w:delText>
          </w:r>
        </w:del>
      </w:ins>
      <w:ins w:id="4622" w:author="M00006686" w:date="2021-07-30T13:49:11Z">
        <w:del w:id="4623" w:author="M00032937" w:date="2024-06-28T10:27:15Z">
          <w:r>
            <w:rPr/>
            <w:tab/>
          </w:r>
        </w:del>
      </w:ins>
      <w:ins w:id="4624" w:author="M00006686" w:date="2021-07-30T13:49:11Z">
        <w:del w:id="4625" w:author="M00032937" w:date="2024-06-28T10:27:15Z">
          <w:r>
            <w:rPr/>
            <w:fldChar w:fldCharType="begin"/>
          </w:r>
        </w:del>
      </w:ins>
      <w:ins w:id="4626" w:author="M00006686" w:date="2021-07-30T13:49:11Z">
        <w:del w:id="4627" w:author="M00032937" w:date="2024-06-28T10:27:15Z">
          <w:r>
            <w:rPr/>
            <w:delInstrText xml:space="preserve"> PAGEREF _Toc25338 \h </w:delInstrText>
          </w:r>
        </w:del>
      </w:ins>
      <w:ins w:id="4628" w:author="M00006686" w:date="2021-07-30T13:49:11Z">
        <w:del w:id="4629" w:author="M00032937" w:date="2024-06-28T10:27:15Z">
          <w:r>
            <w:rPr/>
            <w:fldChar w:fldCharType="separate"/>
          </w:r>
        </w:del>
      </w:ins>
      <w:ins w:id="4630" w:author="M00006686" w:date="2021-07-30T13:49:00Z">
        <w:del w:id="4631" w:author="M00032937" w:date="2024-06-28T10:27:15Z">
          <w:r>
            <w:rPr/>
            <w:delText>22</w:delText>
          </w:r>
        </w:del>
      </w:ins>
      <w:ins w:id="4632" w:author="M00006686" w:date="2021-07-30T13:49:11Z">
        <w:del w:id="4633" w:author="M00032937" w:date="2024-06-28T10:27:15Z">
          <w:r>
            <w:rPr/>
            <w:fldChar w:fldCharType="end"/>
          </w:r>
        </w:del>
      </w:ins>
      <w:ins w:id="4634" w:author="M00006686" w:date="2021-07-30T13:49:11Z">
        <w:del w:id="463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pos="2800"/>
          <w:tab w:val="right" w:leader="dot" w:pos="9864"/>
          <w:tab w:val="clear" w:pos="1890"/>
          <w:tab w:val="clear" w:pos="9853"/>
        </w:tabs>
        <w:rPr>
          <w:ins w:id="4636" w:author="M00006686" w:date="2021-07-30T13:49:11Z"/>
          <w:del w:id="4637" w:author="M00032937" w:date="2024-06-28T10:27:15Z"/>
        </w:rPr>
      </w:pPr>
      <w:ins w:id="4638" w:author="M00006686" w:date="2021-07-30T13:49:11Z">
        <w:del w:id="4639" w:author="M00032937" w:date="2024-06-28T10:27:15Z">
          <w:r>
            <w:rPr>
              <w:rFonts w:ascii="Times New Roman"/>
            </w:rPr>
            <w:fldChar w:fldCharType="begin"/>
          </w:r>
        </w:del>
      </w:ins>
      <w:ins w:id="4640" w:author="M00006686" w:date="2021-07-30T13:49:11Z">
        <w:del w:id="4641" w:author="M00032937" w:date="2024-06-28T10:27:15Z">
          <w:r>
            <w:rPr>
              <w:rFonts w:ascii="Times New Roman"/>
            </w:rPr>
            <w:delInstrText xml:space="preserve"> HYPERLINK \l _Toc1126 </w:delInstrText>
          </w:r>
        </w:del>
      </w:ins>
      <w:ins w:id="4642" w:author="M00006686" w:date="2021-07-30T13:49:11Z">
        <w:del w:id="464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644" w:author="M00006686" w:date="2021-07-30T13:49:11Z">
        <w:del w:id="4645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4.8.38 </w:delText>
          </w:r>
        </w:del>
      </w:ins>
      <w:ins w:id="4646" w:author="M00006686" w:date="2021-07-30T13:49:11Z">
        <w:del w:id="4647" w:author="M00032937" w:date="2024-06-28T10:27:15Z">
          <w:r>
            <w:rPr>
              <w:rFonts w:hint="eastAsia"/>
            </w:rPr>
            <w:delText>过滤器</w:delText>
          </w:r>
        </w:del>
      </w:ins>
      <w:ins w:id="4648" w:author="M00006686" w:date="2021-07-30T13:49:11Z">
        <w:del w:id="4649" w:author="M00032937" w:date="2024-06-28T10:27:15Z">
          <w:r>
            <w:rPr/>
            <w:tab/>
          </w:r>
        </w:del>
      </w:ins>
      <w:ins w:id="4650" w:author="M00006686" w:date="2021-07-30T13:49:11Z">
        <w:del w:id="4651" w:author="M00032937" w:date="2024-06-28T10:27:15Z">
          <w:r>
            <w:rPr>
              <w:rFonts w:hint="eastAsia"/>
              <w:lang w:val="en-US" w:eastAsia="zh-CN"/>
            </w:rPr>
            <w:delText xml:space="preserve"> 采用怡和阻垢过滤器。</w:delText>
          </w:r>
        </w:del>
      </w:ins>
      <w:ins w:id="4652" w:author="M00006686" w:date="2021-07-30T13:49:11Z">
        <w:del w:id="4653" w:author="M00032937" w:date="2024-06-28T10:27:15Z">
          <w:r>
            <w:rPr/>
            <w:tab/>
          </w:r>
        </w:del>
      </w:ins>
      <w:ins w:id="4654" w:author="M00006686" w:date="2021-07-30T13:49:11Z">
        <w:del w:id="4655" w:author="M00032937" w:date="2024-06-28T10:27:15Z">
          <w:r>
            <w:rPr/>
            <w:fldChar w:fldCharType="begin"/>
          </w:r>
        </w:del>
      </w:ins>
      <w:ins w:id="4656" w:author="M00006686" w:date="2021-07-30T13:49:11Z">
        <w:del w:id="4657" w:author="M00032937" w:date="2024-06-28T10:27:15Z">
          <w:r>
            <w:rPr/>
            <w:delInstrText xml:space="preserve"> PAGEREF _Toc1126 \h </w:delInstrText>
          </w:r>
        </w:del>
      </w:ins>
      <w:ins w:id="4658" w:author="M00006686" w:date="2021-07-30T13:49:11Z">
        <w:del w:id="4659" w:author="M00032937" w:date="2024-06-28T10:27:15Z">
          <w:r>
            <w:rPr/>
            <w:fldChar w:fldCharType="separate"/>
          </w:r>
        </w:del>
      </w:ins>
      <w:ins w:id="4660" w:author="M00006686" w:date="2021-07-30T13:49:00Z">
        <w:del w:id="4661" w:author="M00032937" w:date="2024-06-28T10:27:15Z">
          <w:r>
            <w:rPr/>
            <w:delText>22</w:delText>
          </w:r>
        </w:del>
      </w:ins>
      <w:ins w:id="4662" w:author="M00006686" w:date="2021-07-30T13:49:11Z">
        <w:del w:id="4663" w:author="M00032937" w:date="2024-06-28T10:27:15Z">
          <w:r>
            <w:rPr/>
            <w:fldChar w:fldCharType="end"/>
          </w:r>
        </w:del>
      </w:ins>
      <w:ins w:id="4664" w:author="M00006686" w:date="2021-07-30T13:49:11Z">
        <w:del w:id="466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666" w:author="M00006686" w:date="2021-07-30T13:49:11Z"/>
          <w:del w:id="4667" w:author="M00032937" w:date="2024-06-28T10:27:15Z"/>
        </w:rPr>
      </w:pPr>
      <w:ins w:id="4668" w:author="M00006686" w:date="2021-07-30T13:49:11Z">
        <w:del w:id="4669" w:author="M00032937" w:date="2024-06-28T10:27:15Z">
          <w:r>
            <w:rPr>
              <w:rFonts w:ascii="Times New Roman"/>
            </w:rPr>
            <w:fldChar w:fldCharType="begin"/>
          </w:r>
        </w:del>
      </w:ins>
      <w:ins w:id="4670" w:author="M00006686" w:date="2021-07-30T13:49:11Z">
        <w:del w:id="4671" w:author="M00032937" w:date="2024-06-28T10:27:15Z">
          <w:r>
            <w:rPr>
              <w:rFonts w:ascii="Times New Roman"/>
            </w:rPr>
            <w:delInstrText xml:space="preserve"> HYPERLINK \l _Toc2841 </w:delInstrText>
          </w:r>
        </w:del>
      </w:ins>
      <w:ins w:id="4672" w:author="M00006686" w:date="2021-07-30T13:49:11Z">
        <w:del w:id="467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674" w:author="M00006686" w:date="2021-07-30T13:49:11Z">
        <w:del w:id="4675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4.8.39 </w:delText>
          </w:r>
        </w:del>
      </w:ins>
      <w:ins w:id="4676" w:author="M00006686" w:date="2021-07-30T13:49:11Z">
        <w:del w:id="4677" w:author="M00032937" w:date="2024-06-28T10:27:15Z">
          <w:r>
            <w:rPr>
              <w:rFonts w:hint="eastAsia"/>
            </w:rPr>
            <w:delText>空气隔离</w:delText>
          </w:r>
        </w:del>
      </w:ins>
      <w:ins w:id="4678" w:author="M00006686" w:date="2021-07-30T13:49:11Z">
        <w:del w:id="4679" w:author="M00032937" w:date="2024-06-28T10:27:15Z">
          <w:r>
            <w:rPr/>
            <w:tab/>
          </w:r>
        </w:del>
      </w:ins>
      <w:ins w:id="4680" w:author="M00006686" w:date="2021-07-30T13:49:11Z">
        <w:del w:id="4681" w:author="M00032937" w:date="2024-06-28T10:27:15Z">
          <w:r>
            <w:rPr/>
            <w:fldChar w:fldCharType="begin"/>
          </w:r>
        </w:del>
      </w:ins>
      <w:ins w:id="4682" w:author="M00006686" w:date="2021-07-30T13:49:11Z">
        <w:del w:id="4683" w:author="M00032937" w:date="2024-06-28T10:27:15Z">
          <w:r>
            <w:rPr/>
            <w:delInstrText xml:space="preserve"> PAGEREF _Toc2841 \h </w:delInstrText>
          </w:r>
        </w:del>
      </w:ins>
      <w:ins w:id="4684" w:author="M00006686" w:date="2021-07-30T13:49:11Z">
        <w:del w:id="4685" w:author="M00032937" w:date="2024-06-28T10:27:15Z">
          <w:r>
            <w:rPr/>
            <w:fldChar w:fldCharType="separate"/>
          </w:r>
        </w:del>
      </w:ins>
      <w:ins w:id="4686" w:author="M00006686" w:date="2021-07-30T13:49:00Z">
        <w:del w:id="4687" w:author="M00032937" w:date="2024-06-28T10:27:15Z">
          <w:r>
            <w:rPr/>
            <w:delText>22</w:delText>
          </w:r>
        </w:del>
      </w:ins>
      <w:ins w:id="4688" w:author="M00006686" w:date="2021-07-30T13:49:11Z">
        <w:del w:id="4689" w:author="M00032937" w:date="2024-06-28T10:27:15Z">
          <w:r>
            <w:rPr/>
            <w:fldChar w:fldCharType="end"/>
          </w:r>
        </w:del>
      </w:ins>
      <w:ins w:id="4690" w:author="M00006686" w:date="2021-07-30T13:49:11Z">
        <w:del w:id="4691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pos="3200"/>
          <w:tab w:val="right" w:leader="dot" w:pos="9864"/>
          <w:tab w:val="clear" w:pos="1890"/>
          <w:tab w:val="clear" w:pos="9853"/>
        </w:tabs>
        <w:rPr>
          <w:ins w:id="4692" w:author="M00006686" w:date="2021-07-30T13:49:11Z"/>
          <w:del w:id="4693" w:author="M00032937" w:date="2024-06-28T10:27:15Z"/>
        </w:rPr>
      </w:pPr>
      <w:ins w:id="4694" w:author="M00006686" w:date="2021-07-30T13:49:11Z">
        <w:del w:id="4695" w:author="M00032937" w:date="2024-06-28T10:27:15Z">
          <w:r>
            <w:rPr>
              <w:rFonts w:ascii="Times New Roman"/>
            </w:rPr>
            <w:fldChar w:fldCharType="begin"/>
          </w:r>
        </w:del>
      </w:ins>
      <w:ins w:id="4696" w:author="M00006686" w:date="2021-07-30T13:49:11Z">
        <w:del w:id="4697" w:author="M00032937" w:date="2024-06-28T10:27:15Z">
          <w:r>
            <w:rPr>
              <w:rFonts w:ascii="Times New Roman"/>
            </w:rPr>
            <w:delInstrText xml:space="preserve"> HYPERLINK \l _Toc6987 </w:delInstrText>
          </w:r>
        </w:del>
      </w:ins>
      <w:ins w:id="4698" w:author="M00006686" w:date="2021-07-30T13:49:11Z">
        <w:del w:id="4699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700" w:author="M00006686" w:date="2021-07-30T13:49:11Z">
        <w:del w:id="4701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4.8.40 </w:delText>
          </w:r>
        </w:del>
      </w:ins>
      <w:ins w:id="4702" w:author="M00006686" w:date="2021-07-30T13:49:11Z">
        <w:del w:id="4703" w:author="M00032937" w:date="2024-06-28T10:27:15Z">
          <w:r>
            <w:rPr>
              <w:rFonts w:hint="eastAsia"/>
            </w:rPr>
            <w:delText>水质净化</w:delText>
          </w:r>
        </w:del>
      </w:ins>
      <w:ins w:id="4704" w:author="M00006686" w:date="2021-07-30T13:49:11Z">
        <w:del w:id="4705" w:author="M00032937" w:date="2024-06-28T10:27:15Z">
          <w:r>
            <w:rPr/>
            <w:tab/>
          </w:r>
        </w:del>
      </w:ins>
      <w:ins w:id="4706" w:author="M00006686" w:date="2021-07-30T13:49:11Z">
        <w:del w:id="4707" w:author="M00032937" w:date="2024-06-28T10:27:15Z">
          <w:r>
            <w:rPr/>
            <w:delText xml:space="preserve"> </w:delText>
          </w:r>
        </w:del>
      </w:ins>
      <w:ins w:id="4708" w:author="M00006686" w:date="2021-07-30T13:49:11Z">
        <w:del w:id="4709" w:author="M00032937" w:date="2024-06-28T10:27:15Z">
          <w:r>
            <w:rPr>
              <w:rFonts w:hint="eastAsia"/>
              <w:lang w:val="en-US" w:eastAsia="zh-CN"/>
            </w:rPr>
            <w:delText>怡和阻垢过滤器</w:delText>
          </w:r>
        </w:del>
      </w:ins>
      <w:ins w:id="4710" w:author="M00006686" w:date="2021-07-30T13:49:11Z">
        <w:del w:id="4711" w:author="M00032937" w:date="2024-06-28T10:27:15Z">
          <w:r>
            <w:rPr>
              <w:rFonts w:hint="eastAsia"/>
            </w:rPr>
            <w:delText>实现；</w:delText>
          </w:r>
        </w:del>
      </w:ins>
      <w:ins w:id="4712" w:author="M00006686" w:date="2021-07-30T13:49:11Z">
        <w:del w:id="4713" w:author="M00032937" w:date="2024-06-28T10:27:15Z">
          <w:r>
            <w:rPr/>
            <w:tab/>
          </w:r>
        </w:del>
      </w:ins>
      <w:ins w:id="4714" w:author="M00006686" w:date="2021-07-30T13:49:11Z">
        <w:del w:id="4715" w:author="M00032937" w:date="2024-06-28T10:27:15Z">
          <w:r>
            <w:rPr/>
            <w:fldChar w:fldCharType="begin"/>
          </w:r>
        </w:del>
      </w:ins>
      <w:ins w:id="4716" w:author="M00006686" w:date="2021-07-30T13:49:11Z">
        <w:del w:id="4717" w:author="M00032937" w:date="2024-06-28T10:27:15Z">
          <w:r>
            <w:rPr/>
            <w:delInstrText xml:space="preserve"> PAGEREF _Toc6987 \h </w:delInstrText>
          </w:r>
        </w:del>
      </w:ins>
      <w:ins w:id="4718" w:author="M00006686" w:date="2021-07-30T13:49:11Z">
        <w:del w:id="4719" w:author="M00032937" w:date="2024-06-28T10:27:15Z">
          <w:r>
            <w:rPr/>
            <w:fldChar w:fldCharType="separate"/>
          </w:r>
        </w:del>
      </w:ins>
      <w:ins w:id="4720" w:author="M00006686" w:date="2021-07-30T13:49:00Z">
        <w:del w:id="4721" w:author="M00032937" w:date="2024-06-28T10:27:15Z">
          <w:r>
            <w:rPr/>
            <w:delText>22</w:delText>
          </w:r>
        </w:del>
      </w:ins>
      <w:ins w:id="4722" w:author="M00006686" w:date="2021-07-30T13:49:11Z">
        <w:del w:id="4723" w:author="M00032937" w:date="2024-06-28T10:27:15Z">
          <w:r>
            <w:rPr/>
            <w:fldChar w:fldCharType="end"/>
          </w:r>
        </w:del>
      </w:ins>
      <w:ins w:id="4724" w:author="M00006686" w:date="2021-07-30T13:49:11Z">
        <w:del w:id="472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pos="3200"/>
          <w:tab w:val="right" w:leader="dot" w:pos="9864"/>
          <w:tab w:val="clear" w:pos="1890"/>
          <w:tab w:val="clear" w:pos="9853"/>
        </w:tabs>
        <w:rPr>
          <w:ins w:id="4726" w:author="M00006686" w:date="2021-07-30T13:49:11Z"/>
          <w:del w:id="4727" w:author="M00032937" w:date="2024-06-28T10:27:15Z"/>
        </w:rPr>
      </w:pPr>
      <w:ins w:id="4728" w:author="M00006686" w:date="2021-07-30T13:49:11Z">
        <w:del w:id="4729" w:author="M00032937" w:date="2024-06-28T10:27:15Z">
          <w:r>
            <w:rPr>
              <w:rFonts w:ascii="Times New Roman"/>
            </w:rPr>
            <w:fldChar w:fldCharType="begin"/>
          </w:r>
        </w:del>
      </w:ins>
      <w:ins w:id="4730" w:author="M00006686" w:date="2021-07-30T13:49:11Z">
        <w:del w:id="4731" w:author="M00032937" w:date="2024-06-28T10:27:15Z">
          <w:r>
            <w:rPr>
              <w:rFonts w:ascii="Times New Roman"/>
            </w:rPr>
            <w:delInstrText xml:space="preserve"> HYPERLINK \l _Toc3656 </w:delInstrText>
          </w:r>
        </w:del>
      </w:ins>
      <w:ins w:id="4732" w:author="M00006686" w:date="2021-07-30T13:49:11Z">
        <w:del w:id="473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734" w:author="M00006686" w:date="2021-07-30T13:49:11Z">
        <w:del w:id="4735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4.8.41 </w:delText>
          </w:r>
        </w:del>
      </w:ins>
      <w:ins w:id="4736" w:author="M00006686" w:date="2021-07-30T13:49:11Z">
        <w:del w:id="4737" w:author="M00032937" w:date="2024-06-28T10:27:15Z">
          <w:r>
            <w:rPr>
              <w:rFonts w:hint="eastAsia"/>
            </w:rPr>
            <w:delText>防止逆流</w:delText>
          </w:r>
        </w:del>
      </w:ins>
      <w:ins w:id="4738" w:author="M00006686" w:date="2021-07-30T13:49:11Z">
        <w:del w:id="4739" w:author="M00032937" w:date="2024-06-28T10:27:15Z">
          <w:r>
            <w:rPr/>
            <w:tab/>
          </w:r>
        </w:del>
      </w:ins>
      <w:ins w:id="4740" w:author="M00006686" w:date="2021-07-30T13:49:11Z">
        <w:del w:id="4741" w:author="M00032937" w:date="2024-06-28T10:27:15Z">
          <w:r>
            <w:rPr/>
            <w:delText xml:space="preserve"> </w:delText>
          </w:r>
        </w:del>
      </w:ins>
      <w:ins w:id="4742" w:author="M00006686" w:date="2021-07-30T13:49:11Z">
        <w:del w:id="4743" w:author="M00032937" w:date="2024-06-28T10:27:15Z">
          <w:r>
            <w:rPr>
              <w:rFonts w:hint="eastAsia"/>
              <w:lang w:val="en-US" w:eastAsia="zh-CN"/>
            </w:rPr>
            <w:delText>电磁阀自带此功能</w:delText>
          </w:r>
        </w:del>
      </w:ins>
      <w:ins w:id="4744" w:author="M00006686" w:date="2021-07-30T13:49:11Z">
        <w:del w:id="4745" w:author="M00032937" w:date="2024-06-28T10:27:15Z">
          <w:r>
            <w:rPr>
              <w:rFonts w:hint="eastAsia"/>
            </w:rPr>
            <w:delText>；</w:delText>
          </w:r>
        </w:del>
      </w:ins>
      <w:ins w:id="4746" w:author="M00006686" w:date="2021-07-30T13:49:11Z">
        <w:del w:id="4747" w:author="M00032937" w:date="2024-06-28T10:27:15Z">
          <w:r>
            <w:rPr/>
            <w:tab/>
          </w:r>
        </w:del>
      </w:ins>
      <w:ins w:id="4748" w:author="M00006686" w:date="2021-07-30T13:49:11Z">
        <w:del w:id="4749" w:author="M00032937" w:date="2024-06-28T10:27:15Z">
          <w:r>
            <w:rPr/>
            <w:fldChar w:fldCharType="begin"/>
          </w:r>
        </w:del>
      </w:ins>
      <w:ins w:id="4750" w:author="M00006686" w:date="2021-07-30T13:49:11Z">
        <w:del w:id="4751" w:author="M00032937" w:date="2024-06-28T10:27:15Z">
          <w:r>
            <w:rPr/>
            <w:delInstrText xml:space="preserve"> PAGEREF _Toc3656 \h </w:delInstrText>
          </w:r>
        </w:del>
      </w:ins>
      <w:ins w:id="4752" w:author="M00006686" w:date="2021-07-30T13:49:11Z">
        <w:del w:id="4753" w:author="M00032937" w:date="2024-06-28T10:27:15Z">
          <w:r>
            <w:rPr/>
            <w:fldChar w:fldCharType="separate"/>
          </w:r>
        </w:del>
      </w:ins>
      <w:ins w:id="4754" w:author="M00006686" w:date="2021-07-30T13:49:00Z">
        <w:del w:id="4755" w:author="M00032937" w:date="2024-06-28T10:27:15Z">
          <w:r>
            <w:rPr/>
            <w:delText>22</w:delText>
          </w:r>
        </w:del>
      </w:ins>
      <w:ins w:id="4756" w:author="M00006686" w:date="2021-07-30T13:49:11Z">
        <w:del w:id="4757" w:author="M00032937" w:date="2024-06-28T10:27:15Z">
          <w:r>
            <w:rPr/>
            <w:fldChar w:fldCharType="end"/>
          </w:r>
        </w:del>
      </w:ins>
      <w:ins w:id="4758" w:author="M00006686" w:date="2021-07-30T13:49:11Z">
        <w:del w:id="475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760" w:author="M00006686" w:date="2021-07-30T13:49:11Z"/>
          <w:del w:id="4761" w:author="M00032937" w:date="2024-06-28T10:27:15Z"/>
        </w:rPr>
      </w:pPr>
      <w:ins w:id="4762" w:author="M00006686" w:date="2021-07-30T13:49:11Z">
        <w:del w:id="4763" w:author="M00032937" w:date="2024-06-28T10:27:15Z">
          <w:r>
            <w:rPr>
              <w:rFonts w:ascii="Times New Roman"/>
            </w:rPr>
            <w:fldChar w:fldCharType="begin"/>
          </w:r>
        </w:del>
      </w:ins>
      <w:ins w:id="4764" w:author="M00006686" w:date="2021-07-30T13:49:11Z">
        <w:del w:id="4765" w:author="M00032937" w:date="2024-06-28T10:27:15Z">
          <w:r>
            <w:rPr>
              <w:rFonts w:ascii="Times New Roman"/>
            </w:rPr>
            <w:delInstrText xml:space="preserve"> HYPERLINK \l _Toc22852 </w:delInstrText>
          </w:r>
        </w:del>
      </w:ins>
      <w:ins w:id="4766" w:author="M00006686" w:date="2021-07-30T13:49:11Z">
        <w:del w:id="476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768" w:author="M00006686" w:date="2021-07-30T13:49:11Z">
        <w:del w:id="4769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4.8.42 </w:delText>
          </w:r>
        </w:del>
      </w:ins>
      <w:ins w:id="4770" w:author="M00006686" w:date="2021-07-30T13:49:11Z">
        <w:del w:id="4771" w:author="M00032937" w:date="2024-06-28T10:27:15Z">
          <w:r>
            <w:rPr>
              <w:rFonts w:hint="eastAsia"/>
            </w:rPr>
            <w:delText>脚触冲水</w:delText>
          </w:r>
        </w:del>
      </w:ins>
      <w:ins w:id="4772" w:author="M00006686" w:date="2021-07-30T13:49:11Z">
        <w:del w:id="4773" w:author="M00032937" w:date="2024-06-28T10:27:15Z">
          <w:r>
            <w:rPr/>
            <w:tab/>
          </w:r>
        </w:del>
      </w:ins>
      <w:ins w:id="4774" w:author="M00006686" w:date="2021-07-30T13:49:11Z">
        <w:del w:id="4775" w:author="M00032937" w:date="2024-06-28T10:27:15Z">
          <w:r>
            <w:rPr/>
            <w:fldChar w:fldCharType="begin"/>
          </w:r>
        </w:del>
      </w:ins>
      <w:ins w:id="4776" w:author="M00006686" w:date="2021-07-30T13:49:11Z">
        <w:del w:id="4777" w:author="M00032937" w:date="2024-06-28T10:27:15Z">
          <w:r>
            <w:rPr/>
            <w:delInstrText xml:space="preserve"> PAGEREF _Toc22852 \h </w:delInstrText>
          </w:r>
        </w:del>
      </w:ins>
      <w:ins w:id="4778" w:author="M00006686" w:date="2021-07-30T13:49:11Z">
        <w:del w:id="4779" w:author="M00032937" w:date="2024-06-28T10:27:15Z">
          <w:r>
            <w:rPr/>
            <w:fldChar w:fldCharType="separate"/>
          </w:r>
        </w:del>
      </w:ins>
      <w:ins w:id="4780" w:author="M00006686" w:date="2021-07-30T13:49:00Z">
        <w:del w:id="4781" w:author="M00032937" w:date="2024-06-28T10:27:15Z">
          <w:r>
            <w:rPr/>
            <w:delText>22</w:delText>
          </w:r>
        </w:del>
      </w:ins>
      <w:ins w:id="4782" w:author="M00006686" w:date="2021-07-30T13:49:11Z">
        <w:del w:id="4783" w:author="M00032937" w:date="2024-06-28T10:27:15Z">
          <w:r>
            <w:rPr/>
            <w:fldChar w:fldCharType="end"/>
          </w:r>
        </w:del>
      </w:ins>
      <w:ins w:id="4784" w:author="M00006686" w:date="2021-07-30T13:49:11Z">
        <w:del w:id="478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786" w:author="M00006686" w:date="2021-07-30T13:49:11Z"/>
          <w:del w:id="4787" w:author="M00032937" w:date="2024-06-28T10:27:15Z"/>
        </w:rPr>
      </w:pPr>
      <w:ins w:id="4788" w:author="M00006686" w:date="2021-07-30T13:49:11Z">
        <w:del w:id="4789" w:author="M00032937" w:date="2024-06-28T10:27:15Z">
          <w:r>
            <w:rPr>
              <w:rFonts w:ascii="Times New Roman"/>
            </w:rPr>
            <w:fldChar w:fldCharType="begin"/>
          </w:r>
        </w:del>
      </w:ins>
      <w:ins w:id="4790" w:author="M00006686" w:date="2021-07-30T13:49:11Z">
        <w:del w:id="4791" w:author="M00032937" w:date="2024-06-28T10:27:15Z">
          <w:r>
            <w:rPr>
              <w:rFonts w:ascii="Times New Roman"/>
            </w:rPr>
            <w:delInstrText xml:space="preserve"> HYPERLINK \l _Toc8293 </w:delInstrText>
          </w:r>
        </w:del>
      </w:ins>
      <w:ins w:id="4792" w:author="M00006686" w:date="2021-07-30T13:49:11Z">
        <w:del w:id="479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794" w:author="M00006686" w:date="2021-07-30T13:49:11Z">
        <w:del w:id="4795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4.8.43 </w:delText>
          </w:r>
        </w:del>
      </w:ins>
      <w:ins w:id="4796" w:author="M00006686" w:date="2021-07-30T13:49:11Z">
        <w:del w:id="4797" w:author="M00032937" w:date="2024-06-28T10:27:15Z">
          <w:r>
            <w:rPr>
              <w:rFonts w:hint="eastAsia"/>
            </w:rPr>
            <w:delText>脚触</w:delText>
          </w:r>
        </w:del>
      </w:ins>
      <w:ins w:id="4798" w:author="M00006686" w:date="2021-07-30T13:49:11Z">
        <w:del w:id="4799" w:author="M00032937" w:date="2024-06-28T10:27:15Z">
          <w:r>
            <w:rPr>
              <w:rFonts w:hint="eastAsia"/>
              <w:lang w:val="en-US" w:eastAsia="zh-CN"/>
            </w:rPr>
            <w:delText>功能</w:delText>
          </w:r>
        </w:del>
      </w:ins>
      <w:ins w:id="4800" w:author="M00006686" w:date="2021-07-30T13:49:11Z">
        <w:del w:id="4801" w:author="M00032937" w:date="2024-06-28T10:27:15Z">
          <w:r>
            <w:rPr/>
            <w:tab/>
          </w:r>
        </w:del>
      </w:ins>
      <w:ins w:id="4802" w:author="M00006686" w:date="2021-07-30T13:49:11Z">
        <w:del w:id="4803" w:author="M00032937" w:date="2024-06-28T10:27:15Z">
          <w:r>
            <w:rPr/>
            <w:fldChar w:fldCharType="begin"/>
          </w:r>
        </w:del>
      </w:ins>
      <w:ins w:id="4804" w:author="M00006686" w:date="2021-07-30T13:49:11Z">
        <w:del w:id="4805" w:author="M00032937" w:date="2024-06-28T10:27:15Z">
          <w:r>
            <w:rPr/>
            <w:delInstrText xml:space="preserve"> PAGEREF _Toc8293 \h </w:delInstrText>
          </w:r>
        </w:del>
      </w:ins>
      <w:ins w:id="4806" w:author="M00006686" w:date="2021-07-30T13:49:11Z">
        <w:del w:id="4807" w:author="M00032937" w:date="2024-06-28T10:27:15Z">
          <w:r>
            <w:rPr/>
            <w:fldChar w:fldCharType="separate"/>
          </w:r>
        </w:del>
      </w:ins>
      <w:ins w:id="4808" w:author="M00006686" w:date="2021-07-30T13:49:00Z">
        <w:del w:id="4809" w:author="M00032937" w:date="2024-06-28T10:27:15Z">
          <w:r>
            <w:rPr/>
            <w:delText>22</w:delText>
          </w:r>
        </w:del>
      </w:ins>
      <w:ins w:id="4810" w:author="M00006686" w:date="2021-07-30T13:49:11Z">
        <w:del w:id="4811" w:author="M00032937" w:date="2024-06-28T10:27:15Z">
          <w:r>
            <w:rPr/>
            <w:fldChar w:fldCharType="end"/>
          </w:r>
        </w:del>
      </w:ins>
      <w:ins w:id="4812" w:author="M00006686" w:date="2021-07-30T13:49:11Z">
        <w:del w:id="481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814" w:author="M00006686" w:date="2021-07-30T13:49:11Z"/>
          <w:del w:id="4815" w:author="M00032937" w:date="2024-06-28T10:27:15Z"/>
        </w:rPr>
      </w:pPr>
      <w:ins w:id="4816" w:author="M00006686" w:date="2021-07-30T13:49:11Z">
        <w:del w:id="4817" w:author="M00032937" w:date="2024-06-28T10:27:15Z">
          <w:r>
            <w:rPr>
              <w:rFonts w:ascii="Times New Roman"/>
            </w:rPr>
            <w:fldChar w:fldCharType="begin"/>
          </w:r>
        </w:del>
      </w:ins>
      <w:ins w:id="4818" w:author="M00006686" w:date="2021-07-30T13:49:11Z">
        <w:del w:id="4819" w:author="M00032937" w:date="2024-06-28T10:27:15Z">
          <w:r>
            <w:rPr>
              <w:rFonts w:ascii="Times New Roman"/>
            </w:rPr>
            <w:delInstrText xml:space="preserve"> HYPERLINK \l _Toc17100 </w:delInstrText>
          </w:r>
        </w:del>
      </w:ins>
      <w:ins w:id="4820" w:author="M00006686" w:date="2021-07-30T13:49:11Z">
        <w:del w:id="482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822" w:author="M00006686" w:date="2021-07-30T13:49:11Z">
        <w:del w:id="4823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4.8.44 </w:delText>
          </w:r>
        </w:del>
      </w:ins>
      <w:ins w:id="4824" w:author="M00006686" w:date="2021-07-30T13:49:11Z">
        <w:del w:id="4825" w:author="M00032937" w:date="2024-06-28T10:27:15Z">
          <w:r>
            <w:rPr>
              <w:rFonts w:hint="eastAsia"/>
            </w:rPr>
            <w:delText>纳米抗菌</w:delText>
          </w:r>
        </w:del>
      </w:ins>
      <w:ins w:id="4826" w:author="M00006686" w:date="2021-07-30T13:49:11Z">
        <w:del w:id="4827" w:author="M00032937" w:date="2024-06-28T10:27:15Z">
          <w:r>
            <w:rPr/>
            <w:tab/>
          </w:r>
        </w:del>
      </w:ins>
      <w:ins w:id="4828" w:author="M00006686" w:date="2021-07-30T13:49:11Z">
        <w:del w:id="4829" w:author="M00032937" w:date="2024-06-28T10:27:15Z">
          <w:r>
            <w:rPr/>
            <w:fldChar w:fldCharType="begin"/>
          </w:r>
        </w:del>
      </w:ins>
      <w:ins w:id="4830" w:author="M00006686" w:date="2021-07-30T13:49:11Z">
        <w:del w:id="4831" w:author="M00032937" w:date="2024-06-28T10:27:15Z">
          <w:r>
            <w:rPr/>
            <w:delInstrText xml:space="preserve"> PAGEREF _Toc17100 \h </w:delInstrText>
          </w:r>
        </w:del>
      </w:ins>
      <w:ins w:id="4832" w:author="M00006686" w:date="2021-07-30T13:49:11Z">
        <w:del w:id="4833" w:author="M00032937" w:date="2024-06-28T10:27:15Z">
          <w:r>
            <w:rPr/>
            <w:fldChar w:fldCharType="separate"/>
          </w:r>
        </w:del>
      </w:ins>
      <w:ins w:id="4834" w:author="M00006686" w:date="2021-07-30T13:49:00Z">
        <w:del w:id="4835" w:author="M00032937" w:date="2024-06-28T10:27:15Z">
          <w:r>
            <w:rPr/>
            <w:delText>22</w:delText>
          </w:r>
        </w:del>
      </w:ins>
      <w:ins w:id="4836" w:author="M00006686" w:date="2021-07-30T13:49:11Z">
        <w:del w:id="4837" w:author="M00032937" w:date="2024-06-28T10:27:15Z">
          <w:r>
            <w:rPr/>
            <w:fldChar w:fldCharType="end"/>
          </w:r>
        </w:del>
      </w:ins>
      <w:ins w:id="4838" w:author="M00006686" w:date="2021-07-30T13:49:11Z">
        <w:del w:id="483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840" w:author="M00006686" w:date="2021-07-30T13:49:11Z"/>
          <w:del w:id="4841" w:author="M00032937" w:date="2024-06-28T10:27:15Z"/>
        </w:rPr>
      </w:pPr>
      <w:ins w:id="4842" w:author="M00006686" w:date="2021-07-30T13:49:11Z">
        <w:del w:id="4843" w:author="M00032937" w:date="2024-06-28T10:27:15Z">
          <w:r>
            <w:rPr>
              <w:rFonts w:ascii="Times New Roman"/>
            </w:rPr>
            <w:fldChar w:fldCharType="begin"/>
          </w:r>
        </w:del>
      </w:ins>
      <w:ins w:id="4844" w:author="M00006686" w:date="2021-07-30T13:49:11Z">
        <w:del w:id="4845" w:author="M00032937" w:date="2024-06-28T10:27:15Z">
          <w:r>
            <w:rPr>
              <w:rFonts w:ascii="Times New Roman"/>
            </w:rPr>
            <w:delInstrText xml:space="preserve"> HYPERLINK \l _Toc30296 </w:delInstrText>
          </w:r>
        </w:del>
      </w:ins>
      <w:ins w:id="4846" w:author="M00006686" w:date="2021-07-30T13:49:11Z">
        <w:del w:id="484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848" w:author="M00006686" w:date="2021-07-30T13:49:11Z">
        <w:del w:id="4849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4.8.45 </w:delText>
          </w:r>
        </w:del>
      </w:ins>
      <w:ins w:id="4850" w:author="M00006686" w:date="2021-07-30T13:49:11Z">
        <w:del w:id="4851" w:author="M00032937" w:date="2024-06-28T10:27:15Z">
          <w:r>
            <w:rPr>
              <w:rFonts w:hint="eastAsia"/>
            </w:rPr>
            <w:delText>安全防护</w:delText>
          </w:r>
        </w:del>
      </w:ins>
      <w:ins w:id="4852" w:author="M00006686" w:date="2021-07-30T13:49:11Z">
        <w:del w:id="4853" w:author="M00032937" w:date="2024-06-28T10:27:15Z">
          <w:r>
            <w:rPr/>
            <w:tab/>
          </w:r>
        </w:del>
      </w:ins>
      <w:ins w:id="4854" w:author="M00006686" w:date="2021-07-30T13:49:11Z">
        <w:del w:id="4855" w:author="M00032937" w:date="2024-06-28T10:27:15Z">
          <w:r>
            <w:rPr/>
            <w:fldChar w:fldCharType="begin"/>
          </w:r>
        </w:del>
      </w:ins>
      <w:ins w:id="4856" w:author="M00006686" w:date="2021-07-30T13:49:11Z">
        <w:del w:id="4857" w:author="M00032937" w:date="2024-06-28T10:27:15Z">
          <w:r>
            <w:rPr/>
            <w:delInstrText xml:space="preserve"> PAGEREF _Toc30296 \h </w:delInstrText>
          </w:r>
        </w:del>
      </w:ins>
      <w:ins w:id="4858" w:author="M00006686" w:date="2021-07-30T13:49:11Z">
        <w:del w:id="4859" w:author="M00032937" w:date="2024-06-28T10:27:15Z">
          <w:r>
            <w:rPr/>
            <w:fldChar w:fldCharType="separate"/>
          </w:r>
        </w:del>
      </w:ins>
      <w:ins w:id="4860" w:author="M00006686" w:date="2021-07-30T13:49:00Z">
        <w:del w:id="4861" w:author="M00032937" w:date="2024-06-28T10:27:15Z">
          <w:r>
            <w:rPr/>
            <w:delText>23</w:delText>
          </w:r>
        </w:del>
      </w:ins>
      <w:ins w:id="4862" w:author="M00006686" w:date="2021-07-30T13:49:11Z">
        <w:del w:id="4863" w:author="M00032937" w:date="2024-06-28T10:27:15Z">
          <w:r>
            <w:rPr/>
            <w:fldChar w:fldCharType="end"/>
          </w:r>
        </w:del>
      </w:ins>
      <w:ins w:id="4864" w:author="M00006686" w:date="2021-07-30T13:49:11Z">
        <w:del w:id="486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866" w:author="M00006686" w:date="2021-07-30T13:49:11Z"/>
          <w:del w:id="4867" w:author="M00032937" w:date="2024-06-28T10:27:15Z"/>
        </w:rPr>
      </w:pPr>
      <w:ins w:id="4868" w:author="M00006686" w:date="2021-07-30T13:49:11Z">
        <w:del w:id="4869" w:author="M00032937" w:date="2024-06-28T10:27:15Z">
          <w:r>
            <w:rPr>
              <w:rFonts w:ascii="Times New Roman"/>
            </w:rPr>
            <w:fldChar w:fldCharType="begin"/>
          </w:r>
        </w:del>
      </w:ins>
      <w:ins w:id="4870" w:author="M00006686" w:date="2021-07-30T13:49:11Z">
        <w:del w:id="4871" w:author="M00032937" w:date="2024-06-28T10:27:15Z">
          <w:r>
            <w:rPr>
              <w:rFonts w:ascii="Times New Roman"/>
            </w:rPr>
            <w:delInstrText xml:space="preserve"> HYPERLINK \l _Toc17807 </w:delInstrText>
          </w:r>
        </w:del>
      </w:ins>
      <w:ins w:id="4872" w:author="M00006686" w:date="2021-07-30T13:49:11Z">
        <w:del w:id="487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874" w:author="M00006686" w:date="2021-07-30T13:49:11Z">
        <w:del w:id="4875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4.8.46 </w:delText>
          </w:r>
        </w:del>
      </w:ins>
      <w:ins w:id="4876" w:author="M00006686" w:date="2021-07-30T13:49:11Z">
        <w:del w:id="4877" w:author="M00032937" w:date="2024-06-28T10:27:15Z">
          <w:r>
            <w:rPr>
              <w:rFonts w:hint="eastAsia"/>
            </w:rPr>
            <w:delText>材料阻燃</w:delText>
          </w:r>
        </w:del>
      </w:ins>
      <w:ins w:id="4878" w:author="M00006686" w:date="2021-07-30T13:49:11Z">
        <w:del w:id="4879" w:author="M00032937" w:date="2024-06-28T10:27:15Z">
          <w:r>
            <w:rPr/>
            <w:tab/>
          </w:r>
        </w:del>
      </w:ins>
      <w:ins w:id="4880" w:author="M00006686" w:date="2021-07-30T13:49:11Z">
        <w:del w:id="4881" w:author="M00032937" w:date="2024-06-28T10:27:15Z">
          <w:r>
            <w:rPr/>
            <w:fldChar w:fldCharType="begin"/>
          </w:r>
        </w:del>
      </w:ins>
      <w:ins w:id="4882" w:author="M00006686" w:date="2021-07-30T13:49:11Z">
        <w:del w:id="4883" w:author="M00032937" w:date="2024-06-28T10:27:15Z">
          <w:r>
            <w:rPr/>
            <w:delInstrText xml:space="preserve"> PAGEREF _Toc17807 \h </w:delInstrText>
          </w:r>
        </w:del>
      </w:ins>
      <w:ins w:id="4884" w:author="M00006686" w:date="2021-07-30T13:49:11Z">
        <w:del w:id="4885" w:author="M00032937" w:date="2024-06-28T10:27:15Z">
          <w:r>
            <w:rPr/>
            <w:fldChar w:fldCharType="separate"/>
          </w:r>
        </w:del>
      </w:ins>
      <w:ins w:id="4886" w:author="M00006686" w:date="2021-07-30T13:49:00Z">
        <w:del w:id="4887" w:author="M00032937" w:date="2024-06-28T10:27:15Z">
          <w:r>
            <w:rPr/>
            <w:delText>23</w:delText>
          </w:r>
        </w:del>
      </w:ins>
      <w:ins w:id="4888" w:author="M00006686" w:date="2021-07-30T13:49:11Z">
        <w:del w:id="4889" w:author="M00032937" w:date="2024-06-28T10:27:15Z">
          <w:r>
            <w:rPr/>
            <w:fldChar w:fldCharType="end"/>
          </w:r>
        </w:del>
      </w:ins>
      <w:ins w:id="4890" w:author="M00006686" w:date="2021-07-30T13:49:11Z">
        <w:del w:id="4891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892" w:author="M00006686" w:date="2021-07-30T13:49:11Z"/>
          <w:del w:id="4893" w:author="M00032937" w:date="2024-06-28T10:27:15Z"/>
        </w:rPr>
      </w:pPr>
      <w:ins w:id="4894" w:author="M00006686" w:date="2021-07-30T13:49:11Z">
        <w:del w:id="4895" w:author="M00032937" w:date="2024-06-28T10:27:15Z">
          <w:r>
            <w:rPr>
              <w:rFonts w:ascii="Times New Roman"/>
            </w:rPr>
            <w:fldChar w:fldCharType="begin"/>
          </w:r>
        </w:del>
      </w:ins>
      <w:ins w:id="4896" w:author="M00006686" w:date="2021-07-30T13:49:11Z">
        <w:del w:id="4897" w:author="M00032937" w:date="2024-06-28T10:27:15Z">
          <w:r>
            <w:rPr>
              <w:rFonts w:ascii="Times New Roman"/>
            </w:rPr>
            <w:delInstrText xml:space="preserve"> HYPERLINK \l _Toc28039 </w:delInstrText>
          </w:r>
        </w:del>
      </w:ins>
      <w:ins w:id="4898" w:author="M00006686" w:date="2021-07-30T13:49:11Z">
        <w:del w:id="4899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900" w:author="M00006686" w:date="2021-07-30T13:49:11Z">
        <w:del w:id="4901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4.8.47 </w:delText>
          </w:r>
        </w:del>
      </w:ins>
      <w:ins w:id="4902" w:author="M00006686" w:date="2021-07-30T13:49:11Z">
        <w:del w:id="4903" w:author="M00032937" w:date="2024-06-28T10:27:15Z">
          <w:r>
            <w:rPr>
              <w:rFonts w:hint="eastAsia"/>
              <w:lang w:val="en-US" w:eastAsia="zh-CN"/>
            </w:rPr>
            <w:delText>微波开关</w:delText>
          </w:r>
        </w:del>
      </w:ins>
      <w:ins w:id="4904" w:author="M00006686" w:date="2021-07-30T13:49:11Z">
        <w:del w:id="4905" w:author="M00032937" w:date="2024-06-28T10:27:15Z">
          <w:r>
            <w:rPr/>
            <w:tab/>
          </w:r>
        </w:del>
      </w:ins>
      <w:ins w:id="4906" w:author="M00006686" w:date="2021-07-30T13:49:11Z">
        <w:del w:id="4907" w:author="M00032937" w:date="2024-06-28T10:27:15Z">
          <w:r>
            <w:rPr/>
            <w:fldChar w:fldCharType="begin"/>
          </w:r>
        </w:del>
      </w:ins>
      <w:ins w:id="4908" w:author="M00006686" w:date="2021-07-30T13:49:11Z">
        <w:del w:id="4909" w:author="M00032937" w:date="2024-06-28T10:27:15Z">
          <w:r>
            <w:rPr/>
            <w:delInstrText xml:space="preserve"> PAGEREF _Toc28039 \h </w:delInstrText>
          </w:r>
        </w:del>
      </w:ins>
      <w:ins w:id="4910" w:author="M00006686" w:date="2021-07-30T13:49:11Z">
        <w:del w:id="4911" w:author="M00032937" w:date="2024-06-28T10:27:15Z">
          <w:r>
            <w:rPr/>
            <w:fldChar w:fldCharType="separate"/>
          </w:r>
        </w:del>
      </w:ins>
      <w:ins w:id="4912" w:author="M00006686" w:date="2021-07-30T13:49:00Z">
        <w:del w:id="4913" w:author="M00032937" w:date="2024-06-28T10:27:15Z">
          <w:r>
            <w:rPr/>
            <w:delText>23</w:delText>
          </w:r>
        </w:del>
      </w:ins>
      <w:ins w:id="4914" w:author="M00006686" w:date="2021-07-30T13:49:11Z">
        <w:del w:id="4915" w:author="M00032937" w:date="2024-06-28T10:27:15Z">
          <w:r>
            <w:rPr/>
            <w:fldChar w:fldCharType="end"/>
          </w:r>
        </w:del>
      </w:ins>
      <w:ins w:id="4916" w:author="M00006686" w:date="2021-07-30T13:49:11Z">
        <w:del w:id="491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918" w:author="M00006686" w:date="2021-07-30T13:49:11Z"/>
          <w:del w:id="4919" w:author="M00032937" w:date="2024-06-28T10:27:15Z"/>
        </w:rPr>
      </w:pPr>
      <w:ins w:id="4920" w:author="M00006686" w:date="2021-07-30T13:49:11Z">
        <w:del w:id="4921" w:author="M00032937" w:date="2024-06-28T10:27:15Z">
          <w:r>
            <w:rPr>
              <w:rFonts w:ascii="Times New Roman"/>
            </w:rPr>
            <w:fldChar w:fldCharType="begin"/>
          </w:r>
        </w:del>
      </w:ins>
      <w:ins w:id="4922" w:author="M00006686" w:date="2021-07-30T13:49:11Z">
        <w:del w:id="4923" w:author="M00032937" w:date="2024-06-28T10:27:15Z">
          <w:r>
            <w:rPr>
              <w:rFonts w:ascii="Times New Roman"/>
            </w:rPr>
            <w:delInstrText xml:space="preserve"> HYPERLINK \l _Toc31540 </w:delInstrText>
          </w:r>
        </w:del>
      </w:ins>
      <w:ins w:id="4924" w:author="M00006686" w:date="2021-07-30T13:49:11Z">
        <w:del w:id="492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926" w:author="M00006686" w:date="2021-07-30T13:49:11Z">
        <w:del w:id="4927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4.8.48 </w:delText>
          </w:r>
        </w:del>
      </w:ins>
      <w:ins w:id="4928" w:author="M00006686" w:date="2021-07-30T13:49:11Z">
        <w:del w:id="4929" w:author="M00032937" w:date="2024-06-28T10:27:15Z">
          <w:r>
            <w:rPr>
              <w:rFonts w:hint="eastAsia"/>
            </w:rPr>
            <w:delText>人体</w:delText>
          </w:r>
        </w:del>
      </w:ins>
      <w:ins w:id="4930" w:author="M00006686" w:date="2021-07-30T13:49:11Z">
        <w:del w:id="4931" w:author="M00032937" w:date="2024-06-28T10:27:15Z">
          <w:r>
            <w:rPr/>
            <w:delText>感应</w:delText>
          </w:r>
        </w:del>
      </w:ins>
      <w:ins w:id="4932" w:author="M00006686" w:date="2021-07-30T13:49:11Z">
        <w:del w:id="4933" w:author="M00032937" w:date="2024-06-28T10:27:15Z">
          <w:r>
            <w:rPr/>
            <w:tab/>
          </w:r>
        </w:del>
      </w:ins>
      <w:ins w:id="4934" w:author="M00006686" w:date="2021-07-30T13:49:11Z">
        <w:del w:id="4935" w:author="M00032937" w:date="2024-06-28T10:27:15Z">
          <w:r>
            <w:rPr/>
            <w:fldChar w:fldCharType="begin"/>
          </w:r>
        </w:del>
      </w:ins>
      <w:ins w:id="4936" w:author="M00006686" w:date="2021-07-30T13:49:11Z">
        <w:del w:id="4937" w:author="M00032937" w:date="2024-06-28T10:27:15Z">
          <w:r>
            <w:rPr/>
            <w:delInstrText xml:space="preserve"> PAGEREF _Toc31540 \h </w:delInstrText>
          </w:r>
        </w:del>
      </w:ins>
      <w:ins w:id="4938" w:author="M00006686" w:date="2021-07-30T13:49:11Z">
        <w:del w:id="4939" w:author="M00032937" w:date="2024-06-28T10:27:15Z">
          <w:r>
            <w:rPr/>
            <w:fldChar w:fldCharType="separate"/>
          </w:r>
        </w:del>
      </w:ins>
      <w:ins w:id="4940" w:author="M00006686" w:date="2021-07-30T13:49:00Z">
        <w:del w:id="4941" w:author="M00032937" w:date="2024-06-28T10:27:15Z">
          <w:r>
            <w:rPr/>
            <w:delText>23</w:delText>
          </w:r>
        </w:del>
      </w:ins>
      <w:ins w:id="4942" w:author="M00006686" w:date="2021-07-30T13:49:11Z">
        <w:del w:id="4943" w:author="M00032937" w:date="2024-06-28T10:27:15Z">
          <w:r>
            <w:rPr/>
            <w:fldChar w:fldCharType="end"/>
          </w:r>
        </w:del>
      </w:ins>
      <w:ins w:id="4944" w:author="M00006686" w:date="2021-07-30T13:49:11Z">
        <w:del w:id="494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946" w:author="M00006686" w:date="2021-07-30T13:49:11Z"/>
          <w:del w:id="4947" w:author="M00032937" w:date="2024-06-28T10:27:15Z"/>
        </w:rPr>
      </w:pPr>
      <w:ins w:id="4948" w:author="M00006686" w:date="2021-07-30T13:49:11Z">
        <w:del w:id="4949" w:author="M00032937" w:date="2024-06-28T10:27:15Z">
          <w:r>
            <w:rPr>
              <w:rFonts w:ascii="Times New Roman"/>
            </w:rPr>
            <w:fldChar w:fldCharType="begin"/>
          </w:r>
        </w:del>
      </w:ins>
      <w:ins w:id="4950" w:author="M00006686" w:date="2021-07-30T13:49:11Z">
        <w:del w:id="4951" w:author="M00032937" w:date="2024-06-28T10:27:15Z">
          <w:r>
            <w:rPr>
              <w:rFonts w:ascii="Times New Roman"/>
            </w:rPr>
            <w:delInstrText xml:space="preserve"> HYPERLINK \l _Toc11811 </w:delInstrText>
          </w:r>
        </w:del>
      </w:ins>
      <w:ins w:id="4952" w:author="M00006686" w:date="2021-07-30T13:49:11Z">
        <w:del w:id="495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954" w:author="M00006686" w:date="2021-07-30T13:49:11Z">
        <w:del w:id="4955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4.8.49 </w:delText>
          </w:r>
        </w:del>
      </w:ins>
      <w:ins w:id="4956" w:author="M00006686" w:date="2021-07-30T13:49:11Z">
        <w:del w:id="4957" w:author="M00032937" w:date="2024-06-28T10:27:15Z">
          <w:r>
            <w:rPr>
              <w:rFonts w:hint="eastAsia"/>
            </w:rPr>
            <w:delText>遥控开</w:delText>
          </w:r>
        </w:del>
      </w:ins>
      <w:ins w:id="4958" w:author="M00006686" w:date="2021-07-30T13:49:11Z">
        <w:del w:id="4959" w:author="M00032937" w:date="2024-06-28T10:27:15Z">
          <w:r>
            <w:rPr>
              <w:rFonts w:hint="eastAsia"/>
              <w:lang w:val="en-US" w:eastAsia="zh-CN"/>
            </w:rPr>
            <w:delText>关</w:delText>
          </w:r>
        </w:del>
      </w:ins>
      <w:ins w:id="4960" w:author="M00006686" w:date="2021-07-30T13:49:11Z">
        <w:del w:id="4961" w:author="M00032937" w:date="2024-06-28T10:27:15Z">
          <w:r>
            <w:rPr/>
            <w:delText>圈</w:delText>
          </w:r>
        </w:del>
      </w:ins>
      <w:ins w:id="4962" w:author="M00006686" w:date="2021-07-30T13:49:11Z">
        <w:del w:id="4963" w:author="M00032937" w:date="2024-06-28T10:27:15Z">
          <w:r>
            <w:rPr>
              <w:rFonts w:hint="eastAsia"/>
            </w:rPr>
            <w:delText>/盖</w:delText>
          </w:r>
        </w:del>
      </w:ins>
      <w:ins w:id="4964" w:author="M00006686" w:date="2021-07-30T13:49:11Z">
        <w:del w:id="4965" w:author="M00032937" w:date="2024-06-28T10:27:15Z">
          <w:r>
            <w:rPr/>
            <w:tab/>
          </w:r>
        </w:del>
      </w:ins>
      <w:ins w:id="4966" w:author="M00006686" w:date="2021-07-30T13:49:11Z">
        <w:del w:id="4967" w:author="M00032937" w:date="2024-06-28T10:27:15Z">
          <w:r>
            <w:rPr/>
            <w:fldChar w:fldCharType="begin"/>
          </w:r>
        </w:del>
      </w:ins>
      <w:ins w:id="4968" w:author="M00006686" w:date="2021-07-30T13:49:11Z">
        <w:del w:id="4969" w:author="M00032937" w:date="2024-06-28T10:27:15Z">
          <w:r>
            <w:rPr/>
            <w:delInstrText xml:space="preserve"> PAGEREF _Toc11811 \h </w:delInstrText>
          </w:r>
        </w:del>
      </w:ins>
      <w:ins w:id="4970" w:author="M00006686" w:date="2021-07-30T13:49:11Z">
        <w:del w:id="4971" w:author="M00032937" w:date="2024-06-28T10:27:15Z">
          <w:r>
            <w:rPr/>
            <w:fldChar w:fldCharType="separate"/>
          </w:r>
        </w:del>
      </w:ins>
      <w:ins w:id="4972" w:author="M00006686" w:date="2021-07-30T13:49:00Z">
        <w:del w:id="4973" w:author="M00032937" w:date="2024-06-28T10:27:15Z">
          <w:r>
            <w:rPr/>
            <w:delText>24</w:delText>
          </w:r>
        </w:del>
      </w:ins>
      <w:ins w:id="4974" w:author="M00006686" w:date="2021-07-30T13:49:11Z">
        <w:del w:id="4975" w:author="M00032937" w:date="2024-06-28T10:27:15Z">
          <w:r>
            <w:rPr/>
            <w:fldChar w:fldCharType="end"/>
          </w:r>
        </w:del>
      </w:ins>
      <w:ins w:id="4976" w:author="M00006686" w:date="2021-07-30T13:49:11Z">
        <w:del w:id="497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978" w:author="M00006686" w:date="2021-07-30T13:49:11Z"/>
          <w:del w:id="4979" w:author="M00032937" w:date="2024-06-28T10:27:15Z"/>
        </w:rPr>
      </w:pPr>
      <w:ins w:id="4980" w:author="M00006686" w:date="2021-07-30T13:49:11Z">
        <w:del w:id="4981" w:author="M00032937" w:date="2024-06-28T10:27:15Z">
          <w:r>
            <w:rPr>
              <w:rFonts w:ascii="Times New Roman"/>
            </w:rPr>
            <w:fldChar w:fldCharType="begin"/>
          </w:r>
        </w:del>
      </w:ins>
      <w:ins w:id="4982" w:author="M00006686" w:date="2021-07-30T13:49:11Z">
        <w:del w:id="4983" w:author="M00032937" w:date="2024-06-28T10:27:15Z">
          <w:r>
            <w:rPr>
              <w:rFonts w:ascii="Times New Roman"/>
            </w:rPr>
            <w:delInstrText xml:space="preserve"> HYPERLINK \l _Toc31587 </w:delInstrText>
          </w:r>
        </w:del>
      </w:ins>
      <w:ins w:id="4984" w:author="M00006686" w:date="2021-07-30T13:49:11Z">
        <w:del w:id="498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986" w:author="M00006686" w:date="2021-07-30T13:49:11Z">
        <w:del w:id="4987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4.8.50 </w:delText>
          </w:r>
        </w:del>
      </w:ins>
      <w:ins w:id="4988" w:author="M00006686" w:date="2021-07-30T13:49:11Z">
        <w:del w:id="4989" w:author="M00032937" w:date="2024-06-28T10:27:15Z">
          <w:r>
            <w:rPr>
              <w:rFonts w:hint="eastAsia"/>
            </w:rPr>
            <w:delText>光线感应</w:delText>
          </w:r>
        </w:del>
      </w:ins>
      <w:ins w:id="4990" w:author="M00006686" w:date="2021-07-30T13:49:11Z">
        <w:del w:id="4991" w:author="M00032937" w:date="2024-06-28T10:27:15Z">
          <w:r>
            <w:rPr/>
            <w:tab/>
          </w:r>
        </w:del>
      </w:ins>
      <w:ins w:id="4992" w:author="M00006686" w:date="2021-07-30T13:49:11Z">
        <w:del w:id="4993" w:author="M00032937" w:date="2024-06-28T10:27:15Z">
          <w:r>
            <w:rPr/>
            <w:fldChar w:fldCharType="begin"/>
          </w:r>
        </w:del>
      </w:ins>
      <w:ins w:id="4994" w:author="M00006686" w:date="2021-07-30T13:49:11Z">
        <w:del w:id="4995" w:author="M00032937" w:date="2024-06-28T10:27:15Z">
          <w:r>
            <w:rPr/>
            <w:delInstrText xml:space="preserve"> PAGEREF _Toc31587 \h </w:delInstrText>
          </w:r>
        </w:del>
      </w:ins>
      <w:ins w:id="4996" w:author="M00006686" w:date="2021-07-30T13:49:11Z">
        <w:del w:id="4997" w:author="M00032937" w:date="2024-06-28T10:27:15Z">
          <w:r>
            <w:rPr/>
            <w:fldChar w:fldCharType="separate"/>
          </w:r>
        </w:del>
      </w:ins>
      <w:ins w:id="4998" w:author="M00006686" w:date="2021-07-30T13:49:00Z">
        <w:del w:id="4999" w:author="M00032937" w:date="2024-06-28T10:27:15Z">
          <w:r>
            <w:rPr/>
            <w:delText>24</w:delText>
          </w:r>
        </w:del>
      </w:ins>
      <w:ins w:id="5000" w:author="M00006686" w:date="2021-07-30T13:49:11Z">
        <w:del w:id="5001" w:author="M00032937" w:date="2024-06-28T10:27:15Z">
          <w:r>
            <w:rPr/>
            <w:fldChar w:fldCharType="end"/>
          </w:r>
        </w:del>
      </w:ins>
      <w:ins w:id="5002" w:author="M00006686" w:date="2021-07-30T13:49:11Z">
        <w:del w:id="500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5004" w:author="M00006686" w:date="2021-07-30T13:49:11Z"/>
          <w:del w:id="5005" w:author="M00032937" w:date="2024-06-28T10:27:15Z"/>
        </w:rPr>
      </w:pPr>
      <w:ins w:id="5006" w:author="M00006686" w:date="2021-07-30T13:49:11Z">
        <w:del w:id="5007" w:author="M00032937" w:date="2024-06-28T10:27:15Z">
          <w:r>
            <w:rPr>
              <w:rFonts w:ascii="Times New Roman"/>
            </w:rPr>
            <w:fldChar w:fldCharType="begin"/>
          </w:r>
        </w:del>
      </w:ins>
      <w:ins w:id="5008" w:author="M00006686" w:date="2021-07-30T13:49:11Z">
        <w:del w:id="5009" w:author="M00032937" w:date="2024-06-28T10:27:15Z">
          <w:r>
            <w:rPr>
              <w:rFonts w:ascii="Times New Roman"/>
            </w:rPr>
            <w:delInstrText xml:space="preserve"> HYPERLINK \l _Toc13224 </w:delInstrText>
          </w:r>
        </w:del>
      </w:ins>
      <w:ins w:id="5010" w:author="M00006686" w:date="2021-07-30T13:49:11Z">
        <w:del w:id="501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012" w:author="M00006686" w:date="2021-07-30T13:49:11Z">
        <w:del w:id="5013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4.8.51 </w:delText>
          </w:r>
        </w:del>
      </w:ins>
      <w:ins w:id="5014" w:author="M00006686" w:date="2021-07-30T13:49:11Z">
        <w:del w:id="5015" w:author="M00032937" w:date="2024-06-28T10:27:15Z">
          <w:r>
            <w:rPr>
              <w:rFonts w:hint="eastAsia"/>
            </w:rPr>
            <w:delText>清洗器晃动出货检验规范标准</w:delText>
          </w:r>
        </w:del>
      </w:ins>
      <w:ins w:id="5016" w:author="M00006686" w:date="2021-07-30T13:49:11Z">
        <w:del w:id="5017" w:author="M00032937" w:date="2024-06-28T10:27:15Z">
          <w:r>
            <w:rPr/>
            <w:tab/>
          </w:r>
        </w:del>
      </w:ins>
      <w:ins w:id="5018" w:author="M00006686" w:date="2021-07-30T13:49:11Z">
        <w:del w:id="5019" w:author="M00032937" w:date="2024-06-28T10:27:15Z">
          <w:r>
            <w:rPr/>
            <w:fldChar w:fldCharType="begin"/>
          </w:r>
        </w:del>
      </w:ins>
      <w:ins w:id="5020" w:author="M00006686" w:date="2021-07-30T13:49:11Z">
        <w:del w:id="5021" w:author="M00032937" w:date="2024-06-28T10:27:15Z">
          <w:r>
            <w:rPr/>
            <w:delInstrText xml:space="preserve"> PAGEREF _Toc13224 \h </w:delInstrText>
          </w:r>
        </w:del>
      </w:ins>
      <w:ins w:id="5022" w:author="M00006686" w:date="2021-07-30T13:49:11Z">
        <w:del w:id="5023" w:author="M00032937" w:date="2024-06-28T10:27:15Z">
          <w:r>
            <w:rPr/>
            <w:fldChar w:fldCharType="separate"/>
          </w:r>
        </w:del>
      </w:ins>
      <w:ins w:id="5024" w:author="M00006686" w:date="2021-07-30T13:49:00Z">
        <w:del w:id="5025" w:author="M00032937" w:date="2024-06-28T10:27:15Z">
          <w:r>
            <w:rPr/>
            <w:delText>25</w:delText>
          </w:r>
        </w:del>
      </w:ins>
      <w:ins w:id="5026" w:author="M00006686" w:date="2021-07-30T13:49:11Z">
        <w:del w:id="5027" w:author="M00032937" w:date="2024-06-28T10:27:15Z">
          <w:r>
            <w:rPr/>
            <w:fldChar w:fldCharType="end"/>
          </w:r>
        </w:del>
      </w:ins>
      <w:ins w:id="5028" w:author="M00006686" w:date="2021-07-30T13:49:11Z">
        <w:del w:id="502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5030" w:author="M00006686" w:date="2021-07-30T13:49:11Z"/>
          <w:del w:id="5031" w:author="M00032937" w:date="2024-06-28T10:27:15Z"/>
        </w:rPr>
      </w:pPr>
      <w:ins w:id="5032" w:author="M00006686" w:date="2021-07-30T13:49:11Z">
        <w:del w:id="5033" w:author="M00032937" w:date="2024-06-28T10:27:15Z">
          <w:r>
            <w:rPr>
              <w:rFonts w:ascii="Times New Roman"/>
            </w:rPr>
            <w:fldChar w:fldCharType="begin"/>
          </w:r>
        </w:del>
      </w:ins>
      <w:ins w:id="5034" w:author="M00006686" w:date="2021-07-30T13:49:11Z">
        <w:del w:id="5035" w:author="M00032937" w:date="2024-06-28T10:27:15Z">
          <w:r>
            <w:rPr>
              <w:rFonts w:ascii="Times New Roman"/>
            </w:rPr>
            <w:delInstrText xml:space="preserve"> HYPERLINK \l _Toc29758 </w:delInstrText>
          </w:r>
        </w:del>
      </w:ins>
      <w:ins w:id="5036" w:author="M00006686" w:date="2021-07-30T13:49:11Z">
        <w:del w:id="503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038" w:author="M00006686" w:date="2021-07-30T13:49:11Z">
        <w:del w:id="5039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4.8.52 </w:delText>
          </w:r>
        </w:del>
      </w:ins>
      <w:ins w:id="5040" w:author="M00006686" w:date="2021-07-30T13:49:11Z">
        <w:del w:id="5041" w:author="M00032937" w:date="2024-06-28T10:27:15Z">
          <w:r>
            <w:rPr>
              <w:rFonts w:hint="eastAsia"/>
            </w:rPr>
            <w:delText>光感外壳与整机上盖配合</w:delText>
          </w:r>
        </w:del>
      </w:ins>
      <w:ins w:id="5042" w:author="M00006686" w:date="2021-07-30T13:49:11Z">
        <w:del w:id="5043" w:author="M00032937" w:date="2024-06-28T10:27:15Z">
          <w:r>
            <w:rPr/>
            <w:tab/>
          </w:r>
        </w:del>
      </w:ins>
      <w:ins w:id="5044" w:author="M00006686" w:date="2021-07-30T13:49:11Z">
        <w:del w:id="5045" w:author="M00032937" w:date="2024-06-28T10:27:15Z">
          <w:r>
            <w:rPr/>
            <w:fldChar w:fldCharType="begin"/>
          </w:r>
        </w:del>
      </w:ins>
      <w:ins w:id="5046" w:author="M00006686" w:date="2021-07-30T13:49:11Z">
        <w:del w:id="5047" w:author="M00032937" w:date="2024-06-28T10:27:15Z">
          <w:r>
            <w:rPr/>
            <w:delInstrText xml:space="preserve"> PAGEREF _Toc29758 \h </w:delInstrText>
          </w:r>
        </w:del>
      </w:ins>
      <w:ins w:id="5048" w:author="M00006686" w:date="2021-07-30T13:49:11Z">
        <w:del w:id="5049" w:author="M00032937" w:date="2024-06-28T10:27:15Z">
          <w:r>
            <w:rPr/>
            <w:fldChar w:fldCharType="separate"/>
          </w:r>
        </w:del>
      </w:ins>
      <w:ins w:id="5050" w:author="M00006686" w:date="2021-07-30T13:49:00Z">
        <w:del w:id="5051" w:author="M00032937" w:date="2024-06-28T10:27:15Z">
          <w:r>
            <w:rPr/>
            <w:delText>25</w:delText>
          </w:r>
        </w:del>
      </w:ins>
      <w:ins w:id="5052" w:author="M00006686" w:date="2021-07-30T13:49:11Z">
        <w:del w:id="5053" w:author="M00032937" w:date="2024-06-28T10:27:15Z">
          <w:r>
            <w:rPr/>
            <w:fldChar w:fldCharType="end"/>
          </w:r>
        </w:del>
      </w:ins>
      <w:ins w:id="5054" w:author="M00006686" w:date="2021-07-30T13:49:11Z">
        <w:del w:id="505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5056" w:author="M00006686" w:date="2021-07-30T13:49:11Z"/>
          <w:del w:id="5057" w:author="M00032937" w:date="2024-06-28T10:27:15Z"/>
        </w:rPr>
      </w:pPr>
      <w:ins w:id="5058" w:author="M00006686" w:date="2021-07-30T13:49:11Z">
        <w:del w:id="5059" w:author="M00032937" w:date="2024-06-28T10:27:15Z">
          <w:r>
            <w:rPr>
              <w:rFonts w:ascii="Times New Roman"/>
            </w:rPr>
            <w:fldChar w:fldCharType="begin"/>
          </w:r>
        </w:del>
      </w:ins>
      <w:ins w:id="5060" w:author="M00006686" w:date="2021-07-30T13:49:11Z">
        <w:del w:id="5061" w:author="M00032937" w:date="2024-06-28T10:27:15Z">
          <w:r>
            <w:rPr>
              <w:rFonts w:ascii="Times New Roman"/>
            </w:rPr>
            <w:delInstrText xml:space="preserve"> HYPERLINK \l _Toc23035 </w:delInstrText>
          </w:r>
        </w:del>
      </w:ins>
      <w:ins w:id="5062" w:author="M00006686" w:date="2021-07-30T13:49:11Z">
        <w:del w:id="506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064" w:author="M00006686" w:date="2021-07-30T13:49:11Z">
        <w:del w:id="5065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4.8.53 </w:delText>
          </w:r>
        </w:del>
      </w:ins>
      <w:ins w:id="5066" w:author="M00006686" w:date="2021-07-30T13:49:11Z">
        <w:del w:id="5067" w:author="M00032937" w:date="2024-06-28T10:27:15Z">
          <w:r>
            <w:rPr>
              <w:rFonts w:hint="eastAsia"/>
              <w:lang w:val="en-US" w:eastAsia="zh-CN"/>
            </w:rPr>
            <w:delText>儿童模式</w:delText>
          </w:r>
        </w:del>
      </w:ins>
      <w:ins w:id="5068" w:author="M00006686" w:date="2021-07-30T13:49:11Z">
        <w:del w:id="5069" w:author="M00032937" w:date="2024-06-28T10:27:15Z">
          <w:r>
            <w:rPr/>
            <w:tab/>
          </w:r>
        </w:del>
      </w:ins>
      <w:ins w:id="5070" w:author="M00006686" w:date="2021-07-30T13:49:11Z">
        <w:del w:id="5071" w:author="M00032937" w:date="2024-06-28T10:27:15Z">
          <w:r>
            <w:rPr/>
            <w:fldChar w:fldCharType="begin"/>
          </w:r>
        </w:del>
      </w:ins>
      <w:ins w:id="5072" w:author="M00006686" w:date="2021-07-30T13:49:11Z">
        <w:del w:id="5073" w:author="M00032937" w:date="2024-06-28T10:27:15Z">
          <w:r>
            <w:rPr/>
            <w:delInstrText xml:space="preserve"> PAGEREF _Toc23035 \h </w:delInstrText>
          </w:r>
        </w:del>
      </w:ins>
      <w:ins w:id="5074" w:author="M00006686" w:date="2021-07-30T13:49:11Z">
        <w:del w:id="5075" w:author="M00032937" w:date="2024-06-28T10:27:15Z">
          <w:r>
            <w:rPr/>
            <w:fldChar w:fldCharType="separate"/>
          </w:r>
        </w:del>
      </w:ins>
      <w:ins w:id="5076" w:author="M00006686" w:date="2021-07-30T13:49:00Z">
        <w:del w:id="5077" w:author="M00032937" w:date="2024-06-28T10:27:15Z">
          <w:r>
            <w:rPr/>
            <w:delText>25</w:delText>
          </w:r>
        </w:del>
      </w:ins>
      <w:ins w:id="5078" w:author="M00006686" w:date="2021-07-30T13:49:11Z">
        <w:del w:id="5079" w:author="M00032937" w:date="2024-06-28T10:27:15Z">
          <w:r>
            <w:rPr/>
            <w:fldChar w:fldCharType="end"/>
          </w:r>
        </w:del>
      </w:ins>
      <w:ins w:id="5080" w:author="M00006686" w:date="2021-07-30T13:49:11Z">
        <w:del w:id="5081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5082" w:author="M00006686" w:date="2021-07-30T13:49:11Z"/>
          <w:del w:id="5083" w:author="M00032937" w:date="2024-06-28T10:27:15Z"/>
        </w:rPr>
      </w:pPr>
      <w:ins w:id="5084" w:author="M00006686" w:date="2021-07-30T13:49:11Z">
        <w:del w:id="5085" w:author="M00032937" w:date="2024-06-28T10:27:15Z">
          <w:r>
            <w:rPr>
              <w:rFonts w:ascii="Times New Roman"/>
            </w:rPr>
            <w:fldChar w:fldCharType="begin"/>
          </w:r>
        </w:del>
      </w:ins>
      <w:ins w:id="5086" w:author="M00006686" w:date="2021-07-30T13:49:11Z">
        <w:del w:id="5087" w:author="M00032937" w:date="2024-06-28T10:27:15Z">
          <w:r>
            <w:rPr>
              <w:rFonts w:ascii="Times New Roman"/>
            </w:rPr>
            <w:delInstrText xml:space="preserve"> HYPERLINK \l _Toc18227 </w:delInstrText>
          </w:r>
        </w:del>
      </w:ins>
      <w:ins w:id="5088" w:author="M00006686" w:date="2021-07-30T13:49:11Z">
        <w:del w:id="5089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090" w:author="M00006686" w:date="2021-07-30T13:49:11Z">
        <w:del w:id="5091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4.8.54 </w:delText>
          </w:r>
        </w:del>
      </w:ins>
      <w:ins w:id="5092" w:author="M00006686" w:date="2021-07-30T13:49:11Z">
        <w:del w:id="5093" w:author="M00032937" w:date="2024-06-28T10:27:15Z">
          <w:r>
            <w:rPr>
              <w:rFonts w:hint="eastAsia"/>
              <w:lang w:val="en-US" w:eastAsia="zh-CN"/>
            </w:rPr>
            <w:delText>电解水杀菌</w:delText>
          </w:r>
        </w:del>
      </w:ins>
      <w:ins w:id="5094" w:author="M00006686" w:date="2021-07-30T13:49:11Z">
        <w:del w:id="5095" w:author="M00032937" w:date="2024-06-28T10:27:15Z">
          <w:r>
            <w:rPr/>
            <w:tab/>
          </w:r>
        </w:del>
      </w:ins>
      <w:ins w:id="5096" w:author="M00006686" w:date="2021-07-30T13:49:11Z">
        <w:del w:id="5097" w:author="M00032937" w:date="2024-06-28T10:27:15Z">
          <w:r>
            <w:rPr/>
            <w:fldChar w:fldCharType="begin"/>
          </w:r>
        </w:del>
      </w:ins>
      <w:ins w:id="5098" w:author="M00006686" w:date="2021-07-30T13:49:11Z">
        <w:del w:id="5099" w:author="M00032937" w:date="2024-06-28T10:27:15Z">
          <w:r>
            <w:rPr/>
            <w:delInstrText xml:space="preserve"> PAGEREF _Toc18227 \h </w:delInstrText>
          </w:r>
        </w:del>
      </w:ins>
      <w:ins w:id="5100" w:author="M00006686" w:date="2021-07-30T13:49:11Z">
        <w:del w:id="5101" w:author="M00032937" w:date="2024-06-28T10:27:15Z">
          <w:r>
            <w:rPr/>
            <w:fldChar w:fldCharType="separate"/>
          </w:r>
        </w:del>
      </w:ins>
      <w:ins w:id="5102" w:author="M00006686" w:date="2021-07-30T13:49:00Z">
        <w:del w:id="5103" w:author="M00032937" w:date="2024-06-28T10:27:15Z">
          <w:r>
            <w:rPr/>
            <w:delText>25</w:delText>
          </w:r>
        </w:del>
      </w:ins>
      <w:ins w:id="5104" w:author="M00006686" w:date="2021-07-30T13:49:11Z">
        <w:del w:id="5105" w:author="M00032937" w:date="2024-06-28T10:27:15Z">
          <w:r>
            <w:rPr/>
            <w:fldChar w:fldCharType="end"/>
          </w:r>
        </w:del>
      </w:ins>
      <w:ins w:id="5106" w:author="M00006686" w:date="2021-07-30T13:49:11Z">
        <w:del w:id="510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59"/>
        <w:tabs>
          <w:tab w:val="right" w:leader="dot" w:pos="9864"/>
          <w:tab w:val="clear" w:pos="420"/>
          <w:tab w:val="clear" w:pos="9853"/>
        </w:tabs>
        <w:rPr>
          <w:ins w:id="5108" w:author="M00009068" w:date="2021-11-19T15:54:25Z"/>
          <w:del w:id="5109" w:author="M00032937" w:date="2024-06-28T10:27:15Z"/>
        </w:rPr>
      </w:pPr>
      <w:ins w:id="5110" w:author="M00009068" w:date="2021-11-19T15:54:25Z">
        <w:del w:id="5111" w:author="M00032937" w:date="2024-06-28T10:27:15Z">
          <w:r>
            <w:rPr>
              <w:rFonts w:ascii="Times New Roman"/>
            </w:rPr>
            <w:fldChar w:fldCharType="begin"/>
          </w:r>
        </w:del>
      </w:ins>
      <w:ins w:id="5112" w:author="M00009068" w:date="2021-11-19T15:54:25Z">
        <w:del w:id="5113" w:author="M00032937" w:date="2024-06-28T10:27:15Z">
          <w:r>
            <w:rPr>
              <w:rFonts w:ascii="Times New Roman"/>
            </w:rPr>
            <w:delInstrText xml:space="preserve"> HYPERLINK \l _Toc1171 </w:delInstrText>
          </w:r>
        </w:del>
      </w:ins>
      <w:ins w:id="5114" w:author="M00009068" w:date="2021-11-19T15:54:25Z">
        <w:del w:id="511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116" w:author="M00009068" w:date="2021-11-19T15:54:25Z">
        <w:del w:id="5117" w:author="M00032937" w:date="2024-06-28T10:27:15Z">
          <w:r>
            <w:rPr>
              <w:rFonts w:hint="eastAsia"/>
            </w:rPr>
            <w:delText>目 录</w:delText>
          </w:r>
        </w:del>
      </w:ins>
      <w:ins w:id="5118" w:author="M00009068" w:date="2021-11-19T15:54:25Z">
        <w:del w:id="5119" w:author="M00032937" w:date="2024-06-28T10:27:15Z">
          <w:r>
            <w:rPr/>
            <w:tab/>
          </w:r>
        </w:del>
      </w:ins>
      <w:ins w:id="5120" w:author="M00009068" w:date="2021-11-19T15:54:25Z">
        <w:del w:id="5121" w:author="M00032937" w:date="2024-06-28T10:27:15Z">
          <w:r>
            <w:rPr/>
            <w:fldChar w:fldCharType="begin"/>
          </w:r>
        </w:del>
      </w:ins>
      <w:ins w:id="5122" w:author="M00009068" w:date="2021-11-19T15:54:25Z">
        <w:del w:id="5123" w:author="M00032937" w:date="2024-06-28T10:27:15Z">
          <w:r>
            <w:rPr/>
            <w:delInstrText xml:space="preserve"> PAGEREF _Toc1171 \h </w:delInstrText>
          </w:r>
        </w:del>
      </w:ins>
      <w:ins w:id="5124" w:author="M00009068" w:date="2021-11-19T15:54:25Z">
        <w:del w:id="5125" w:author="M00032937" w:date="2024-06-28T10:27:15Z">
          <w:r>
            <w:rPr/>
            <w:fldChar w:fldCharType="separate"/>
          </w:r>
        </w:del>
      </w:ins>
      <w:ins w:id="5126" w:author="M00009068" w:date="2021-11-19T15:54:26Z">
        <w:del w:id="5127" w:author="M00032937" w:date="2024-06-28T10:27:15Z">
          <w:r>
            <w:rPr/>
            <w:delText>3</w:delText>
          </w:r>
        </w:del>
      </w:ins>
      <w:ins w:id="5128" w:author="M00009068" w:date="2021-11-19T15:54:25Z">
        <w:del w:id="5129" w:author="M00032937" w:date="2024-06-28T10:27:15Z">
          <w:r>
            <w:rPr/>
            <w:fldChar w:fldCharType="end"/>
          </w:r>
        </w:del>
      </w:ins>
      <w:ins w:id="5130" w:author="M00009068" w:date="2021-11-19T15:54:25Z">
        <w:del w:id="5131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59"/>
        <w:tabs>
          <w:tab w:val="right" w:leader="dot" w:pos="9864"/>
          <w:tab w:val="clear" w:pos="420"/>
          <w:tab w:val="clear" w:pos="9853"/>
        </w:tabs>
        <w:rPr>
          <w:ins w:id="5132" w:author="M00009068" w:date="2021-11-19T15:54:25Z"/>
          <w:del w:id="5133" w:author="M00032937" w:date="2024-06-28T10:27:15Z"/>
        </w:rPr>
      </w:pPr>
      <w:ins w:id="5134" w:author="M00009068" w:date="2021-11-19T15:54:25Z">
        <w:del w:id="5135" w:author="M00032937" w:date="2024-06-28T10:27:15Z">
          <w:r>
            <w:rPr>
              <w:rFonts w:ascii="Times New Roman"/>
            </w:rPr>
            <w:fldChar w:fldCharType="begin"/>
          </w:r>
        </w:del>
      </w:ins>
      <w:ins w:id="5136" w:author="M00009068" w:date="2021-11-19T15:54:25Z">
        <w:del w:id="5137" w:author="M00032937" w:date="2024-06-28T10:27:15Z">
          <w:r>
            <w:rPr>
              <w:rFonts w:ascii="Times New Roman"/>
            </w:rPr>
            <w:delInstrText xml:space="preserve"> HYPERLINK \l _Toc12849 </w:delInstrText>
          </w:r>
        </w:del>
      </w:ins>
      <w:ins w:id="5138" w:author="M00009068" w:date="2021-11-19T15:54:25Z">
        <w:del w:id="5139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140" w:author="M00009068" w:date="2021-11-19T15:54:25Z">
        <w:del w:id="5141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 </w:delText>
          </w:r>
        </w:del>
      </w:ins>
      <w:ins w:id="5142" w:author="M00009068" w:date="2021-11-19T15:54:25Z">
        <w:del w:id="5143" w:author="M00032937" w:date="2024-06-28T10:27:15Z">
          <w:r>
            <w:rPr>
              <w:rFonts w:hint="eastAsia"/>
            </w:rPr>
            <w:delText>用语定义</w:delText>
          </w:r>
        </w:del>
      </w:ins>
      <w:ins w:id="5144" w:author="M00009068" w:date="2021-11-19T15:54:25Z">
        <w:del w:id="5145" w:author="M00032937" w:date="2024-06-28T10:27:15Z">
          <w:r>
            <w:rPr/>
            <w:tab/>
          </w:r>
        </w:del>
      </w:ins>
      <w:ins w:id="5146" w:author="M00009068" w:date="2021-11-19T15:54:25Z">
        <w:del w:id="5147" w:author="M00032937" w:date="2024-06-28T10:27:15Z">
          <w:r>
            <w:rPr/>
            <w:fldChar w:fldCharType="begin"/>
          </w:r>
        </w:del>
      </w:ins>
      <w:ins w:id="5148" w:author="M00009068" w:date="2021-11-19T15:54:25Z">
        <w:del w:id="5149" w:author="M00032937" w:date="2024-06-28T10:27:15Z">
          <w:r>
            <w:rPr/>
            <w:delInstrText xml:space="preserve"> PAGEREF _Toc12849 \h </w:delInstrText>
          </w:r>
        </w:del>
      </w:ins>
      <w:ins w:id="5150" w:author="M00009068" w:date="2021-11-19T15:54:25Z">
        <w:del w:id="5151" w:author="M00032937" w:date="2024-06-28T10:27:15Z">
          <w:r>
            <w:rPr/>
            <w:fldChar w:fldCharType="separate"/>
          </w:r>
        </w:del>
      </w:ins>
      <w:ins w:id="5152" w:author="M00009068" w:date="2021-11-19T15:54:26Z">
        <w:del w:id="5153" w:author="M00032937" w:date="2024-06-28T10:27:15Z">
          <w:r>
            <w:rPr/>
            <w:delText>6</w:delText>
          </w:r>
        </w:del>
      </w:ins>
      <w:ins w:id="5154" w:author="M00009068" w:date="2021-11-19T15:54:25Z">
        <w:del w:id="5155" w:author="M00032937" w:date="2024-06-28T10:27:15Z">
          <w:r>
            <w:rPr/>
            <w:fldChar w:fldCharType="end"/>
          </w:r>
        </w:del>
      </w:ins>
      <w:ins w:id="5156" w:author="M00009068" w:date="2021-11-19T15:54:25Z">
        <w:del w:id="515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5158" w:author="M00009068" w:date="2021-11-19T15:54:25Z"/>
          <w:del w:id="5159" w:author="M00032937" w:date="2024-06-28T10:27:15Z"/>
        </w:rPr>
      </w:pPr>
      <w:ins w:id="5160" w:author="M00009068" w:date="2021-11-19T15:54:25Z">
        <w:del w:id="5161" w:author="M00032937" w:date="2024-06-28T10:27:15Z">
          <w:r>
            <w:rPr>
              <w:rFonts w:ascii="Times New Roman"/>
            </w:rPr>
            <w:fldChar w:fldCharType="begin"/>
          </w:r>
        </w:del>
      </w:ins>
      <w:ins w:id="5162" w:author="M00009068" w:date="2021-11-19T15:54:25Z">
        <w:del w:id="5163" w:author="M00032937" w:date="2024-06-28T10:27:15Z">
          <w:r>
            <w:rPr>
              <w:rFonts w:ascii="Times New Roman"/>
            </w:rPr>
            <w:delInstrText xml:space="preserve"> HYPERLINK \l _Toc8720 </w:delInstrText>
          </w:r>
        </w:del>
      </w:ins>
      <w:ins w:id="5164" w:author="M00009068" w:date="2021-11-19T15:54:25Z">
        <w:del w:id="516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166" w:author="M00009068" w:date="2021-11-19T15:54:25Z">
        <w:del w:id="5167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1.1 </w:delText>
          </w:r>
        </w:del>
      </w:ins>
      <w:ins w:id="5168" w:author="M00009068" w:date="2021-11-19T15:54:25Z">
        <w:del w:id="5169" w:author="M00032937" w:date="2024-06-28T10:27:15Z">
          <w:r>
            <w:rPr>
              <w:rFonts w:hint="eastAsia"/>
            </w:rPr>
            <w:delText>着座</w:delText>
          </w:r>
        </w:del>
      </w:ins>
      <w:ins w:id="5170" w:author="M00009068" w:date="2021-11-19T15:54:25Z">
        <w:del w:id="5171" w:author="M00032937" w:date="2024-06-28T10:27:15Z">
          <w:r>
            <w:rPr/>
            <w:tab/>
          </w:r>
        </w:del>
      </w:ins>
      <w:ins w:id="5172" w:author="M00009068" w:date="2021-11-19T15:54:25Z">
        <w:del w:id="5173" w:author="M00032937" w:date="2024-06-28T10:27:15Z">
          <w:r>
            <w:rPr/>
            <w:fldChar w:fldCharType="begin"/>
          </w:r>
        </w:del>
      </w:ins>
      <w:ins w:id="5174" w:author="M00009068" w:date="2021-11-19T15:54:25Z">
        <w:del w:id="5175" w:author="M00032937" w:date="2024-06-28T10:27:15Z">
          <w:r>
            <w:rPr/>
            <w:delInstrText xml:space="preserve"> PAGEREF _Toc8720 \h </w:delInstrText>
          </w:r>
        </w:del>
      </w:ins>
      <w:ins w:id="5176" w:author="M00009068" w:date="2021-11-19T15:54:25Z">
        <w:del w:id="5177" w:author="M00032937" w:date="2024-06-28T10:27:15Z">
          <w:r>
            <w:rPr/>
            <w:fldChar w:fldCharType="separate"/>
          </w:r>
        </w:del>
      </w:ins>
      <w:ins w:id="5178" w:author="M00009068" w:date="2021-11-19T15:54:26Z">
        <w:del w:id="5179" w:author="M00032937" w:date="2024-06-28T10:27:15Z">
          <w:r>
            <w:rPr/>
            <w:delText>6</w:delText>
          </w:r>
        </w:del>
      </w:ins>
      <w:ins w:id="5180" w:author="M00009068" w:date="2021-11-19T15:54:25Z">
        <w:del w:id="5181" w:author="M00032937" w:date="2024-06-28T10:27:15Z">
          <w:r>
            <w:rPr/>
            <w:fldChar w:fldCharType="end"/>
          </w:r>
        </w:del>
      </w:ins>
      <w:ins w:id="5182" w:author="M00009068" w:date="2021-11-19T15:54:25Z">
        <w:del w:id="518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5184" w:author="M00009068" w:date="2021-11-19T15:54:25Z"/>
          <w:del w:id="5185" w:author="M00032937" w:date="2024-06-28T10:27:15Z"/>
        </w:rPr>
      </w:pPr>
      <w:ins w:id="5186" w:author="M00009068" w:date="2021-11-19T15:54:25Z">
        <w:del w:id="5187" w:author="M00032937" w:date="2024-06-28T10:27:15Z">
          <w:r>
            <w:rPr>
              <w:rFonts w:ascii="Times New Roman"/>
            </w:rPr>
            <w:fldChar w:fldCharType="begin"/>
          </w:r>
        </w:del>
      </w:ins>
      <w:ins w:id="5188" w:author="M00009068" w:date="2021-11-19T15:54:25Z">
        <w:del w:id="5189" w:author="M00032937" w:date="2024-06-28T10:27:15Z">
          <w:r>
            <w:rPr>
              <w:rFonts w:ascii="Times New Roman"/>
            </w:rPr>
            <w:delInstrText xml:space="preserve"> HYPERLINK \l _Toc27895 </w:delInstrText>
          </w:r>
        </w:del>
      </w:ins>
      <w:ins w:id="5190" w:author="M00009068" w:date="2021-11-19T15:54:25Z">
        <w:del w:id="519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192" w:author="M00009068" w:date="2021-11-19T15:54:25Z">
        <w:del w:id="5193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1.2 </w:delText>
          </w:r>
        </w:del>
      </w:ins>
      <w:ins w:id="5194" w:author="M00009068" w:date="2021-11-19T15:54:25Z">
        <w:del w:id="5195" w:author="M00032937" w:date="2024-06-28T10:27:15Z">
          <w:r>
            <w:rPr>
              <w:rFonts w:hint="eastAsia"/>
            </w:rPr>
            <w:delText>离</w:delText>
          </w:r>
        </w:del>
      </w:ins>
      <w:ins w:id="5196" w:author="M00009068" w:date="2021-11-19T15:54:25Z">
        <w:del w:id="5197" w:author="M00032937" w:date="2024-06-28T10:27:15Z">
          <w:r>
            <w:rPr/>
            <w:delText>座</w:delText>
          </w:r>
        </w:del>
      </w:ins>
      <w:ins w:id="5198" w:author="M00009068" w:date="2021-11-19T15:54:25Z">
        <w:del w:id="5199" w:author="M00032937" w:date="2024-06-28T10:27:15Z">
          <w:r>
            <w:rPr/>
            <w:tab/>
          </w:r>
        </w:del>
      </w:ins>
      <w:ins w:id="5200" w:author="M00009068" w:date="2021-11-19T15:54:25Z">
        <w:del w:id="5201" w:author="M00032937" w:date="2024-06-28T10:27:15Z">
          <w:r>
            <w:rPr/>
            <w:fldChar w:fldCharType="begin"/>
          </w:r>
        </w:del>
      </w:ins>
      <w:ins w:id="5202" w:author="M00009068" w:date="2021-11-19T15:54:25Z">
        <w:del w:id="5203" w:author="M00032937" w:date="2024-06-28T10:27:15Z">
          <w:r>
            <w:rPr/>
            <w:delInstrText xml:space="preserve"> PAGEREF _Toc27895 \h </w:delInstrText>
          </w:r>
        </w:del>
      </w:ins>
      <w:ins w:id="5204" w:author="M00009068" w:date="2021-11-19T15:54:25Z">
        <w:del w:id="5205" w:author="M00032937" w:date="2024-06-28T10:27:15Z">
          <w:r>
            <w:rPr/>
            <w:fldChar w:fldCharType="separate"/>
          </w:r>
        </w:del>
      </w:ins>
      <w:ins w:id="5206" w:author="M00009068" w:date="2021-11-19T15:54:26Z">
        <w:del w:id="5207" w:author="M00032937" w:date="2024-06-28T10:27:15Z">
          <w:r>
            <w:rPr/>
            <w:delText>6</w:delText>
          </w:r>
        </w:del>
      </w:ins>
      <w:ins w:id="5208" w:author="M00009068" w:date="2021-11-19T15:54:25Z">
        <w:del w:id="5209" w:author="M00032937" w:date="2024-06-28T10:27:15Z">
          <w:r>
            <w:rPr/>
            <w:fldChar w:fldCharType="end"/>
          </w:r>
        </w:del>
      </w:ins>
      <w:ins w:id="5210" w:author="M00009068" w:date="2021-11-19T15:54:25Z">
        <w:del w:id="5211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5212" w:author="M00009068" w:date="2021-11-19T15:54:25Z"/>
          <w:del w:id="5213" w:author="M00032937" w:date="2024-06-28T10:27:15Z"/>
        </w:rPr>
      </w:pPr>
      <w:ins w:id="5214" w:author="M00009068" w:date="2021-11-19T15:54:25Z">
        <w:del w:id="5215" w:author="M00032937" w:date="2024-06-28T10:27:15Z">
          <w:r>
            <w:rPr>
              <w:rFonts w:ascii="Times New Roman"/>
            </w:rPr>
            <w:fldChar w:fldCharType="begin"/>
          </w:r>
        </w:del>
      </w:ins>
      <w:ins w:id="5216" w:author="M00009068" w:date="2021-11-19T15:54:25Z">
        <w:del w:id="5217" w:author="M00032937" w:date="2024-06-28T10:27:15Z">
          <w:r>
            <w:rPr>
              <w:rFonts w:ascii="Times New Roman"/>
            </w:rPr>
            <w:delInstrText xml:space="preserve"> HYPERLINK \l _Toc28328 </w:delInstrText>
          </w:r>
        </w:del>
      </w:ins>
      <w:ins w:id="5218" w:author="M00009068" w:date="2021-11-19T15:54:25Z">
        <w:del w:id="5219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220" w:author="M00009068" w:date="2021-11-19T15:54:25Z">
        <w:del w:id="5221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1.3 </w:delText>
          </w:r>
        </w:del>
      </w:ins>
      <w:ins w:id="5222" w:author="M00009068" w:date="2021-11-19T15:54:25Z">
        <w:del w:id="5223" w:author="M00032937" w:date="2024-06-28T10:27:15Z">
          <w:r>
            <w:rPr>
              <w:rFonts w:hint="eastAsia"/>
            </w:rPr>
            <w:delText>接收功能命令</w:delText>
          </w:r>
        </w:del>
      </w:ins>
      <w:ins w:id="5224" w:author="M00009068" w:date="2021-11-19T15:54:25Z">
        <w:del w:id="5225" w:author="M00032937" w:date="2024-06-28T10:27:15Z">
          <w:r>
            <w:rPr/>
            <w:tab/>
          </w:r>
        </w:del>
      </w:ins>
      <w:ins w:id="5226" w:author="M00009068" w:date="2021-11-19T15:54:25Z">
        <w:del w:id="5227" w:author="M00032937" w:date="2024-06-28T10:27:15Z">
          <w:r>
            <w:rPr/>
            <w:fldChar w:fldCharType="begin"/>
          </w:r>
        </w:del>
      </w:ins>
      <w:ins w:id="5228" w:author="M00009068" w:date="2021-11-19T15:54:25Z">
        <w:del w:id="5229" w:author="M00032937" w:date="2024-06-28T10:27:15Z">
          <w:r>
            <w:rPr/>
            <w:delInstrText xml:space="preserve"> PAGEREF _Toc28328 \h </w:delInstrText>
          </w:r>
        </w:del>
      </w:ins>
      <w:ins w:id="5230" w:author="M00009068" w:date="2021-11-19T15:54:25Z">
        <w:del w:id="5231" w:author="M00032937" w:date="2024-06-28T10:27:15Z">
          <w:r>
            <w:rPr/>
            <w:fldChar w:fldCharType="separate"/>
          </w:r>
        </w:del>
      </w:ins>
      <w:ins w:id="5232" w:author="M00009068" w:date="2021-11-19T15:54:26Z">
        <w:del w:id="5233" w:author="M00032937" w:date="2024-06-28T10:27:15Z">
          <w:r>
            <w:rPr/>
            <w:delText>6</w:delText>
          </w:r>
        </w:del>
      </w:ins>
      <w:ins w:id="5234" w:author="M00009068" w:date="2021-11-19T15:54:25Z">
        <w:del w:id="5235" w:author="M00032937" w:date="2024-06-28T10:27:15Z">
          <w:r>
            <w:rPr/>
            <w:fldChar w:fldCharType="end"/>
          </w:r>
        </w:del>
      </w:ins>
      <w:ins w:id="5236" w:author="M00009068" w:date="2021-11-19T15:54:25Z">
        <w:del w:id="523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5238" w:author="M00009068" w:date="2021-11-19T15:54:25Z"/>
          <w:del w:id="5239" w:author="M00032937" w:date="2024-06-28T10:27:15Z"/>
        </w:rPr>
      </w:pPr>
      <w:ins w:id="5240" w:author="M00009068" w:date="2021-11-19T15:54:25Z">
        <w:del w:id="5241" w:author="M00032937" w:date="2024-06-28T10:27:15Z">
          <w:r>
            <w:rPr>
              <w:rFonts w:ascii="Times New Roman"/>
            </w:rPr>
            <w:fldChar w:fldCharType="begin"/>
          </w:r>
        </w:del>
      </w:ins>
      <w:ins w:id="5242" w:author="M00009068" w:date="2021-11-19T15:54:25Z">
        <w:del w:id="5243" w:author="M00032937" w:date="2024-06-28T10:27:15Z">
          <w:r>
            <w:rPr>
              <w:rFonts w:ascii="Times New Roman"/>
            </w:rPr>
            <w:delInstrText xml:space="preserve"> HYPERLINK \l _Toc27800 </w:delInstrText>
          </w:r>
        </w:del>
      </w:ins>
      <w:ins w:id="5244" w:author="M00009068" w:date="2021-11-19T15:54:25Z">
        <w:del w:id="524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246" w:author="M00009068" w:date="2021-11-19T15:54:25Z">
        <w:del w:id="5247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1.4 </w:delText>
          </w:r>
        </w:del>
      </w:ins>
      <w:ins w:id="5248" w:author="M00009068" w:date="2021-11-19T15:54:25Z">
        <w:del w:id="5249" w:author="M00032937" w:date="2024-06-28T10:27:15Z">
          <w:r>
            <w:rPr>
              <w:rFonts w:hint="eastAsia"/>
            </w:rPr>
            <w:delText>冲水水泵</w:delText>
          </w:r>
        </w:del>
      </w:ins>
      <w:ins w:id="5250" w:author="M00009068" w:date="2021-11-19T15:54:25Z">
        <w:del w:id="5251" w:author="M00032937" w:date="2024-06-28T10:27:15Z">
          <w:r>
            <w:rPr/>
            <w:tab/>
          </w:r>
        </w:del>
      </w:ins>
      <w:ins w:id="5252" w:author="M00009068" w:date="2021-11-19T15:54:25Z">
        <w:del w:id="5253" w:author="M00032937" w:date="2024-06-28T10:27:15Z">
          <w:r>
            <w:rPr/>
            <w:fldChar w:fldCharType="begin"/>
          </w:r>
        </w:del>
      </w:ins>
      <w:ins w:id="5254" w:author="M00009068" w:date="2021-11-19T15:54:25Z">
        <w:del w:id="5255" w:author="M00032937" w:date="2024-06-28T10:27:15Z">
          <w:r>
            <w:rPr/>
            <w:delInstrText xml:space="preserve"> PAGEREF _Toc27800 \h </w:delInstrText>
          </w:r>
        </w:del>
      </w:ins>
      <w:ins w:id="5256" w:author="M00009068" w:date="2021-11-19T15:54:25Z">
        <w:del w:id="5257" w:author="M00032937" w:date="2024-06-28T10:27:15Z">
          <w:r>
            <w:rPr/>
            <w:fldChar w:fldCharType="separate"/>
          </w:r>
        </w:del>
      </w:ins>
      <w:ins w:id="5258" w:author="M00009068" w:date="2021-11-19T15:54:26Z">
        <w:del w:id="5259" w:author="M00032937" w:date="2024-06-28T10:27:15Z">
          <w:r>
            <w:rPr/>
            <w:delText>6</w:delText>
          </w:r>
        </w:del>
      </w:ins>
      <w:ins w:id="5260" w:author="M00009068" w:date="2021-11-19T15:54:25Z">
        <w:del w:id="5261" w:author="M00032937" w:date="2024-06-28T10:27:15Z">
          <w:r>
            <w:rPr/>
            <w:fldChar w:fldCharType="end"/>
          </w:r>
        </w:del>
      </w:ins>
      <w:ins w:id="5262" w:author="M00009068" w:date="2021-11-19T15:54:25Z">
        <w:del w:id="526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5264" w:author="M00009068" w:date="2021-11-19T15:54:25Z"/>
          <w:del w:id="5265" w:author="M00032937" w:date="2024-06-28T10:27:15Z"/>
        </w:rPr>
      </w:pPr>
      <w:ins w:id="5266" w:author="M00009068" w:date="2021-11-19T15:54:25Z">
        <w:del w:id="5267" w:author="M00032937" w:date="2024-06-28T10:27:15Z">
          <w:r>
            <w:rPr>
              <w:rFonts w:ascii="Times New Roman"/>
            </w:rPr>
            <w:fldChar w:fldCharType="begin"/>
          </w:r>
        </w:del>
      </w:ins>
      <w:ins w:id="5268" w:author="M00009068" w:date="2021-11-19T15:54:25Z">
        <w:del w:id="5269" w:author="M00032937" w:date="2024-06-28T10:27:15Z">
          <w:r>
            <w:rPr>
              <w:rFonts w:ascii="Times New Roman"/>
            </w:rPr>
            <w:delInstrText xml:space="preserve"> HYPERLINK \l _Toc11057 </w:delInstrText>
          </w:r>
        </w:del>
      </w:ins>
      <w:ins w:id="5270" w:author="M00009068" w:date="2021-11-19T15:54:25Z">
        <w:del w:id="527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272" w:author="M00009068" w:date="2021-11-19T15:54:25Z">
        <w:del w:id="5273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1.5 </w:delText>
          </w:r>
        </w:del>
      </w:ins>
      <w:ins w:id="5274" w:author="M00009068" w:date="2021-11-19T15:54:25Z">
        <w:del w:id="5275" w:author="M00032937" w:date="2024-06-28T10:27:15Z">
          <w:r>
            <w:rPr>
              <w:rFonts w:hint="eastAsia"/>
            </w:rPr>
            <w:delText>环境光传感器</w:delText>
          </w:r>
        </w:del>
      </w:ins>
      <w:ins w:id="5276" w:author="M00009068" w:date="2021-11-19T15:54:25Z">
        <w:del w:id="5277" w:author="M00032937" w:date="2024-06-28T10:27:15Z">
          <w:r>
            <w:rPr/>
            <w:tab/>
          </w:r>
        </w:del>
      </w:ins>
      <w:ins w:id="5278" w:author="M00009068" w:date="2021-11-19T15:54:25Z">
        <w:del w:id="5279" w:author="M00032937" w:date="2024-06-28T10:27:15Z">
          <w:r>
            <w:rPr/>
            <w:fldChar w:fldCharType="begin"/>
          </w:r>
        </w:del>
      </w:ins>
      <w:ins w:id="5280" w:author="M00009068" w:date="2021-11-19T15:54:25Z">
        <w:del w:id="5281" w:author="M00032937" w:date="2024-06-28T10:27:15Z">
          <w:r>
            <w:rPr/>
            <w:delInstrText xml:space="preserve"> PAGEREF _Toc11057 \h </w:delInstrText>
          </w:r>
        </w:del>
      </w:ins>
      <w:ins w:id="5282" w:author="M00009068" w:date="2021-11-19T15:54:25Z">
        <w:del w:id="5283" w:author="M00032937" w:date="2024-06-28T10:27:15Z">
          <w:r>
            <w:rPr/>
            <w:fldChar w:fldCharType="separate"/>
          </w:r>
        </w:del>
      </w:ins>
      <w:ins w:id="5284" w:author="M00009068" w:date="2021-11-19T15:54:26Z">
        <w:del w:id="5285" w:author="M00032937" w:date="2024-06-28T10:27:15Z">
          <w:r>
            <w:rPr/>
            <w:delText>6</w:delText>
          </w:r>
        </w:del>
      </w:ins>
      <w:ins w:id="5286" w:author="M00009068" w:date="2021-11-19T15:54:25Z">
        <w:del w:id="5287" w:author="M00032937" w:date="2024-06-28T10:27:15Z">
          <w:r>
            <w:rPr/>
            <w:fldChar w:fldCharType="end"/>
          </w:r>
        </w:del>
      </w:ins>
      <w:ins w:id="5288" w:author="M00009068" w:date="2021-11-19T15:54:25Z">
        <w:del w:id="528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5290" w:author="M00009068" w:date="2021-11-19T15:54:25Z"/>
          <w:del w:id="5291" w:author="M00032937" w:date="2024-06-28T10:27:15Z"/>
        </w:rPr>
      </w:pPr>
      <w:ins w:id="5292" w:author="M00009068" w:date="2021-11-19T15:54:25Z">
        <w:del w:id="5293" w:author="M00032937" w:date="2024-06-28T10:27:15Z">
          <w:r>
            <w:rPr>
              <w:rFonts w:ascii="Times New Roman"/>
            </w:rPr>
            <w:fldChar w:fldCharType="begin"/>
          </w:r>
        </w:del>
      </w:ins>
      <w:ins w:id="5294" w:author="M00009068" w:date="2021-11-19T15:54:25Z">
        <w:del w:id="5295" w:author="M00032937" w:date="2024-06-28T10:27:15Z">
          <w:r>
            <w:rPr>
              <w:rFonts w:ascii="Times New Roman"/>
            </w:rPr>
            <w:delInstrText xml:space="preserve"> HYPERLINK \l _Toc16854 </w:delInstrText>
          </w:r>
        </w:del>
      </w:ins>
      <w:ins w:id="5296" w:author="M00009068" w:date="2021-11-19T15:54:25Z">
        <w:del w:id="529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298" w:author="M00009068" w:date="2021-11-19T15:54:25Z">
        <w:del w:id="5299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1.6 </w:delText>
          </w:r>
        </w:del>
      </w:ins>
      <w:ins w:id="5300" w:author="M00009068" w:date="2021-11-19T15:54:25Z">
        <w:del w:id="5301" w:author="M00032937" w:date="2024-06-28T10:27:15Z">
          <w:r>
            <w:rPr/>
            <w:delText>分配阀</w:delText>
          </w:r>
        </w:del>
      </w:ins>
      <w:ins w:id="5302" w:author="M00009068" w:date="2021-11-19T15:54:25Z">
        <w:del w:id="5303" w:author="M00032937" w:date="2024-06-28T10:27:15Z">
          <w:r>
            <w:rPr/>
            <w:tab/>
          </w:r>
        </w:del>
      </w:ins>
      <w:ins w:id="5304" w:author="M00009068" w:date="2021-11-19T15:54:25Z">
        <w:del w:id="5305" w:author="M00032937" w:date="2024-06-28T10:27:15Z">
          <w:r>
            <w:rPr/>
            <w:fldChar w:fldCharType="begin"/>
          </w:r>
        </w:del>
      </w:ins>
      <w:ins w:id="5306" w:author="M00009068" w:date="2021-11-19T15:54:25Z">
        <w:del w:id="5307" w:author="M00032937" w:date="2024-06-28T10:27:15Z">
          <w:r>
            <w:rPr/>
            <w:delInstrText xml:space="preserve"> PAGEREF _Toc16854 \h </w:delInstrText>
          </w:r>
        </w:del>
      </w:ins>
      <w:ins w:id="5308" w:author="M00009068" w:date="2021-11-19T15:54:25Z">
        <w:del w:id="5309" w:author="M00032937" w:date="2024-06-28T10:27:15Z">
          <w:r>
            <w:rPr/>
            <w:fldChar w:fldCharType="separate"/>
          </w:r>
        </w:del>
      </w:ins>
      <w:ins w:id="5310" w:author="M00009068" w:date="2021-11-19T15:54:26Z">
        <w:del w:id="5311" w:author="M00032937" w:date="2024-06-28T10:27:15Z">
          <w:r>
            <w:rPr/>
            <w:delText>6</w:delText>
          </w:r>
        </w:del>
      </w:ins>
      <w:ins w:id="5312" w:author="M00009068" w:date="2021-11-19T15:54:25Z">
        <w:del w:id="5313" w:author="M00032937" w:date="2024-06-28T10:27:15Z">
          <w:r>
            <w:rPr/>
            <w:fldChar w:fldCharType="end"/>
          </w:r>
        </w:del>
      </w:ins>
      <w:ins w:id="5314" w:author="M00009068" w:date="2021-11-19T15:54:25Z">
        <w:del w:id="531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5316" w:author="M00009068" w:date="2021-11-19T15:54:25Z"/>
          <w:del w:id="5317" w:author="M00032937" w:date="2024-06-28T10:27:15Z"/>
        </w:rPr>
      </w:pPr>
      <w:ins w:id="5318" w:author="M00009068" w:date="2021-11-19T15:54:25Z">
        <w:del w:id="5319" w:author="M00032937" w:date="2024-06-28T10:27:15Z">
          <w:r>
            <w:rPr>
              <w:rFonts w:ascii="Times New Roman"/>
            </w:rPr>
            <w:fldChar w:fldCharType="begin"/>
          </w:r>
        </w:del>
      </w:ins>
      <w:ins w:id="5320" w:author="M00009068" w:date="2021-11-19T15:54:25Z">
        <w:del w:id="5321" w:author="M00032937" w:date="2024-06-28T10:27:15Z">
          <w:r>
            <w:rPr>
              <w:rFonts w:ascii="Times New Roman"/>
            </w:rPr>
            <w:delInstrText xml:space="preserve"> HYPERLINK \l _Toc21387 </w:delInstrText>
          </w:r>
        </w:del>
      </w:ins>
      <w:ins w:id="5322" w:author="M00009068" w:date="2021-11-19T15:54:25Z">
        <w:del w:id="532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324" w:author="M00009068" w:date="2021-11-19T15:54:25Z">
        <w:del w:id="5325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1.7 </w:delText>
          </w:r>
        </w:del>
      </w:ins>
      <w:ins w:id="5326" w:author="M00009068" w:date="2021-11-19T15:54:25Z">
        <w:del w:id="5327" w:author="M00032937" w:date="2024-06-28T10:27:15Z">
          <w:r>
            <w:rPr/>
            <w:delText>电磁阀</w:delText>
          </w:r>
        </w:del>
      </w:ins>
      <w:ins w:id="5328" w:author="M00009068" w:date="2021-11-19T15:54:25Z">
        <w:del w:id="5329" w:author="M00032937" w:date="2024-06-28T10:27:15Z">
          <w:r>
            <w:rPr/>
            <w:tab/>
          </w:r>
        </w:del>
      </w:ins>
      <w:ins w:id="5330" w:author="M00009068" w:date="2021-11-19T15:54:25Z">
        <w:del w:id="5331" w:author="M00032937" w:date="2024-06-28T10:27:15Z">
          <w:r>
            <w:rPr/>
            <w:fldChar w:fldCharType="begin"/>
          </w:r>
        </w:del>
      </w:ins>
      <w:ins w:id="5332" w:author="M00009068" w:date="2021-11-19T15:54:25Z">
        <w:del w:id="5333" w:author="M00032937" w:date="2024-06-28T10:27:15Z">
          <w:r>
            <w:rPr/>
            <w:delInstrText xml:space="preserve"> PAGEREF _Toc21387 \h </w:delInstrText>
          </w:r>
        </w:del>
      </w:ins>
      <w:ins w:id="5334" w:author="M00009068" w:date="2021-11-19T15:54:25Z">
        <w:del w:id="5335" w:author="M00032937" w:date="2024-06-28T10:27:15Z">
          <w:r>
            <w:rPr/>
            <w:fldChar w:fldCharType="separate"/>
          </w:r>
        </w:del>
      </w:ins>
      <w:ins w:id="5336" w:author="M00009068" w:date="2021-11-19T15:54:26Z">
        <w:del w:id="5337" w:author="M00032937" w:date="2024-06-28T10:27:15Z">
          <w:r>
            <w:rPr/>
            <w:delText>6</w:delText>
          </w:r>
        </w:del>
      </w:ins>
      <w:ins w:id="5338" w:author="M00009068" w:date="2021-11-19T15:54:25Z">
        <w:del w:id="5339" w:author="M00032937" w:date="2024-06-28T10:27:15Z">
          <w:r>
            <w:rPr/>
            <w:fldChar w:fldCharType="end"/>
          </w:r>
        </w:del>
      </w:ins>
      <w:ins w:id="5340" w:author="M00009068" w:date="2021-11-19T15:54:25Z">
        <w:del w:id="5341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5342" w:author="M00009068" w:date="2021-11-19T15:54:25Z"/>
          <w:del w:id="5343" w:author="M00032937" w:date="2024-06-28T10:27:15Z"/>
        </w:rPr>
      </w:pPr>
      <w:ins w:id="5344" w:author="M00009068" w:date="2021-11-19T15:54:25Z">
        <w:del w:id="5345" w:author="M00032937" w:date="2024-06-28T10:27:15Z">
          <w:r>
            <w:rPr>
              <w:rFonts w:ascii="Times New Roman"/>
            </w:rPr>
            <w:fldChar w:fldCharType="begin"/>
          </w:r>
        </w:del>
      </w:ins>
      <w:ins w:id="5346" w:author="M00009068" w:date="2021-11-19T15:54:25Z">
        <w:del w:id="5347" w:author="M00032937" w:date="2024-06-28T10:27:15Z">
          <w:r>
            <w:rPr>
              <w:rFonts w:ascii="Times New Roman"/>
            </w:rPr>
            <w:delInstrText xml:space="preserve"> HYPERLINK \l _Toc30382 </w:delInstrText>
          </w:r>
        </w:del>
      </w:ins>
      <w:ins w:id="5348" w:author="M00009068" w:date="2021-11-19T15:54:25Z">
        <w:del w:id="5349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350" w:author="M00009068" w:date="2021-11-19T15:54:25Z">
        <w:del w:id="5351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1.8 </w:delText>
          </w:r>
        </w:del>
      </w:ins>
      <w:ins w:id="5352" w:author="M00009068" w:date="2021-11-19T15:54:25Z">
        <w:del w:id="5353" w:author="M00032937" w:date="2024-06-28T10:27:15Z">
          <w:r>
            <w:rPr/>
            <w:delText>加热器</w:delText>
          </w:r>
        </w:del>
      </w:ins>
      <w:ins w:id="5354" w:author="M00009068" w:date="2021-11-19T15:54:25Z">
        <w:del w:id="5355" w:author="M00032937" w:date="2024-06-28T10:27:15Z">
          <w:r>
            <w:rPr/>
            <w:tab/>
          </w:r>
        </w:del>
      </w:ins>
      <w:ins w:id="5356" w:author="M00009068" w:date="2021-11-19T15:54:25Z">
        <w:del w:id="5357" w:author="M00032937" w:date="2024-06-28T10:27:15Z">
          <w:r>
            <w:rPr/>
            <w:fldChar w:fldCharType="begin"/>
          </w:r>
        </w:del>
      </w:ins>
      <w:ins w:id="5358" w:author="M00009068" w:date="2021-11-19T15:54:25Z">
        <w:del w:id="5359" w:author="M00032937" w:date="2024-06-28T10:27:15Z">
          <w:r>
            <w:rPr/>
            <w:delInstrText xml:space="preserve"> PAGEREF _Toc30382 \h </w:delInstrText>
          </w:r>
        </w:del>
      </w:ins>
      <w:ins w:id="5360" w:author="M00009068" w:date="2021-11-19T15:54:25Z">
        <w:del w:id="5361" w:author="M00032937" w:date="2024-06-28T10:27:15Z">
          <w:r>
            <w:rPr/>
            <w:fldChar w:fldCharType="separate"/>
          </w:r>
        </w:del>
      </w:ins>
      <w:ins w:id="5362" w:author="M00009068" w:date="2021-11-19T15:54:26Z">
        <w:del w:id="5363" w:author="M00032937" w:date="2024-06-28T10:27:15Z">
          <w:r>
            <w:rPr/>
            <w:delText>6</w:delText>
          </w:r>
        </w:del>
      </w:ins>
      <w:ins w:id="5364" w:author="M00009068" w:date="2021-11-19T15:54:25Z">
        <w:del w:id="5365" w:author="M00032937" w:date="2024-06-28T10:27:15Z">
          <w:r>
            <w:rPr/>
            <w:fldChar w:fldCharType="end"/>
          </w:r>
        </w:del>
      </w:ins>
      <w:ins w:id="5366" w:author="M00009068" w:date="2021-11-19T15:54:25Z">
        <w:del w:id="536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5368" w:author="M00009068" w:date="2021-11-19T15:54:25Z"/>
          <w:del w:id="5369" w:author="M00032937" w:date="2024-06-28T10:27:15Z"/>
        </w:rPr>
      </w:pPr>
      <w:ins w:id="5370" w:author="M00009068" w:date="2021-11-19T15:54:25Z">
        <w:del w:id="5371" w:author="M00032937" w:date="2024-06-28T10:27:15Z">
          <w:r>
            <w:rPr>
              <w:rFonts w:ascii="Times New Roman"/>
            </w:rPr>
            <w:fldChar w:fldCharType="begin"/>
          </w:r>
        </w:del>
      </w:ins>
      <w:ins w:id="5372" w:author="M00009068" w:date="2021-11-19T15:54:25Z">
        <w:del w:id="5373" w:author="M00032937" w:date="2024-06-28T10:27:15Z">
          <w:r>
            <w:rPr>
              <w:rFonts w:ascii="Times New Roman"/>
            </w:rPr>
            <w:delInstrText xml:space="preserve"> HYPERLINK \l _Toc14574 </w:delInstrText>
          </w:r>
        </w:del>
      </w:ins>
      <w:ins w:id="5374" w:author="M00009068" w:date="2021-11-19T15:54:25Z">
        <w:del w:id="537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376" w:author="M00009068" w:date="2021-11-19T15:54:25Z">
        <w:del w:id="5377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1.9 </w:delText>
          </w:r>
        </w:del>
      </w:ins>
      <w:ins w:id="5378" w:author="M00009068" w:date="2021-11-19T15:54:25Z">
        <w:del w:id="5379" w:author="M00032937" w:date="2024-06-28T10:27:15Z">
          <w:r>
            <w:rPr>
              <w:rFonts w:hint="eastAsia"/>
            </w:rPr>
            <w:delText>初始位置</w:delText>
          </w:r>
        </w:del>
      </w:ins>
      <w:ins w:id="5380" w:author="M00009068" w:date="2021-11-19T15:54:25Z">
        <w:del w:id="5381" w:author="M00032937" w:date="2024-06-28T10:27:15Z">
          <w:r>
            <w:rPr/>
            <w:tab/>
          </w:r>
        </w:del>
      </w:ins>
      <w:ins w:id="5382" w:author="M00009068" w:date="2021-11-19T15:54:25Z">
        <w:del w:id="5383" w:author="M00032937" w:date="2024-06-28T10:27:15Z">
          <w:r>
            <w:rPr/>
            <w:fldChar w:fldCharType="begin"/>
          </w:r>
        </w:del>
      </w:ins>
      <w:ins w:id="5384" w:author="M00009068" w:date="2021-11-19T15:54:25Z">
        <w:del w:id="5385" w:author="M00032937" w:date="2024-06-28T10:27:15Z">
          <w:r>
            <w:rPr/>
            <w:delInstrText xml:space="preserve"> PAGEREF _Toc14574 \h </w:delInstrText>
          </w:r>
        </w:del>
      </w:ins>
      <w:ins w:id="5386" w:author="M00009068" w:date="2021-11-19T15:54:25Z">
        <w:del w:id="5387" w:author="M00032937" w:date="2024-06-28T10:27:15Z">
          <w:r>
            <w:rPr/>
            <w:fldChar w:fldCharType="separate"/>
          </w:r>
        </w:del>
      </w:ins>
      <w:ins w:id="5388" w:author="M00009068" w:date="2021-11-19T15:54:26Z">
        <w:del w:id="5389" w:author="M00032937" w:date="2024-06-28T10:27:15Z">
          <w:r>
            <w:rPr/>
            <w:delText>6</w:delText>
          </w:r>
        </w:del>
      </w:ins>
      <w:ins w:id="5390" w:author="M00009068" w:date="2021-11-19T15:54:25Z">
        <w:del w:id="5391" w:author="M00032937" w:date="2024-06-28T10:27:15Z">
          <w:r>
            <w:rPr/>
            <w:fldChar w:fldCharType="end"/>
          </w:r>
        </w:del>
      </w:ins>
      <w:ins w:id="5392" w:author="M00009068" w:date="2021-11-19T15:54:25Z">
        <w:del w:id="539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5394" w:author="M00009068" w:date="2021-11-19T15:54:25Z"/>
          <w:del w:id="5395" w:author="M00032937" w:date="2024-06-28T10:27:15Z"/>
        </w:rPr>
      </w:pPr>
      <w:ins w:id="5396" w:author="M00009068" w:date="2021-11-19T15:54:25Z">
        <w:del w:id="5397" w:author="M00032937" w:date="2024-06-28T10:27:15Z">
          <w:r>
            <w:rPr>
              <w:rFonts w:ascii="Times New Roman"/>
            </w:rPr>
            <w:fldChar w:fldCharType="begin"/>
          </w:r>
        </w:del>
      </w:ins>
      <w:ins w:id="5398" w:author="M00009068" w:date="2021-11-19T15:54:25Z">
        <w:del w:id="5399" w:author="M00032937" w:date="2024-06-28T10:27:15Z">
          <w:r>
            <w:rPr>
              <w:rFonts w:ascii="Times New Roman"/>
            </w:rPr>
            <w:delInstrText xml:space="preserve"> HYPERLINK \l _Toc4580 </w:delInstrText>
          </w:r>
        </w:del>
      </w:ins>
      <w:ins w:id="5400" w:author="M00009068" w:date="2021-11-19T15:54:25Z">
        <w:del w:id="540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402" w:author="M00009068" w:date="2021-11-19T15:54:25Z">
        <w:del w:id="5403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1.10 </w:delText>
          </w:r>
        </w:del>
      </w:ins>
      <w:ins w:id="5404" w:author="M00009068" w:date="2021-11-19T15:54:25Z">
        <w:del w:id="5405" w:author="M00032937" w:date="2024-06-28T10:27:15Z">
          <w:r>
            <w:rPr>
              <w:rFonts w:hint="eastAsia"/>
            </w:rPr>
            <w:delText>工作位置</w:delText>
          </w:r>
        </w:del>
      </w:ins>
      <w:ins w:id="5406" w:author="M00009068" w:date="2021-11-19T15:54:25Z">
        <w:del w:id="5407" w:author="M00032937" w:date="2024-06-28T10:27:15Z">
          <w:r>
            <w:rPr/>
            <w:tab/>
          </w:r>
        </w:del>
      </w:ins>
      <w:ins w:id="5408" w:author="M00009068" w:date="2021-11-19T15:54:25Z">
        <w:del w:id="5409" w:author="M00032937" w:date="2024-06-28T10:27:15Z">
          <w:r>
            <w:rPr/>
            <w:fldChar w:fldCharType="begin"/>
          </w:r>
        </w:del>
      </w:ins>
      <w:ins w:id="5410" w:author="M00009068" w:date="2021-11-19T15:54:25Z">
        <w:del w:id="5411" w:author="M00032937" w:date="2024-06-28T10:27:15Z">
          <w:r>
            <w:rPr/>
            <w:delInstrText xml:space="preserve"> PAGEREF _Toc4580 \h </w:delInstrText>
          </w:r>
        </w:del>
      </w:ins>
      <w:ins w:id="5412" w:author="M00009068" w:date="2021-11-19T15:54:25Z">
        <w:del w:id="5413" w:author="M00032937" w:date="2024-06-28T10:27:15Z">
          <w:r>
            <w:rPr/>
            <w:fldChar w:fldCharType="separate"/>
          </w:r>
        </w:del>
      </w:ins>
      <w:ins w:id="5414" w:author="M00009068" w:date="2021-11-19T15:54:26Z">
        <w:del w:id="5415" w:author="M00032937" w:date="2024-06-28T10:27:15Z">
          <w:r>
            <w:rPr/>
            <w:delText>6</w:delText>
          </w:r>
        </w:del>
      </w:ins>
      <w:ins w:id="5416" w:author="M00009068" w:date="2021-11-19T15:54:25Z">
        <w:del w:id="5417" w:author="M00032937" w:date="2024-06-28T10:27:15Z">
          <w:r>
            <w:rPr/>
            <w:fldChar w:fldCharType="end"/>
          </w:r>
        </w:del>
      </w:ins>
      <w:ins w:id="5418" w:author="M00009068" w:date="2021-11-19T15:54:25Z">
        <w:del w:id="541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5420" w:author="M00009068" w:date="2021-11-19T15:54:25Z"/>
          <w:del w:id="5421" w:author="M00032937" w:date="2024-06-28T10:27:15Z"/>
        </w:rPr>
      </w:pPr>
      <w:ins w:id="5422" w:author="M00009068" w:date="2021-11-19T15:54:25Z">
        <w:del w:id="5423" w:author="M00032937" w:date="2024-06-28T10:27:15Z">
          <w:r>
            <w:rPr>
              <w:rFonts w:ascii="Times New Roman"/>
            </w:rPr>
            <w:fldChar w:fldCharType="begin"/>
          </w:r>
        </w:del>
      </w:ins>
      <w:ins w:id="5424" w:author="M00009068" w:date="2021-11-19T15:54:25Z">
        <w:del w:id="5425" w:author="M00032937" w:date="2024-06-28T10:27:15Z">
          <w:r>
            <w:rPr>
              <w:rFonts w:ascii="Times New Roman"/>
            </w:rPr>
            <w:delInstrText xml:space="preserve"> HYPERLINK \l _Toc32721 </w:delInstrText>
          </w:r>
        </w:del>
      </w:ins>
      <w:ins w:id="5426" w:author="M00009068" w:date="2021-11-19T15:54:25Z">
        <w:del w:id="542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428" w:author="M00009068" w:date="2021-11-19T15:54:25Z">
        <w:del w:id="5429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1.11 </w:delText>
          </w:r>
        </w:del>
      </w:ins>
      <w:ins w:id="5430" w:author="M00009068" w:date="2021-11-19T15:54:25Z">
        <w:del w:id="5431" w:author="M00032937" w:date="2024-06-28T10:27:15Z">
          <w:r>
            <w:rPr/>
            <w:delText>清洗功能</w:delText>
          </w:r>
        </w:del>
      </w:ins>
      <w:ins w:id="5432" w:author="M00009068" w:date="2021-11-19T15:54:25Z">
        <w:del w:id="5433" w:author="M00032937" w:date="2024-06-28T10:27:15Z">
          <w:r>
            <w:rPr/>
            <w:tab/>
          </w:r>
        </w:del>
      </w:ins>
      <w:ins w:id="5434" w:author="M00009068" w:date="2021-11-19T15:54:25Z">
        <w:del w:id="5435" w:author="M00032937" w:date="2024-06-28T10:27:15Z">
          <w:r>
            <w:rPr/>
            <w:fldChar w:fldCharType="begin"/>
          </w:r>
        </w:del>
      </w:ins>
      <w:ins w:id="5436" w:author="M00009068" w:date="2021-11-19T15:54:25Z">
        <w:del w:id="5437" w:author="M00032937" w:date="2024-06-28T10:27:15Z">
          <w:r>
            <w:rPr/>
            <w:delInstrText xml:space="preserve"> PAGEREF _Toc32721 \h </w:delInstrText>
          </w:r>
        </w:del>
      </w:ins>
      <w:ins w:id="5438" w:author="M00009068" w:date="2021-11-19T15:54:25Z">
        <w:del w:id="5439" w:author="M00032937" w:date="2024-06-28T10:27:15Z">
          <w:r>
            <w:rPr/>
            <w:fldChar w:fldCharType="separate"/>
          </w:r>
        </w:del>
      </w:ins>
      <w:ins w:id="5440" w:author="M00009068" w:date="2021-11-19T15:54:26Z">
        <w:del w:id="5441" w:author="M00032937" w:date="2024-06-28T10:27:15Z">
          <w:r>
            <w:rPr/>
            <w:delText>6</w:delText>
          </w:r>
        </w:del>
      </w:ins>
      <w:ins w:id="5442" w:author="M00009068" w:date="2021-11-19T15:54:25Z">
        <w:del w:id="5443" w:author="M00032937" w:date="2024-06-28T10:27:15Z">
          <w:r>
            <w:rPr/>
            <w:fldChar w:fldCharType="end"/>
          </w:r>
        </w:del>
      </w:ins>
      <w:ins w:id="5444" w:author="M00009068" w:date="2021-11-19T15:54:25Z">
        <w:del w:id="544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5446" w:author="M00009068" w:date="2021-11-19T15:54:25Z"/>
          <w:del w:id="5447" w:author="M00032937" w:date="2024-06-28T10:27:15Z"/>
        </w:rPr>
      </w:pPr>
      <w:ins w:id="5448" w:author="M00009068" w:date="2021-11-19T15:54:25Z">
        <w:del w:id="5449" w:author="M00032937" w:date="2024-06-28T10:27:15Z">
          <w:r>
            <w:rPr>
              <w:rFonts w:ascii="Times New Roman"/>
            </w:rPr>
            <w:fldChar w:fldCharType="begin"/>
          </w:r>
        </w:del>
      </w:ins>
      <w:ins w:id="5450" w:author="M00009068" w:date="2021-11-19T15:54:25Z">
        <w:del w:id="5451" w:author="M00032937" w:date="2024-06-28T10:27:15Z">
          <w:r>
            <w:rPr>
              <w:rFonts w:ascii="Times New Roman"/>
            </w:rPr>
            <w:delInstrText xml:space="preserve"> HYPERLINK \l _Toc970 </w:delInstrText>
          </w:r>
        </w:del>
      </w:ins>
      <w:ins w:id="5452" w:author="M00009068" w:date="2021-11-19T15:54:25Z">
        <w:del w:id="545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454" w:author="M00009068" w:date="2021-11-19T15:54:25Z">
        <w:del w:id="5455" w:author="M00032937" w:date="2024-06-28T10:27:15Z">
          <w:r>
            <w:rPr>
              <w:rFonts w:hint="default" w:ascii="Times New Roman" w:hAnsi="Times New Roman" w:eastAsia="宋体"/>
              <w:i w:val="0"/>
              <w:szCs w:val="22"/>
              <w:lang w:val="en-US" w:eastAsia="zh-CN"/>
            </w:rPr>
            <w:delText xml:space="preserve">1.12 </w:delText>
          </w:r>
        </w:del>
      </w:ins>
      <w:ins w:id="5456" w:author="M00009068" w:date="2021-11-19T15:54:25Z">
        <w:del w:id="5457" w:author="M00032937" w:date="2024-06-28T10:27:15Z">
          <w:r>
            <w:rPr>
              <w:rFonts w:hint="default"/>
              <w:szCs w:val="22"/>
              <w:lang w:val="en-US" w:eastAsia="zh-CN"/>
            </w:rPr>
            <w:delText>通便功能</w:delText>
          </w:r>
        </w:del>
      </w:ins>
      <w:ins w:id="5458" w:author="M00009068" w:date="2021-11-19T15:54:25Z">
        <w:del w:id="5459" w:author="M00032937" w:date="2024-06-28T10:27:15Z">
          <w:r>
            <w:rPr/>
            <w:tab/>
          </w:r>
        </w:del>
      </w:ins>
      <w:ins w:id="5460" w:author="M00009068" w:date="2021-11-19T15:54:25Z">
        <w:del w:id="5461" w:author="M00032937" w:date="2024-06-28T10:27:15Z">
          <w:r>
            <w:rPr/>
            <w:fldChar w:fldCharType="begin"/>
          </w:r>
        </w:del>
      </w:ins>
      <w:ins w:id="5462" w:author="M00009068" w:date="2021-11-19T15:54:25Z">
        <w:del w:id="5463" w:author="M00032937" w:date="2024-06-28T10:27:15Z">
          <w:r>
            <w:rPr/>
            <w:delInstrText xml:space="preserve"> PAGEREF _Toc970 \h </w:delInstrText>
          </w:r>
        </w:del>
      </w:ins>
      <w:ins w:id="5464" w:author="M00009068" w:date="2021-11-19T15:54:25Z">
        <w:del w:id="5465" w:author="M00032937" w:date="2024-06-28T10:27:15Z">
          <w:r>
            <w:rPr/>
            <w:fldChar w:fldCharType="separate"/>
          </w:r>
        </w:del>
      </w:ins>
      <w:ins w:id="5466" w:author="M00009068" w:date="2021-11-19T15:54:26Z">
        <w:del w:id="5467" w:author="M00032937" w:date="2024-06-28T10:27:15Z">
          <w:r>
            <w:rPr/>
            <w:delText>6</w:delText>
          </w:r>
        </w:del>
      </w:ins>
      <w:ins w:id="5468" w:author="M00009068" w:date="2021-11-19T15:54:25Z">
        <w:del w:id="5469" w:author="M00032937" w:date="2024-06-28T10:27:15Z">
          <w:r>
            <w:rPr/>
            <w:fldChar w:fldCharType="end"/>
          </w:r>
        </w:del>
      </w:ins>
      <w:ins w:id="5470" w:author="M00009068" w:date="2021-11-19T15:54:25Z">
        <w:del w:id="5471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5472" w:author="M00009068" w:date="2021-11-19T15:54:25Z"/>
          <w:del w:id="5473" w:author="M00032937" w:date="2024-06-28T10:27:15Z"/>
        </w:rPr>
      </w:pPr>
      <w:ins w:id="5474" w:author="M00009068" w:date="2021-11-19T15:54:25Z">
        <w:del w:id="5475" w:author="M00032937" w:date="2024-06-28T10:27:15Z">
          <w:r>
            <w:rPr>
              <w:rFonts w:ascii="Times New Roman"/>
            </w:rPr>
            <w:fldChar w:fldCharType="begin"/>
          </w:r>
        </w:del>
      </w:ins>
      <w:ins w:id="5476" w:author="M00009068" w:date="2021-11-19T15:54:25Z">
        <w:del w:id="5477" w:author="M00032937" w:date="2024-06-28T10:27:15Z">
          <w:r>
            <w:rPr>
              <w:rFonts w:ascii="Times New Roman"/>
            </w:rPr>
            <w:delInstrText xml:space="preserve"> HYPERLINK \l _Toc9746 </w:delInstrText>
          </w:r>
        </w:del>
      </w:ins>
      <w:ins w:id="5478" w:author="M00009068" w:date="2021-11-19T15:54:25Z">
        <w:del w:id="5479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480" w:author="M00009068" w:date="2021-11-19T15:54:25Z">
        <w:del w:id="5481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1.13 </w:delText>
          </w:r>
        </w:del>
      </w:ins>
      <w:ins w:id="5482" w:author="M00009068" w:date="2021-11-19T15:54:25Z">
        <w:del w:id="5483" w:author="M00032937" w:date="2024-06-28T10:27:15Z">
          <w:r>
            <w:rPr>
              <w:rFonts w:hint="eastAsia"/>
            </w:rPr>
            <w:delText>三大功能</w:delText>
          </w:r>
        </w:del>
      </w:ins>
      <w:ins w:id="5484" w:author="M00009068" w:date="2021-11-19T15:54:25Z">
        <w:del w:id="5485" w:author="M00032937" w:date="2024-06-28T10:27:15Z">
          <w:r>
            <w:rPr/>
            <w:tab/>
          </w:r>
        </w:del>
      </w:ins>
      <w:ins w:id="5486" w:author="M00009068" w:date="2021-11-19T15:54:25Z">
        <w:del w:id="5487" w:author="M00032937" w:date="2024-06-28T10:27:15Z">
          <w:r>
            <w:rPr/>
            <w:fldChar w:fldCharType="begin"/>
          </w:r>
        </w:del>
      </w:ins>
      <w:ins w:id="5488" w:author="M00009068" w:date="2021-11-19T15:54:25Z">
        <w:del w:id="5489" w:author="M00032937" w:date="2024-06-28T10:27:15Z">
          <w:r>
            <w:rPr/>
            <w:delInstrText xml:space="preserve"> PAGEREF _Toc9746 \h </w:delInstrText>
          </w:r>
        </w:del>
      </w:ins>
      <w:ins w:id="5490" w:author="M00009068" w:date="2021-11-19T15:54:25Z">
        <w:del w:id="5491" w:author="M00032937" w:date="2024-06-28T10:27:15Z">
          <w:r>
            <w:rPr/>
            <w:fldChar w:fldCharType="separate"/>
          </w:r>
        </w:del>
      </w:ins>
      <w:ins w:id="5492" w:author="M00009068" w:date="2021-11-19T15:54:26Z">
        <w:del w:id="5493" w:author="M00032937" w:date="2024-06-28T10:27:15Z">
          <w:r>
            <w:rPr/>
            <w:delText>6</w:delText>
          </w:r>
        </w:del>
      </w:ins>
      <w:ins w:id="5494" w:author="M00009068" w:date="2021-11-19T15:54:25Z">
        <w:del w:id="5495" w:author="M00032937" w:date="2024-06-28T10:27:15Z">
          <w:r>
            <w:rPr/>
            <w:fldChar w:fldCharType="end"/>
          </w:r>
        </w:del>
      </w:ins>
      <w:ins w:id="5496" w:author="M00009068" w:date="2021-11-19T15:54:25Z">
        <w:del w:id="549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5498" w:author="M00009068" w:date="2021-11-19T15:54:25Z"/>
          <w:del w:id="5499" w:author="M00032937" w:date="2024-06-28T10:27:15Z"/>
        </w:rPr>
      </w:pPr>
      <w:ins w:id="5500" w:author="M00009068" w:date="2021-11-19T15:54:25Z">
        <w:del w:id="5501" w:author="M00032937" w:date="2024-06-28T10:27:15Z">
          <w:r>
            <w:rPr>
              <w:rFonts w:ascii="Times New Roman"/>
            </w:rPr>
            <w:fldChar w:fldCharType="begin"/>
          </w:r>
        </w:del>
      </w:ins>
      <w:ins w:id="5502" w:author="M00009068" w:date="2021-11-19T15:54:25Z">
        <w:del w:id="5503" w:author="M00032937" w:date="2024-06-28T10:27:15Z">
          <w:r>
            <w:rPr>
              <w:rFonts w:ascii="Times New Roman"/>
            </w:rPr>
            <w:delInstrText xml:space="preserve"> HYPERLINK \l _Toc11857 </w:delInstrText>
          </w:r>
        </w:del>
      </w:ins>
      <w:ins w:id="5504" w:author="M00009068" w:date="2021-11-19T15:54:25Z">
        <w:del w:id="550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506" w:author="M00009068" w:date="2021-11-19T15:54:25Z">
        <w:del w:id="5507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1.14 </w:delText>
          </w:r>
        </w:del>
      </w:ins>
      <w:ins w:id="5508" w:author="M00009068" w:date="2021-11-19T15:54:25Z">
        <w:del w:id="5509" w:author="M00032937" w:date="2024-06-28T10:27:15Z">
          <w:r>
            <w:rPr>
              <w:rFonts w:hint="eastAsia"/>
            </w:rPr>
            <w:delText>清洗切换</w:delText>
          </w:r>
        </w:del>
      </w:ins>
      <w:ins w:id="5510" w:author="M00009068" w:date="2021-11-19T15:54:25Z">
        <w:del w:id="5511" w:author="M00032937" w:date="2024-06-28T10:27:15Z">
          <w:r>
            <w:rPr/>
            <w:tab/>
          </w:r>
        </w:del>
      </w:ins>
      <w:ins w:id="5512" w:author="M00009068" w:date="2021-11-19T15:54:25Z">
        <w:del w:id="5513" w:author="M00032937" w:date="2024-06-28T10:27:15Z">
          <w:r>
            <w:rPr/>
            <w:fldChar w:fldCharType="begin"/>
          </w:r>
        </w:del>
      </w:ins>
      <w:ins w:id="5514" w:author="M00009068" w:date="2021-11-19T15:54:25Z">
        <w:del w:id="5515" w:author="M00032937" w:date="2024-06-28T10:27:15Z">
          <w:r>
            <w:rPr/>
            <w:delInstrText xml:space="preserve"> PAGEREF _Toc11857 \h </w:delInstrText>
          </w:r>
        </w:del>
      </w:ins>
      <w:ins w:id="5516" w:author="M00009068" w:date="2021-11-19T15:54:25Z">
        <w:del w:id="5517" w:author="M00032937" w:date="2024-06-28T10:27:15Z">
          <w:r>
            <w:rPr/>
            <w:fldChar w:fldCharType="separate"/>
          </w:r>
        </w:del>
      </w:ins>
      <w:ins w:id="5518" w:author="M00009068" w:date="2021-11-19T15:54:26Z">
        <w:del w:id="5519" w:author="M00032937" w:date="2024-06-28T10:27:15Z">
          <w:r>
            <w:rPr/>
            <w:delText>6</w:delText>
          </w:r>
        </w:del>
      </w:ins>
      <w:ins w:id="5520" w:author="M00009068" w:date="2021-11-19T15:54:25Z">
        <w:del w:id="5521" w:author="M00032937" w:date="2024-06-28T10:27:15Z">
          <w:r>
            <w:rPr/>
            <w:fldChar w:fldCharType="end"/>
          </w:r>
        </w:del>
      </w:ins>
      <w:ins w:id="5522" w:author="M00009068" w:date="2021-11-19T15:54:25Z">
        <w:del w:id="552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5524" w:author="M00009068" w:date="2021-11-19T15:54:25Z"/>
          <w:del w:id="5525" w:author="M00032937" w:date="2024-06-28T10:27:15Z"/>
        </w:rPr>
      </w:pPr>
      <w:ins w:id="5526" w:author="M00009068" w:date="2021-11-19T15:54:25Z">
        <w:del w:id="5527" w:author="M00032937" w:date="2024-06-28T10:27:15Z">
          <w:r>
            <w:rPr>
              <w:rFonts w:ascii="Times New Roman"/>
            </w:rPr>
            <w:fldChar w:fldCharType="begin"/>
          </w:r>
        </w:del>
      </w:ins>
      <w:ins w:id="5528" w:author="M00009068" w:date="2021-11-19T15:54:25Z">
        <w:del w:id="5529" w:author="M00032937" w:date="2024-06-28T10:27:15Z">
          <w:r>
            <w:rPr>
              <w:rFonts w:ascii="Times New Roman"/>
            </w:rPr>
            <w:delInstrText xml:space="preserve"> HYPERLINK \l _Toc6974 </w:delInstrText>
          </w:r>
        </w:del>
      </w:ins>
      <w:ins w:id="5530" w:author="M00009068" w:date="2021-11-19T15:54:25Z">
        <w:del w:id="553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532" w:author="M00009068" w:date="2021-11-19T15:54:25Z">
        <w:del w:id="5533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1.15 </w:delText>
          </w:r>
        </w:del>
      </w:ins>
      <w:ins w:id="5534" w:author="M00009068" w:date="2021-11-19T15:54:25Z">
        <w:del w:id="5535" w:author="M00032937" w:date="2024-06-28T10:27:15Z">
          <w:r>
            <w:rPr>
              <w:rFonts w:hint="eastAsia"/>
            </w:rPr>
            <w:delText>灯光</w:delText>
          </w:r>
        </w:del>
      </w:ins>
      <w:ins w:id="5536" w:author="M00009068" w:date="2021-11-19T15:54:25Z">
        <w:del w:id="5537" w:author="M00032937" w:date="2024-06-28T10:27:15Z">
          <w:r>
            <w:rPr/>
            <w:tab/>
          </w:r>
        </w:del>
      </w:ins>
      <w:ins w:id="5538" w:author="M00009068" w:date="2021-11-19T15:54:25Z">
        <w:del w:id="5539" w:author="M00032937" w:date="2024-06-28T10:27:15Z">
          <w:r>
            <w:rPr/>
            <w:fldChar w:fldCharType="begin"/>
          </w:r>
        </w:del>
      </w:ins>
      <w:ins w:id="5540" w:author="M00009068" w:date="2021-11-19T15:54:25Z">
        <w:del w:id="5541" w:author="M00032937" w:date="2024-06-28T10:27:15Z">
          <w:r>
            <w:rPr/>
            <w:delInstrText xml:space="preserve"> PAGEREF _Toc6974 \h </w:delInstrText>
          </w:r>
        </w:del>
      </w:ins>
      <w:ins w:id="5542" w:author="M00009068" w:date="2021-11-19T15:54:25Z">
        <w:del w:id="5543" w:author="M00032937" w:date="2024-06-28T10:27:15Z">
          <w:r>
            <w:rPr/>
            <w:fldChar w:fldCharType="separate"/>
          </w:r>
        </w:del>
      </w:ins>
      <w:ins w:id="5544" w:author="M00009068" w:date="2021-11-19T15:54:26Z">
        <w:del w:id="5545" w:author="M00032937" w:date="2024-06-28T10:27:15Z">
          <w:r>
            <w:rPr/>
            <w:delText>6</w:delText>
          </w:r>
        </w:del>
      </w:ins>
      <w:ins w:id="5546" w:author="M00009068" w:date="2021-11-19T15:54:25Z">
        <w:del w:id="5547" w:author="M00032937" w:date="2024-06-28T10:27:15Z">
          <w:r>
            <w:rPr/>
            <w:fldChar w:fldCharType="end"/>
          </w:r>
        </w:del>
      </w:ins>
      <w:ins w:id="5548" w:author="M00009068" w:date="2021-11-19T15:54:25Z">
        <w:del w:id="554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59"/>
        <w:tabs>
          <w:tab w:val="right" w:leader="dot" w:pos="9864"/>
          <w:tab w:val="clear" w:pos="420"/>
          <w:tab w:val="clear" w:pos="9853"/>
        </w:tabs>
        <w:rPr>
          <w:ins w:id="5550" w:author="M00009068" w:date="2021-11-19T15:54:25Z"/>
          <w:del w:id="5551" w:author="M00032937" w:date="2024-06-28T10:27:15Z"/>
        </w:rPr>
      </w:pPr>
      <w:ins w:id="5552" w:author="M00009068" w:date="2021-11-19T15:54:25Z">
        <w:del w:id="5553" w:author="M00032937" w:date="2024-06-28T10:27:15Z">
          <w:r>
            <w:rPr>
              <w:rFonts w:ascii="Times New Roman"/>
            </w:rPr>
            <w:fldChar w:fldCharType="begin"/>
          </w:r>
        </w:del>
      </w:ins>
      <w:ins w:id="5554" w:author="M00009068" w:date="2021-11-19T15:54:25Z">
        <w:del w:id="5555" w:author="M00032937" w:date="2024-06-28T10:27:15Z">
          <w:r>
            <w:rPr>
              <w:rFonts w:ascii="Times New Roman"/>
            </w:rPr>
            <w:delInstrText xml:space="preserve"> HYPERLINK \l _Toc2734 </w:delInstrText>
          </w:r>
        </w:del>
      </w:ins>
      <w:ins w:id="5556" w:author="M00009068" w:date="2021-11-19T15:54:25Z">
        <w:del w:id="555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558" w:author="M00009068" w:date="2021-11-19T15:54:25Z">
        <w:del w:id="5559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2 </w:delText>
          </w:r>
        </w:del>
      </w:ins>
      <w:ins w:id="5560" w:author="M00009068" w:date="2021-11-19T15:54:25Z">
        <w:del w:id="5561" w:author="M00032937" w:date="2024-06-28T10:27:15Z">
          <w:r>
            <w:rPr>
              <w:rFonts w:hint="eastAsia"/>
            </w:rPr>
            <w:delText>产品概述</w:delText>
          </w:r>
        </w:del>
      </w:ins>
      <w:ins w:id="5562" w:author="M00009068" w:date="2021-11-19T15:54:25Z">
        <w:del w:id="5563" w:author="M00032937" w:date="2024-06-28T10:27:15Z">
          <w:r>
            <w:rPr/>
            <w:tab/>
          </w:r>
        </w:del>
      </w:ins>
      <w:ins w:id="5564" w:author="M00009068" w:date="2021-11-19T15:54:25Z">
        <w:del w:id="5565" w:author="M00032937" w:date="2024-06-28T10:27:15Z">
          <w:r>
            <w:rPr/>
            <w:fldChar w:fldCharType="begin"/>
          </w:r>
        </w:del>
      </w:ins>
      <w:ins w:id="5566" w:author="M00009068" w:date="2021-11-19T15:54:25Z">
        <w:del w:id="5567" w:author="M00032937" w:date="2024-06-28T10:27:15Z">
          <w:r>
            <w:rPr/>
            <w:delInstrText xml:space="preserve"> PAGEREF _Toc2734 \h </w:delInstrText>
          </w:r>
        </w:del>
      </w:ins>
      <w:ins w:id="5568" w:author="M00009068" w:date="2021-11-19T15:54:25Z">
        <w:del w:id="5569" w:author="M00032937" w:date="2024-06-28T10:27:15Z">
          <w:r>
            <w:rPr/>
            <w:fldChar w:fldCharType="separate"/>
          </w:r>
        </w:del>
      </w:ins>
      <w:ins w:id="5570" w:author="M00009068" w:date="2021-11-19T15:54:26Z">
        <w:del w:id="5571" w:author="M00032937" w:date="2024-06-28T10:27:15Z">
          <w:r>
            <w:rPr/>
            <w:delText>6</w:delText>
          </w:r>
        </w:del>
      </w:ins>
      <w:ins w:id="5572" w:author="M00009068" w:date="2021-11-19T15:54:25Z">
        <w:del w:id="5573" w:author="M00032937" w:date="2024-06-28T10:27:15Z">
          <w:r>
            <w:rPr/>
            <w:fldChar w:fldCharType="end"/>
          </w:r>
        </w:del>
      </w:ins>
      <w:ins w:id="5574" w:author="M00009068" w:date="2021-11-19T15:54:25Z">
        <w:del w:id="557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5576" w:author="M00009068" w:date="2021-11-19T15:54:25Z"/>
          <w:del w:id="5577" w:author="M00032937" w:date="2024-06-28T10:27:15Z"/>
        </w:rPr>
      </w:pPr>
      <w:ins w:id="5578" w:author="M00009068" w:date="2021-11-19T15:54:25Z">
        <w:del w:id="5579" w:author="M00032937" w:date="2024-06-28T10:27:15Z">
          <w:r>
            <w:rPr>
              <w:rFonts w:ascii="Times New Roman"/>
            </w:rPr>
            <w:fldChar w:fldCharType="begin"/>
          </w:r>
        </w:del>
      </w:ins>
      <w:ins w:id="5580" w:author="M00009068" w:date="2021-11-19T15:54:25Z">
        <w:del w:id="5581" w:author="M00032937" w:date="2024-06-28T10:27:15Z">
          <w:r>
            <w:rPr>
              <w:rFonts w:ascii="Times New Roman"/>
            </w:rPr>
            <w:delInstrText xml:space="preserve"> HYPERLINK \l _Toc1061 </w:delInstrText>
          </w:r>
        </w:del>
      </w:ins>
      <w:ins w:id="5582" w:author="M00009068" w:date="2021-11-19T15:54:25Z">
        <w:del w:id="558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584" w:author="M00009068" w:date="2021-11-19T15:54:25Z">
        <w:del w:id="5585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2.1 </w:delText>
          </w:r>
        </w:del>
      </w:ins>
      <w:ins w:id="5586" w:author="M00009068" w:date="2021-11-19T15:54:25Z">
        <w:del w:id="5587" w:author="M00032937" w:date="2024-06-28T10:27:15Z">
          <w:r>
            <w:rPr>
              <w:rFonts w:hint="eastAsia"/>
            </w:rPr>
            <w:delText>电气组成图：</w:delText>
          </w:r>
        </w:del>
      </w:ins>
      <w:ins w:id="5588" w:author="M00009068" w:date="2021-11-19T15:54:25Z">
        <w:del w:id="5589" w:author="M00032937" w:date="2024-06-28T10:27:15Z">
          <w:r>
            <w:rPr/>
            <w:tab/>
          </w:r>
        </w:del>
      </w:ins>
      <w:ins w:id="5590" w:author="M00009068" w:date="2021-11-19T15:54:25Z">
        <w:del w:id="5591" w:author="M00032937" w:date="2024-06-28T10:27:15Z">
          <w:r>
            <w:rPr/>
            <w:fldChar w:fldCharType="begin"/>
          </w:r>
        </w:del>
      </w:ins>
      <w:ins w:id="5592" w:author="M00009068" w:date="2021-11-19T15:54:25Z">
        <w:del w:id="5593" w:author="M00032937" w:date="2024-06-28T10:27:15Z">
          <w:r>
            <w:rPr/>
            <w:delInstrText xml:space="preserve"> PAGEREF _Toc1061 \h </w:delInstrText>
          </w:r>
        </w:del>
      </w:ins>
      <w:ins w:id="5594" w:author="M00009068" w:date="2021-11-19T15:54:25Z">
        <w:del w:id="5595" w:author="M00032937" w:date="2024-06-28T10:27:15Z">
          <w:r>
            <w:rPr/>
            <w:fldChar w:fldCharType="separate"/>
          </w:r>
        </w:del>
      </w:ins>
      <w:ins w:id="5596" w:author="M00009068" w:date="2021-11-19T15:54:26Z">
        <w:del w:id="5597" w:author="M00032937" w:date="2024-06-28T10:27:15Z">
          <w:r>
            <w:rPr/>
            <w:delText>7</w:delText>
          </w:r>
        </w:del>
      </w:ins>
      <w:ins w:id="5598" w:author="M00009068" w:date="2021-11-19T15:54:25Z">
        <w:del w:id="5599" w:author="M00032937" w:date="2024-06-28T10:27:15Z">
          <w:r>
            <w:rPr/>
            <w:fldChar w:fldCharType="end"/>
          </w:r>
        </w:del>
      </w:ins>
      <w:ins w:id="5600" w:author="M00009068" w:date="2021-11-19T15:54:25Z">
        <w:del w:id="5601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5602" w:author="M00009068" w:date="2021-11-19T15:54:25Z"/>
          <w:del w:id="5603" w:author="M00032937" w:date="2024-06-28T10:27:15Z"/>
        </w:rPr>
      </w:pPr>
      <w:ins w:id="5604" w:author="M00009068" w:date="2021-11-19T15:54:25Z">
        <w:del w:id="5605" w:author="M00032937" w:date="2024-06-28T10:27:15Z">
          <w:r>
            <w:rPr>
              <w:rFonts w:ascii="Times New Roman"/>
            </w:rPr>
            <w:fldChar w:fldCharType="begin"/>
          </w:r>
        </w:del>
      </w:ins>
      <w:ins w:id="5606" w:author="M00009068" w:date="2021-11-19T15:54:25Z">
        <w:del w:id="5607" w:author="M00032937" w:date="2024-06-28T10:27:15Z">
          <w:r>
            <w:rPr>
              <w:rFonts w:ascii="Times New Roman"/>
            </w:rPr>
            <w:delInstrText xml:space="preserve"> HYPERLINK \l _Toc16664 </w:delInstrText>
          </w:r>
        </w:del>
      </w:ins>
      <w:ins w:id="5608" w:author="M00009068" w:date="2021-11-19T15:54:25Z">
        <w:del w:id="5609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610" w:author="M00009068" w:date="2021-11-19T15:54:25Z">
        <w:del w:id="5611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2.2 </w:delText>
          </w:r>
        </w:del>
      </w:ins>
      <w:ins w:id="5612" w:author="M00009068" w:date="2021-11-19T15:54:25Z">
        <w:del w:id="5613" w:author="M00032937" w:date="2024-06-28T10:27:15Z">
          <w:r>
            <w:rPr>
              <w:rFonts w:hint="eastAsia"/>
            </w:rPr>
            <w:delText>水路框图</w:delText>
          </w:r>
        </w:del>
      </w:ins>
      <w:ins w:id="5614" w:author="M00009068" w:date="2021-11-19T15:54:25Z">
        <w:del w:id="5615" w:author="M00032937" w:date="2024-06-28T10:27:15Z">
          <w:r>
            <w:rPr/>
            <w:tab/>
          </w:r>
        </w:del>
      </w:ins>
      <w:ins w:id="5616" w:author="M00009068" w:date="2021-11-19T15:54:25Z">
        <w:del w:id="5617" w:author="M00032937" w:date="2024-06-28T10:27:15Z">
          <w:r>
            <w:rPr/>
            <w:fldChar w:fldCharType="begin"/>
          </w:r>
        </w:del>
      </w:ins>
      <w:ins w:id="5618" w:author="M00009068" w:date="2021-11-19T15:54:25Z">
        <w:del w:id="5619" w:author="M00032937" w:date="2024-06-28T10:27:15Z">
          <w:r>
            <w:rPr/>
            <w:delInstrText xml:space="preserve"> PAGEREF _Toc16664 \h </w:delInstrText>
          </w:r>
        </w:del>
      </w:ins>
      <w:ins w:id="5620" w:author="M00009068" w:date="2021-11-19T15:54:25Z">
        <w:del w:id="5621" w:author="M00032937" w:date="2024-06-28T10:27:15Z">
          <w:r>
            <w:rPr/>
            <w:fldChar w:fldCharType="separate"/>
          </w:r>
        </w:del>
      </w:ins>
      <w:ins w:id="5622" w:author="M00009068" w:date="2021-11-19T15:54:26Z">
        <w:del w:id="5623" w:author="M00032937" w:date="2024-06-28T10:27:15Z">
          <w:r>
            <w:rPr/>
            <w:delText>7</w:delText>
          </w:r>
        </w:del>
      </w:ins>
      <w:ins w:id="5624" w:author="M00009068" w:date="2021-11-19T15:54:25Z">
        <w:del w:id="5625" w:author="M00032937" w:date="2024-06-28T10:27:15Z">
          <w:r>
            <w:rPr/>
            <w:fldChar w:fldCharType="end"/>
          </w:r>
        </w:del>
      </w:ins>
      <w:ins w:id="5626" w:author="M00009068" w:date="2021-11-19T15:54:25Z">
        <w:del w:id="562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59"/>
        <w:tabs>
          <w:tab w:val="right" w:leader="dot" w:pos="9864"/>
          <w:tab w:val="clear" w:pos="420"/>
          <w:tab w:val="clear" w:pos="9853"/>
        </w:tabs>
        <w:rPr>
          <w:ins w:id="5628" w:author="M00009068" w:date="2021-11-19T15:54:25Z"/>
          <w:del w:id="5629" w:author="M00032937" w:date="2024-06-28T10:27:15Z"/>
        </w:rPr>
      </w:pPr>
      <w:ins w:id="5630" w:author="M00009068" w:date="2021-11-19T15:54:25Z">
        <w:del w:id="5631" w:author="M00032937" w:date="2024-06-28T10:27:15Z">
          <w:r>
            <w:rPr>
              <w:rFonts w:ascii="Times New Roman"/>
            </w:rPr>
            <w:fldChar w:fldCharType="begin"/>
          </w:r>
        </w:del>
      </w:ins>
      <w:ins w:id="5632" w:author="M00009068" w:date="2021-11-19T15:54:25Z">
        <w:del w:id="5633" w:author="M00032937" w:date="2024-06-28T10:27:15Z">
          <w:r>
            <w:rPr>
              <w:rFonts w:ascii="Times New Roman"/>
            </w:rPr>
            <w:delInstrText xml:space="preserve"> HYPERLINK \l _Toc19499 </w:delInstrText>
          </w:r>
        </w:del>
      </w:ins>
      <w:ins w:id="5634" w:author="M00009068" w:date="2021-11-19T15:54:25Z">
        <w:del w:id="563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636" w:author="M00009068" w:date="2021-11-19T15:54:25Z">
        <w:del w:id="5637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3 </w:delText>
          </w:r>
        </w:del>
      </w:ins>
      <w:ins w:id="5638" w:author="M00009068" w:date="2021-11-19T15:54:25Z">
        <w:del w:id="5639" w:author="M00032937" w:date="2024-06-28T10:27:15Z">
          <w:r>
            <w:rPr>
              <w:rFonts w:hint="eastAsia"/>
            </w:rPr>
            <w:delText>外观尺寸</w:delText>
          </w:r>
        </w:del>
      </w:ins>
      <w:ins w:id="5640" w:author="M00009068" w:date="2021-11-19T15:54:25Z">
        <w:del w:id="5641" w:author="M00032937" w:date="2024-06-28T10:27:15Z">
          <w:r>
            <w:rPr/>
            <w:tab/>
          </w:r>
        </w:del>
      </w:ins>
      <w:ins w:id="5642" w:author="M00009068" w:date="2021-11-19T15:54:25Z">
        <w:del w:id="5643" w:author="M00032937" w:date="2024-06-28T10:27:15Z">
          <w:r>
            <w:rPr/>
            <w:fldChar w:fldCharType="begin"/>
          </w:r>
        </w:del>
      </w:ins>
      <w:ins w:id="5644" w:author="M00009068" w:date="2021-11-19T15:54:25Z">
        <w:del w:id="5645" w:author="M00032937" w:date="2024-06-28T10:27:15Z">
          <w:r>
            <w:rPr/>
            <w:delInstrText xml:space="preserve"> PAGEREF _Toc19499 \h </w:delInstrText>
          </w:r>
        </w:del>
      </w:ins>
      <w:ins w:id="5646" w:author="M00009068" w:date="2021-11-19T15:54:25Z">
        <w:del w:id="5647" w:author="M00032937" w:date="2024-06-28T10:27:15Z">
          <w:r>
            <w:rPr/>
            <w:fldChar w:fldCharType="separate"/>
          </w:r>
        </w:del>
      </w:ins>
      <w:ins w:id="5648" w:author="M00009068" w:date="2021-11-19T15:54:26Z">
        <w:del w:id="5649" w:author="M00032937" w:date="2024-06-28T10:27:15Z">
          <w:r>
            <w:rPr/>
            <w:delText>8</w:delText>
          </w:r>
        </w:del>
      </w:ins>
      <w:ins w:id="5650" w:author="M00009068" w:date="2021-11-19T15:54:25Z">
        <w:del w:id="5651" w:author="M00032937" w:date="2024-06-28T10:27:15Z">
          <w:r>
            <w:rPr/>
            <w:fldChar w:fldCharType="end"/>
          </w:r>
        </w:del>
      </w:ins>
      <w:ins w:id="5652" w:author="M00009068" w:date="2021-11-19T15:54:25Z">
        <w:del w:id="565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5654" w:author="M00009068" w:date="2021-11-19T15:54:25Z"/>
          <w:del w:id="5655" w:author="M00032937" w:date="2024-06-28T10:27:15Z"/>
        </w:rPr>
      </w:pPr>
      <w:ins w:id="5656" w:author="M00009068" w:date="2021-11-19T15:54:25Z">
        <w:del w:id="5657" w:author="M00032937" w:date="2024-06-28T10:27:15Z">
          <w:r>
            <w:rPr>
              <w:rFonts w:ascii="Times New Roman"/>
            </w:rPr>
            <w:fldChar w:fldCharType="begin"/>
          </w:r>
        </w:del>
      </w:ins>
      <w:ins w:id="5658" w:author="M00009068" w:date="2021-11-19T15:54:25Z">
        <w:del w:id="5659" w:author="M00032937" w:date="2024-06-28T10:27:15Z">
          <w:r>
            <w:rPr>
              <w:rFonts w:ascii="Times New Roman"/>
            </w:rPr>
            <w:delInstrText xml:space="preserve"> HYPERLINK \l _Toc27487 </w:delInstrText>
          </w:r>
        </w:del>
      </w:ins>
      <w:ins w:id="5660" w:author="M00009068" w:date="2021-11-19T15:54:25Z">
        <w:del w:id="566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662" w:author="M00009068" w:date="2021-11-19T15:54:25Z">
        <w:del w:id="5663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3.1 </w:delText>
          </w:r>
        </w:del>
      </w:ins>
      <w:ins w:id="5664" w:author="M00009068" w:date="2021-11-19T15:54:25Z">
        <w:del w:id="5665" w:author="M00032937" w:date="2024-06-28T10:27:15Z">
          <w:r>
            <w:rPr>
              <w:rFonts w:hint="eastAsia"/>
            </w:rPr>
            <w:delText>外观效果图：</w:delText>
          </w:r>
        </w:del>
      </w:ins>
      <w:ins w:id="5666" w:author="M00009068" w:date="2021-11-19T15:54:25Z">
        <w:del w:id="5667" w:author="M00032937" w:date="2024-06-28T10:27:15Z">
          <w:r>
            <w:rPr/>
            <w:tab/>
          </w:r>
        </w:del>
      </w:ins>
      <w:ins w:id="5668" w:author="M00009068" w:date="2021-11-19T15:54:25Z">
        <w:del w:id="5669" w:author="M00032937" w:date="2024-06-28T10:27:15Z">
          <w:r>
            <w:rPr/>
            <w:fldChar w:fldCharType="begin"/>
          </w:r>
        </w:del>
      </w:ins>
      <w:ins w:id="5670" w:author="M00009068" w:date="2021-11-19T15:54:25Z">
        <w:del w:id="5671" w:author="M00032937" w:date="2024-06-28T10:27:15Z">
          <w:r>
            <w:rPr/>
            <w:delInstrText xml:space="preserve"> PAGEREF _Toc27487 \h </w:delInstrText>
          </w:r>
        </w:del>
      </w:ins>
      <w:ins w:id="5672" w:author="M00009068" w:date="2021-11-19T15:54:25Z">
        <w:del w:id="5673" w:author="M00032937" w:date="2024-06-28T10:27:15Z">
          <w:r>
            <w:rPr/>
            <w:fldChar w:fldCharType="separate"/>
          </w:r>
        </w:del>
      </w:ins>
      <w:ins w:id="5674" w:author="M00009068" w:date="2021-11-19T15:54:26Z">
        <w:del w:id="5675" w:author="M00032937" w:date="2024-06-28T10:27:15Z">
          <w:r>
            <w:rPr/>
            <w:delText>8</w:delText>
          </w:r>
        </w:del>
      </w:ins>
      <w:ins w:id="5676" w:author="M00009068" w:date="2021-11-19T15:54:25Z">
        <w:del w:id="5677" w:author="M00032937" w:date="2024-06-28T10:27:15Z">
          <w:r>
            <w:rPr/>
            <w:fldChar w:fldCharType="end"/>
          </w:r>
        </w:del>
      </w:ins>
      <w:ins w:id="5678" w:author="M00009068" w:date="2021-11-19T15:54:25Z">
        <w:del w:id="567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5680" w:author="M00009068" w:date="2021-11-19T15:54:25Z"/>
          <w:del w:id="5681" w:author="M00032937" w:date="2024-06-28T10:27:15Z"/>
        </w:rPr>
      </w:pPr>
      <w:ins w:id="5682" w:author="M00009068" w:date="2021-11-19T15:54:25Z">
        <w:del w:id="5683" w:author="M00032937" w:date="2024-06-28T10:27:15Z">
          <w:r>
            <w:rPr>
              <w:rFonts w:ascii="Times New Roman"/>
            </w:rPr>
            <w:fldChar w:fldCharType="begin"/>
          </w:r>
        </w:del>
      </w:ins>
      <w:ins w:id="5684" w:author="M00009068" w:date="2021-11-19T15:54:25Z">
        <w:del w:id="5685" w:author="M00032937" w:date="2024-06-28T10:27:15Z">
          <w:r>
            <w:rPr>
              <w:rFonts w:ascii="Times New Roman"/>
            </w:rPr>
            <w:delInstrText xml:space="preserve"> HYPERLINK \l _Toc31211 </w:delInstrText>
          </w:r>
        </w:del>
      </w:ins>
      <w:ins w:id="5686" w:author="M00009068" w:date="2021-11-19T15:54:25Z">
        <w:del w:id="568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688" w:author="M00009068" w:date="2021-11-19T15:54:25Z">
        <w:del w:id="5689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3.2 </w:delText>
          </w:r>
        </w:del>
      </w:ins>
      <w:ins w:id="5690" w:author="M00009068" w:date="2021-11-19T15:54:25Z">
        <w:del w:id="5691" w:author="M00032937" w:date="2024-06-28T10:27:15Z">
          <w:r>
            <w:rPr>
              <w:rFonts w:hint="eastAsia"/>
            </w:rPr>
            <w:delText>外观尺寸图</w:delText>
          </w:r>
        </w:del>
      </w:ins>
      <w:ins w:id="5692" w:author="M00009068" w:date="2021-11-19T15:54:25Z">
        <w:del w:id="5693" w:author="M00032937" w:date="2024-06-28T10:27:15Z">
          <w:r>
            <w:rPr/>
            <w:tab/>
          </w:r>
        </w:del>
      </w:ins>
      <w:ins w:id="5694" w:author="M00009068" w:date="2021-11-19T15:54:25Z">
        <w:del w:id="5695" w:author="M00032937" w:date="2024-06-28T10:27:15Z">
          <w:r>
            <w:rPr/>
            <w:fldChar w:fldCharType="begin"/>
          </w:r>
        </w:del>
      </w:ins>
      <w:ins w:id="5696" w:author="M00009068" w:date="2021-11-19T15:54:25Z">
        <w:del w:id="5697" w:author="M00032937" w:date="2024-06-28T10:27:15Z">
          <w:r>
            <w:rPr/>
            <w:delInstrText xml:space="preserve"> PAGEREF _Toc31211 \h </w:delInstrText>
          </w:r>
        </w:del>
      </w:ins>
      <w:ins w:id="5698" w:author="M00009068" w:date="2021-11-19T15:54:25Z">
        <w:del w:id="5699" w:author="M00032937" w:date="2024-06-28T10:27:15Z">
          <w:r>
            <w:rPr/>
            <w:fldChar w:fldCharType="separate"/>
          </w:r>
        </w:del>
      </w:ins>
      <w:ins w:id="5700" w:author="M00009068" w:date="2021-11-19T15:54:26Z">
        <w:del w:id="5701" w:author="M00032937" w:date="2024-06-28T10:27:15Z">
          <w:r>
            <w:rPr/>
            <w:delText>8</w:delText>
          </w:r>
        </w:del>
      </w:ins>
      <w:ins w:id="5702" w:author="M00009068" w:date="2021-11-19T15:54:25Z">
        <w:del w:id="5703" w:author="M00032937" w:date="2024-06-28T10:27:15Z">
          <w:r>
            <w:rPr/>
            <w:fldChar w:fldCharType="end"/>
          </w:r>
        </w:del>
      </w:ins>
      <w:ins w:id="5704" w:author="M00009068" w:date="2021-11-19T15:54:25Z">
        <w:del w:id="570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5706" w:author="M00009068" w:date="2021-11-19T15:54:25Z"/>
          <w:del w:id="5707" w:author="M00032937" w:date="2024-06-28T10:27:15Z"/>
        </w:rPr>
      </w:pPr>
      <w:ins w:id="5708" w:author="M00009068" w:date="2021-11-19T15:54:25Z">
        <w:del w:id="5709" w:author="M00032937" w:date="2024-06-28T10:27:15Z">
          <w:r>
            <w:rPr>
              <w:rFonts w:ascii="Times New Roman"/>
            </w:rPr>
            <w:fldChar w:fldCharType="begin"/>
          </w:r>
        </w:del>
      </w:ins>
      <w:ins w:id="5710" w:author="M00009068" w:date="2021-11-19T15:54:25Z">
        <w:del w:id="5711" w:author="M00032937" w:date="2024-06-28T10:27:15Z">
          <w:r>
            <w:rPr>
              <w:rFonts w:ascii="Times New Roman"/>
            </w:rPr>
            <w:delInstrText xml:space="preserve"> HYPERLINK \l _Toc16761 </w:delInstrText>
          </w:r>
        </w:del>
      </w:ins>
      <w:ins w:id="5712" w:author="M00009068" w:date="2021-11-19T15:54:25Z">
        <w:del w:id="571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714" w:author="M00009068" w:date="2021-11-19T15:54:25Z">
        <w:del w:id="5715" w:author="M00032937" w:date="2024-06-28T10:27:15Z">
          <w:r>
            <w:rPr/>
            <w:tab/>
          </w:r>
        </w:del>
      </w:ins>
      <w:ins w:id="5716" w:author="M00009068" w:date="2021-11-19T15:54:25Z">
        <w:del w:id="5717" w:author="M00032937" w:date="2024-06-28T10:27:15Z">
          <w:r>
            <w:rPr/>
            <w:fldChar w:fldCharType="begin"/>
          </w:r>
        </w:del>
      </w:ins>
      <w:ins w:id="5718" w:author="M00009068" w:date="2021-11-19T15:54:25Z">
        <w:del w:id="5719" w:author="M00032937" w:date="2024-06-28T10:27:15Z">
          <w:r>
            <w:rPr/>
            <w:delInstrText xml:space="preserve"> PAGEREF _Toc16761 \h </w:delInstrText>
          </w:r>
        </w:del>
      </w:ins>
      <w:ins w:id="5720" w:author="M00009068" w:date="2021-11-19T15:54:25Z">
        <w:del w:id="5721" w:author="M00032937" w:date="2024-06-28T10:27:15Z">
          <w:r>
            <w:rPr/>
            <w:fldChar w:fldCharType="separate"/>
          </w:r>
        </w:del>
      </w:ins>
      <w:ins w:id="5722" w:author="M00009068" w:date="2021-11-19T15:54:26Z">
        <w:del w:id="5723" w:author="M00032937" w:date="2024-06-28T10:27:15Z">
          <w:r>
            <w:rPr/>
            <w:delText>8</w:delText>
          </w:r>
        </w:del>
      </w:ins>
      <w:ins w:id="5724" w:author="M00009068" w:date="2021-11-19T15:54:25Z">
        <w:del w:id="5725" w:author="M00032937" w:date="2024-06-28T10:27:15Z">
          <w:r>
            <w:rPr/>
            <w:fldChar w:fldCharType="end"/>
          </w:r>
        </w:del>
      </w:ins>
      <w:ins w:id="5726" w:author="M00009068" w:date="2021-11-19T15:54:25Z">
        <w:del w:id="572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5728" w:author="M00009068" w:date="2021-11-19T15:54:25Z"/>
          <w:del w:id="5729" w:author="M00032937" w:date="2024-06-28T10:27:15Z"/>
        </w:rPr>
      </w:pPr>
      <w:ins w:id="5730" w:author="M00009068" w:date="2021-11-19T15:54:25Z">
        <w:del w:id="5731" w:author="M00032937" w:date="2024-06-28T10:27:15Z">
          <w:r>
            <w:rPr>
              <w:rFonts w:ascii="Times New Roman"/>
            </w:rPr>
            <w:fldChar w:fldCharType="begin"/>
          </w:r>
        </w:del>
      </w:ins>
      <w:ins w:id="5732" w:author="M00009068" w:date="2021-11-19T15:54:25Z">
        <w:del w:id="5733" w:author="M00032937" w:date="2024-06-28T10:27:15Z">
          <w:r>
            <w:rPr>
              <w:rFonts w:ascii="Times New Roman"/>
            </w:rPr>
            <w:delInstrText xml:space="preserve"> HYPERLINK \l _Toc10794 </w:delInstrText>
          </w:r>
        </w:del>
      </w:ins>
      <w:ins w:id="5734" w:author="M00009068" w:date="2021-11-19T15:54:25Z">
        <w:del w:id="573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736" w:author="M00009068" w:date="2021-11-19T15:54:25Z">
        <w:del w:id="5737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3.3 </w:delText>
          </w:r>
        </w:del>
      </w:ins>
      <w:ins w:id="5738" w:author="M00009068" w:date="2021-11-19T15:54:25Z">
        <w:del w:id="5739" w:author="M00032937" w:date="2024-06-28T10:27:15Z">
          <w:r>
            <w:rPr>
              <w:rFonts w:hint="eastAsia"/>
            </w:rPr>
            <w:delText>安装尺寸</w:delText>
          </w:r>
        </w:del>
      </w:ins>
      <w:ins w:id="5740" w:author="M00009068" w:date="2021-11-19T15:54:25Z">
        <w:del w:id="5741" w:author="M00032937" w:date="2024-06-28T10:27:15Z">
          <w:r>
            <w:rPr/>
            <w:tab/>
          </w:r>
        </w:del>
      </w:ins>
      <w:ins w:id="5742" w:author="M00009068" w:date="2021-11-19T15:54:25Z">
        <w:del w:id="5743" w:author="M00032937" w:date="2024-06-28T10:27:15Z">
          <w:r>
            <w:rPr/>
            <w:fldChar w:fldCharType="begin"/>
          </w:r>
        </w:del>
      </w:ins>
      <w:ins w:id="5744" w:author="M00009068" w:date="2021-11-19T15:54:25Z">
        <w:del w:id="5745" w:author="M00032937" w:date="2024-06-28T10:27:15Z">
          <w:r>
            <w:rPr/>
            <w:delInstrText xml:space="preserve"> PAGEREF _Toc10794 \h </w:delInstrText>
          </w:r>
        </w:del>
      </w:ins>
      <w:ins w:id="5746" w:author="M00009068" w:date="2021-11-19T15:54:25Z">
        <w:del w:id="5747" w:author="M00032937" w:date="2024-06-28T10:27:15Z">
          <w:r>
            <w:rPr/>
            <w:fldChar w:fldCharType="separate"/>
          </w:r>
        </w:del>
      </w:ins>
      <w:ins w:id="5748" w:author="M00009068" w:date="2021-11-19T15:54:26Z">
        <w:del w:id="5749" w:author="M00032937" w:date="2024-06-28T10:27:15Z">
          <w:r>
            <w:rPr/>
            <w:delText>8</w:delText>
          </w:r>
        </w:del>
      </w:ins>
      <w:ins w:id="5750" w:author="M00009068" w:date="2021-11-19T15:54:25Z">
        <w:del w:id="5751" w:author="M00032937" w:date="2024-06-28T10:27:15Z">
          <w:r>
            <w:rPr/>
            <w:fldChar w:fldCharType="end"/>
          </w:r>
        </w:del>
      </w:ins>
      <w:ins w:id="5752" w:author="M00009068" w:date="2021-11-19T15:54:25Z">
        <w:del w:id="575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59"/>
        <w:tabs>
          <w:tab w:val="right" w:leader="dot" w:pos="9864"/>
          <w:tab w:val="clear" w:pos="420"/>
          <w:tab w:val="clear" w:pos="9853"/>
        </w:tabs>
        <w:rPr>
          <w:ins w:id="5754" w:author="M00009068" w:date="2021-11-19T15:54:25Z"/>
          <w:del w:id="5755" w:author="M00032937" w:date="2024-06-28T10:27:15Z"/>
        </w:rPr>
      </w:pPr>
      <w:ins w:id="5756" w:author="M00009068" w:date="2021-11-19T15:54:25Z">
        <w:del w:id="5757" w:author="M00032937" w:date="2024-06-28T10:27:15Z">
          <w:r>
            <w:rPr>
              <w:rFonts w:ascii="Times New Roman"/>
            </w:rPr>
            <w:fldChar w:fldCharType="begin"/>
          </w:r>
        </w:del>
      </w:ins>
      <w:ins w:id="5758" w:author="M00009068" w:date="2021-11-19T15:54:25Z">
        <w:del w:id="5759" w:author="M00032937" w:date="2024-06-28T10:27:15Z">
          <w:r>
            <w:rPr>
              <w:rFonts w:ascii="Times New Roman"/>
            </w:rPr>
            <w:delInstrText xml:space="preserve"> HYPERLINK \l _Toc10037 </w:delInstrText>
          </w:r>
        </w:del>
      </w:ins>
      <w:ins w:id="5760" w:author="M00009068" w:date="2021-11-19T15:54:25Z">
        <w:del w:id="576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762" w:author="M00009068" w:date="2021-11-19T15:54:25Z">
        <w:del w:id="5763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4 </w:delText>
          </w:r>
        </w:del>
      </w:ins>
      <w:ins w:id="5764" w:author="M00009068" w:date="2021-11-19T15:54:25Z">
        <w:del w:id="5765" w:author="M00032937" w:date="2024-06-28T10:27:15Z">
          <w:r>
            <w:rPr>
              <w:rFonts w:hint="eastAsia"/>
            </w:rPr>
            <w:delText>产品规格</w:delText>
          </w:r>
        </w:del>
      </w:ins>
      <w:ins w:id="5766" w:author="M00009068" w:date="2021-11-19T15:54:25Z">
        <w:del w:id="5767" w:author="M00032937" w:date="2024-06-28T10:27:15Z">
          <w:r>
            <w:rPr/>
            <w:tab/>
          </w:r>
        </w:del>
      </w:ins>
      <w:ins w:id="5768" w:author="M00009068" w:date="2021-11-19T15:54:25Z">
        <w:del w:id="5769" w:author="M00032937" w:date="2024-06-28T10:27:15Z">
          <w:r>
            <w:rPr/>
            <w:fldChar w:fldCharType="begin"/>
          </w:r>
        </w:del>
      </w:ins>
      <w:ins w:id="5770" w:author="M00009068" w:date="2021-11-19T15:54:25Z">
        <w:del w:id="5771" w:author="M00032937" w:date="2024-06-28T10:27:15Z">
          <w:r>
            <w:rPr/>
            <w:delInstrText xml:space="preserve"> PAGEREF _Toc10037 \h </w:delInstrText>
          </w:r>
        </w:del>
      </w:ins>
      <w:ins w:id="5772" w:author="M00009068" w:date="2021-11-19T15:54:25Z">
        <w:del w:id="5773" w:author="M00032937" w:date="2024-06-28T10:27:15Z">
          <w:r>
            <w:rPr/>
            <w:fldChar w:fldCharType="separate"/>
          </w:r>
        </w:del>
      </w:ins>
      <w:ins w:id="5774" w:author="M00009068" w:date="2021-11-19T15:54:26Z">
        <w:del w:id="5775" w:author="M00032937" w:date="2024-06-28T10:27:15Z">
          <w:r>
            <w:rPr/>
            <w:delText>9</w:delText>
          </w:r>
        </w:del>
      </w:ins>
      <w:ins w:id="5776" w:author="M00009068" w:date="2021-11-19T15:54:25Z">
        <w:del w:id="5777" w:author="M00032937" w:date="2024-06-28T10:27:15Z">
          <w:r>
            <w:rPr/>
            <w:fldChar w:fldCharType="end"/>
          </w:r>
        </w:del>
      </w:ins>
      <w:ins w:id="5778" w:author="M00009068" w:date="2021-11-19T15:54:25Z">
        <w:del w:id="577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5780" w:author="M00009068" w:date="2021-11-19T15:54:25Z"/>
          <w:del w:id="5781" w:author="M00032937" w:date="2024-06-28T10:27:15Z"/>
        </w:rPr>
      </w:pPr>
      <w:ins w:id="5782" w:author="M00009068" w:date="2021-11-19T15:54:25Z">
        <w:del w:id="5783" w:author="M00032937" w:date="2024-06-28T10:27:15Z">
          <w:r>
            <w:rPr>
              <w:rFonts w:ascii="Times New Roman"/>
            </w:rPr>
            <w:fldChar w:fldCharType="begin"/>
          </w:r>
        </w:del>
      </w:ins>
      <w:ins w:id="5784" w:author="M00009068" w:date="2021-11-19T15:54:25Z">
        <w:del w:id="5785" w:author="M00032937" w:date="2024-06-28T10:27:15Z">
          <w:r>
            <w:rPr>
              <w:rFonts w:ascii="Times New Roman"/>
            </w:rPr>
            <w:delInstrText xml:space="preserve"> HYPERLINK \l _Toc27438 </w:delInstrText>
          </w:r>
        </w:del>
      </w:ins>
      <w:ins w:id="5786" w:author="M00009068" w:date="2021-11-19T15:54:25Z">
        <w:del w:id="578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788" w:author="M00009068" w:date="2021-11-19T15:54:25Z">
        <w:del w:id="5789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4.1 </w:delText>
          </w:r>
        </w:del>
      </w:ins>
      <w:ins w:id="5790" w:author="M00009068" w:date="2021-11-19T15:54:25Z">
        <w:del w:id="5791" w:author="M00032937" w:date="2024-06-28T10:27:15Z">
          <w:r>
            <w:rPr>
              <w:rFonts w:hint="eastAsia"/>
            </w:rPr>
            <w:delText>标准要求</w:delText>
          </w:r>
        </w:del>
      </w:ins>
      <w:ins w:id="5792" w:author="M00009068" w:date="2021-11-19T15:54:25Z">
        <w:del w:id="5793" w:author="M00032937" w:date="2024-06-28T10:27:15Z">
          <w:r>
            <w:rPr/>
            <w:tab/>
          </w:r>
        </w:del>
      </w:ins>
      <w:ins w:id="5794" w:author="M00009068" w:date="2021-11-19T15:54:25Z">
        <w:del w:id="5795" w:author="M00032937" w:date="2024-06-28T10:27:15Z">
          <w:r>
            <w:rPr/>
            <w:fldChar w:fldCharType="begin"/>
          </w:r>
        </w:del>
      </w:ins>
      <w:ins w:id="5796" w:author="M00009068" w:date="2021-11-19T15:54:25Z">
        <w:del w:id="5797" w:author="M00032937" w:date="2024-06-28T10:27:15Z">
          <w:r>
            <w:rPr/>
            <w:delInstrText xml:space="preserve"> PAGEREF _Toc27438 \h </w:delInstrText>
          </w:r>
        </w:del>
      </w:ins>
      <w:ins w:id="5798" w:author="M00009068" w:date="2021-11-19T15:54:25Z">
        <w:del w:id="5799" w:author="M00032937" w:date="2024-06-28T10:27:15Z">
          <w:r>
            <w:rPr/>
            <w:fldChar w:fldCharType="separate"/>
          </w:r>
        </w:del>
      </w:ins>
      <w:ins w:id="5800" w:author="M00009068" w:date="2021-11-19T15:54:26Z">
        <w:del w:id="5801" w:author="M00032937" w:date="2024-06-28T10:27:15Z">
          <w:r>
            <w:rPr/>
            <w:delText>9</w:delText>
          </w:r>
        </w:del>
      </w:ins>
      <w:ins w:id="5802" w:author="M00009068" w:date="2021-11-19T15:54:25Z">
        <w:del w:id="5803" w:author="M00032937" w:date="2024-06-28T10:27:15Z">
          <w:r>
            <w:rPr/>
            <w:fldChar w:fldCharType="end"/>
          </w:r>
        </w:del>
      </w:ins>
      <w:ins w:id="5804" w:author="M00009068" w:date="2021-11-19T15:54:25Z">
        <w:del w:id="580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5806" w:author="M00009068" w:date="2021-11-19T15:54:25Z"/>
          <w:del w:id="5807" w:author="M00032937" w:date="2024-06-28T10:27:15Z"/>
        </w:rPr>
      </w:pPr>
      <w:ins w:id="5808" w:author="M00009068" w:date="2021-11-19T15:54:25Z">
        <w:del w:id="5809" w:author="M00032937" w:date="2024-06-28T10:27:15Z">
          <w:r>
            <w:rPr>
              <w:rFonts w:ascii="Times New Roman"/>
            </w:rPr>
            <w:fldChar w:fldCharType="begin"/>
          </w:r>
        </w:del>
      </w:ins>
      <w:ins w:id="5810" w:author="M00009068" w:date="2021-11-19T15:54:25Z">
        <w:del w:id="5811" w:author="M00032937" w:date="2024-06-28T10:27:15Z">
          <w:r>
            <w:rPr>
              <w:rFonts w:ascii="Times New Roman"/>
            </w:rPr>
            <w:delInstrText xml:space="preserve"> HYPERLINK \l _Toc3242 </w:delInstrText>
          </w:r>
        </w:del>
      </w:ins>
      <w:ins w:id="5812" w:author="M00009068" w:date="2021-11-19T15:54:25Z">
        <w:del w:id="581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814" w:author="M00009068" w:date="2021-11-19T15:54:25Z">
        <w:del w:id="5815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4.1.1 </w:delText>
          </w:r>
        </w:del>
      </w:ins>
      <w:ins w:id="5816" w:author="M00009068" w:date="2021-11-19T15:54:25Z">
        <w:del w:id="5817" w:author="M00032937" w:date="2024-06-28T10:27:15Z">
          <w:r>
            <w:rPr>
              <w:rFonts w:hint="eastAsia"/>
            </w:rPr>
            <w:delText>通用外观要求</w:delText>
          </w:r>
        </w:del>
      </w:ins>
      <w:ins w:id="5818" w:author="M00009068" w:date="2021-11-19T15:54:25Z">
        <w:del w:id="5819" w:author="M00032937" w:date="2024-06-28T10:27:15Z">
          <w:r>
            <w:rPr/>
            <w:tab/>
          </w:r>
        </w:del>
      </w:ins>
      <w:ins w:id="5820" w:author="M00009068" w:date="2021-11-19T15:54:25Z">
        <w:del w:id="5821" w:author="M00032937" w:date="2024-06-28T10:27:15Z">
          <w:r>
            <w:rPr/>
            <w:fldChar w:fldCharType="begin"/>
          </w:r>
        </w:del>
      </w:ins>
      <w:ins w:id="5822" w:author="M00009068" w:date="2021-11-19T15:54:25Z">
        <w:del w:id="5823" w:author="M00032937" w:date="2024-06-28T10:27:15Z">
          <w:r>
            <w:rPr/>
            <w:delInstrText xml:space="preserve"> PAGEREF _Toc3242 \h </w:delInstrText>
          </w:r>
        </w:del>
      </w:ins>
      <w:ins w:id="5824" w:author="M00009068" w:date="2021-11-19T15:54:25Z">
        <w:del w:id="5825" w:author="M00032937" w:date="2024-06-28T10:27:15Z">
          <w:r>
            <w:rPr/>
            <w:fldChar w:fldCharType="separate"/>
          </w:r>
        </w:del>
      </w:ins>
      <w:ins w:id="5826" w:author="M00009068" w:date="2021-11-19T15:54:26Z">
        <w:del w:id="5827" w:author="M00032937" w:date="2024-06-28T10:27:15Z">
          <w:r>
            <w:rPr/>
            <w:delText>9</w:delText>
          </w:r>
        </w:del>
      </w:ins>
      <w:ins w:id="5828" w:author="M00009068" w:date="2021-11-19T15:54:25Z">
        <w:del w:id="5829" w:author="M00032937" w:date="2024-06-28T10:27:15Z">
          <w:r>
            <w:rPr/>
            <w:fldChar w:fldCharType="end"/>
          </w:r>
        </w:del>
      </w:ins>
      <w:ins w:id="5830" w:author="M00009068" w:date="2021-11-19T15:54:25Z">
        <w:del w:id="5831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5832" w:author="M00009068" w:date="2021-11-19T15:54:25Z"/>
          <w:del w:id="5833" w:author="M00032937" w:date="2024-06-28T10:27:15Z"/>
        </w:rPr>
      </w:pPr>
      <w:ins w:id="5834" w:author="M00009068" w:date="2021-11-19T15:54:25Z">
        <w:del w:id="5835" w:author="M00032937" w:date="2024-06-28T10:27:15Z">
          <w:r>
            <w:rPr>
              <w:rFonts w:ascii="Times New Roman"/>
            </w:rPr>
            <w:fldChar w:fldCharType="begin"/>
          </w:r>
        </w:del>
      </w:ins>
      <w:ins w:id="5836" w:author="M00009068" w:date="2021-11-19T15:54:25Z">
        <w:del w:id="5837" w:author="M00032937" w:date="2024-06-28T10:27:15Z">
          <w:r>
            <w:rPr>
              <w:rFonts w:ascii="Times New Roman"/>
            </w:rPr>
            <w:delInstrText xml:space="preserve"> HYPERLINK \l _Toc17389 </w:delInstrText>
          </w:r>
        </w:del>
      </w:ins>
      <w:ins w:id="5838" w:author="M00009068" w:date="2021-11-19T15:54:25Z">
        <w:del w:id="5839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840" w:author="M00009068" w:date="2021-11-19T15:54:25Z">
        <w:del w:id="5841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4.1.2 </w:delText>
          </w:r>
        </w:del>
      </w:ins>
      <w:ins w:id="5842" w:author="M00009068" w:date="2021-11-19T15:54:25Z">
        <w:del w:id="5843" w:author="M00032937" w:date="2024-06-28T10:27:15Z">
          <w:r>
            <w:rPr>
              <w:rFonts w:hint="eastAsia"/>
            </w:rPr>
            <w:delText>标准要求</w:delText>
          </w:r>
        </w:del>
      </w:ins>
      <w:ins w:id="5844" w:author="M00009068" w:date="2021-11-19T15:54:25Z">
        <w:del w:id="5845" w:author="M00032937" w:date="2024-06-28T10:27:15Z">
          <w:r>
            <w:rPr/>
            <w:tab/>
          </w:r>
        </w:del>
      </w:ins>
      <w:ins w:id="5846" w:author="M00009068" w:date="2021-11-19T15:54:25Z">
        <w:del w:id="5847" w:author="M00032937" w:date="2024-06-28T10:27:15Z">
          <w:r>
            <w:rPr/>
            <w:fldChar w:fldCharType="begin"/>
          </w:r>
        </w:del>
      </w:ins>
      <w:ins w:id="5848" w:author="M00009068" w:date="2021-11-19T15:54:25Z">
        <w:del w:id="5849" w:author="M00032937" w:date="2024-06-28T10:27:15Z">
          <w:r>
            <w:rPr/>
            <w:delInstrText xml:space="preserve"> PAGEREF _Toc17389 \h </w:delInstrText>
          </w:r>
        </w:del>
      </w:ins>
      <w:ins w:id="5850" w:author="M00009068" w:date="2021-11-19T15:54:25Z">
        <w:del w:id="5851" w:author="M00032937" w:date="2024-06-28T10:27:15Z">
          <w:r>
            <w:rPr/>
            <w:fldChar w:fldCharType="separate"/>
          </w:r>
        </w:del>
      </w:ins>
      <w:ins w:id="5852" w:author="M00009068" w:date="2021-11-19T15:54:26Z">
        <w:del w:id="5853" w:author="M00032937" w:date="2024-06-28T10:27:15Z">
          <w:r>
            <w:rPr/>
            <w:delText>9</w:delText>
          </w:r>
        </w:del>
      </w:ins>
      <w:ins w:id="5854" w:author="M00009068" w:date="2021-11-19T15:54:25Z">
        <w:del w:id="5855" w:author="M00032937" w:date="2024-06-28T10:27:15Z">
          <w:r>
            <w:rPr/>
            <w:fldChar w:fldCharType="end"/>
          </w:r>
        </w:del>
      </w:ins>
      <w:ins w:id="5856" w:author="M00009068" w:date="2021-11-19T15:54:25Z">
        <w:del w:id="585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5858" w:author="M00009068" w:date="2021-11-19T15:54:25Z"/>
          <w:del w:id="5859" w:author="M00032937" w:date="2024-06-28T10:27:15Z"/>
        </w:rPr>
      </w:pPr>
      <w:ins w:id="5860" w:author="M00009068" w:date="2021-11-19T15:54:25Z">
        <w:del w:id="5861" w:author="M00032937" w:date="2024-06-28T10:27:15Z">
          <w:r>
            <w:rPr>
              <w:rFonts w:ascii="Times New Roman"/>
            </w:rPr>
            <w:fldChar w:fldCharType="begin"/>
          </w:r>
        </w:del>
      </w:ins>
      <w:ins w:id="5862" w:author="M00009068" w:date="2021-11-19T15:54:25Z">
        <w:del w:id="5863" w:author="M00032937" w:date="2024-06-28T10:27:15Z">
          <w:r>
            <w:rPr>
              <w:rFonts w:ascii="Times New Roman"/>
            </w:rPr>
            <w:delInstrText xml:space="preserve"> HYPERLINK \l _Toc24366 </w:delInstrText>
          </w:r>
        </w:del>
      </w:ins>
      <w:ins w:id="5864" w:author="M00009068" w:date="2021-11-19T15:54:25Z">
        <w:del w:id="586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866" w:author="M00009068" w:date="2021-11-19T15:54:25Z">
        <w:del w:id="5867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4.2 </w:delText>
          </w:r>
        </w:del>
      </w:ins>
      <w:ins w:id="5868" w:author="M00009068" w:date="2021-11-19T15:54:25Z">
        <w:del w:id="5869" w:author="M00032937" w:date="2024-06-28T10:27:15Z">
          <w:r>
            <w:rPr>
              <w:rFonts w:hint="eastAsia"/>
            </w:rPr>
            <w:delText>产品尺寸要求</w:delText>
          </w:r>
        </w:del>
      </w:ins>
      <w:ins w:id="5870" w:author="M00009068" w:date="2021-11-19T15:54:25Z">
        <w:del w:id="5871" w:author="M00032937" w:date="2024-06-28T10:27:15Z">
          <w:r>
            <w:rPr/>
            <w:tab/>
          </w:r>
        </w:del>
      </w:ins>
      <w:ins w:id="5872" w:author="M00009068" w:date="2021-11-19T15:54:25Z">
        <w:del w:id="5873" w:author="M00032937" w:date="2024-06-28T10:27:15Z">
          <w:r>
            <w:rPr/>
            <w:fldChar w:fldCharType="begin"/>
          </w:r>
        </w:del>
      </w:ins>
      <w:ins w:id="5874" w:author="M00009068" w:date="2021-11-19T15:54:25Z">
        <w:del w:id="5875" w:author="M00032937" w:date="2024-06-28T10:27:15Z">
          <w:r>
            <w:rPr/>
            <w:delInstrText xml:space="preserve"> PAGEREF _Toc24366 \h </w:delInstrText>
          </w:r>
        </w:del>
      </w:ins>
      <w:ins w:id="5876" w:author="M00009068" w:date="2021-11-19T15:54:25Z">
        <w:del w:id="5877" w:author="M00032937" w:date="2024-06-28T10:27:15Z">
          <w:r>
            <w:rPr/>
            <w:fldChar w:fldCharType="separate"/>
          </w:r>
        </w:del>
      </w:ins>
      <w:ins w:id="5878" w:author="M00009068" w:date="2021-11-19T15:54:26Z">
        <w:del w:id="5879" w:author="M00032937" w:date="2024-06-28T10:27:15Z">
          <w:r>
            <w:rPr/>
            <w:delText>9</w:delText>
          </w:r>
        </w:del>
      </w:ins>
      <w:ins w:id="5880" w:author="M00009068" w:date="2021-11-19T15:54:25Z">
        <w:del w:id="5881" w:author="M00032937" w:date="2024-06-28T10:27:15Z">
          <w:r>
            <w:rPr/>
            <w:fldChar w:fldCharType="end"/>
          </w:r>
        </w:del>
      </w:ins>
      <w:ins w:id="5882" w:author="M00009068" w:date="2021-11-19T15:54:25Z">
        <w:del w:id="588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5884" w:author="M00009068" w:date="2021-11-19T15:54:25Z"/>
          <w:del w:id="5885" w:author="M00032937" w:date="2024-06-28T10:27:15Z"/>
        </w:rPr>
      </w:pPr>
      <w:ins w:id="5886" w:author="M00009068" w:date="2021-11-19T15:54:25Z">
        <w:del w:id="5887" w:author="M00032937" w:date="2024-06-28T10:27:15Z">
          <w:r>
            <w:rPr>
              <w:rFonts w:ascii="Times New Roman"/>
            </w:rPr>
            <w:fldChar w:fldCharType="begin"/>
          </w:r>
        </w:del>
      </w:ins>
      <w:ins w:id="5888" w:author="M00009068" w:date="2021-11-19T15:54:25Z">
        <w:del w:id="5889" w:author="M00032937" w:date="2024-06-28T10:27:15Z">
          <w:r>
            <w:rPr>
              <w:rFonts w:ascii="Times New Roman"/>
            </w:rPr>
            <w:delInstrText xml:space="preserve"> HYPERLINK \l _Toc19901 </w:delInstrText>
          </w:r>
        </w:del>
      </w:ins>
      <w:ins w:id="5890" w:author="M00009068" w:date="2021-11-19T15:54:25Z">
        <w:del w:id="589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892" w:author="M00009068" w:date="2021-11-19T15:54:25Z">
        <w:del w:id="5893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4.3 </w:delText>
          </w:r>
        </w:del>
      </w:ins>
      <w:ins w:id="5894" w:author="M00009068" w:date="2021-11-19T15:54:25Z">
        <w:del w:id="5895" w:author="M00032937" w:date="2024-06-28T10:27:15Z">
          <w:r>
            <w:rPr>
              <w:rFonts w:hint="eastAsia"/>
            </w:rPr>
            <w:delText>电气规格</w:delText>
          </w:r>
        </w:del>
      </w:ins>
      <w:ins w:id="5896" w:author="M00009068" w:date="2021-11-19T15:54:25Z">
        <w:del w:id="5897" w:author="M00032937" w:date="2024-06-28T10:27:15Z">
          <w:r>
            <w:rPr/>
            <w:tab/>
          </w:r>
        </w:del>
      </w:ins>
      <w:ins w:id="5898" w:author="M00009068" w:date="2021-11-19T15:54:25Z">
        <w:del w:id="5899" w:author="M00032937" w:date="2024-06-28T10:27:15Z">
          <w:r>
            <w:rPr/>
            <w:fldChar w:fldCharType="begin"/>
          </w:r>
        </w:del>
      </w:ins>
      <w:ins w:id="5900" w:author="M00009068" w:date="2021-11-19T15:54:25Z">
        <w:del w:id="5901" w:author="M00032937" w:date="2024-06-28T10:27:15Z">
          <w:r>
            <w:rPr/>
            <w:delInstrText xml:space="preserve"> PAGEREF _Toc19901 \h </w:delInstrText>
          </w:r>
        </w:del>
      </w:ins>
      <w:ins w:id="5902" w:author="M00009068" w:date="2021-11-19T15:54:25Z">
        <w:del w:id="5903" w:author="M00032937" w:date="2024-06-28T10:27:15Z">
          <w:r>
            <w:rPr/>
            <w:fldChar w:fldCharType="separate"/>
          </w:r>
        </w:del>
      </w:ins>
      <w:ins w:id="5904" w:author="M00009068" w:date="2021-11-19T15:54:26Z">
        <w:del w:id="5905" w:author="M00032937" w:date="2024-06-28T10:27:15Z">
          <w:r>
            <w:rPr/>
            <w:delText>9</w:delText>
          </w:r>
        </w:del>
      </w:ins>
      <w:ins w:id="5906" w:author="M00009068" w:date="2021-11-19T15:54:25Z">
        <w:del w:id="5907" w:author="M00032937" w:date="2024-06-28T10:27:15Z">
          <w:r>
            <w:rPr/>
            <w:fldChar w:fldCharType="end"/>
          </w:r>
        </w:del>
      </w:ins>
      <w:ins w:id="5908" w:author="M00009068" w:date="2021-11-19T15:54:25Z">
        <w:del w:id="590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5910" w:author="M00009068" w:date="2021-11-19T15:54:26Z"/>
          <w:del w:id="5911" w:author="M00032937" w:date="2024-06-28T10:27:15Z"/>
        </w:rPr>
      </w:pPr>
      <w:ins w:id="5912" w:author="M00009068" w:date="2021-11-19T15:54:25Z">
        <w:del w:id="5913" w:author="M00032937" w:date="2024-06-28T10:27:15Z">
          <w:r>
            <w:rPr>
              <w:rFonts w:ascii="Times New Roman"/>
            </w:rPr>
            <w:fldChar w:fldCharType="begin"/>
          </w:r>
        </w:del>
      </w:ins>
      <w:ins w:id="5914" w:author="M00009068" w:date="2021-11-19T15:54:25Z">
        <w:del w:id="5915" w:author="M00032937" w:date="2024-06-28T10:27:15Z">
          <w:r>
            <w:rPr>
              <w:rFonts w:ascii="Times New Roman"/>
            </w:rPr>
            <w:delInstrText xml:space="preserve"> HYPERLINK \l _Toc30410 </w:delInstrText>
          </w:r>
        </w:del>
      </w:ins>
      <w:ins w:id="5916" w:author="M00009068" w:date="2021-11-19T15:54:25Z">
        <w:del w:id="591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918" w:author="M00009068" w:date="2021-11-19T15:54:25Z">
        <w:del w:id="5919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4.4 </w:delText>
          </w:r>
        </w:del>
      </w:ins>
      <w:ins w:id="5920" w:author="M00009068" w:date="2021-11-19T15:54:25Z">
        <w:del w:id="5921" w:author="M00032937" w:date="2024-06-28T10:27:15Z">
          <w:r>
            <w:rPr>
              <w:rFonts w:hint="eastAsia"/>
            </w:rPr>
            <w:delText>防护等级</w:delText>
          </w:r>
        </w:del>
      </w:ins>
      <w:ins w:id="5922" w:author="M00009068" w:date="2021-11-19T15:54:26Z">
        <w:del w:id="5923" w:author="M00032937" w:date="2024-06-28T10:27:15Z">
          <w:r>
            <w:rPr/>
            <w:tab/>
          </w:r>
        </w:del>
      </w:ins>
      <w:ins w:id="5924" w:author="M00009068" w:date="2021-11-19T15:54:26Z">
        <w:del w:id="5925" w:author="M00032937" w:date="2024-06-28T10:27:15Z">
          <w:r>
            <w:rPr/>
            <w:fldChar w:fldCharType="begin"/>
          </w:r>
        </w:del>
      </w:ins>
      <w:ins w:id="5926" w:author="M00009068" w:date="2021-11-19T15:54:26Z">
        <w:del w:id="5927" w:author="M00032937" w:date="2024-06-28T10:27:15Z">
          <w:r>
            <w:rPr/>
            <w:delInstrText xml:space="preserve"> PAGEREF _Toc30410 \h </w:delInstrText>
          </w:r>
        </w:del>
      </w:ins>
      <w:ins w:id="5928" w:author="M00009068" w:date="2021-11-19T15:54:26Z">
        <w:del w:id="5929" w:author="M00032937" w:date="2024-06-28T10:27:15Z">
          <w:r>
            <w:rPr/>
            <w:fldChar w:fldCharType="separate"/>
          </w:r>
        </w:del>
      </w:ins>
      <w:ins w:id="5930" w:author="M00009068" w:date="2021-11-19T15:54:26Z">
        <w:del w:id="5931" w:author="M00032937" w:date="2024-06-28T10:27:15Z">
          <w:r>
            <w:rPr/>
            <w:delText>9</w:delText>
          </w:r>
        </w:del>
      </w:ins>
      <w:ins w:id="5932" w:author="M00009068" w:date="2021-11-19T15:54:26Z">
        <w:del w:id="5933" w:author="M00032937" w:date="2024-06-28T10:27:15Z">
          <w:r>
            <w:rPr/>
            <w:fldChar w:fldCharType="end"/>
          </w:r>
        </w:del>
      </w:ins>
      <w:ins w:id="5934" w:author="M00009068" w:date="2021-11-19T15:54:25Z">
        <w:del w:id="593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5936" w:author="M00009068" w:date="2021-11-19T15:54:26Z"/>
          <w:del w:id="5937" w:author="M00032937" w:date="2024-06-28T10:27:15Z"/>
        </w:rPr>
      </w:pPr>
      <w:ins w:id="5938" w:author="M00009068" w:date="2021-11-19T15:54:26Z">
        <w:del w:id="5939" w:author="M00032937" w:date="2024-06-28T10:27:15Z">
          <w:r>
            <w:rPr>
              <w:rFonts w:ascii="Times New Roman"/>
            </w:rPr>
            <w:fldChar w:fldCharType="begin"/>
          </w:r>
        </w:del>
      </w:ins>
      <w:ins w:id="5940" w:author="M00009068" w:date="2021-11-19T15:54:26Z">
        <w:del w:id="5941" w:author="M00032937" w:date="2024-06-28T10:27:15Z">
          <w:r>
            <w:rPr>
              <w:rFonts w:ascii="Times New Roman"/>
            </w:rPr>
            <w:delInstrText xml:space="preserve"> HYPERLINK \l _Toc15460 </w:delInstrText>
          </w:r>
        </w:del>
      </w:ins>
      <w:ins w:id="5942" w:author="M00009068" w:date="2021-11-19T15:54:26Z">
        <w:del w:id="594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944" w:author="M00009068" w:date="2021-11-19T15:54:26Z">
        <w:del w:id="5945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4.5 </w:delText>
          </w:r>
        </w:del>
      </w:ins>
      <w:ins w:id="5946" w:author="M00009068" w:date="2021-11-19T15:54:26Z">
        <w:del w:id="5947" w:author="M00032937" w:date="2024-06-28T10:27:15Z">
          <w:r>
            <w:rPr>
              <w:rFonts w:hint="eastAsia"/>
            </w:rPr>
            <w:delText>环境</w:delText>
          </w:r>
        </w:del>
      </w:ins>
      <w:ins w:id="5948" w:author="M00009068" w:date="2021-11-19T15:54:26Z">
        <w:del w:id="5949" w:author="M00032937" w:date="2024-06-28T10:27:15Z">
          <w:r>
            <w:rPr/>
            <w:tab/>
          </w:r>
        </w:del>
      </w:ins>
      <w:ins w:id="5950" w:author="M00009068" w:date="2021-11-19T15:54:26Z">
        <w:del w:id="5951" w:author="M00032937" w:date="2024-06-28T10:27:15Z">
          <w:r>
            <w:rPr/>
            <w:fldChar w:fldCharType="begin"/>
          </w:r>
        </w:del>
      </w:ins>
      <w:ins w:id="5952" w:author="M00009068" w:date="2021-11-19T15:54:26Z">
        <w:del w:id="5953" w:author="M00032937" w:date="2024-06-28T10:27:15Z">
          <w:r>
            <w:rPr/>
            <w:delInstrText xml:space="preserve"> PAGEREF _Toc15460 \h </w:delInstrText>
          </w:r>
        </w:del>
      </w:ins>
      <w:ins w:id="5954" w:author="M00009068" w:date="2021-11-19T15:54:26Z">
        <w:del w:id="5955" w:author="M00032937" w:date="2024-06-28T10:27:15Z">
          <w:r>
            <w:rPr/>
            <w:fldChar w:fldCharType="separate"/>
          </w:r>
        </w:del>
      </w:ins>
      <w:ins w:id="5956" w:author="M00009068" w:date="2021-11-19T15:54:26Z">
        <w:del w:id="5957" w:author="M00032937" w:date="2024-06-28T10:27:15Z">
          <w:r>
            <w:rPr/>
            <w:delText>9</w:delText>
          </w:r>
        </w:del>
      </w:ins>
      <w:ins w:id="5958" w:author="M00009068" w:date="2021-11-19T15:54:26Z">
        <w:del w:id="5959" w:author="M00032937" w:date="2024-06-28T10:27:15Z">
          <w:r>
            <w:rPr/>
            <w:fldChar w:fldCharType="end"/>
          </w:r>
        </w:del>
      </w:ins>
      <w:ins w:id="5960" w:author="M00009068" w:date="2021-11-19T15:54:26Z">
        <w:del w:id="5961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5962" w:author="M00009068" w:date="2021-11-19T15:54:26Z"/>
          <w:del w:id="5963" w:author="M00032937" w:date="2024-06-28T10:27:15Z"/>
        </w:rPr>
      </w:pPr>
      <w:ins w:id="5964" w:author="M00009068" w:date="2021-11-19T15:54:26Z">
        <w:del w:id="5965" w:author="M00032937" w:date="2024-06-28T10:27:15Z">
          <w:r>
            <w:rPr>
              <w:rFonts w:ascii="Times New Roman"/>
            </w:rPr>
            <w:fldChar w:fldCharType="begin"/>
          </w:r>
        </w:del>
      </w:ins>
      <w:ins w:id="5966" w:author="M00009068" w:date="2021-11-19T15:54:26Z">
        <w:del w:id="5967" w:author="M00032937" w:date="2024-06-28T10:27:15Z">
          <w:r>
            <w:rPr>
              <w:rFonts w:ascii="Times New Roman"/>
            </w:rPr>
            <w:delInstrText xml:space="preserve"> HYPERLINK \l _Toc3207 </w:delInstrText>
          </w:r>
        </w:del>
      </w:ins>
      <w:ins w:id="5968" w:author="M00009068" w:date="2021-11-19T15:54:26Z">
        <w:del w:id="5969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970" w:author="M00009068" w:date="2021-11-19T15:54:26Z">
        <w:del w:id="5971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4.6 </w:delText>
          </w:r>
        </w:del>
      </w:ins>
      <w:ins w:id="5972" w:author="M00009068" w:date="2021-11-19T15:54:26Z">
        <w:del w:id="5973" w:author="M00032937" w:date="2024-06-28T10:27:15Z">
          <w:r>
            <w:rPr>
              <w:rFonts w:hint="eastAsia"/>
            </w:rPr>
            <w:delText>用户界面</w:delText>
          </w:r>
        </w:del>
      </w:ins>
      <w:ins w:id="5974" w:author="M00009068" w:date="2021-11-19T15:54:26Z">
        <w:del w:id="5975" w:author="M00032937" w:date="2024-06-28T10:27:15Z">
          <w:r>
            <w:rPr/>
            <w:tab/>
          </w:r>
        </w:del>
      </w:ins>
      <w:ins w:id="5976" w:author="M00009068" w:date="2021-11-19T15:54:26Z">
        <w:del w:id="5977" w:author="M00032937" w:date="2024-06-28T10:27:15Z">
          <w:r>
            <w:rPr/>
            <w:fldChar w:fldCharType="begin"/>
          </w:r>
        </w:del>
      </w:ins>
      <w:ins w:id="5978" w:author="M00009068" w:date="2021-11-19T15:54:26Z">
        <w:del w:id="5979" w:author="M00032937" w:date="2024-06-28T10:27:15Z">
          <w:r>
            <w:rPr/>
            <w:delInstrText xml:space="preserve"> PAGEREF _Toc3207 \h </w:delInstrText>
          </w:r>
        </w:del>
      </w:ins>
      <w:ins w:id="5980" w:author="M00009068" w:date="2021-11-19T15:54:26Z">
        <w:del w:id="5981" w:author="M00032937" w:date="2024-06-28T10:27:15Z">
          <w:r>
            <w:rPr/>
            <w:fldChar w:fldCharType="separate"/>
          </w:r>
        </w:del>
      </w:ins>
      <w:ins w:id="5982" w:author="M00009068" w:date="2021-11-19T15:54:26Z">
        <w:del w:id="5983" w:author="M00032937" w:date="2024-06-28T10:27:15Z">
          <w:r>
            <w:rPr/>
            <w:delText>9</w:delText>
          </w:r>
        </w:del>
      </w:ins>
      <w:ins w:id="5984" w:author="M00009068" w:date="2021-11-19T15:54:26Z">
        <w:del w:id="5985" w:author="M00032937" w:date="2024-06-28T10:27:15Z">
          <w:r>
            <w:rPr/>
            <w:fldChar w:fldCharType="end"/>
          </w:r>
        </w:del>
      </w:ins>
      <w:ins w:id="5986" w:author="M00009068" w:date="2021-11-19T15:54:26Z">
        <w:del w:id="598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5988" w:author="M00009068" w:date="2021-11-19T15:54:26Z"/>
          <w:del w:id="5989" w:author="M00032937" w:date="2024-06-28T10:27:15Z"/>
        </w:rPr>
      </w:pPr>
      <w:ins w:id="5990" w:author="M00009068" w:date="2021-11-19T15:54:26Z">
        <w:del w:id="5991" w:author="M00032937" w:date="2024-06-28T10:27:15Z">
          <w:r>
            <w:rPr>
              <w:rFonts w:ascii="Times New Roman"/>
            </w:rPr>
            <w:fldChar w:fldCharType="begin"/>
          </w:r>
        </w:del>
      </w:ins>
      <w:ins w:id="5992" w:author="M00009068" w:date="2021-11-19T15:54:26Z">
        <w:del w:id="5993" w:author="M00032937" w:date="2024-06-28T10:27:15Z">
          <w:r>
            <w:rPr>
              <w:rFonts w:ascii="Times New Roman"/>
            </w:rPr>
            <w:delInstrText xml:space="preserve"> HYPERLINK \l _Toc20405 </w:delInstrText>
          </w:r>
        </w:del>
      </w:ins>
      <w:ins w:id="5994" w:author="M00009068" w:date="2021-11-19T15:54:26Z">
        <w:del w:id="599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996" w:author="M00009068" w:date="2021-11-19T15:54:26Z">
        <w:del w:id="5997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4.6.1 </w:delText>
          </w:r>
        </w:del>
      </w:ins>
      <w:ins w:id="5998" w:author="M00009068" w:date="2021-11-19T15:54:26Z">
        <w:del w:id="5999" w:author="M00032937" w:date="2024-06-28T10:27:15Z">
          <w:r>
            <w:rPr>
              <w:rFonts w:hint="eastAsia"/>
            </w:rPr>
            <w:delText>外观</w:delText>
          </w:r>
        </w:del>
      </w:ins>
      <w:ins w:id="6000" w:author="M00009068" w:date="2021-11-19T15:54:26Z">
        <w:del w:id="6001" w:author="M00032937" w:date="2024-06-28T10:27:15Z">
          <w:r>
            <w:rPr/>
            <w:tab/>
          </w:r>
        </w:del>
      </w:ins>
      <w:ins w:id="6002" w:author="M00009068" w:date="2021-11-19T15:54:26Z">
        <w:del w:id="6003" w:author="M00032937" w:date="2024-06-28T10:27:15Z">
          <w:r>
            <w:rPr/>
            <w:fldChar w:fldCharType="begin"/>
          </w:r>
        </w:del>
      </w:ins>
      <w:ins w:id="6004" w:author="M00009068" w:date="2021-11-19T15:54:26Z">
        <w:del w:id="6005" w:author="M00032937" w:date="2024-06-28T10:27:15Z">
          <w:r>
            <w:rPr/>
            <w:delInstrText xml:space="preserve"> PAGEREF _Toc20405 \h </w:delInstrText>
          </w:r>
        </w:del>
      </w:ins>
      <w:ins w:id="6006" w:author="M00009068" w:date="2021-11-19T15:54:26Z">
        <w:del w:id="6007" w:author="M00032937" w:date="2024-06-28T10:27:15Z">
          <w:r>
            <w:rPr/>
            <w:fldChar w:fldCharType="separate"/>
          </w:r>
        </w:del>
      </w:ins>
      <w:ins w:id="6008" w:author="M00009068" w:date="2021-11-19T15:54:26Z">
        <w:del w:id="6009" w:author="M00032937" w:date="2024-06-28T10:27:15Z">
          <w:r>
            <w:rPr/>
            <w:delText>10</w:delText>
          </w:r>
        </w:del>
      </w:ins>
      <w:ins w:id="6010" w:author="M00009068" w:date="2021-11-19T15:54:26Z">
        <w:del w:id="6011" w:author="M00032937" w:date="2024-06-28T10:27:15Z">
          <w:r>
            <w:rPr/>
            <w:fldChar w:fldCharType="end"/>
          </w:r>
        </w:del>
      </w:ins>
      <w:ins w:id="6012" w:author="M00009068" w:date="2021-11-19T15:54:26Z">
        <w:del w:id="601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014" w:author="M00009068" w:date="2021-11-19T15:54:26Z"/>
          <w:del w:id="6015" w:author="M00032937" w:date="2024-06-28T10:27:15Z"/>
        </w:rPr>
      </w:pPr>
      <w:ins w:id="6016" w:author="M00009068" w:date="2021-11-19T15:54:26Z">
        <w:del w:id="6017" w:author="M00032937" w:date="2024-06-28T10:27:15Z">
          <w:r>
            <w:rPr>
              <w:rFonts w:ascii="Times New Roman"/>
            </w:rPr>
            <w:fldChar w:fldCharType="begin"/>
          </w:r>
        </w:del>
      </w:ins>
      <w:ins w:id="6018" w:author="M00009068" w:date="2021-11-19T15:54:26Z">
        <w:del w:id="6019" w:author="M00032937" w:date="2024-06-28T10:27:15Z">
          <w:r>
            <w:rPr>
              <w:rFonts w:ascii="Times New Roman"/>
            </w:rPr>
            <w:delInstrText xml:space="preserve"> HYPERLINK \l _Toc26646 </w:delInstrText>
          </w:r>
        </w:del>
      </w:ins>
      <w:ins w:id="6020" w:author="M00009068" w:date="2021-11-19T15:54:26Z">
        <w:del w:id="602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022" w:author="M00009068" w:date="2021-11-19T15:54:26Z">
        <w:del w:id="6023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4.6.2 </w:delText>
          </w:r>
        </w:del>
      </w:ins>
      <w:ins w:id="6024" w:author="M00009068" w:date="2021-11-19T15:54:26Z">
        <w:del w:id="6025" w:author="M00032937" w:date="2024-06-28T10:27:15Z">
          <w:r>
            <w:rPr>
              <w:rFonts w:hint="eastAsia"/>
            </w:rPr>
            <w:delText>功能逻辑</w:delText>
          </w:r>
        </w:del>
      </w:ins>
      <w:ins w:id="6026" w:author="M00009068" w:date="2021-11-19T15:54:26Z">
        <w:del w:id="6027" w:author="M00032937" w:date="2024-06-28T10:27:15Z">
          <w:r>
            <w:rPr/>
            <w:tab/>
          </w:r>
        </w:del>
      </w:ins>
      <w:ins w:id="6028" w:author="M00009068" w:date="2021-11-19T15:54:26Z">
        <w:del w:id="6029" w:author="M00032937" w:date="2024-06-28T10:27:15Z">
          <w:r>
            <w:rPr/>
            <w:fldChar w:fldCharType="begin"/>
          </w:r>
        </w:del>
      </w:ins>
      <w:ins w:id="6030" w:author="M00009068" w:date="2021-11-19T15:54:26Z">
        <w:del w:id="6031" w:author="M00032937" w:date="2024-06-28T10:27:15Z">
          <w:r>
            <w:rPr/>
            <w:delInstrText xml:space="preserve"> PAGEREF _Toc26646 \h </w:delInstrText>
          </w:r>
        </w:del>
      </w:ins>
      <w:ins w:id="6032" w:author="M00009068" w:date="2021-11-19T15:54:26Z">
        <w:del w:id="6033" w:author="M00032937" w:date="2024-06-28T10:27:15Z">
          <w:r>
            <w:rPr/>
            <w:fldChar w:fldCharType="separate"/>
          </w:r>
        </w:del>
      </w:ins>
      <w:ins w:id="6034" w:author="M00009068" w:date="2021-11-19T15:54:26Z">
        <w:del w:id="6035" w:author="M00032937" w:date="2024-06-28T10:27:15Z">
          <w:r>
            <w:rPr/>
            <w:delText>10</w:delText>
          </w:r>
        </w:del>
      </w:ins>
      <w:ins w:id="6036" w:author="M00009068" w:date="2021-11-19T15:54:26Z">
        <w:del w:id="6037" w:author="M00032937" w:date="2024-06-28T10:27:15Z">
          <w:r>
            <w:rPr/>
            <w:fldChar w:fldCharType="end"/>
          </w:r>
        </w:del>
      </w:ins>
      <w:ins w:id="6038" w:author="M00009068" w:date="2021-11-19T15:54:26Z">
        <w:del w:id="603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040" w:author="M00009068" w:date="2021-11-19T15:54:26Z"/>
          <w:del w:id="6041" w:author="M00032937" w:date="2024-06-28T10:27:15Z"/>
        </w:rPr>
      </w:pPr>
      <w:ins w:id="6042" w:author="M00009068" w:date="2021-11-19T15:54:26Z">
        <w:del w:id="6043" w:author="M00032937" w:date="2024-06-28T10:27:15Z">
          <w:r>
            <w:rPr>
              <w:rFonts w:ascii="Times New Roman"/>
            </w:rPr>
            <w:fldChar w:fldCharType="begin"/>
          </w:r>
        </w:del>
      </w:ins>
      <w:ins w:id="6044" w:author="M00009068" w:date="2021-11-19T15:54:26Z">
        <w:del w:id="6045" w:author="M00032937" w:date="2024-06-28T10:27:15Z">
          <w:r>
            <w:rPr>
              <w:rFonts w:ascii="Times New Roman"/>
            </w:rPr>
            <w:delInstrText xml:space="preserve"> HYPERLINK \l _Toc17190 </w:delInstrText>
          </w:r>
        </w:del>
      </w:ins>
      <w:ins w:id="6046" w:author="M00009068" w:date="2021-11-19T15:54:26Z">
        <w:del w:id="604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048" w:author="M00009068" w:date="2021-11-19T15:54:26Z">
        <w:del w:id="6049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4.6.3 </w:delText>
          </w:r>
        </w:del>
      </w:ins>
      <w:ins w:id="6050" w:author="M00009068" w:date="2021-11-19T15:54:26Z">
        <w:del w:id="6051" w:author="M00032937" w:date="2024-06-28T10:27:15Z">
          <w:r>
            <w:rPr>
              <w:rFonts w:hint="eastAsia"/>
              <w:lang w:val="en-US" w:eastAsia="zh-CN"/>
            </w:rPr>
            <w:delText>旋钮</w:delText>
          </w:r>
        </w:del>
      </w:ins>
      <w:ins w:id="6052" w:author="M00009068" w:date="2021-11-19T15:54:26Z">
        <w:del w:id="6053" w:author="M00032937" w:date="2024-06-28T10:27:15Z">
          <w:r>
            <w:rPr>
              <w:rFonts w:hint="eastAsia"/>
            </w:rPr>
            <w:delText>颜色指示</w:delText>
          </w:r>
        </w:del>
      </w:ins>
      <w:ins w:id="6054" w:author="M00009068" w:date="2021-11-19T15:54:26Z">
        <w:del w:id="6055" w:author="M00032937" w:date="2024-06-28T10:27:15Z">
          <w:r>
            <w:rPr/>
            <w:tab/>
          </w:r>
        </w:del>
      </w:ins>
      <w:ins w:id="6056" w:author="M00009068" w:date="2021-11-19T15:54:26Z">
        <w:del w:id="6057" w:author="M00032937" w:date="2024-06-28T10:27:15Z">
          <w:r>
            <w:rPr/>
            <w:fldChar w:fldCharType="begin"/>
          </w:r>
        </w:del>
      </w:ins>
      <w:ins w:id="6058" w:author="M00009068" w:date="2021-11-19T15:54:26Z">
        <w:del w:id="6059" w:author="M00032937" w:date="2024-06-28T10:27:15Z">
          <w:r>
            <w:rPr/>
            <w:delInstrText xml:space="preserve"> PAGEREF _Toc17190 \h </w:delInstrText>
          </w:r>
        </w:del>
      </w:ins>
      <w:ins w:id="6060" w:author="M00009068" w:date="2021-11-19T15:54:26Z">
        <w:del w:id="6061" w:author="M00032937" w:date="2024-06-28T10:27:15Z">
          <w:r>
            <w:rPr/>
            <w:fldChar w:fldCharType="separate"/>
          </w:r>
        </w:del>
      </w:ins>
      <w:ins w:id="6062" w:author="M00009068" w:date="2021-11-19T15:54:26Z">
        <w:del w:id="6063" w:author="M00032937" w:date="2024-06-28T10:27:15Z">
          <w:r>
            <w:rPr/>
            <w:delText>10</w:delText>
          </w:r>
        </w:del>
      </w:ins>
      <w:ins w:id="6064" w:author="M00009068" w:date="2021-11-19T15:54:26Z">
        <w:del w:id="6065" w:author="M00032937" w:date="2024-06-28T10:27:15Z">
          <w:r>
            <w:rPr/>
            <w:fldChar w:fldCharType="end"/>
          </w:r>
        </w:del>
      </w:ins>
      <w:ins w:id="6066" w:author="M00009068" w:date="2021-11-19T15:54:26Z">
        <w:del w:id="606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6068" w:author="M00009068" w:date="2021-11-19T15:54:26Z"/>
          <w:del w:id="6069" w:author="M00032937" w:date="2024-06-28T10:27:15Z"/>
        </w:rPr>
      </w:pPr>
      <w:ins w:id="6070" w:author="M00009068" w:date="2021-11-19T15:54:26Z">
        <w:del w:id="6071" w:author="M00032937" w:date="2024-06-28T10:27:15Z">
          <w:r>
            <w:rPr>
              <w:rFonts w:ascii="Times New Roman"/>
            </w:rPr>
            <w:fldChar w:fldCharType="begin"/>
          </w:r>
        </w:del>
      </w:ins>
      <w:ins w:id="6072" w:author="M00009068" w:date="2021-11-19T15:54:26Z">
        <w:del w:id="6073" w:author="M00032937" w:date="2024-06-28T10:27:15Z">
          <w:r>
            <w:rPr>
              <w:rFonts w:ascii="Times New Roman"/>
            </w:rPr>
            <w:delInstrText xml:space="preserve"> HYPERLINK \l _Toc10126 </w:delInstrText>
          </w:r>
        </w:del>
      </w:ins>
      <w:ins w:id="6074" w:author="M00009068" w:date="2021-11-19T15:54:26Z">
        <w:del w:id="607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076" w:author="M00009068" w:date="2021-11-19T15:54:26Z">
        <w:del w:id="6077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4.7 </w:delText>
          </w:r>
        </w:del>
      </w:ins>
      <w:ins w:id="6078" w:author="M00009068" w:date="2021-11-19T15:54:26Z">
        <w:del w:id="6079" w:author="M00032937" w:date="2024-06-28T10:27:15Z">
          <w:r>
            <w:rPr>
              <w:rFonts w:hint="eastAsia"/>
              <w:lang w:val="en-US" w:eastAsia="zh-CN"/>
            </w:rPr>
            <w:delText>遥控器</w:delText>
          </w:r>
        </w:del>
      </w:ins>
      <w:ins w:id="6080" w:author="M00009068" w:date="2021-11-19T15:54:26Z">
        <w:del w:id="6081" w:author="M00032937" w:date="2024-06-28T10:27:15Z">
          <w:r>
            <w:rPr/>
            <w:tab/>
          </w:r>
        </w:del>
      </w:ins>
      <w:ins w:id="6082" w:author="M00009068" w:date="2021-11-19T15:54:26Z">
        <w:del w:id="6083" w:author="M00032937" w:date="2024-06-28T10:27:15Z">
          <w:r>
            <w:rPr/>
            <w:fldChar w:fldCharType="begin"/>
          </w:r>
        </w:del>
      </w:ins>
      <w:ins w:id="6084" w:author="M00009068" w:date="2021-11-19T15:54:26Z">
        <w:del w:id="6085" w:author="M00032937" w:date="2024-06-28T10:27:15Z">
          <w:r>
            <w:rPr/>
            <w:delInstrText xml:space="preserve"> PAGEREF _Toc10126 \h </w:delInstrText>
          </w:r>
        </w:del>
      </w:ins>
      <w:ins w:id="6086" w:author="M00009068" w:date="2021-11-19T15:54:26Z">
        <w:del w:id="6087" w:author="M00032937" w:date="2024-06-28T10:27:15Z">
          <w:r>
            <w:rPr/>
            <w:fldChar w:fldCharType="separate"/>
          </w:r>
        </w:del>
      </w:ins>
      <w:ins w:id="6088" w:author="M00009068" w:date="2021-11-19T15:54:26Z">
        <w:del w:id="6089" w:author="M00032937" w:date="2024-06-28T10:27:15Z">
          <w:r>
            <w:rPr/>
            <w:delText>11</w:delText>
          </w:r>
        </w:del>
      </w:ins>
      <w:ins w:id="6090" w:author="M00009068" w:date="2021-11-19T15:54:26Z">
        <w:del w:id="6091" w:author="M00032937" w:date="2024-06-28T10:27:15Z">
          <w:r>
            <w:rPr/>
            <w:fldChar w:fldCharType="end"/>
          </w:r>
        </w:del>
      </w:ins>
      <w:ins w:id="6092" w:author="M00009068" w:date="2021-11-19T15:54:26Z">
        <w:del w:id="609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6094" w:author="M00009068" w:date="2021-11-19T15:54:26Z"/>
          <w:del w:id="6095" w:author="M00032937" w:date="2024-06-28T10:27:15Z"/>
        </w:rPr>
      </w:pPr>
      <w:ins w:id="6096" w:author="M00009068" w:date="2021-11-19T15:54:26Z">
        <w:del w:id="6097" w:author="M00032937" w:date="2024-06-28T10:27:15Z">
          <w:r>
            <w:rPr>
              <w:rFonts w:ascii="Times New Roman"/>
            </w:rPr>
            <w:fldChar w:fldCharType="begin"/>
          </w:r>
        </w:del>
      </w:ins>
      <w:ins w:id="6098" w:author="M00009068" w:date="2021-11-19T15:54:26Z">
        <w:del w:id="6099" w:author="M00032937" w:date="2024-06-28T10:27:15Z">
          <w:r>
            <w:rPr>
              <w:rFonts w:ascii="Times New Roman"/>
            </w:rPr>
            <w:delInstrText xml:space="preserve"> HYPERLINK \l _Toc13055 </w:delInstrText>
          </w:r>
        </w:del>
      </w:ins>
      <w:ins w:id="6100" w:author="M00009068" w:date="2021-11-19T15:54:26Z">
        <w:del w:id="610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102" w:author="M00009068" w:date="2021-11-19T15:54:26Z">
        <w:del w:id="6103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4.8 </w:delText>
          </w:r>
        </w:del>
      </w:ins>
      <w:ins w:id="6104" w:author="M00009068" w:date="2021-11-19T15:54:26Z">
        <w:del w:id="6105" w:author="M00032937" w:date="2024-06-28T10:27:15Z">
          <w:r>
            <w:rPr>
              <w:rFonts w:hint="eastAsia"/>
            </w:rPr>
            <w:delText>功能性能规格</w:delText>
          </w:r>
        </w:del>
      </w:ins>
      <w:ins w:id="6106" w:author="M00009068" w:date="2021-11-19T15:54:26Z">
        <w:del w:id="6107" w:author="M00032937" w:date="2024-06-28T10:27:15Z">
          <w:r>
            <w:rPr/>
            <w:tab/>
          </w:r>
        </w:del>
      </w:ins>
      <w:ins w:id="6108" w:author="M00009068" w:date="2021-11-19T15:54:26Z">
        <w:del w:id="6109" w:author="M00032937" w:date="2024-06-28T10:27:15Z">
          <w:r>
            <w:rPr/>
            <w:fldChar w:fldCharType="begin"/>
          </w:r>
        </w:del>
      </w:ins>
      <w:ins w:id="6110" w:author="M00009068" w:date="2021-11-19T15:54:26Z">
        <w:del w:id="6111" w:author="M00032937" w:date="2024-06-28T10:27:15Z">
          <w:r>
            <w:rPr/>
            <w:delInstrText xml:space="preserve"> PAGEREF _Toc13055 \h </w:delInstrText>
          </w:r>
        </w:del>
      </w:ins>
      <w:ins w:id="6112" w:author="M00009068" w:date="2021-11-19T15:54:26Z">
        <w:del w:id="6113" w:author="M00032937" w:date="2024-06-28T10:27:15Z">
          <w:r>
            <w:rPr/>
            <w:fldChar w:fldCharType="separate"/>
          </w:r>
        </w:del>
      </w:ins>
      <w:ins w:id="6114" w:author="M00009068" w:date="2021-11-19T15:54:26Z">
        <w:del w:id="6115" w:author="M00032937" w:date="2024-06-28T10:27:15Z">
          <w:r>
            <w:rPr/>
            <w:delText>14</w:delText>
          </w:r>
        </w:del>
      </w:ins>
      <w:ins w:id="6116" w:author="M00009068" w:date="2021-11-19T15:54:26Z">
        <w:del w:id="6117" w:author="M00032937" w:date="2024-06-28T10:27:15Z">
          <w:r>
            <w:rPr/>
            <w:fldChar w:fldCharType="end"/>
          </w:r>
        </w:del>
      </w:ins>
      <w:ins w:id="6118" w:author="M00009068" w:date="2021-11-19T15:54:26Z">
        <w:del w:id="611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120" w:author="M00009068" w:date="2021-11-19T15:54:26Z"/>
          <w:del w:id="6121" w:author="M00032937" w:date="2024-06-28T10:27:15Z"/>
        </w:rPr>
      </w:pPr>
      <w:ins w:id="6122" w:author="M00009068" w:date="2021-11-19T15:54:26Z">
        <w:del w:id="6123" w:author="M00032937" w:date="2024-06-28T10:27:15Z">
          <w:r>
            <w:rPr>
              <w:rFonts w:ascii="Times New Roman"/>
            </w:rPr>
            <w:fldChar w:fldCharType="begin"/>
          </w:r>
        </w:del>
      </w:ins>
      <w:ins w:id="6124" w:author="M00009068" w:date="2021-11-19T15:54:26Z">
        <w:del w:id="6125" w:author="M00032937" w:date="2024-06-28T10:27:15Z">
          <w:r>
            <w:rPr>
              <w:rFonts w:ascii="Times New Roman"/>
            </w:rPr>
            <w:delInstrText xml:space="preserve"> HYPERLINK \l _Toc23135 </w:delInstrText>
          </w:r>
        </w:del>
      </w:ins>
      <w:ins w:id="6126" w:author="M00009068" w:date="2021-11-19T15:54:26Z">
        <w:del w:id="612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128" w:author="M00009068" w:date="2021-11-19T15:54:26Z">
        <w:del w:id="6129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4.8.1 </w:delText>
          </w:r>
        </w:del>
      </w:ins>
      <w:ins w:id="6130" w:author="M00009068" w:date="2021-11-19T15:54:26Z">
        <w:del w:id="6131" w:author="M00032937" w:date="2024-06-28T10:27:15Z">
          <w:r>
            <w:rPr>
              <w:rFonts w:hint="eastAsia"/>
            </w:rPr>
            <w:delText>上电复位</w:delText>
          </w:r>
        </w:del>
      </w:ins>
      <w:ins w:id="6132" w:author="M00009068" w:date="2021-11-19T15:54:26Z">
        <w:del w:id="6133" w:author="M00032937" w:date="2024-06-28T10:27:15Z">
          <w:r>
            <w:rPr/>
            <w:tab/>
          </w:r>
        </w:del>
      </w:ins>
      <w:ins w:id="6134" w:author="M00009068" w:date="2021-11-19T15:54:26Z">
        <w:del w:id="6135" w:author="M00032937" w:date="2024-06-28T10:27:15Z">
          <w:r>
            <w:rPr/>
            <w:fldChar w:fldCharType="begin"/>
          </w:r>
        </w:del>
      </w:ins>
      <w:ins w:id="6136" w:author="M00009068" w:date="2021-11-19T15:54:26Z">
        <w:del w:id="6137" w:author="M00032937" w:date="2024-06-28T10:27:15Z">
          <w:r>
            <w:rPr/>
            <w:delInstrText xml:space="preserve"> PAGEREF _Toc23135 \h </w:delInstrText>
          </w:r>
        </w:del>
      </w:ins>
      <w:ins w:id="6138" w:author="M00009068" w:date="2021-11-19T15:54:26Z">
        <w:del w:id="6139" w:author="M00032937" w:date="2024-06-28T10:27:15Z">
          <w:r>
            <w:rPr/>
            <w:fldChar w:fldCharType="separate"/>
          </w:r>
        </w:del>
      </w:ins>
      <w:ins w:id="6140" w:author="M00009068" w:date="2021-11-19T15:54:26Z">
        <w:del w:id="6141" w:author="M00032937" w:date="2024-06-28T10:27:15Z">
          <w:r>
            <w:rPr/>
            <w:delText>14</w:delText>
          </w:r>
        </w:del>
      </w:ins>
      <w:ins w:id="6142" w:author="M00009068" w:date="2021-11-19T15:54:26Z">
        <w:del w:id="6143" w:author="M00032937" w:date="2024-06-28T10:27:15Z">
          <w:r>
            <w:rPr/>
            <w:fldChar w:fldCharType="end"/>
          </w:r>
        </w:del>
      </w:ins>
      <w:ins w:id="6144" w:author="M00009068" w:date="2021-11-19T15:54:26Z">
        <w:del w:id="614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146" w:author="M00009068" w:date="2021-11-19T15:54:26Z"/>
          <w:del w:id="6147" w:author="M00032937" w:date="2024-06-28T10:27:15Z"/>
        </w:rPr>
      </w:pPr>
      <w:ins w:id="6148" w:author="M00009068" w:date="2021-11-19T15:54:26Z">
        <w:del w:id="6149" w:author="M00032937" w:date="2024-06-28T10:27:15Z">
          <w:r>
            <w:rPr>
              <w:rFonts w:ascii="Times New Roman"/>
            </w:rPr>
            <w:fldChar w:fldCharType="begin"/>
          </w:r>
        </w:del>
      </w:ins>
      <w:ins w:id="6150" w:author="M00009068" w:date="2021-11-19T15:54:26Z">
        <w:del w:id="6151" w:author="M00032937" w:date="2024-06-28T10:27:15Z">
          <w:r>
            <w:rPr>
              <w:rFonts w:ascii="Times New Roman"/>
            </w:rPr>
            <w:delInstrText xml:space="preserve"> HYPERLINK \l _Toc27666 </w:delInstrText>
          </w:r>
        </w:del>
      </w:ins>
      <w:ins w:id="6152" w:author="M00009068" w:date="2021-11-19T15:54:26Z">
        <w:del w:id="615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154" w:author="M00009068" w:date="2021-11-19T15:54:26Z">
        <w:del w:id="6155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4.8.2 </w:delText>
          </w:r>
        </w:del>
      </w:ins>
      <w:ins w:id="6156" w:author="M00009068" w:date="2021-11-19T15:54:26Z">
        <w:del w:id="6157" w:author="M00032937" w:date="2024-06-28T10:27:15Z">
          <w:r>
            <w:rPr>
              <w:rFonts w:hint="eastAsia"/>
            </w:rPr>
            <w:delText>开/关机</w:delText>
          </w:r>
        </w:del>
      </w:ins>
      <w:ins w:id="6158" w:author="M00009068" w:date="2021-11-19T15:54:26Z">
        <w:del w:id="6159" w:author="M00032937" w:date="2024-06-28T10:27:15Z">
          <w:r>
            <w:rPr/>
            <w:tab/>
          </w:r>
        </w:del>
      </w:ins>
      <w:ins w:id="6160" w:author="M00009068" w:date="2021-11-19T15:54:26Z">
        <w:del w:id="6161" w:author="M00032937" w:date="2024-06-28T10:27:15Z">
          <w:r>
            <w:rPr/>
            <w:fldChar w:fldCharType="begin"/>
          </w:r>
        </w:del>
      </w:ins>
      <w:ins w:id="6162" w:author="M00009068" w:date="2021-11-19T15:54:26Z">
        <w:del w:id="6163" w:author="M00032937" w:date="2024-06-28T10:27:15Z">
          <w:r>
            <w:rPr/>
            <w:delInstrText xml:space="preserve"> PAGEREF _Toc27666 \h </w:delInstrText>
          </w:r>
        </w:del>
      </w:ins>
      <w:ins w:id="6164" w:author="M00009068" w:date="2021-11-19T15:54:26Z">
        <w:del w:id="6165" w:author="M00032937" w:date="2024-06-28T10:27:15Z">
          <w:r>
            <w:rPr/>
            <w:fldChar w:fldCharType="separate"/>
          </w:r>
        </w:del>
      </w:ins>
      <w:ins w:id="6166" w:author="M00009068" w:date="2021-11-19T15:54:26Z">
        <w:del w:id="6167" w:author="M00032937" w:date="2024-06-28T10:27:15Z">
          <w:r>
            <w:rPr/>
            <w:delText>14</w:delText>
          </w:r>
        </w:del>
      </w:ins>
      <w:ins w:id="6168" w:author="M00009068" w:date="2021-11-19T15:54:26Z">
        <w:del w:id="6169" w:author="M00032937" w:date="2024-06-28T10:27:15Z">
          <w:r>
            <w:rPr/>
            <w:fldChar w:fldCharType="end"/>
          </w:r>
        </w:del>
      </w:ins>
      <w:ins w:id="6170" w:author="M00009068" w:date="2021-11-19T15:54:26Z">
        <w:del w:id="6171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172" w:author="M00009068" w:date="2021-11-19T15:54:26Z"/>
          <w:del w:id="6173" w:author="M00032937" w:date="2024-06-28T10:27:15Z"/>
        </w:rPr>
      </w:pPr>
      <w:ins w:id="6174" w:author="M00009068" w:date="2021-11-19T15:54:26Z">
        <w:del w:id="6175" w:author="M00032937" w:date="2024-06-28T10:27:15Z">
          <w:r>
            <w:rPr>
              <w:rFonts w:ascii="Times New Roman"/>
            </w:rPr>
            <w:fldChar w:fldCharType="begin"/>
          </w:r>
        </w:del>
      </w:ins>
      <w:ins w:id="6176" w:author="M00009068" w:date="2021-11-19T15:54:26Z">
        <w:del w:id="6177" w:author="M00032937" w:date="2024-06-28T10:27:15Z">
          <w:r>
            <w:rPr>
              <w:rFonts w:ascii="Times New Roman"/>
            </w:rPr>
            <w:delInstrText xml:space="preserve"> HYPERLINK \l _Toc12466 </w:delInstrText>
          </w:r>
        </w:del>
      </w:ins>
      <w:ins w:id="6178" w:author="M00009068" w:date="2021-11-19T15:54:26Z">
        <w:del w:id="6179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180" w:author="M00009068" w:date="2021-11-19T15:54:26Z">
        <w:del w:id="6181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4.8.3 </w:delText>
          </w:r>
        </w:del>
      </w:ins>
      <w:ins w:id="6182" w:author="M00009068" w:date="2021-11-19T15:54:26Z">
        <w:del w:id="6183" w:author="M00032937" w:date="2024-06-28T10:27:15Z">
          <w:r>
            <w:rPr>
              <w:rFonts w:hint="eastAsia"/>
            </w:rPr>
            <w:delText>智能臀洗</w:delText>
          </w:r>
        </w:del>
      </w:ins>
      <w:ins w:id="6184" w:author="M00009068" w:date="2021-11-19T15:54:26Z">
        <w:del w:id="6185" w:author="M00032937" w:date="2024-06-28T10:27:15Z">
          <w:r>
            <w:rPr/>
            <w:tab/>
          </w:r>
        </w:del>
      </w:ins>
      <w:ins w:id="6186" w:author="M00009068" w:date="2021-11-19T15:54:26Z">
        <w:del w:id="6187" w:author="M00032937" w:date="2024-06-28T10:27:15Z">
          <w:r>
            <w:rPr/>
            <w:fldChar w:fldCharType="begin"/>
          </w:r>
        </w:del>
      </w:ins>
      <w:ins w:id="6188" w:author="M00009068" w:date="2021-11-19T15:54:26Z">
        <w:del w:id="6189" w:author="M00032937" w:date="2024-06-28T10:27:15Z">
          <w:r>
            <w:rPr/>
            <w:delInstrText xml:space="preserve"> PAGEREF _Toc12466 \h </w:delInstrText>
          </w:r>
        </w:del>
      </w:ins>
      <w:ins w:id="6190" w:author="M00009068" w:date="2021-11-19T15:54:26Z">
        <w:del w:id="6191" w:author="M00032937" w:date="2024-06-28T10:27:15Z">
          <w:r>
            <w:rPr/>
            <w:fldChar w:fldCharType="separate"/>
          </w:r>
        </w:del>
      </w:ins>
      <w:ins w:id="6192" w:author="M00009068" w:date="2021-11-19T15:54:26Z">
        <w:del w:id="6193" w:author="M00032937" w:date="2024-06-28T10:27:15Z">
          <w:r>
            <w:rPr/>
            <w:delText>14</w:delText>
          </w:r>
        </w:del>
      </w:ins>
      <w:ins w:id="6194" w:author="M00009068" w:date="2021-11-19T15:54:26Z">
        <w:del w:id="6195" w:author="M00032937" w:date="2024-06-28T10:27:15Z">
          <w:r>
            <w:rPr/>
            <w:fldChar w:fldCharType="end"/>
          </w:r>
        </w:del>
      </w:ins>
      <w:ins w:id="6196" w:author="M00009068" w:date="2021-11-19T15:54:26Z">
        <w:del w:id="619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198" w:author="M00009068" w:date="2021-11-19T15:54:26Z"/>
          <w:del w:id="6199" w:author="M00032937" w:date="2024-06-28T10:27:15Z"/>
        </w:rPr>
      </w:pPr>
      <w:ins w:id="6200" w:author="M00009068" w:date="2021-11-19T15:54:26Z">
        <w:del w:id="6201" w:author="M00032937" w:date="2024-06-28T10:27:15Z">
          <w:r>
            <w:rPr>
              <w:rFonts w:ascii="Times New Roman"/>
            </w:rPr>
            <w:fldChar w:fldCharType="begin"/>
          </w:r>
        </w:del>
      </w:ins>
      <w:ins w:id="6202" w:author="M00009068" w:date="2021-11-19T15:54:26Z">
        <w:del w:id="6203" w:author="M00032937" w:date="2024-06-28T10:27:15Z">
          <w:r>
            <w:rPr>
              <w:rFonts w:ascii="Times New Roman"/>
            </w:rPr>
            <w:delInstrText xml:space="preserve"> HYPERLINK \l _Toc538 </w:delInstrText>
          </w:r>
        </w:del>
      </w:ins>
      <w:ins w:id="6204" w:author="M00009068" w:date="2021-11-19T15:54:26Z">
        <w:del w:id="620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206" w:author="M00009068" w:date="2021-11-19T15:54:26Z">
        <w:del w:id="6207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4.8.4 </w:delText>
          </w:r>
        </w:del>
      </w:ins>
      <w:ins w:id="6208" w:author="M00009068" w:date="2021-11-19T15:54:26Z">
        <w:del w:id="6209" w:author="M00032937" w:date="2024-06-28T10:27:15Z">
          <w:r>
            <w:rPr>
              <w:rFonts w:hint="eastAsia"/>
            </w:rPr>
            <w:delText>智能妇洗</w:delText>
          </w:r>
        </w:del>
      </w:ins>
      <w:ins w:id="6210" w:author="M00009068" w:date="2021-11-19T15:54:26Z">
        <w:del w:id="6211" w:author="M00032937" w:date="2024-06-28T10:27:15Z">
          <w:r>
            <w:rPr/>
            <w:tab/>
          </w:r>
        </w:del>
      </w:ins>
      <w:ins w:id="6212" w:author="M00009068" w:date="2021-11-19T15:54:26Z">
        <w:del w:id="6213" w:author="M00032937" w:date="2024-06-28T10:27:15Z">
          <w:r>
            <w:rPr/>
            <w:fldChar w:fldCharType="begin"/>
          </w:r>
        </w:del>
      </w:ins>
      <w:ins w:id="6214" w:author="M00009068" w:date="2021-11-19T15:54:26Z">
        <w:del w:id="6215" w:author="M00032937" w:date="2024-06-28T10:27:15Z">
          <w:r>
            <w:rPr/>
            <w:delInstrText xml:space="preserve"> PAGEREF _Toc538 \h </w:delInstrText>
          </w:r>
        </w:del>
      </w:ins>
      <w:ins w:id="6216" w:author="M00009068" w:date="2021-11-19T15:54:26Z">
        <w:del w:id="6217" w:author="M00032937" w:date="2024-06-28T10:27:15Z">
          <w:r>
            <w:rPr/>
            <w:fldChar w:fldCharType="separate"/>
          </w:r>
        </w:del>
      </w:ins>
      <w:ins w:id="6218" w:author="M00009068" w:date="2021-11-19T15:54:26Z">
        <w:del w:id="6219" w:author="M00032937" w:date="2024-06-28T10:27:15Z">
          <w:r>
            <w:rPr/>
            <w:delText>14</w:delText>
          </w:r>
        </w:del>
      </w:ins>
      <w:ins w:id="6220" w:author="M00009068" w:date="2021-11-19T15:54:26Z">
        <w:del w:id="6221" w:author="M00032937" w:date="2024-06-28T10:27:15Z">
          <w:r>
            <w:rPr/>
            <w:fldChar w:fldCharType="end"/>
          </w:r>
        </w:del>
      </w:ins>
      <w:ins w:id="6222" w:author="M00009068" w:date="2021-11-19T15:54:26Z">
        <w:del w:id="622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224" w:author="M00009068" w:date="2021-11-19T15:54:26Z"/>
          <w:del w:id="6225" w:author="M00032937" w:date="2024-06-28T10:27:15Z"/>
        </w:rPr>
      </w:pPr>
      <w:ins w:id="6226" w:author="M00009068" w:date="2021-11-19T15:54:26Z">
        <w:del w:id="6227" w:author="M00032937" w:date="2024-06-28T10:27:15Z">
          <w:r>
            <w:rPr>
              <w:rFonts w:ascii="Times New Roman"/>
            </w:rPr>
            <w:fldChar w:fldCharType="begin"/>
          </w:r>
        </w:del>
      </w:ins>
      <w:ins w:id="6228" w:author="M00009068" w:date="2021-11-19T15:54:26Z">
        <w:del w:id="6229" w:author="M00032937" w:date="2024-06-28T10:27:15Z">
          <w:r>
            <w:rPr>
              <w:rFonts w:ascii="Times New Roman"/>
            </w:rPr>
            <w:delInstrText xml:space="preserve"> HYPERLINK \l _Toc19132 </w:delInstrText>
          </w:r>
        </w:del>
      </w:ins>
      <w:ins w:id="6230" w:author="M00009068" w:date="2021-11-19T15:54:26Z">
        <w:del w:id="623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232" w:author="M00009068" w:date="2021-11-19T15:54:26Z">
        <w:del w:id="6233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4.8.5 </w:delText>
          </w:r>
        </w:del>
      </w:ins>
      <w:ins w:id="6234" w:author="M00009068" w:date="2021-11-19T15:54:26Z">
        <w:del w:id="6235" w:author="M00032937" w:date="2024-06-28T10:27:15Z">
          <w:r>
            <w:rPr>
              <w:rFonts w:hint="eastAsia"/>
            </w:rPr>
            <w:delText>陶瓷冲水</w:delText>
          </w:r>
        </w:del>
      </w:ins>
      <w:ins w:id="6236" w:author="M00009068" w:date="2021-11-19T15:54:26Z">
        <w:del w:id="6237" w:author="M00032937" w:date="2024-06-28T10:27:15Z">
          <w:r>
            <w:rPr/>
            <w:tab/>
          </w:r>
        </w:del>
      </w:ins>
      <w:ins w:id="6238" w:author="M00009068" w:date="2021-11-19T15:54:26Z">
        <w:del w:id="6239" w:author="M00032937" w:date="2024-06-28T10:27:15Z">
          <w:r>
            <w:rPr/>
            <w:fldChar w:fldCharType="begin"/>
          </w:r>
        </w:del>
      </w:ins>
      <w:ins w:id="6240" w:author="M00009068" w:date="2021-11-19T15:54:26Z">
        <w:del w:id="6241" w:author="M00032937" w:date="2024-06-28T10:27:15Z">
          <w:r>
            <w:rPr/>
            <w:delInstrText xml:space="preserve"> PAGEREF _Toc19132 \h </w:delInstrText>
          </w:r>
        </w:del>
      </w:ins>
      <w:ins w:id="6242" w:author="M00009068" w:date="2021-11-19T15:54:26Z">
        <w:del w:id="6243" w:author="M00032937" w:date="2024-06-28T10:27:15Z">
          <w:r>
            <w:rPr/>
            <w:fldChar w:fldCharType="separate"/>
          </w:r>
        </w:del>
      </w:ins>
      <w:ins w:id="6244" w:author="M00009068" w:date="2021-11-19T15:54:26Z">
        <w:del w:id="6245" w:author="M00032937" w:date="2024-06-28T10:27:15Z">
          <w:r>
            <w:rPr/>
            <w:delText>15</w:delText>
          </w:r>
        </w:del>
      </w:ins>
      <w:ins w:id="6246" w:author="M00009068" w:date="2021-11-19T15:54:26Z">
        <w:del w:id="6247" w:author="M00032937" w:date="2024-06-28T10:27:15Z">
          <w:r>
            <w:rPr/>
            <w:fldChar w:fldCharType="end"/>
          </w:r>
        </w:del>
      </w:ins>
      <w:ins w:id="6248" w:author="M00009068" w:date="2021-11-19T15:54:26Z">
        <w:del w:id="624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250" w:author="M00009068" w:date="2021-11-19T15:54:26Z"/>
          <w:del w:id="6251" w:author="M00032937" w:date="2024-06-28T10:27:15Z"/>
        </w:rPr>
      </w:pPr>
      <w:ins w:id="6252" w:author="M00009068" w:date="2021-11-19T15:54:26Z">
        <w:del w:id="6253" w:author="M00032937" w:date="2024-06-28T10:27:15Z">
          <w:r>
            <w:rPr>
              <w:rFonts w:ascii="Times New Roman"/>
            </w:rPr>
            <w:fldChar w:fldCharType="begin"/>
          </w:r>
        </w:del>
      </w:ins>
      <w:ins w:id="6254" w:author="M00009068" w:date="2021-11-19T15:54:26Z">
        <w:del w:id="6255" w:author="M00032937" w:date="2024-06-28T10:27:15Z">
          <w:r>
            <w:rPr>
              <w:rFonts w:ascii="Times New Roman"/>
            </w:rPr>
            <w:delInstrText xml:space="preserve"> HYPERLINK \l _Toc10806 </w:delInstrText>
          </w:r>
        </w:del>
      </w:ins>
      <w:ins w:id="6256" w:author="M00009068" w:date="2021-11-19T15:54:26Z">
        <w:del w:id="625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258" w:author="M00009068" w:date="2021-11-19T15:54:26Z">
        <w:del w:id="6259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4.8.6 </w:delText>
          </w:r>
        </w:del>
      </w:ins>
      <w:ins w:id="6260" w:author="M00009068" w:date="2021-11-19T15:54:26Z">
        <w:del w:id="6261" w:author="M00032937" w:date="2024-06-28T10:27:15Z">
          <w:r>
            <w:rPr>
              <w:rFonts w:hint="eastAsia"/>
            </w:rPr>
            <w:delText>干燥冲水</w:delText>
          </w:r>
        </w:del>
      </w:ins>
      <w:ins w:id="6262" w:author="M00009068" w:date="2021-11-19T15:54:26Z">
        <w:del w:id="6263" w:author="M00032937" w:date="2024-06-28T10:27:15Z">
          <w:r>
            <w:rPr/>
            <w:tab/>
          </w:r>
        </w:del>
      </w:ins>
      <w:ins w:id="6264" w:author="M00009068" w:date="2021-11-19T15:54:26Z">
        <w:del w:id="6265" w:author="M00032937" w:date="2024-06-28T10:27:15Z">
          <w:r>
            <w:rPr/>
            <w:fldChar w:fldCharType="begin"/>
          </w:r>
        </w:del>
      </w:ins>
      <w:ins w:id="6266" w:author="M00009068" w:date="2021-11-19T15:54:26Z">
        <w:del w:id="6267" w:author="M00032937" w:date="2024-06-28T10:27:15Z">
          <w:r>
            <w:rPr/>
            <w:delInstrText xml:space="preserve"> PAGEREF _Toc10806 \h </w:delInstrText>
          </w:r>
        </w:del>
      </w:ins>
      <w:ins w:id="6268" w:author="M00009068" w:date="2021-11-19T15:54:26Z">
        <w:del w:id="6269" w:author="M00032937" w:date="2024-06-28T10:27:15Z">
          <w:r>
            <w:rPr/>
            <w:fldChar w:fldCharType="separate"/>
          </w:r>
        </w:del>
      </w:ins>
      <w:ins w:id="6270" w:author="M00009068" w:date="2021-11-19T15:54:26Z">
        <w:del w:id="6271" w:author="M00032937" w:date="2024-06-28T10:27:15Z">
          <w:r>
            <w:rPr/>
            <w:delText>15</w:delText>
          </w:r>
        </w:del>
      </w:ins>
      <w:ins w:id="6272" w:author="M00009068" w:date="2021-11-19T15:54:26Z">
        <w:del w:id="6273" w:author="M00032937" w:date="2024-06-28T10:27:15Z">
          <w:r>
            <w:rPr/>
            <w:fldChar w:fldCharType="end"/>
          </w:r>
        </w:del>
      </w:ins>
      <w:ins w:id="6274" w:author="M00009068" w:date="2021-11-19T15:54:26Z">
        <w:del w:id="627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276" w:author="M00009068" w:date="2021-11-19T15:54:26Z"/>
          <w:del w:id="6277" w:author="M00032937" w:date="2024-06-28T10:27:15Z"/>
        </w:rPr>
      </w:pPr>
      <w:ins w:id="6278" w:author="M00009068" w:date="2021-11-19T15:54:26Z">
        <w:del w:id="6279" w:author="M00032937" w:date="2024-06-28T10:27:15Z">
          <w:r>
            <w:rPr>
              <w:rFonts w:ascii="Times New Roman"/>
            </w:rPr>
            <w:fldChar w:fldCharType="begin"/>
          </w:r>
        </w:del>
      </w:ins>
      <w:ins w:id="6280" w:author="M00009068" w:date="2021-11-19T15:54:26Z">
        <w:del w:id="6281" w:author="M00032937" w:date="2024-06-28T10:27:15Z">
          <w:r>
            <w:rPr>
              <w:rFonts w:ascii="Times New Roman"/>
            </w:rPr>
            <w:delInstrText xml:space="preserve"> HYPERLINK \l _Toc20444 </w:delInstrText>
          </w:r>
        </w:del>
      </w:ins>
      <w:ins w:id="6282" w:author="M00009068" w:date="2021-11-19T15:54:26Z">
        <w:del w:id="628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284" w:author="M00009068" w:date="2021-11-19T15:54:26Z">
        <w:del w:id="6285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4.8.7 </w:delText>
          </w:r>
        </w:del>
      </w:ins>
      <w:ins w:id="6286" w:author="M00009068" w:date="2021-11-19T15:54:26Z">
        <w:del w:id="6287" w:author="M00032937" w:date="2024-06-28T10:27:15Z">
          <w:r>
            <w:rPr>
              <w:rFonts w:hint="eastAsia"/>
            </w:rPr>
            <w:delText>离座冲水</w:delText>
          </w:r>
        </w:del>
      </w:ins>
      <w:ins w:id="6288" w:author="M00009068" w:date="2021-11-19T15:54:26Z">
        <w:del w:id="6289" w:author="M00032937" w:date="2024-06-28T10:27:15Z">
          <w:r>
            <w:rPr/>
            <w:tab/>
          </w:r>
        </w:del>
      </w:ins>
      <w:ins w:id="6290" w:author="M00009068" w:date="2021-11-19T15:54:26Z">
        <w:del w:id="6291" w:author="M00032937" w:date="2024-06-28T10:27:15Z">
          <w:r>
            <w:rPr/>
            <w:fldChar w:fldCharType="begin"/>
          </w:r>
        </w:del>
      </w:ins>
      <w:ins w:id="6292" w:author="M00009068" w:date="2021-11-19T15:54:26Z">
        <w:del w:id="6293" w:author="M00032937" w:date="2024-06-28T10:27:15Z">
          <w:r>
            <w:rPr/>
            <w:delInstrText xml:space="preserve"> PAGEREF _Toc20444 \h </w:delInstrText>
          </w:r>
        </w:del>
      </w:ins>
      <w:ins w:id="6294" w:author="M00009068" w:date="2021-11-19T15:54:26Z">
        <w:del w:id="6295" w:author="M00032937" w:date="2024-06-28T10:27:15Z">
          <w:r>
            <w:rPr/>
            <w:fldChar w:fldCharType="separate"/>
          </w:r>
        </w:del>
      </w:ins>
      <w:ins w:id="6296" w:author="M00009068" w:date="2021-11-19T15:54:26Z">
        <w:del w:id="6297" w:author="M00032937" w:date="2024-06-28T10:27:15Z">
          <w:r>
            <w:rPr/>
            <w:delText>15</w:delText>
          </w:r>
        </w:del>
      </w:ins>
      <w:ins w:id="6298" w:author="M00009068" w:date="2021-11-19T15:54:26Z">
        <w:del w:id="6299" w:author="M00032937" w:date="2024-06-28T10:27:15Z">
          <w:r>
            <w:rPr/>
            <w:fldChar w:fldCharType="end"/>
          </w:r>
        </w:del>
      </w:ins>
      <w:ins w:id="6300" w:author="M00009068" w:date="2021-11-19T15:54:26Z">
        <w:del w:id="6301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302" w:author="M00009068" w:date="2021-11-19T15:54:26Z"/>
          <w:del w:id="6303" w:author="M00032937" w:date="2024-06-28T10:27:15Z"/>
        </w:rPr>
      </w:pPr>
      <w:ins w:id="6304" w:author="M00009068" w:date="2021-11-19T15:54:26Z">
        <w:del w:id="6305" w:author="M00032937" w:date="2024-06-28T10:27:15Z">
          <w:r>
            <w:rPr>
              <w:rFonts w:ascii="Times New Roman"/>
            </w:rPr>
            <w:fldChar w:fldCharType="begin"/>
          </w:r>
        </w:del>
      </w:ins>
      <w:ins w:id="6306" w:author="M00009068" w:date="2021-11-19T15:54:26Z">
        <w:del w:id="6307" w:author="M00032937" w:date="2024-06-28T10:27:15Z">
          <w:r>
            <w:rPr>
              <w:rFonts w:ascii="Times New Roman"/>
            </w:rPr>
            <w:delInstrText xml:space="preserve"> HYPERLINK \l _Toc539 </w:delInstrText>
          </w:r>
        </w:del>
      </w:ins>
      <w:ins w:id="6308" w:author="M00009068" w:date="2021-11-19T15:54:26Z">
        <w:del w:id="6309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310" w:author="M00009068" w:date="2021-11-19T15:54:26Z">
        <w:del w:id="6311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  <w:lang w:val="en-US" w:eastAsia="zh-CN"/>
            </w:rPr>
            <w:delText xml:space="preserve">4.8.8 </w:delText>
          </w:r>
        </w:del>
      </w:ins>
      <w:ins w:id="6312" w:author="M00009068" w:date="2021-11-19T15:54:26Z">
        <w:del w:id="6313" w:author="M00032937" w:date="2024-06-28T10:27:15Z">
          <w:r>
            <w:rPr>
              <w:rFonts w:hint="eastAsia"/>
              <w:lang w:val="en-US" w:eastAsia="zh-CN"/>
            </w:rPr>
            <w:delText>关圈关盖</w:delText>
          </w:r>
        </w:del>
      </w:ins>
      <w:ins w:id="6314" w:author="M00009068" w:date="2021-11-19T15:54:26Z">
        <w:del w:id="6315" w:author="M00032937" w:date="2024-06-28T10:27:15Z">
          <w:r>
            <w:rPr>
              <w:rFonts w:hint="eastAsia"/>
            </w:rPr>
            <w:delText>冲水</w:delText>
          </w:r>
        </w:del>
      </w:ins>
      <w:ins w:id="6316" w:author="M00009068" w:date="2021-11-19T15:54:26Z">
        <w:del w:id="6317" w:author="M00032937" w:date="2024-06-28T10:27:15Z">
          <w:r>
            <w:rPr/>
            <w:tab/>
          </w:r>
        </w:del>
      </w:ins>
      <w:ins w:id="6318" w:author="M00009068" w:date="2021-11-19T15:54:26Z">
        <w:del w:id="6319" w:author="M00032937" w:date="2024-06-28T10:27:15Z">
          <w:r>
            <w:rPr/>
            <w:fldChar w:fldCharType="begin"/>
          </w:r>
        </w:del>
      </w:ins>
      <w:ins w:id="6320" w:author="M00009068" w:date="2021-11-19T15:54:26Z">
        <w:del w:id="6321" w:author="M00032937" w:date="2024-06-28T10:27:15Z">
          <w:r>
            <w:rPr/>
            <w:delInstrText xml:space="preserve"> PAGEREF _Toc539 \h </w:delInstrText>
          </w:r>
        </w:del>
      </w:ins>
      <w:ins w:id="6322" w:author="M00009068" w:date="2021-11-19T15:54:26Z">
        <w:del w:id="6323" w:author="M00032937" w:date="2024-06-28T10:27:15Z">
          <w:r>
            <w:rPr/>
            <w:fldChar w:fldCharType="separate"/>
          </w:r>
        </w:del>
      </w:ins>
      <w:ins w:id="6324" w:author="M00009068" w:date="2021-11-19T15:54:26Z">
        <w:del w:id="6325" w:author="M00032937" w:date="2024-06-28T10:27:15Z">
          <w:r>
            <w:rPr/>
            <w:delText>15</w:delText>
          </w:r>
        </w:del>
      </w:ins>
      <w:ins w:id="6326" w:author="M00009068" w:date="2021-11-19T15:54:26Z">
        <w:del w:id="6327" w:author="M00032937" w:date="2024-06-28T10:27:15Z">
          <w:r>
            <w:rPr/>
            <w:fldChar w:fldCharType="end"/>
          </w:r>
        </w:del>
      </w:ins>
      <w:ins w:id="6328" w:author="M00009068" w:date="2021-11-19T15:54:26Z">
        <w:del w:id="632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330" w:author="M00009068" w:date="2021-11-19T15:54:26Z"/>
          <w:del w:id="6331" w:author="M00032937" w:date="2024-06-28T10:27:15Z"/>
        </w:rPr>
      </w:pPr>
      <w:ins w:id="6332" w:author="M00009068" w:date="2021-11-19T15:54:26Z">
        <w:del w:id="6333" w:author="M00032937" w:date="2024-06-28T10:27:15Z">
          <w:r>
            <w:rPr>
              <w:rFonts w:ascii="Times New Roman"/>
            </w:rPr>
            <w:fldChar w:fldCharType="begin"/>
          </w:r>
        </w:del>
      </w:ins>
      <w:ins w:id="6334" w:author="M00009068" w:date="2021-11-19T15:54:26Z">
        <w:del w:id="6335" w:author="M00032937" w:date="2024-06-28T10:27:15Z">
          <w:r>
            <w:rPr>
              <w:rFonts w:ascii="Times New Roman"/>
            </w:rPr>
            <w:delInstrText xml:space="preserve"> HYPERLINK \l _Toc29564 </w:delInstrText>
          </w:r>
        </w:del>
      </w:ins>
      <w:ins w:id="6336" w:author="M00009068" w:date="2021-11-19T15:54:26Z">
        <w:del w:id="633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338" w:author="M00009068" w:date="2021-11-19T15:54:26Z">
        <w:del w:id="6339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4.8.9 </w:delText>
          </w:r>
        </w:del>
      </w:ins>
      <w:ins w:id="6340" w:author="M00009068" w:date="2021-11-19T15:54:26Z">
        <w:del w:id="6341" w:author="M00032937" w:date="2024-06-28T10:27:15Z">
          <w:r>
            <w:rPr>
              <w:rFonts w:hint="eastAsia"/>
            </w:rPr>
            <w:delText>妇洗</w:delText>
          </w:r>
        </w:del>
      </w:ins>
      <w:ins w:id="6342" w:author="M00009068" w:date="2021-11-19T15:54:26Z">
        <w:del w:id="6343" w:author="M00032937" w:date="2024-06-28T10:27:15Z">
          <w:r>
            <w:rPr/>
            <w:tab/>
          </w:r>
        </w:del>
      </w:ins>
      <w:ins w:id="6344" w:author="M00009068" w:date="2021-11-19T15:54:26Z">
        <w:del w:id="6345" w:author="M00032937" w:date="2024-06-28T10:27:15Z">
          <w:r>
            <w:rPr/>
            <w:fldChar w:fldCharType="begin"/>
          </w:r>
        </w:del>
      </w:ins>
      <w:ins w:id="6346" w:author="M00009068" w:date="2021-11-19T15:54:26Z">
        <w:del w:id="6347" w:author="M00032937" w:date="2024-06-28T10:27:15Z">
          <w:r>
            <w:rPr/>
            <w:delInstrText xml:space="preserve"> PAGEREF _Toc29564 \h </w:delInstrText>
          </w:r>
        </w:del>
      </w:ins>
      <w:ins w:id="6348" w:author="M00009068" w:date="2021-11-19T15:54:26Z">
        <w:del w:id="6349" w:author="M00032937" w:date="2024-06-28T10:27:15Z">
          <w:r>
            <w:rPr/>
            <w:fldChar w:fldCharType="separate"/>
          </w:r>
        </w:del>
      </w:ins>
      <w:ins w:id="6350" w:author="M00009068" w:date="2021-11-19T15:54:26Z">
        <w:del w:id="6351" w:author="M00032937" w:date="2024-06-28T10:27:15Z">
          <w:r>
            <w:rPr/>
            <w:delText>16</w:delText>
          </w:r>
        </w:del>
      </w:ins>
      <w:ins w:id="6352" w:author="M00009068" w:date="2021-11-19T15:54:26Z">
        <w:del w:id="6353" w:author="M00032937" w:date="2024-06-28T10:27:15Z">
          <w:r>
            <w:rPr/>
            <w:fldChar w:fldCharType="end"/>
          </w:r>
        </w:del>
      </w:ins>
      <w:ins w:id="6354" w:author="M00009068" w:date="2021-11-19T15:54:26Z">
        <w:del w:id="635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356" w:author="M00009068" w:date="2021-11-19T15:54:26Z"/>
          <w:del w:id="6357" w:author="M00032937" w:date="2024-06-28T10:27:15Z"/>
        </w:rPr>
      </w:pPr>
      <w:ins w:id="6358" w:author="M00009068" w:date="2021-11-19T15:54:26Z">
        <w:del w:id="6359" w:author="M00032937" w:date="2024-06-28T10:27:15Z">
          <w:r>
            <w:rPr>
              <w:rFonts w:ascii="Times New Roman"/>
            </w:rPr>
            <w:fldChar w:fldCharType="begin"/>
          </w:r>
        </w:del>
      </w:ins>
      <w:ins w:id="6360" w:author="M00009068" w:date="2021-11-19T15:54:26Z">
        <w:del w:id="6361" w:author="M00032937" w:date="2024-06-28T10:27:15Z">
          <w:r>
            <w:rPr>
              <w:rFonts w:ascii="Times New Roman"/>
            </w:rPr>
            <w:delInstrText xml:space="preserve"> HYPERLINK \l _Toc29168 </w:delInstrText>
          </w:r>
        </w:del>
      </w:ins>
      <w:ins w:id="6362" w:author="M00009068" w:date="2021-11-19T15:54:26Z">
        <w:del w:id="636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364" w:author="M00009068" w:date="2021-11-19T15:54:26Z">
        <w:del w:id="6365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4.8.10 </w:delText>
          </w:r>
        </w:del>
      </w:ins>
      <w:ins w:id="6366" w:author="M00009068" w:date="2021-11-19T15:54:26Z">
        <w:del w:id="6367" w:author="M00032937" w:date="2024-06-28T10:27:15Z">
          <w:r>
            <w:rPr>
              <w:rFonts w:hint="eastAsia"/>
            </w:rPr>
            <w:delText>臀</w:delText>
          </w:r>
        </w:del>
      </w:ins>
      <w:ins w:id="6368" w:author="M00009068" w:date="2021-11-19T15:54:26Z">
        <w:del w:id="6369" w:author="M00032937" w:date="2024-06-28T10:27:15Z">
          <w:r>
            <w:rPr>
              <w:rFonts w:hint="eastAsia"/>
              <w:lang w:val="en-US" w:eastAsia="zh-CN"/>
            </w:rPr>
            <w:delText>洗</w:delText>
          </w:r>
        </w:del>
      </w:ins>
      <w:ins w:id="6370" w:author="M00009068" w:date="2021-11-19T15:54:26Z">
        <w:del w:id="6371" w:author="M00032937" w:date="2024-06-28T10:27:15Z">
          <w:r>
            <w:rPr/>
            <w:tab/>
          </w:r>
        </w:del>
      </w:ins>
      <w:ins w:id="6372" w:author="M00009068" w:date="2021-11-19T15:54:26Z">
        <w:del w:id="6373" w:author="M00032937" w:date="2024-06-28T10:27:15Z">
          <w:r>
            <w:rPr/>
            <w:fldChar w:fldCharType="begin"/>
          </w:r>
        </w:del>
      </w:ins>
      <w:ins w:id="6374" w:author="M00009068" w:date="2021-11-19T15:54:26Z">
        <w:del w:id="6375" w:author="M00032937" w:date="2024-06-28T10:27:15Z">
          <w:r>
            <w:rPr/>
            <w:delInstrText xml:space="preserve"> PAGEREF _Toc29168 \h </w:delInstrText>
          </w:r>
        </w:del>
      </w:ins>
      <w:ins w:id="6376" w:author="M00009068" w:date="2021-11-19T15:54:26Z">
        <w:del w:id="6377" w:author="M00032937" w:date="2024-06-28T10:27:15Z">
          <w:r>
            <w:rPr/>
            <w:fldChar w:fldCharType="separate"/>
          </w:r>
        </w:del>
      </w:ins>
      <w:ins w:id="6378" w:author="M00009068" w:date="2021-11-19T15:54:26Z">
        <w:del w:id="6379" w:author="M00032937" w:date="2024-06-28T10:27:15Z">
          <w:r>
            <w:rPr/>
            <w:delText>16</w:delText>
          </w:r>
        </w:del>
      </w:ins>
      <w:ins w:id="6380" w:author="M00009068" w:date="2021-11-19T15:54:26Z">
        <w:del w:id="6381" w:author="M00032937" w:date="2024-06-28T10:27:15Z">
          <w:r>
            <w:rPr/>
            <w:fldChar w:fldCharType="end"/>
          </w:r>
        </w:del>
      </w:ins>
      <w:ins w:id="6382" w:author="M00009068" w:date="2021-11-19T15:54:26Z">
        <w:del w:id="638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384" w:author="M00009068" w:date="2021-11-19T15:54:26Z"/>
          <w:del w:id="6385" w:author="M00032937" w:date="2024-06-28T10:27:15Z"/>
        </w:rPr>
      </w:pPr>
      <w:ins w:id="6386" w:author="M00009068" w:date="2021-11-19T15:54:26Z">
        <w:del w:id="6387" w:author="M00032937" w:date="2024-06-28T10:27:15Z">
          <w:r>
            <w:rPr>
              <w:rFonts w:ascii="Times New Roman"/>
            </w:rPr>
            <w:fldChar w:fldCharType="begin"/>
          </w:r>
        </w:del>
      </w:ins>
      <w:ins w:id="6388" w:author="M00009068" w:date="2021-11-19T15:54:26Z">
        <w:del w:id="6389" w:author="M00032937" w:date="2024-06-28T10:27:15Z">
          <w:r>
            <w:rPr>
              <w:rFonts w:ascii="Times New Roman"/>
            </w:rPr>
            <w:delInstrText xml:space="preserve"> HYPERLINK \l _Toc32258 </w:delInstrText>
          </w:r>
        </w:del>
      </w:ins>
      <w:ins w:id="6390" w:author="M00009068" w:date="2021-11-19T15:54:26Z">
        <w:del w:id="639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392" w:author="M00009068" w:date="2021-11-19T15:54:26Z">
        <w:del w:id="6393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4.8.11 </w:delText>
          </w:r>
        </w:del>
      </w:ins>
      <w:ins w:id="6394" w:author="M00009068" w:date="2021-11-19T15:54:26Z">
        <w:del w:id="6395" w:author="M00032937" w:date="2024-06-28T10:27:15Z">
          <w:r>
            <w:rPr>
              <w:rFonts w:hint="eastAsia"/>
              <w:lang w:val="en-US" w:eastAsia="zh-CN"/>
            </w:rPr>
            <w:delText>通便功能</w:delText>
          </w:r>
        </w:del>
      </w:ins>
      <w:ins w:id="6396" w:author="M00009068" w:date="2021-11-19T15:54:26Z">
        <w:del w:id="6397" w:author="M00032937" w:date="2024-06-28T10:27:15Z">
          <w:r>
            <w:rPr/>
            <w:tab/>
          </w:r>
        </w:del>
      </w:ins>
      <w:ins w:id="6398" w:author="M00009068" w:date="2021-11-19T15:54:26Z">
        <w:del w:id="6399" w:author="M00032937" w:date="2024-06-28T10:27:15Z">
          <w:r>
            <w:rPr/>
            <w:fldChar w:fldCharType="begin"/>
          </w:r>
        </w:del>
      </w:ins>
      <w:ins w:id="6400" w:author="M00009068" w:date="2021-11-19T15:54:26Z">
        <w:del w:id="6401" w:author="M00032937" w:date="2024-06-28T10:27:15Z">
          <w:r>
            <w:rPr/>
            <w:delInstrText xml:space="preserve"> PAGEREF _Toc32258 \h </w:delInstrText>
          </w:r>
        </w:del>
      </w:ins>
      <w:ins w:id="6402" w:author="M00009068" w:date="2021-11-19T15:54:26Z">
        <w:del w:id="6403" w:author="M00032937" w:date="2024-06-28T10:27:15Z">
          <w:r>
            <w:rPr/>
            <w:fldChar w:fldCharType="separate"/>
          </w:r>
        </w:del>
      </w:ins>
      <w:ins w:id="6404" w:author="M00009068" w:date="2021-11-19T15:54:26Z">
        <w:del w:id="6405" w:author="M00032937" w:date="2024-06-28T10:27:15Z">
          <w:r>
            <w:rPr/>
            <w:delText>17</w:delText>
          </w:r>
        </w:del>
      </w:ins>
      <w:ins w:id="6406" w:author="M00009068" w:date="2021-11-19T15:54:26Z">
        <w:del w:id="6407" w:author="M00032937" w:date="2024-06-28T10:27:15Z">
          <w:r>
            <w:rPr/>
            <w:fldChar w:fldCharType="end"/>
          </w:r>
        </w:del>
      </w:ins>
      <w:ins w:id="6408" w:author="M00009068" w:date="2021-11-19T15:54:26Z">
        <w:del w:id="640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410" w:author="M00009068" w:date="2021-11-19T15:54:26Z"/>
          <w:del w:id="6411" w:author="M00032937" w:date="2024-06-28T10:27:15Z"/>
        </w:rPr>
      </w:pPr>
      <w:ins w:id="6412" w:author="M00009068" w:date="2021-11-19T15:54:26Z">
        <w:del w:id="6413" w:author="M00032937" w:date="2024-06-28T10:27:15Z">
          <w:r>
            <w:rPr>
              <w:rFonts w:ascii="Times New Roman"/>
            </w:rPr>
            <w:fldChar w:fldCharType="begin"/>
          </w:r>
        </w:del>
      </w:ins>
      <w:ins w:id="6414" w:author="M00009068" w:date="2021-11-19T15:54:26Z">
        <w:del w:id="6415" w:author="M00032937" w:date="2024-06-28T10:27:15Z">
          <w:r>
            <w:rPr>
              <w:rFonts w:ascii="Times New Roman"/>
            </w:rPr>
            <w:delInstrText xml:space="preserve"> HYPERLINK \l _Toc1522 </w:delInstrText>
          </w:r>
        </w:del>
      </w:ins>
      <w:ins w:id="6416" w:author="M00009068" w:date="2021-11-19T15:54:26Z">
        <w:del w:id="641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418" w:author="M00009068" w:date="2021-11-19T15:54:26Z">
        <w:del w:id="6419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4.8.12 </w:delText>
          </w:r>
        </w:del>
      </w:ins>
      <w:ins w:id="6420" w:author="M00009068" w:date="2021-11-19T15:54:26Z">
        <w:del w:id="6421" w:author="M00032937" w:date="2024-06-28T10:27:15Z">
          <w:r>
            <w:rPr>
              <w:rFonts w:hint="eastAsia"/>
            </w:rPr>
            <w:delText>喷嘴位置调节</w:delText>
          </w:r>
        </w:del>
      </w:ins>
      <w:ins w:id="6422" w:author="M00009068" w:date="2021-11-19T15:54:26Z">
        <w:del w:id="6423" w:author="M00032937" w:date="2024-06-28T10:27:15Z">
          <w:r>
            <w:rPr/>
            <w:tab/>
          </w:r>
        </w:del>
      </w:ins>
      <w:ins w:id="6424" w:author="M00009068" w:date="2021-11-19T15:54:26Z">
        <w:del w:id="6425" w:author="M00032937" w:date="2024-06-28T10:27:15Z">
          <w:r>
            <w:rPr/>
            <w:fldChar w:fldCharType="begin"/>
          </w:r>
        </w:del>
      </w:ins>
      <w:ins w:id="6426" w:author="M00009068" w:date="2021-11-19T15:54:26Z">
        <w:del w:id="6427" w:author="M00032937" w:date="2024-06-28T10:27:15Z">
          <w:r>
            <w:rPr/>
            <w:delInstrText xml:space="preserve"> PAGEREF _Toc1522 \h </w:delInstrText>
          </w:r>
        </w:del>
      </w:ins>
      <w:ins w:id="6428" w:author="M00009068" w:date="2021-11-19T15:54:26Z">
        <w:del w:id="6429" w:author="M00032937" w:date="2024-06-28T10:27:15Z">
          <w:r>
            <w:rPr/>
            <w:fldChar w:fldCharType="separate"/>
          </w:r>
        </w:del>
      </w:ins>
      <w:ins w:id="6430" w:author="M00009068" w:date="2021-11-19T15:54:26Z">
        <w:del w:id="6431" w:author="M00032937" w:date="2024-06-28T10:27:15Z">
          <w:r>
            <w:rPr/>
            <w:delText>17</w:delText>
          </w:r>
        </w:del>
      </w:ins>
      <w:ins w:id="6432" w:author="M00009068" w:date="2021-11-19T15:54:26Z">
        <w:del w:id="6433" w:author="M00032937" w:date="2024-06-28T10:27:15Z">
          <w:r>
            <w:rPr/>
            <w:fldChar w:fldCharType="end"/>
          </w:r>
        </w:del>
      </w:ins>
      <w:ins w:id="6434" w:author="M00009068" w:date="2021-11-19T15:54:26Z">
        <w:del w:id="643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436" w:author="M00009068" w:date="2021-11-19T15:54:26Z"/>
          <w:del w:id="6437" w:author="M00032937" w:date="2024-06-28T10:27:15Z"/>
        </w:rPr>
      </w:pPr>
      <w:ins w:id="6438" w:author="M00009068" w:date="2021-11-19T15:54:26Z">
        <w:del w:id="6439" w:author="M00032937" w:date="2024-06-28T10:27:15Z">
          <w:r>
            <w:rPr>
              <w:rFonts w:ascii="Times New Roman"/>
            </w:rPr>
            <w:fldChar w:fldCharType="begin"/>
          </w:r>
        </w:del>
      </w:ins>
      <w:ins w:id="6440" w:author="M00009068" w:date="2021-11-19T15:54:26Z">
        <w:del w:id="6441" w:author="M00032937" w:date="2024-06-28T10:27:15Z">
          <w:r>
            <w:rPr>
              <w:rFonts w:ascii="Times New Roman"/>
            </w:rPr>
            <w:delInstrText xml:space="preserve"> HYPERLINK \l _Toc25182 </w:delInstrText>
          </w:r>
        </w:del>
      </w:ins>
      <w:ins w:id="6442" w:author="M00009068" w:date="2021-11-19T15:54:26Z">
        <w:del w:id="644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444" w:author="M00009068" w:date="2021-11-19T15:54:26Z">
        <w:del w:id="6445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4.8.13 </w:delText>
          </w:r>
        </w:del>
      </w:ins>
      <w:ins w:id="6446" w:author="M00009068" w:date="2021-11-19T15:54:26Z">
        <w:del w:id="6447" w:author="M00032937" w:date="2024-06-28T10:27:15Z">
          <w:r>
            <w:rPr>
              <w:rFonts w:hint="eastAsia"/>
            </w:rPr>
            <w:delText>水压调节</w:delText>
          </w:r>
        </w:del>
      </w:ins>
      <w:ins w:id="6448" w:author="M00009068" w:date="2021-11-19T15:54:26Z">
        <w:del w:id="6449" w:author="M00032937" w:date="2024-06-28T10:27:15Z">
          <w:r>
            <w:rPr/>
            <w:tab/>
          </w:r>
        </w:del>
      </w:ins>
      <w:ins w:id="6450" w:author="M00009068" w:date="2021-11-19T15:54:26Z">
        <w:del w:id="6451" w:author="M00032937" w:date="2024-06-28T10:27:15Z">
          <w:r>
            <w:rPr/>
            <w:fldChar w:fldCharType="begin"/>
          </w:r>
        </w:del>
      </w:ins>
      <w:ins w:id="6452" w:author="M00009068" w:date="2021-11-19T15:54:26Z">
        <w:del w:id="6453" w:author="M00032937" w:date="2024-06-28T10:27:15Z">
          <w:r>
            <w:rPr/>
            <w:delInstrText xml:space="preserve"> PAGEREF _Toc25182 \h </w:delInstrText>
          </w:r>
        </w:del>
      </w:ins>
      <w:ins w:id="6454" w:author="M00009068" w:date="2021-11-19T15:54:26Z">
        <w:del w:id="6455" w:author="M00032937" w:date="2024-06-28T10:27:15Z">
          <w:r>
            <w:rPr/>
            <w:fldChar w:fldCharType="separate"/>
          </w:r>
        </w:del>
      </w:ins>
      <w:ins w:id="6456" w:author="M00009068" w:date="2021-11-19T15:54:26Z">
        <w:del w:id="6457" w:author="M00032937" w:date="2024-06-28T10:27:15Z">
          <w:r>
            <w:rPr/>
            <w:delText>17</w:delText>
          </w:r>
        </w:del>
      </w:ins>
      <w:ins w:id="6458" w:author="M00009068" w:date="2021-11-19T15:54:26Z">
        <w:del w:id="6459" w:author="M00032937" w:date="2024-06-28T10:27:15Z">
          <w:r>
            <w:rPr/>
            <w:fldChar w:fldCharType="end"/>
          </w:r>
        </w:del>
      </w:ins>
      <w:ins w:id="6460" w:author="M00009068" w:date="2021-11-19T15:54:26Z">
        <w:del w:id="6461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462" w:author="M00009068" w:date="2021-11-19T15:54:26Z"/>
          <w:del w:id="6463" w:author="M00032937" w:date="2024-06-28T10:27:15Z"/>
        </w:rPr>
      </w:pPr>
      <w:ins w:id="6464" w:author="M00009068" w:date="2021-11-19T15:54:26Z">
        <w:del w:id="6465" w:author="M00032937" w:date="2024-06-28T10:27:15Z">
          <w:r>
            <w:rPr>
              <w:rFonts w:ascii="Times New Roman"/>
            </w:rPr>
            <w:fldChar w:fldCharType="begin"/>
          </w:r>
        </w:del>
      </w:ins>
      <w:ins w:id="6466" w:author="M00009068" w:date="2021-11-19T15:54:26Z">
        <w:del w:id="6467" w:author="M00032937" w:date="2024-06-28T10:27:15Z">
          <w:r>
            <w:rPr>
              <w:rFonts w:ascii="Times New Roman"/>
            </w:rPr>
            <w:delInstrText xml:space="preserve"> HYPERLINK \l _Toc18002 </w:delInstrText>
          </w:r>
        </w:del>
      </w:ins>
      <w:ins w:id="6468" w:author="M00009068" w:date="2021-11-19T15:54:26Z">
        <w:del w:id="6469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470" w:author="M00009068" w:date="2021-11-19T15:54:26Z">
        <w:del w:id="6471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4.8.14 </w:delText>
          </w:r>
        </w:del>
      </w:ins>
      <w:ins w:id="6472" w:author="M00009068" w:date="2021-11-19T15:54:26Z">
        <w:del w:id="6473" w:author="M00032937" w:date="2024-06-28T10:27:15Z">
          <w:r>
            <w:rPr>
              <w:rFonts w:hint="eastAsia"/>
            </w:rPr>
            <w:delText>往复清洗</w:delText>
          </w:r>
        </w:del>
      </w:ins>
      <w:ins w:id="6474" w:author="M00009068" w:date="2021-11-19T15:54:26Z">
        <w:del w:id="6475" w:author="M00032937" w:date="2024-06-28T10:27:15Z">
          <w:r>
            <w:rPr/>
            <w:tab/>
          </w:r>
        </w:del>
      </w:ins>
      <w:ins w:id="6476" w:author="M00009068" w:date="2021-11-19T15:54:26Z">
        <w:del w:id="6477" w:author="M00032937" w:date="2024-06-28T10:27:15Z">
          <w:r>
            <w:rPr/>
            <w:fldChar w:fldCharType="begin"/>
          </w:r>
        </w:del>
      </w:ins>
      <w:ins w:id="6478" w:author="M00009068" w:date="2021-11-19T15:54:26Z">
        <w:del w:id="6479" w:author="M00032937" w:date="2024-06-28T10:27:15Z">
          <w:r>
            <w:rPr/>
            <w:delInstrText xml:space="preserve"> PAGEREF _Toc18002 \h </w:delInstrText>
          </w:r>
        </w:del>
      </w:ins>
      <w:ins w:id="6480" w:author="M00009068" w:date="2021-11-19T15:54:26Z">
        <w:del w:id="6481" w:author="M00032937" w:date="2024-06-28T10:27:15Z">
          <w:r>
            <w:rPr/>
            <w:fldChar w:fldCharType="separate"/>
          </w:r>
        </w:del>
      </w:ins>
      <w:ins w:id="6482" w:author="M00009068" w:date="2021-11-19T15:54:26Z">
        <w:del w:id="6483" w:author="M00032937" w:date="2024-06-28T10:27:15Z">
          <w:r>
            <w:rPr/>
            <w:delText>17</w:delText>
          </w:r>
        </w:del>
      </w:ins>
      <w:ins w:id="6484" w:author="M00009068" w:date="2021-11-19T15:54:26Z">
        <w:del w:id="6485" w:author="M00032937" w:date="2024-06-28T10:27:15Z">
          <w:r>
            <w:rPr/>
            <w:fldChar w:fldCharType="end"/>
          </w:r>
        </w:del>
      </w:ins>
      <w:ins w:id="6486" w:author="M00009068" w:date="2021-11-19T15:54:26Z">
        <w:del w:id="648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488" w:author="M00009068" w:date="2021-11-19T15:54:26Z"/>
          <w:del w:id="6489" w:author="M00032937" w:date="2024-06-28T10:27:15Z"/>
        </w:rPr>
      </w:pPr>
      <w:ins w:id="6490" w:author="M00009068" w:date="2021-11-19T15:54:26Z">
        <w:del w:id="6491" w:author="M00032937" w:date="2024-06-28T10:27:15Z">
          <w:r>
            <w:rPr>
              <w:rFonts w:ascii="Times New Roman"/>
            </w:rPr>
            <w:fldChar w:fldCharType="begin"/>
          </w:r>
        </w:del>
      </w:ins>
      <w:ins w:id="6492" w:author="M00009068" w:date="2021-11-19T15:54:26Z">
        <w:del w:id="6493" w:author="M00032937" w:date="2024-06-28T10:27:15Z">
          <w:r>
            <w:rPr>
              <w:rFonts w:ascii="Times New Roman"/>
            </w:rPr>
            <w:delInstrText xml:space="preserve"> HYPERLINK \l _Toc27897 </w:delInstrText>
          </w:r>
        </w:del>
      </w:ins>
      <w:ins w:id="6494" w:author="M00009068" w:date="2021-11-19T15:54:26Z">
        <w:del w:id="649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496" w:author="M00009068" w:date="2021-11-19T15:54:26Z">
        <w:del w:id="6497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4.8.15 </w:delText>
          </w:r>
        </w:del>
      </w:ins>
      <w:ins w:id="6498" w:author="M00009068" w:date="2021-11-19T15:54:26Z">
        <w:del w:id="6499" w:author="M00032937" w:date="2024-06-28T10:27:15Z">
          <w:r>
            <w:rPr>
              <w:rFonts w:hint="eastAsia"/>
            </w:rPr>
            <w:delText>冷热按摩</w:delText>
          </w:r>
        </w:del>
      </w:ins>
      <w:ins w:id="6500" w:author="M00009068" w:date="2021-11-19T15:54:26Z">
        <w:del w:id="6501" w:author="M00032937" w:date="2024-06-28T10:27:15Z">
          <w:r>
            <w:rPr/>
            <w:tab/>
          </w:r>
        </w:del>
      </w:ins>
      <w:ins w:id="6502" w:author="M00009068" w:date="2021-11-19T15:54:26Z">
        <w:del w:id="6503" w:author="M00032937" w:date="2024-06-28T10:27:15Z">
          <w:r>
            <w:rPr/>
            <w:fldChar w:fldCharType="begin"/>
          </w:r>
        </w:del>
      </w:ins>
      <w:ins w:id="6504" w:author="M00009068" w:date="2021-11-19T15:54:26Z">
        <w:del w:id="6505" w:author="M00032937" w:date="2024-06-28T10:27:15Z">
          <w:r>
            <w:rPr/>
            <w:delInstrText xml:space="preserve"> PAGEREF _Toc27897 \h </w:delInstrText>
          </w:r>
        </w:del>
      </w:ins>
      <w:ins w:id="6506" w:author="M00009068" w:date="2021-11-19T15:54:26Z">
        <w:del w:id="6507" w:author="M00032937" w:date="2024-06-28T10:27:15Z">
          <w:r>
            <w:rPr/>
            <w:fldChar w:fldCharType="separate"/>
          </w:r>
        </w:del>
      </w:ins>
      <w:ins w:id="6508" w:author="M00009068" w:date="2021-11-19T15:54:26Z">
        <w:del w:id="6509" w:author="M00032937" w:date="2024-06-28T10:27:15Z">
          <w:r>
            <w:rPr/>
            <w:delText>18</w:delText>
          </w:r>
        </w:del>
      </w:ins>
      <w:ins w:id="6510" w:author="M00009068" w:date="2021-11-19T15:54:26Z">
        <w:del w:id="6511" w:author="M00032937" w:date="2024-06-28T10:27:15Z">
          <w:r>
            <w:rPr/>
            <w:fldChar w:fldCharType="end"/>
          </w:r>
        </w:del>
      </w:ins>
      <w:ins w:id="6512" w:author="M00009068" w:date="2021-11-19T15:54:26Z">
        <w:del w:id="651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514" w:author="M00009068" w:date="2021-11-19T15:54:26Z"/>
          <w:del w:id="6515" w:author="M00032937" w:date="2024-06-28T10:27:15Z"/>
        </w:rPr>
      </w:pPr>
      <w:ins w:id="6516" w:author="M00009068" w:date="2021-11-19T15:54:26Z">
        <w:del w:id="6517" w:author="M00032937" w:date="2024-06-28T10:27:15Z">
          <w:r>
            <w:rPr>
              <w:rFonts w:ascii="Times New Roman"/>
            </w:rPr>
            <w:fldChar w:fldCharType="begin"/>
          </w:r>
        </w:del>
      </w:ins>
      <w:ins w:id="6518" w:author="M00009068" w:date="2021-11-19T15:54:26Z">
        <w:del w:id="6519" w:author="M00032937" w:date="2024-06-28T10:27:15Z">
          <w:r>
            <w:rPr>
              <w:rFonts w:ascii="Times New Roman"/>
            </w:rPr>
            <w:delInstrText xml:space="preserve"> HYPERLINK \l _Toc1774 </w:delInstrText>
          </w:r>
        </w:del>
      </w:ins>
      <w:ins w:id="6520" w:author="M00009068" w:date="2021-11-19T15:54:26Z">
        <w:del w:id="652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522" w:author="M00009068" w:date="2021-11-19T15:54:26Z">
        <w:del w:id="6523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4.8.16 </w:delText>
          </w:r>
        </w:del>
      </w:ins>
      <w:ins w:id="6524" w:author="M00009068" w:date="2021-11-19T15:54:26Z">
        <w:del w:id="6525" w:author="M00032937" w:date="2024-06-28T10:27:15Z">
          <w:r>
            <w:rPr>
              <w:rFonts w:hint="eastAsia"/>
            </w:rPr>
            <w:delText>暖风干燥</w:delText>
          </w:r>
        </w:del>
      </w:ins>
      <w:ins w:id="6526" w:author="M00009068" w:date="2021-11-19T15:54:26Z">
        <w:del w:id="6527" w:author="M00032937" w:date="2024-06-28T10:27:15Z">
          <w:r>
            <w:rPr/>
            <w:tab/>
          </w:r>
        </w:del>
      </w:ins>
      <w:ins w:id="6528" w:author="M00009068" w:date="2021-11-19T15:54:26Z">
        <w:del w:id="6529" w:author="M00032937" w:date="2024-06-28T10:27:15Z">
          <w:r>
            <w:rPr/>
            <w:fldChar w:fldCharType="begin"/>
          </w:r>
        </w:del>
      </w:ins>
      <w:ins w:id="6530" w:author="M00009068" w:date="2021-11-19T15:54:26Z">
        <w:del w:id="6531" w:author="M00032937" w:date="2024-06-28T10:27:15Z">
          <w:r>
            <w:rPr/>
            <w:delInstrText xml:space="preserve"> PAGEREF _Toc1774 \h </w:delInstrText>
          </w:r>
        </w:del>
      </w:ins>
      <w:ins w:id="6532" w:author="M00009068" w:date="2021-11-19T15:54:26Z">
        <w:del w:id="6533" w:author="M00032937" w:date="2024-06-28T10:27:15Z">
          <w:r>
            <w:rPr/>
            <w:fldChar w:fldCharType="separate"/>
          </w:r>
        </w:del>
      </w:ins>
      <w:ins w:id="6534" w:author="M00009068" w:date="2021-11-19T15:54:26Z">
        <w:del w:id="6535" w:author="M00032937" w:date="2024-06-28T10:27:15Z">
          <w:r>
            <w:rPr/>
            <w:delText>18</w:delText>
          </w:r>
        </w:del>
      </w:ins>
      <w:ins w:id="6536" w:author="M00009068" w:date="2021-11-19T15:54:26Z">
        <w:del w:id="6537" w:author="M00032937" w:date="2024-06-28T10:27:15Z">
          <w:r>
            <w:rPr/>
            <w:fldChar w:fldCharType="end"/>
          </w:r>
        </w:del>
      </w:ins>
      <w:ins w:id="6538" w:author="M00009068" w:date="2021-11-19T15:54:26Z">
        <w:del w:id="653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540" w:author="M00009068" w:date="2021-11-19T15:54:26Z"/>
          <w:del w:id="6541" w:author="M00032937" w:date="2024-06-28T10:27:15Z"/>
        </w:rPr>
      </w:pPr>
      <w:ins w:id="6542" w:author="M00009068" w:date="2021-11-19T15:54:26Z">
        <w:del w:id="6543" w:author="M00032937" w:date="2024-06-28T10:27:15Z">
          <w:r>
            <w:rPr>
              <w:rFonts w:ascii="Times New Roman"/>
            </w:rPr>
            <w:fldChar w:fldCharType="begin"/>
          </w:r>
        </w:del>
      </w:ins>
      <w:ins w:id="6544" w:author="M00009068" w:date="2021-11-19T15:54:26Z">
        <w:del w:id="6545" w:author="M00032937" w:date="2024-06-28T10:27:15Z">
          <w:r>
            <w:rPr>
              <w:rFonts w:ascii="Times New Roman"/>
            </w:rPr>
            <w:delInstrText xml:space="preserve"> HYPERLINK \l _Toc16133 </w:delInstrText>
          </w:r>
        </w:del>
      </w:ins>
      <w:ins w:id="6546" w:author="M00009068" w:date="2021-11-19T15:54:26Z">
        <w:del w:id="654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548" w:author="M00009068" w:date="2021-11-19T15:54:26Z">
        <w:del w:id="6549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4.8.17 </w:delText>
          </w:r>
        </w:del>
      </w:ins>
      <w:ins w:id="6550" w:author="M00009068" w:date="2021-11-19T15:54:26Z">
        <w:del w:id="6551" w:author="M00032937" w:date="2024-06-28T10:27:15Z">
          <w:r>
            <w:rPr>
              <w:rFonts w:hint="eastAsia"/>
            </w:rPr>
            <w:delText>暖风风速</w:delText>
          </w:r>
        </w:del>
      </w:ins>
      <w:ins w:id="6552" w:author="M00009068" w:date="2021-11-19T15:54:26Z">
        <w:del w:id="6553" w:author="M00032937" w:date="2024-06-28T10:27:15Z">
          <w:r>
            <w:rPr/>
            <w:tab/>
          </w:r>
        </w:del>
      </w:ins>
      <w:ins w:id="6554" w:author="M00009068" w:date="2021-11-19T15:54:26Z">
        <w:del w:id="6555" w:author="M00032937" w:date="2024-06-28T10:27:15Z">
          <w:r>
            <w:rPr/>
            <w:fldChar w:fldCharType="begin"/>
          </w:r>
        </w:del>
      </w:ins>
      <w:ins w:id="6556" w:author="M00009068" w:date="2021-11-19T15:54:26Z">
        <w:del w:id="6557" w:author="M00032937" w:date="2024-06-28T10:27:15Z">
          <w:r>
            <w:rPr/>
            <w:delInstrText xml:space="preserve"> PAGEREF _Toc16133 \h </w:delInstrText>
          </w:r>
        </w:del>
      </w:ins>
      <w:ins w:id="6558" w:author="M00009068" w:date="2021-11-19T15:54:26Z">
        <w:del w:id="6559" w:author="M00032937" w:date="2024-06-28T10:27:15Z">
          <w:r>
            <w:rPr/>
            <w:fldChar w:fldCharType="separate"/>
          </w:r>
        </w:del>
      </w:ins>
      <w:ins w:id="6560" w:author="M00009068" w:date="2021-11-19T15:54:26Z">
        <w:del w:id="6561" w:author="M00032937" w:date="2024-06-28T10:27:15Z">
          <w:r>
            <w:rPr/>
            <w:delText>18</w:delText>
          </w:r>
        </w:del>
      </w:ins>
      <w:ins w:id="6562" w:author="M00009068" w:date="2021-11-19T15:54:26Z">
        <w:del w:id="6563" w:author="M00032937" w:date="2024-06-28T10:27:15Z">
          <w:r>
            <w:rPr/>
            <w:fldChar w:fldCharType="end"/>
          </w:r>
        </w:del>
      </w:ins>
      <w:ins w:id="6564" w:author="M00009068" w:date="2021-11-19T15:54:26Z">
        <w:del w:id="656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566" w:author="M00009068" w:date="2021-11-19T15:54:26Z"/>
          <w:del w:id="6567" w:author="M00032937" w:date="2024-06-28T10:27:15Z"/>
        </w:rPr>
      </w:pPr>
      <w:ins w:id="6568" w:author="M00009068" w:date="2021-11-19T15:54:26Z">
        <w:del w:id="6569" w:author="M00032937" w:date="2024-06-28T10:27:15Z">
          <w:r>
            <w:rPr>
              <w:rFonts w:ascii="Times New Roman"/>
            </w:rPr>
            <w:fldChar w:fldCharType="begin"/>
          </w:r>
        </w:del>
      </w:ins>
      <w:ins w:id="6570" w:author="M00009068" w:date="2021-11-19T15:54:26Z">
        <w:del w:id="6571" w:author="M00032937" w:date="2024-06-28T10:27:15Z">
          <w:r>
            <w:rPr>
              <w:rFonts w:ascii="Times New Roman"/>
            </w:rPr>
            <w:delInstrText xml:space="preserve"> HYPERLINK \l _Toc13771 </w:delInstrText>
          </w:r>
        </w:del>
      </w:ins>
      <w:ins w:id="6572" w:author="M00009068" w:date="2021-11-19T15:54:26Z">
        <w:del w:id="657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574" w:author="M00009068" w:date="2021-11-19T15:54:26Z">
        <w:del w:id="6575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4.8.18 </w:delText>
          </w:r>
        </w:del>
      </w:ins>
      <w:ins w:id="6576" w:author="M00009068" w:date="2021-11-19T15:54:26Z">
        <w:del w:id="6577" w:author="M00032937" w:date="2024-06-28T10:27:15Z">
          <w:r>
            <w:rPr>
              <w:rFonts w:hint="eastAsia"/>
            </w:rPr>
            <w:delText>喷嘴清洗</w:delText>
          </w:r>
        </w:del>
      </w:ins>
      <w:ins w:id="6578" w:author="M00009068" w:date="2021-11-19T15:54:26Z">
        <w:del w:id="6579" w:author="M00032937" w:date="2024-06-28T10:27:15Z">
          <w:r>
            <w:rPr/>
            <w:tab/>
          </w:r>
        </w:del>
      </w:ins>
      <w:ins w:id="6580" w:author="M00009068" w:date="2021-11-19T15:54:26Z">
        <w:del w:id="6581" w:author="M00032937" w:date="2024-06-28T10:27:15Z">
          <w:r>
            <w:rPr/>
            <w:fldChar w:fldCharType="begin"/>
          </w:r>
        </w:del>
      </w:ins>
      <w:ins w:id="6582" w:author="M00009068" w:date="2021-11-19T15:54:26Z">
        <w:del w:id="6583" w:author="M00032937" w:date="2024-06-28T10:27:15Z">
          <w:r>
            <w:rPr/>
            <w:delInstrText xml:space="preserve"> PAGEREF _Toc13771 \h </w:delInstrText>
          </w:r>
        </w:del>
      </w:ins>
      <w:ins w:id="6584" w:author="M00009068" w:date="2021-11-19T15:54:26Z">
        <w:del w:id="6585" w:author="M00032937" w:date="2024-06-28T10:27:15Z">
          <w:r>
            <w:rPr/>
            <w:fldChar w:fldCharType="separate"/>
          </w:r>
        </w:del>
      </w:ins>
      <w:ins w:id="6586" w:author="M00009068" w:date="2021-11-19T15:54:26Z">
        <w:del w:id="6587" w:author="M00032937" w:date="2024-06-28T10:27:15Z">
          <w:r>
            <w:rPr/>
            <w:delText>18</w:delText>
          </w:r>
        </w:del>
      </w:ins>
      <w:ins w:id="6588" w:author="M00009068" w:date="2021-11-19T15:54:26Z">
        <w:del w:id="6589" w:author="M00032937" w:date="2024-06-28T10:27:15Z">
          <w:r>
            <w:rPr/>
            <w:fldChar w:fldCharType="end"/>
          </w:r>
        </w:del>
      </w:ins>
      <w:ins w:id="6590" w:author="M00009068" w:date="2021-11-19T15:54:26Z">
        <w:del w:id="6591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592" w:author="M00009068" w:date="2021-11-19T15:54:26Z"/>
          <w:del w:id="6593" w:author="M00032937" w:date="2024-06-28T10:27:15Z"/>
        </w:rPr>
      </w:pPr>
      <w:ins w:id="6594" w:author="M00009068" w:date="2021-11-19T15:54:26Z">
        <w:del w:id="6595" w:author="M00032937" w:date="2024-06-28T10:27:15Z">
          <w:r>
            <w:rPr>
              <w:rFonts w:ascii="Times New Roman"/>
            </w:rPr>
            <w:fldChar w:fldCharType="begin"/>
          </w:r>
        </w:del>
      </w:ins>
      <w:ins w:id="6596" w:author="M00009068" w:date="2021-11-19T15:54:26Z">
        <w:del w:id="6597" w:author="M00032937" w:date="2024-06-28T10:27:15Z">
          <w:r>
            <w:rPr>
              <w:rFonts w:ascii="Times New Roman"/>
            </w:rPr>
            <w:delInstrText xml:space="preserve"> HYPERLINK \l _Toc8586 </w:delInstrText>
          </w:r>
        </w:del>
      </w:ins>
      <w:ins w:id="6598" w:author="M00009068" w:date="2021-11-19T15:54:26Z">
        <w:del w:id="6599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600" w:author="M00009068" w:date="2021-11-19T15:54:26Z">
        <w:del w:id="6601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4.8.19 </w:delText>
          </w:r>
        </w:del>
      </w:ins>
      <w:ins w:id="6602" w:author="M00009068" w:date="2021-11-19T15:54:26Z">
        <w:del w:id="6603" w:author="M00032937" w:date="2024-06-28T10:27:15Z">
          <w:r>
            <w:rPr>
              <w:rFonts w:hint="eastAsia"/>
            </w:rPr>
            <w:delText>水温调节</w:delText>
          </w:r>
        </w:del>
      </w:ins>
      <w:ins w:id="6604" w:author="M00009068" w:date="2021-11-19T15:54:26Z">
        <w:del w:id="6605" w:author="M00032937" w:date="2024-06-28T10:27:15Z">
          <w:r>
            <w:rPr/>
            <w:tab/>
          </w:r>
        </w:del>
      </w:ins>
      <w:ins w:id="6606" w:author="M00009068" w:date="2021-11-19T15:54:26Z">
        <w:del w:id="6607" w:author="M00032937" w:date="2024-06-28T10:27:15Z">
          <w:r>
            <w:rPr/>
            <w:fldChar w:fldCharType="begin"/>
          </w:r>
        </w:del>
      </w:ins>
      <w:ins w:id="6608" w:author="M00009068" w:date="2021-11-19T15:54:26Z">
        <w:del w:id="6609" w:author="M00032937" w:date="2024-06-28T10:27:15Z">
          <w:r>
            <w:rPr/>
            <w:delInstrText xml:space="preserve"> PAGEREF _Toc8586 \h </w:delInstrText>
          </w:r>
        </w:del>
      </w:ins>
      <w:ins w:id="6610" w:author="M00009068" w:date="2021-11-19T15:54:26Z">
        <w:del w:id="6611" w:author="M00032937" w:date="2024-06-28T10:27:15Z">
          <w:r>
            <w:rPr/>
            <w:fldChar w:fldCharType="separate"/>
          </w:r>
        </w:del>
      </w:ins>
      <w:ins w:id="6612" w:author="M00009068" w:date="2021-11-19T15:54:26Z">
        <w:del w:id="6613" w:author="M00032937" w:date="2024-06-28T10:27:15Z">
          <w:r>
            <w:rPr/>
            <w:delText>18</w:delText>
          </w:r>
        </w:del>
      </w:ins>
      <w:ins w:id="6614" w:author="M00009068" w:date="2021-11-19T15:54:26Z">
        <w:del w:id="6615" w:author="M00032937" w:date="2024-06-28T10:27:15Z">
          <w:r>
            <w:rPr/>
            <w:fldChar w:fldCharType="end"/>
          </w:r>
        </w:del>
      </w:ins>
      <w:ins w:id="6616" w:author="M00009068" w:date="2021-11-19T15:54:26Z">
        <w:del w:id="661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618" w:author="M00009068" w:date="2021-11-19T15:54:26Z"/>
          <w:del w:id="6619" w:author="M00032937" w:date="2024-06-28T10:27:15Z"/>
        </w:rPr>
      </w:pPr>
      <w:ins w:id="6620" w:author="M00009068" w:date="2021-11-19T15:54:26Z">
        <w:del w:id="6621" w:author="M00032937" w:date="2024-06-28T10:27:15Z">
          <w:r>
            <w:rPr>
              <w:rFonts w:ascii="Times New Roman"/>
            </w:rPr>
            <w:fldChar w:fldCharType="begin"/>
          </w:r>
        </w:del>
      </w:ins>
      <w:ins w:id="6622" w:author="M00009068" w:date="2021-11-19T15:54:26Z">
        <w:del w:id="6623" w:author="M00032937" w:date="2024-06-28T10:27:15Z">
          <w:r>
            <w:rPr>
              <w:rFonts w:ascii="Times New Roman"/>
            </w:rPr>
            <w:delInstrText xml:space="preserve"> HYPERLINK \l _Toc9860 </w:delInstrText>
          </w:r>
        </w:del>
      </w:ins>
      <w:ins w:id="6624" w:author="M00009068" w:date="2021-11-19T15:54:26Z">
        <w:del w:id="662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626" w:author="M00009068" w:date="2021-11-19T15:54:26Z">
        <w:del w:id="6627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4.8.20 </w:delText>
          </w:r>
        </w:del>
      </w:ins>
      <w:ins w:id="6628" w:author="M00009068" w:date="2021-11-19T15:54:26Z">
        <w:del w:id="6629" w:author="M00032937" w:date="2024-06-28T10:27:15Z">
          <w:r>
            <w:rPr>
              <w:rFonts w:hint="eastAsia"/>
            </w:rPr>
            <w:delText>风温调节</w:delText>
          </w:r>
        </w:del>
      </w:ins>
      <w:ins w:id="6630" w:author="M00009068" w:date="2021-11-19T15:54:26Z">
        <w:del w:id="6631" w:author="M00032937" w:date="2024-06-28T10:27:15Z">
          <w:r>
            <w:rPr/>
            <w:tab/>
          </w:r>
        </w:del>
      </w:ins>
      <w:ins w:id="6632" w:author="M00009068" w:date="2021-11-19T15:54:26Z">
        <w:del w:id="6633" w:author="M00032937" w:date="2024-06-28T10:27:15Z">
          <w:r>
            <w:rPr/>
            <w:fldChar w:fldCharType="begin"/>
          </w:r>
        </w:del>
      </w:ins>
      <w:ins w:id="6634" w:author="M00009068" w:date="2021-11-19T15:54:26Z">
        <w:del w:id="6635" w:author="M00032937" w:date="2024-06-28T10:27:15Z">
          <w:r>
            <w:rPr/>
            <w:delInstrText xml:space="preserve"> PAGEREF _Toc9860 \h </w:delInstrText>
          </w:r>
        </w:del>
      </w:ins>
      <w:ins w:id="6636" w:author="M00009068" w:date="2021-11-19T15:54:26Z">
        <w:del w:id="6637" w:author="M00032937" w:date="2024-06-28T10:27:15Z">
          <w:r>
            <w:rPr/>
            <w:fldChar w:fldCharType="separate"/>
          </w:r>
        </w:del>
      </w:ins>
      <w:ins w:id="6638" w:author="M00009068" w:date="2021-11-19T15:54:26Z">
        <w:del w:id="6639" w:author="M00032937" w:date="2024-06-28T10:27:15Z">
          <w:r>
            <w:rPr/>
            <w:delText>19</w:delText>
          </w:r>
        </w:del>
      </w:ins>
      <w:ins w:id="6640" w:author="M00009068" w:date="2021-11-19T15:54:26Z">
        <w:del w:id="6641" w:author="M00032937" w:date="2024-06-28T10:27:15Z">
          <w:r>
            <w:rPr/>
            <w:fldChar w:fldCharType="end"/>
          </w:r>
        </w:del>
      </w:ins>
      <w:ins w:id="6642" w:author="M00009068" w:date="2021-11-19T15:54:26Z">
        <w:del w:id="664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644" w:author="M00009068" w:date="2021-11-19T15:54:26Z"/>
          <w:del w:id="6645" w:author="M00032937" w:date="2024-06-28T10:27:15Z"/>
        </w:rPr>
      </w:pPr>
      <w:ins w:id="6646" w:author="M00009068" w:date="2021-11-19T15:54:26Z">
        <w:del w:id="6647" w:author="M00032937" w:date="2024-06-28T10:27:15Z">
          <w:r>
            <w:rPr>
              <w:rFonts w:ascii="Times New Roman"/>
            </w:rPr>
            <w:fldChar w:fldCharType="begin"/>
          </w:r>
        </w:del>
      </w:ins>
      <w:ins w:id="6648" w:author="M00009068" w:date="2021-11-19T15:54:26Z">
        <w:del w:id="6649" w:author="M00032937" w:date="2024-06-28T10:27:15Z">
          <w:r>
            <w:rPr>
              <w:rFonts w:ascii="Times New Roman"/>
            </w:rPr>
            <w:delInstrText xml:space="preserve"> HYPERLINK \l _Toc21926 </w:delInstrText>
          </w:r>
        </w:del>
      </w:ins>
      <w:ins w:id="6650" w:author="M00009068" w:date="2021-11-19T15:54:26Z">
        <w:del w:id="665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652" w:author="M00009068" w:date="2021-11-19T15:54:26Z">
        <w:del w:id="6653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4.8.21 </w:delText>
          </w:r>
        </w:del>
      </w:ins>
      <w:ins w:id="6654" w:author="M00009068" w:date="2021-11-19T15:54:26Z">
        <w:del w:id="6655" w:author="M00032937" w:date="2024-06-28T10:27:15Z">
          <w:r>
            <w:rPr>
              <w:rFonts w:hint="eastAsia"/>
            </w:rPr>
            <w:delText>坐温</w:delText>
          </w:r>
        </w:del>
      </w:ins>
      <w:ins w:id="6656" w:author="M00009068" w:date="2021-11-19T15:54:26Z">
        <w:del w:id="6657" w:author="M00032937" w:date="2024-06-28T10:27:15Z">
          <w:r>
            <w:rPr/>
            <w:tab/>
          </w:r>
        </w:del>
      </w:ins>
      <w:ins w:id="6658" w:author="M00009068" w:date="2021-11-19T15:54:26Z">
        <w:del w:id="6659" w:author="M00032937" w:date="2024-06-28T10:27:15Z">
          <w:r>
            <w:rPr/>
            <w:fldChar w:fldCharType="begin"/>
          </w:r>
        </w:del>
      </w:ins>
      <w:ins w:id="6660" w:author="M00009068" w:date="2021-11-19T15:54:26Z">
        <w:del w:id="6661" w:author="M00032937" w:date="2024-06-28T10:27:15Z">
          <w:r>
            <w:rPr/>
            <w:delInstrText xml:space="preserve"> PAGEREF _Toc21926 \h </w:delInstrText>
          </w:r>
        </w:del>
      </w:ins>
      <w:ins w:id="6662" w:author="M00009068" w:date="2021-11-19T15:54:26Z">
        <w:del w:id="6663" w:author="M00032937" w:date="2024-06-28T10:27:15Z">
          <w:r>
            <w:rPr/>
            <w:fldChar w:fldCharType="separate"/>
          </w:r>
        </w:del>
      </w:ins>
      <w:ins w:id="6664" w:author="M00009068" w:date="2021-11-19T15:54:26Z">
        <w:del w:id="6665" w:author="M00032937" w:date="2024-06-28T10:27:15Z">
          <w:r>
            <w:rPr/>
            <w:delText>19</w:delText>
          </w:r>
        </w:del>
      </w:ins>
      <w:ins w:id="6666" w:author="M00009068" w:date="2021-11-19T15:54:26Z">
        <w:del w:id="6667" w:author="M00032937" w:date="2024-06-28T10:27:15Z">
          <w:r>
            <w:rPr/>
            <w:fldChar w:fldCharType="end"/>
          </w:r>
        </w:del>
      </w:ins>
      <w:ins w:id="6668" w:author="M00009068" w:date="2021-11-19T15:54:26Z">
        <w:del w:id="666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670" w:author="M00009068" w:date="2021-11-19T15:54:26Z"/>
          <w:del w:id="6671" w:author="M00032937" w:date="2024-06-28T10:27:15Z"/>
        </w:rPr>
      </w:pPr>
      <w:ins w:id="6672" w:author="M00009068" w:date="2021-11-19T15:54:26Z">
        <w:del w:id="6673" w:author="M00032937" w:date="2024-06-28T10:27:15Z">
          <w:r>
            <w:rPr>
              <w:rFonts w:ascii="Times New Roman"/>
            </w:rPr>
            <w:fldChar w:fldCharType="begin"/>
          </w:r>
        </w:del>
      </w:ins>
      <w:ins w:id="6674" w:author="M00009068" w:date="2021-11-19T15:54:26Z">
        <w:del w:id="6675" w:author="M00032937" w:date="2024-06-28T10:27:15Z">
          <w:r>
            <w:rPr>
              <w:rFonts w:ascii="Times New Roman"/>
            </w:rPr>
            <w:delInstrText xml:space="preserve"> HYPERLINK \l _Toc2564 </w:delInstrText>
          </w:r>
        </w:del>
      </w:ins>
      <w:ins w:id="6676" w:author="M00009068" w:date="2021-11-19T15:54:26Z">
        <w:del w:id="667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678" w:author="M00009068" w:date="2021-11-19T15:54:26Z">
        <w:del w:id="6679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4.8.22 </w:delText>
          </w:r>
        </w:del>
      </w:ins>
      <w:ins w:id="6680" w:author="M00009068" w:date="2021-11-19T15:54:26Z">
        <w:del w:id="6681" w:author="M00032937" w:date="2024-06-28T10:27:15Z">
          <w:r>
            <w:rPr>
              <w:rFonts w:hint="eastAsia"/>
              <w:lang w:val="en-US" w:eastAsia="zh-CN"/>
            </w:rPr>
            <w:delText>光感</w:delText>
          </w:r>
        </w:del>
      </w:ins>
      <w:ins w:id="6682" w:author="M00009068" w:date="2021-11-19T15:54:26Z">
        <w:del w:id="6683" w:author="M00032937" w:date="2024-06-28T10:27:15Z">
          <w:r>
            <w:rPr>
              <w:rFonts w:hint="eastAsia"/>
            </w:rPr>
            <w:delText>夜灯</w:delText>
          </w:r>
        </w:del>
      </w:ins>
      <w:ins w:id="6684" w:author="M00009068" w:date="2021-11-19T15:54:26Z">
        <w:del w:id="6685" w:author="M00032937" w:date="2024-06-28T10:27:15Z">
          <w:r>
            <w:rPr/>
            <w:tab/>
          </w:r>
        </w:del>
      </w:ins>
      <w:ins w:id="6686" w:author="M00009068" w:date="2021-11-19T15:54:26Z">
        <w:del w:id="6687" w:author="M00032937" w:date="2024-06-28T10:27:15Z">
          <w:r>
            <w:rPr/>
            <w:fldChar w:fldCharType="begin"/>
          </w:r>
        </w:del>
      </w:ins>
      <w:ins w:id="6688" w:author="M00009068" w:date="2021-11-19T15:54:26Z">
        <w:del w:id="6689" w:author="M00032937" w:date="2024-06-28T10:27:15Z">
          <w:r>
            <w:rPr/>
            <w:delInstrText xml:space="preserve"> PAGEREF _Toc2564 \h </w:delInstrText>
          </w:r>
        </w:del>
      </w:ins>
      <w:ins w:id="6690" w:author="M00009068" w:date="2021-11-19T15:54:26Z">
        <w:del w:id="6691" w:author="M00032937" w:date="2024-06-28T10:27:15Z">
          <w:r>
            <w:rPr/>
            <w:fldChar w:fldCharType="separate"/>
          </w:r>
        </w:del>
      </w:ins>
      <w:ins w:id="6692" w:author="M00009068" w:date="2021-11-19T15:54:26Z">
        <w:del w:id="6693" w:author="M00032937" w:date="2024-06-28T10:27:15Z">
          <w:r>
            <w:rPr/>
            <w:delText>19</w:delText>
          </w:r>
        </w:del>
      </w:ins>
      <w:ins w:id="6694" w:author="M00009068" w:date="2021-11-19T15:54:26Z">
        <w:del w:id="6695" w:author="M00032937" w:date="2024-06-28T10:27:15Z">
          <w:r>
            <w:rPr/>
            <w:fldChar w:fldCharType="end"/>
          </w:r>
        </w:del>
      </w:ins>
      <w:ins w:id="6696" w:author="M00009068" w:date="2021-11-19T15:54:26Z">
        <w:del w:id="669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698" w:author="M00009068" w:date="2021-11-19T15:54:26Z"/>
          <w:del w:id="6699" w:author="M00032937" w:date="2024-06-28T10:27:15Z"/>
        </w:rPr>
      </w:pPr>
      <w:ins w:id="6700" w:author="M00009068" w:date="2021-11-19T15:54:26Z">
        <w:del w:id="6701" w:author="M00032937" w:date="2024-06-28T10:27:15Z">
          <w:r>
            <w:rPr>
              <w:rFonts w:ascii="Times New Roman"/>
            </w:rPr>
            <w:fldChar w:fldCharType="begin"/>
          </w:r>
        </w:del>
      </w:ins>
      <w:ins w:id="6702" w:author="M00009068" w:date="2021-11-19T15:54:26Z">
        <w:del w:id="6703" w:author="M00032937" w:date="2024-06-28T10:27:15Z">
          <w:r>
            <w:rPr>
              <w:rFonts w:ascii="Times New Roman"/>
            </w:rPr>
            <w:delInstrText xml:space="preserve"> HYPERLINK \l _Toc29641 </w:delInstrText>
          </w:r>
        </w:del>
      </w:ins>
      <w:ins w:id="6704" w:author="M00009068" w:date="2021-11-19T15:54:26Z">
        <w:del w:id="670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706" w:author="M00009068" w:date="2021-11-19T15:54:26Z">
        <w:del w:id="6707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4.8.23 </w:delText>
          </w:r>
        </w:del>
      </w:ins>
      <w:ins w:id="6708" w:author="M00009068" w:date="2021-11-19T15:54:26Z">
        <w:del w:id="6709" w:author="M00032937" w:date="2024-06-28T10:27:15Z">
          <w:r>
            <w:rPr>
              <w:rFonts w:hint="eastAsia"/>
              <w:lang w:val="en-US" w:eastAsia="zh-CN"/>
            </w:rPr>
            <w:delText>座圈氛围灯</w:delText>
          </w:r>
        </w:del>
      </w:ins>
      <w:ins w:id="6710" w:author="M00009068" w:date="2021-11-19T15:54:26Z">
        <w:del w:id="6711" w:author="M00032937" w:date="2024-06-28T10:27:15Z">
          <w:r>
            <w:rPr/>
            <w:tab/>
          </w:r>
        </w:del>
      </w:ins>
      <w:ins w:id="6712" w:author="M00009068" w:date="2021-11-19T15:54:26Z">
        <w:del w:id="6713" w:author="M00032937" w:date="2024-06-28T10:27:15Z">
          <w:r>
            <w:rPr/>
            <w:fldChar w:fldCharType="begin"/>
          </w:r>
        </w:del>
      </w:ins>
      <w:ins w:id="6714" w:author="M00009068" w:date="2021-11-19T15:54:26Z">
        <w:del w:id="6715" w:author="M00032937" w:date="2024-06-28T10:27:15Z">
          <w:r>
            <w:rPr/>
            <w:delInstrText xml:space="preserve"> PAGEREF _Toc29641 \h </w:delInstrText>
          </w:r>
        </w:del>
      </w:ins>
      <w:ins w:id="6716" w:author="M00009068" w:date="2021-11-19T15:54:26Z">
        <w:del w:id="6717" w:author="M00032937" w:date="2024-06-28T10:27:15Z">
          <w:r>
            <w:rPr/>
            <w:fldChar w:fldCharType="separate"/>
          </w:r>
        </w:del>
      </w:ins>
      <w:ins w:id="6718" w:author="M00009068" w:date="2021-11-19T15:54:26Z">
        <w:del w:id="6719" w:author="M00032937" w:date="2024-06-28T10:27:15Z">
          <w:r>
            <w:rPr/>
            <w:delText>20</w:delText>
          </w:r>
        </w:del>
      </w:ins>
      <w:ins w:id="6720" w:author="M00009068" w:date="2021-11-19T15:54:26Z">
        <w:del w:id="6721" w:author="M00032937" w:date="2024-06-28T10:27:15Z">
          <w:r>
            <w:rPr/>
            <w:fldChar w:fldCharType="end"/>
          </w:r>
        </w:del>
      </w:ins>
      <w:ins w:id="6722" w:author="M00009068" w:date="2021-11-19T15:54:26Z">
        <w:del w:id="672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724" w:author="M00009068" w:date="2021-11-19T15:54:26Z"/>
          <w:del w:id="6725" w:author="M00032937" w:date="2024-06-28T10:27:15Z"/>
        </w:rPr>
      </w:pPr>
      <w:ins w:id="6726" w:author="M00009068" w:date="2021-11-19T15:54:26Z">
        <w:del w:id="6727" w:author="M00032937" w:date="2024-06-28T10:27:15Z">
          <w:r>
            <w:rPr>
              <w:rFonts w:ascii="Times New Roman"/>
            </w:rPr>
            <w:fldChar w:fldCharType="begin"/>
          </w:r>
        </w:del>
      </w:ins>
      <w:ins w:id="6728" w:author="M00009068" w:date="2021-11-19T15:54:26Z">
        <w:del w:id="6729" w:author="M00032937" w:date="2024-06-28T10:27:15Z">
          <w:r>
            <w:rPr>
              <w:rFonts w:ascii="Times New Roman"/>
            </w:rPr>
            <w:delInstrText xml:space="preserve"> HYPERLINK \l _Toc32076 </w:delInstrText>
          </w:r>
        </w:del>
      </w:ins>
      <w:ins w:id="6730" w:author="M00009068" w:date="2021-11-19T15:54:26Z">
        <w:del w:id="673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732" w:author="M00009068" w:date="2021-11-19T15:54:26Z">
        <w:del w:id="6733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4.8.24 </w:delText>
          </w:r>
        </w:del>
      </w:ins>
      <w:ins w:id="6734" w:author="M00009068" w:date="2021-11-19T15:54:26Z">
        <w:del w:id="6735" w:author="M00032937" w:date="2024-06-28T10:27:15Z">
          <w:r>
            <w:rPr>
              <w:rFonts w:hint="eastAsia"/>
            </w:rPr>
            <w:delText>紫外线杀菌</w:delText>
          </w:r>
        </w:del>
      </w:ins>
      <w:ins w:id="6736" w:author="M00009068" w:date="2021-11-19T15:54:26Z">
        <w:del w:id="6737" w:author="M00032937" w:date="2024-06-28T10:27:15Z">
          <w:r>
            <w:rPr/>
            <w:tab/>
          </w:r>
        </w:del>
      </w:ins>
      <w:ins w:id="6738" w:author="M00009068" w:date="2021-11-19T15:54:26Z">
        <w:del w:id="6739" w:author="M00032937" w:date="2024-06-28T10:27:15Z">
          <w:r>
            <w:rPr/>
            <w:fldChar w:fldCharType="begin"/>
          </w:r>
        </w:del>
      </w:ins>
      <w:ins w:id="6740" w:author="M00009068" w:date="2021-11-19T15:54:26Z">
        <w:del w:id="6741" w:author="M00032937" w:date="2024-06-28T10:27:15Z">
          <w:r>
            <w:rPr/>
            <w:delInstrText xml:space="preserve"> PAGEREF _Toc32076 \h </w:delInstrText>
          </w:r>
        </w:del>
      </w:ins>
      <w:ins w:id="6742" w:author="M00009068" w:date="2021-11-19T15:54:26Z">
        <w:del w:id="6743" w:author="M00032937" w:date="2024-06-28T10:27:15Z">
          <w:r>
            <w:rPr/>
            <w:fldChar w:fldCharType="separate"/>
          </w:r>
        </w:del>
      </w:ins>
      <w:ins w:id="6744" w:author="M00009068" w:date="2021-11-19T15:54:26Z">
        <w:del w:id="6745" w:author="M00032937" w:date="2024-06-28T10:27:15Z">
          <w:r>
            <w:rPr/>
            <w:delText>20</w:delText>
          </w:r>
        </w:del>
      </w:ins>
      <w:ins w:id="6746" w:author="M00009068" w:date="2021-11-19T15:54:26Z">
        <w:del w:id="6747" w:author="M00032937" w:date="2024-06-28T10:27:15Z">
          <w:r>
            <w:rPr/>
            <w:fldChar w:fldCharType="end"/>
          </w:r>
        </w:del>
      </w:ins>
      <w:ins w:id="6748" w:author="M00009068" w:date="2021-11-19T15:54:26Z">
        <w:del w:id="674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750" w:author="M00009068" w:date="2021-11-19T15:54:26Z"/>
          <w:del w:id="6751" w:author="M00032937" w:date="2024-06-28T10:27:15Z"/>
        </w:rPr>
      </w:pPr>
      <w:ins w:id="6752" w:author="M00009068" w:date="2021-11-19T15:54:26Z">
        <w:del w:id="6753" w:author="M00032937" w:date="2024-06-28T10:27:15Z">
          <w:r>
            <w:rPr>
              <w:rFonts w:ascii="Times New Roman"/>
            </w:rPr>
            <w:fldChar w:fldCharType="begin"/>
          </w:r>
        </w:del>
      </w:ins>
      <w:ins w:id="6754" w:author="M00009068" w:date="2021-11-19T15:54:26Z">
        <w:del w:id="6755" w:author="M00032937" w:date="2024-06-28T10:27:15Z">
          <w:r>
            <w:rPr>
              <w:rFonts w:ascii="Times New Roman"/>
            </w:rPr>
            <w:delInstrText xml:space="preserve"> HYPERLINK \l _Toc14852 </w:delInstrText>
          </w:r>
        </w:del>
      </w:ins>
      <w:ins w:id="6756" w:author="M00009068" w:date="2021-11-19T15:54:26Z">
        <w:del w:id="675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758" w:author="M00009068" w:date="2021-11-19T15:54:26Z">
        <w:del w:id="6759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4.8.25 </w:delText>
          </w:r>
        </w:del>
      </w:ins>
      <w:ins w:id="6760" w:author="M00009068" w:date="2021-11-19T15:54:26Z">
        <w:del w:id="6761" w:author="M00032937" w:date="2024-06-28T10:27:15Z">
          <w:r>
            <w:rPr>
              <w:rFonts w:hint="eastAsia"/>
            </w:rPr>
            <w:delText>除臭</w:delText>
          </w:r>
        </w:del>
      </w:ins>
      <w:ins w:id="6762" w:author="M00009068" w:date="2021-11-19T15:54:26Z">
        <w:del w:id="6763" w:author="M00032937" w:date="2024-06-28T10:27:15Z">
          <w:r>
            <w:rPr/>
            <w:tab/>
          </w:r>
        </w:del>
      </w:ins>
      <w:ins w:id="6764" w:author="M00009068" w:date="2021-11-19T15:54:26Z">
        <w:del w:id="6765" w:author="M00032937" w:date="2024-06-28T10:27:15Z">
          <w:r>
            <w:rPr/>
            <w:fldChar w:fldCharType="begin"/>
          </w:r>
        </w:del>
      </w:ins>
      <w:ins w:id="6766" w:author="M00009068" w:date="2021-11-19T15:54:26Z">
        <w:del w:id="6767" w:author="M00032937" w:date="2024-06-28T10:27:15Z">
          <w:r>
            <w:rPr/>
            <w:delInstrText xml:space="preserve"> PAGEREF _Toc14852 \h </w:delInstrText>
          </w:r>
        </w:del>
      </w:ins>
      <w:ins w:id="6768" w:author="M00009068" w:date="2021-11-19T15:54:26Z">
        <w:del w:id="6769" w:author="M00032937" w:date="2024-06-28T10:27:15Z">
          <w:r>
            <w:rPr/>
            <w:fldChar w:fldCharType="separate"/>
          </w:r>
        </w:del>
      </w:ins>
      <w:ins w:id="6770" w:author="M00009068" w:date="2021-11-19T15:54:26Z">
        <w:del w:id="6771" w:author="M00032937" w:date="2024-06-28T10:27:15Z">
          <w:r>
            <w:rPr/>
            <w:delText>20</w:delText>
          </w:r>
        </w:del>
      </w:ins>
      <w:ins w:id="6772" w:author="M00009068" w:date="2021-11-19T15:54:26Z">
        <w:del w:id="6773" w:author="M00032937" w:date="2024-06-28T10:27:15Z">
          <w:r>
            <w:rPr/>
            <w:fldChar w:fldCharType="end"/>
          </w:r>
        </w:del>
      </w:ins>
      <w:ins w:id="6774" w:author="M00009068" w:date="2021-11-19T15:54:26Z">
        <w:del w:id="677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776" w:author="M00009068" w:date="2021-11-19T15:54:26Z"/>
          <w:del w:id="6777" w:author="M00032937" w:date="2024-06-28T10:27:15Z"/>
        </w:rPr>
      </w:pPr>
      <w:ins w:id="6778" w:author="M00009068" w:date="2021-11-19T15:54:26Z">
        <w:del w:id="6779" w:author="M00032937" w:date="2024-06-28T10:27:15Z">
          <w:r>
            <w:rPr>
              <w:rFonts w:ascii="Times New Roman"/>
            </w:rPr>
            <w:fldChar w:fldCharType="begin"/>
          </w:r>
        </w:del>
      </w:ins>
      <w:ins w:id="6780" w:author="M00009068" w:date="2021-11-19T15:54:26Z">
        <w:del w:id="6781" w:author="M00032937" w:date="2024-06-28T10:27:15Z">
          <w:r>
            <w:rPr>
              <w:rFonts w:ascii="Times New Roman"/>
            </w:rPr>
            <w:delInstrText xml:space="preserve"> HYPERLINK \l _Toc12041 </w:delInstrText>
          </w:r>
        </w:del>
      </w:ins>
      <w:ins w:id="6782" w:author="M00009068" w:date="2021-11-19T15:54:26Z">
        <w:del w:id="678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784" w:author="M00009068" w:date="2021-11-19T15:54:26Z">
        <w:del w:id="6785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4.8.26 </w:delText>
          </w:r>
        </w:del>
      </w:ins>
      <w:ins w:id="6786" w:author="M00009068" w:date="2021-11-19T15:54:26Z">
        <w:del w:id="6787" w:author="M00032937" w:date="2024-06-28T10:27:15Z">
          <w:r>
            <w:rPr>
              <w:rFonts w:hint="eastAsia"/>
            </w:rPr>
            <w:delText>喷口自洁</w:delText>
          </w:r>
        </w:del>
      </w:ins>
      <w:ins w:id="6788" w:author="M00009068" w:date="2021-11-19T15:54:26Z">
        <w:del w:id="6789" w:author="M00032937" w:date="2024-06-28T10:27:15Z">
          <w:r>
            <w:rPr/>
            <w:tab/>
          </w:r>
        </w:del>
      </w:ins>
      <w:ins w:id="6790" w:author="M00009068" w:date="2021-11-19T15:54:26Z">
        <w:del w:id="6791" w:author="M00032937" w:date="2024-06-28T10:27:15Z">
          <w:r>
            <w:rPr/>
            <w:fldChar w:fldCharType="begin"/>
          </w:r>
        </w:del>
      </w:ins>
      <w:ins w:id="6792" w:author="M00009068" w:date="2021-11-19T15:54:26Z">
        <w:del w:id="6793" w:author="M00032937" w:date="2024-06-28T10:27:15Z">
          <w:r>
            <w:rPr/>
            <w:delInstrText xml:space="preserve"> PAGEREF _Toc12041 \h </w:delInstrText>
          </w:r>
        </w:del>
      </w:ins>
      <w:ins w:id="6794" w:author="M00009068" w:date="2021-11-19T15:54:26Z">
        <w:del w:id="6795" w:author="M00032937" w:date="2024-06-28T10:27:15Z">
          <w:r>
            <w:rPr/>
            <w:fldChar w:fldCharType="separate"/>
          </w:r>
        </w:del>
      </w:ins>
      <w:ins w:id="6796" w:author="M00009068" w:date="2021-11-19T15:54:26Z">
        <w:del w:id="6797" w:author="M00032937" w:date="2024-06-28T10:27:15Z">
          <w:r>
            <w:rPr/>
            <w:delText>20</w:delText>
          </w:r>
        </w:del>
      </w:ins>
      <w:ins w:id="6798" w:author="M00009068" w:date="2021-11-19T15:54:26Z">
        <w:del w:id="6799" w:author="M00032937" w:date="2024-06-28T10:27:15Z">
          <w:r>
            <w:rPr/>
            <w:fldChar w:fldCharType="end"/>
          </w:r>
        </w:del>
      </w:ins>
      <w:ins w:id="6800" w:author="M00009068" w:date="2021-11-19T15:54:26Z">
        <w:del w:id="6801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802" w:author="M00009068" w:date="2021-11-19T15:54:26Z"/>
          <w:del w:id="6803" w:author="M00032937" w:date="2024-06-28T10:27:15Z"/>
        </w:rPr>
      </w:pPr>
      <w:ins w:id="6804" w:author="M00009068" w:date="2021-11-19T15:54:26Z">
        <w:del w:id="6805" w:author="M00032937" w:date="2024-06-28T10:27:15Z">
          <w:r>
            <w:rPr>
              <w:rFonts w:ascii="Times New Roman"/>
            </w:rPr>
            <w:fldChar w:fldCharType="begin"/>
          </w:r>
        </w:del>
      </w:ins>
      <w:ins w:id="6806" w:author="M00009068" w:date="2021-11-19T15:54:26Z">
        <w:del w:id="6807" w:author="M00032937" w:date="2024-06-28T10:27:15Z">
          <w:r>
            <w:rPr>
              <w:rFonts w:ascii="Times New Roman"/>
            </w:rPr>
            <w:delInstrText xml:space="preserve"> HYPERLINK \l _Toc27042 </w:delInstrText>
          </w:r>
        </w:del>
      </w:ins>
      <w:ins w:id="6808" w:author="M00009068" w:date="2021-11-19T15:54:26Z">
        <w:del w:id="6809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810" w:author="M00009068" w:date="2021-11-19T15:54:26Z">
        <w:del w:id="6811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4.8.27 </w:delText>
          </w:r>
        </w:del>
      </w:ins>
      <w:ins w:id="6812" w:author="M00009068" w:date="2021-11-19T15:54:26Z">
        <w:del w:id="6813" w:author="M00032937" w:date="2024-06-28T10:27:15Z">
          <w:r>
            <w:rPr>
              <w:rFonts w:hint="eastAsia"/>
              <w:lang w:val="en-US" w:eastAsia="zh-CN"/>
            </w:rPr>
            <w:delText>坐浴功能</w:delText>
          </w:r>
        </w:del>
      </w:ins>
      <w:ins w:id="6814" w:author="M00009068" w:date="2021-11-19T15:54:26Z">
        <w:del w:id="6815" w:author="M00032937" w:date="2024-06-28T10:27:15Z">
          <w:r>
            <w:rPr/>
            <w:tab/>
          </w:r>
        </w:del>
      </w:ins>
      <w:ins w:id="6816" w:author="M00009068" w:date="2021-11-19T15:54:26Z">
        <w:del w:id="6817" w:author="M00032937" w:date="2024-06-28T10:27:15Z">
          <w:r>
            <w:rPr/>
            <w:fldChar w:fldCharType="begin"/>
          </w:r>
        </w:del>
      </w:ins>
      <w:ins w:id="6818" w:author="M00009068" w:date="2021-11-19T15:54:26Z">
        <w:del w:id="6819" w:author="M00032937" w:date="2024-06-28T10:27:15Z">
          <w:r>
            <w:rPr/>
            <w:delInstrText xml:space="preserve"> PAGEREF _Toc27042 \h </w:delInstrText>
          </w:r>
        </w:del>
      </w:ins>
      <w:ins w:id="6820" w:author="M00009068" w:date="2021-11-19T15:54:26Z">
        <w:del w:id="6821" w:author="M00032937" w:date="2024-06-28T10:27:15Z">
          <w:r>
            <w:rPr/>
            <w:fldChar w:fldCharType="separate"/>
          </w:r>
        </w:del>
      </w:ins>
      <w:ins w:id="6822" w:author="M00009068" w:date="2021-11-19T15:54:26Z">
        <w:del w:id="6823" w:author="M00032937" w:date="2024-06-28T10:27:15Z">
          <w:r>
            <w:rPr/>
            <w:delText>20</w:delText>
          </w:r>
        </w:del>
      </w:ins>
      <w:ins w:id="6824" w:author="M00009068" w:date="2021-11-19T15:54:26Z">
        <w:del w:id="6825" w:author="M00032937" w:date="2024-06-28T10:27:15Z">
          <w:r>
            <w:rPr/>
            <w:fldChar w:fldCharType="end"/>
          </w:r>
        </w:del>
      </w:ins>
      <w:ins w:id="6826" w:author="M00009068" w:date="2021-11-19T15:54:26Z">
        <w:del w:id="682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828" w:author="M00009068" w:date="2021-11-19T15:54:26Z"/>
          <w:del w:id="6829" w:author="M00032937" w:date="2024-06-28T10:27:15Z"/>
        </w:rPr>
      </w:pPr>
      <w:ins w:id="6830" w:author="M00009068" w:date="2021-11-19T15:54:26Z">
        <w:del w:id="6831" w:author="M00032937" w:date="2024-06-28T10:27:15Z">
          <w:r>
            <w:rPr>
              <w:rFonts w:ascii="Times New Roman"/>
            </w:rPr>
            <w:fldChar w:fldCharType="begin"/>
          </w:r>
        </w:del>
      </w:ins>
      <w:ins w:id="6832" w:author="M00009068" w:date="2021-11-19T15:54:26Z">
        <w:del w:id="6833" w:author="M00032937" w:date="2024-06-28T10:27:15Z">
          <w:r>
            <w:rPr>
              <w:rFonts w:ascii="Times New Roman"/>
            </w:rPr>
            <w:delInstrText xml:space="preserve"> HYPERLINK \l _Toc23372 </w:delInstrText>
          </w:r>
        </w:del>
      </w:ins>
      <w:ins w:id="6834" w:author="M00009068" w:date="2021-11-19T15:54:26Z">
        <w:del w:id="683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836" w:author="M00009068" w:date="2021-11-19T15:54:26Z">
        <w:del w:id="6837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4.8.28 </w:delText>
          </w:r>
        </w:del>
      </w:ins>
      <w:ins w:id="6838" w:author="M00009068" w:date="2021-11-19T15:54:26Z">
        <w:del w:id="6839" w:author="M00032937" w:date="2024-06-28T10:27:15Z">
          <w:r>
            <w:rPr>
              <w:rFonts w:hint="eastAsia"/>
              <w:lang w:val="en-US" w:eastAsia="zh-CN"/>
            </w:rPr>
            <w:delText>断电</w:delText>
          </w:r>
        </w:del>
      </w:ins>
      <w:ins w:id="6840" w:author="M00009068" w:date="2021-11-19T15:54:26Z">
        <w:del w:id="6841" w:author="M00032937" w:date="2024-06-28T10:27:15Z">
          <w:r>
            <w:rPr>
              <w:rFonts w:hint="eastAsia"/>
            </w:rPr>
            <w:delText>记忆功能</w:delText>
          </w:r>
        </w:del>
      </w:ins>
      <w:ins w:id="6842" w:author="M00009068" w:date="2021-11-19T15:54:26Z">
        <w:del w:id="6843" w:author="M00032937" w:date="2024-06-28T10:27:15Z">
          <w:r>
            <w:rPr/>
            <w:tab/>
          </w:r>
        </w:del>
      </w:ins>
      <w:ins w:id="6844" w:author="M00009068" w:date="2021-11-19T15:54:26Z">
        <w:del w:id="6845" w:author="M00032937" w:date="2024-06-28T10:27:15Z">
          <w:r>
            <w:rPr/>
            <w:fldChar w:fldCharType="begin"/>
          </w:r>
        </w:del>
      </w:ins>
      <w:ins w:id="6846" w:author="M00009068" w:date="2021-11-19T15:54:26Z">
        <w:del w:id="6847" w:author="M00032937" w:date="2024-06-28T10:27:15Z">
          <w:r>
            <w:rPr/>
            <w:delInstrText xml:space="preserve"> PAGEREF _Toc23372 \h </w:delInstrText>
          </w:r>
        </w:del>
      </w:ins>
      <w:ins w:id="6848" w:author="M00009068" w:date="2021-11-19T15:54:26Z">
        <w:del w:id="6849" w:author="M00032937" w:date="2024-06-28T10:27:15Z">
          <w:r>
            <w:rPr/>
            <w:fldChar w:fldCharType="separate"/>
          </w:r>
        </w:del>
      </w:ins>
      <w:ins w:id="6850" w:author="M00009068" w:date="2021-11-19T15:54:26Z">
        <w:del w:id="6851" w:author="M00032937" w:date="2024-06-28T10:27:15Z">
          <w:r>
            <w:rPr/>
            <w:delText>20</w:delText>
          </w:r>
        </w:del>
      </w:ins>
      <w:ins w:id="6852" w:author="M00009068" w:date="2021-11-19T15:54:26Z">
        <w:del w:id="6853" w:author="M00032937" w:date="2024-06-28T10:27:15Z">
          <w:r>
            <w:rPr/>
            <w:fldChar w:fldCharType="end"/>
          </w:r>
        </w:del>
      </w:ins>
      <w:ins w:id="6854" w:author="M00009068" w:date="2021-11-19T15:54:26Z">
        <w:del w:id="685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856" w:author="M00009068" w:date="2021-11-19T15:54:26Z"/>
          <w:del w:id="6857" w:author="M00032937" w:date="2024-06-28T10:27:15Z"/>
        </w:rPr>
      </w:pPr>
      <w:ins w:id="6858" w:author="M00009068" w:date="2021-11-19T15:54:26Z">
        <w:del w:id="6859" w:author="M00032937" w:date="2024-06-28T10:27:15Z">
          <w:r>
            <w:rPr>
              <w:rFonts w:ascii="Times New Roman"/>
            </w:rPr>
            <w:fldChar w:fldCharType="begin"/>
          </w:r>
        </w:del>
      </w:ins>
      <w:ins w:id="6860" w:author="M00009068" w:date="2021-11-19T15:54:26Z">
        <w:del w:id="6861" w:author="M00032937" w:date="2024-06-28T10:27:15Z">
          <w:r>
            <w:rPr>
              <w:rFonts w:ascii="Times New Roman"/>
            </w:rPr>
            <w:delInstrText xml:space="preserve"> HYPERLINK \l _Toc5790 </w:delInstrText>
          </w:r>
        </w:del>
      </w:ins>
      <w:ins w:id="6862" w:author="M00009068" w:date="2021-11-19T15:54:26Z">
        <w:del w:id="686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864" w:author="M00009068" w:date="2021-11-19T15:54:26Z">
        <w:del w:id="6865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4.8.29 </w:delText>
          </w:r>
        </w:del>
      </w:ins>
      <w:ins w:id="6866" w:author="M00009068" w:date="2021-11-19T15:54:26Z">
        <w:del w:id="6867" w:author="M00032937" w:date="2024-06-28T10:27:15Z">
          <w:r>
            <w:rPr>
              <w:rFonts w:hint="eastAsia"/>
              <w:lang w:val="en-US" w:eastAsia="zh-CN"/>
            </w:rPr>
            <w:delText>用户按键</w:delText>
          </w:r>
        </w:del>
      </w:ins>
      <w:ins w:id="6868" w:author="M00009068" w:date="2021-11-19T15:54:26Z">
        <w:del w:id="6869" w:author="M00032937" w:date="2024-06-28T10:27:15Z">
          <w:r>
            <w:rPr/>
            <w:tab/>
          </w:r>
        </w:del>
      </w:ins>
      <w:ins w:id="6870" w:author="M00009068" w:date="2021-11-19T15:54:26Z">
        <w:del w:id="6871" w:author="M00032937" w:date="2024-06-28T10:27:15Z">
          <w:r>
            <w:rPr/>
            <w:fldChar w:fldCharType="begin"/>
          </w:r>
        </w:del>
      </w:ins>
      <w:ins w:id="6872" w:author="M00009068" w:date="2021-11-19T15:54:26Z">
        <w:del w:id="6873" w:author="M00032937" w:date="2024-06-28T10:27:15Z">
          <w:r>
            <w:rPr/>
            <w:delInstrText xml:space="preserve"> PAGEREF _Toc5790 \h </w:delInstrText>
          </w:r>
        </w:del>
      </w:ins>
      <w:ins w:id="6874" w:author="M00009068" w:date="2021-11-19T15:54:26Z">
        <w:del w:id="6875" w:author="M00032937" w:date="2024-06-28T10:27:15Z">
          <w:r>
            <w:rPr/>
            <w:fldChar w:fldCharType="separate"/>
          </w:r>
        </w:del>
      </w:ins>
      <w:ins w:id="6876" w:author="M00009068" w:date="2021-11-19T15:54:26Z">
        <w:del w:id="6877" w:author="M00032937" w:date="2024-06-28T10:27:15Z">
          <w:r>
            <w:rPr/>
            <w:delText>20</w:delText>
          </w:r>
        </w:del>
      </w:ins>
      <w:ins w:id="6878" w:author="M00009068" w:date="2021-11-19T15:54:26Z">
        <w:del w:id="6879" w:author="M00032937" w:date="2024-06-28T10:27:15Z">
          <w:r>
            <w:rPr/>
            <w:fldChar w:fldCharType="end"/>
          </w:r>
        </w:del>
      </w:ins>
      <w:ins w:id="6880" w:author="M00009068" w:date="2021-11-19T15:54:26Z">
        <w:del w:id="6881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882" w:author="M00009068" w:date="2021-11-19T15:54:26Z"/>
          <w:del w:id="6883" w:author="M00032937" w:date="2024-06-28T10:27:15Z"/>
        </w:rPr>
      </w:pPr>
      <w:ins w:id="6884" w:author="M00009068" w:date="2021-11-19T15:54:26Z">
        <w:del w:id="6885" w:author="M00032937" w:date="2024-06-28T10:27:15Z">
          <w:r>
            <w:rPr>
              <w:rFonts w:ascii="Times New Roman"/>
            </w:rPr>
            <w:fldChar w:fldCharType="begin"/>
          </w:r>
        </w:del>
      </w:ins>
      <w:ins w:id="6886" w:author="M00009068" w:date="2021-11-19T15:54:26Z">
        <w:del w:id="6887" w:author="M00032937" w:date="2024-06-28T10:27:15Z">
          <w:r>
            <w:rPr>
              <w:rFonts w:ascii="Times New Roman"/>
            </w:rPr>
            <w:delInstrText xml:space="preserve"> HYPERLINK \l _Toc5545 </w:delInstrText>
          </w:r>
        </w:del>
      </w:ins>
      <w:ins w:id="6888" w:author="M00009068" w:date="2021-11-19T15:54:26Z">
        <w:del w:id="6889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890" w:author="M00009068" w:date="2021-11-19T15:54:26Z">
        <w:del w:id="6891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4.8.30 </w:delText>
          </w:r>
        </w:del>
      </w:ins>
      <w:ins w:id="6892" w:author="M00009068" w:date="2021-11-19T15:54:26Z">
        <w:del w:id="6893" w:author="M00032937" w:date="2024-06-28T10:27:15Z">
          <w:r>
            <w:rPr>
              <w:rFonts w:hint="eastAsia"/>
            </w:rPr>
            <w:delText>漏电保护</w:delText>
          </w:r>
        </w:del>
      </w:ins>
      <w:ins w:id="6894" w:author="M00009068" w:date="2021-11-19T15:54:26Z">
        <w:del w:id="6895" w:author="M00032937" w:date="2024-06-28T10:27:15Z">
          <w:r>
            <w:rPr/>
            <w:tab/>
          </w:r>
        </w:del>
      </w:ins>
      <w:ins w:id="6896" w:author="M00009068" w:date="2021-11-19T15:54:26Z">
        <w:del w:id="6897" w:author="M00032937" w:date="2024-06-28T10:27:15Z">
          <w:r>
            <w:rPr/>
            <w:fldChar w:fldCharType="begin"/>
          </w:r>
        </w:del>
      </w:ins>
      <w:ins w:id="6898" w:author="M00009068" w:date="2021-11-19T15:54:26Z">
        <w:del w:id="6899" w:author="M00032937" w:date="2024-06-28T10:27:15Z">
          <w:r>
            <w:rPr/>
            <w:delInstrText xml:space="preserve"> PAGEREF _Toc5545 \h </w:delInstrText>
          </w:r>
        </w:del>
      </w:ins>
      <w:ins w:id="6900" w:author="M00009068" w:date="2021-11-19T15:54:26Z">
        <w:del w:id="6901" w:author="M00032937" w:date="2024-06-28T10:27:15Z">
          <w:r>
            <w:rPr/>
            <w:fldChar w:fldCharType="separate"/>
          </w:r>
        </w:del>
      </w:ins>
      <w:ins w:id="6902" w:author="M00009068" w:date="2021-11-19T15:54:26Z">
        <w:del w:id="6903" w:author="M00032937" w:date="2024-06-28T10:27:15Z">
          <w:r>
            <w:rPr/>
            <w:delText>21</w:delText>
          </w:r>
        </w:del>
      </w:ins>
      <w:ins w:id="6904" w:author="M00009068" w:date="2021-11-19T15:54:26Z">
        <w:del w:id="6905" w:author="M00032937" w:date="2024-06-28T10:27:15Z">
          <w:r>
            <w:rPr/>
            <w:fldChar w:fldCharType="end"/>
          </w:r>
        </w:del>
      </w:ins>
      <w:ins w:id="6906" w:author="M00009068" w:date="2021-11-19T15:54:26Z">
        <w:del w:id="690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908" w:author="M00009068" w:date="2021-11-19T15:54:26Z"/>
          <w:del w:id="6909" w:author="M00032937" w:date="2024-06-28T10:27:15Z"/>
        </w:rPr>
      </w:pPr>
      <w:ins w:id="6910" w:author="M00009068" w:date="2021-11-19T15:54:26Z">
        <w:del w:id="6911" w:author="M00032937" w:date="2024-06-28T10:27:15Z">
          <w:r>
            <w:rPr>
              <w:rFonts w:ascii="Times New Roman"/>
            </w:rPr>
            <w:fldChar w:fldCharType="begin"/>
          </w:r>
        </w:del>
      </w:ins>
      <w:ins w:id="6912" w:author="M00009068" w:date="2021-11-19T15:54:26Z">
        <w:del w:id="6913" w:author="M00032937" w:date="2024-06-28T10:27:15Z">
          <w:r>
            <w:rPr>
              <w:rFonts w:ascii="Times New Roman"/>
            </w:rPr>
            <w:delInstrText xml:space="preserve"> HYPERLINK \l _Toc8117 </w:delInstrText>
          </w:r>
        </w:del>
      </w:ins>
      <w:ins w:id="6914" w:author="M00009068" w:date="2021-11-19T15:54:26Z">
        <w:del w:id="691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916" w:author="M00009068" w:date="2021-11-19T15:54:26Z">
        <w:del w:id="6917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4.8.31 </w:delText>
          </w:r>
        </w:del>
      </w:ins>
      <w:ins w:id="6918" w:author="M00009068" w:date="2021-11-19T15:54:26Z">
        <w:del w:id="6919" w:author="M00032937" w:date="2024-06-28T10:27:15Z">
          <w:r>
            <w:rPr>
              <w:rFonts w:hint="eastAsia"/>
            </w:rPr>
            <w:delText>商务模式</w:delText>
          </w:r>
        </w:del>
      </w:ins>
      <w:ins w:id="6920" w:author="M00009068" w:date="2021-11-19T15:54:26Z">
        <w:del w:id="6921" w:author="M00032937" w:date="2024-06-28T10:27:15Z">
          <w:r>
            <w:rPr/>
            <w:tab/>
          </w:r>
        </w:del>
      </w:ins>
      <w:ins w:id="6922" w:author="M00009068" w:date="2021-11-19T15:54:26Z">
        <w:del w:id="6923" w:author="M00032937" w:date="2024-06-28T10:27:15Z">
          <w:r>
            <w:rPr/>
            <w:fldChar w:fldCharType="begin"/>
          </w:r>
        </w:del>
      </w:ins>
      <w:ins w:id="6924" w:author="M00009068" w:date="2021-11-19T15:54:26Z">
        <w:del w:id="6925" w:author="M00032937" w:date="2024-06-28T10:27:15Z">
          <w:r>
            <w:rPr/>
            <w:delInstrText xml:space="preserve"> PAGEREF _Toc8117 \h </w:delInstrText>
          </w:r>
        </w:del>
      </w:ins>
      <w:ins w:id="6926" w:author="M00009068" w:date="2021-11-19T15:54:26Z">
        <w:del w:id="6927" w:author="M00032937" w:date="2024-06-28T10:27:15Z">
          <w:r>
            <w:rPr/>
            <w:fldChar w:fldCharType="separate"/>
          </w:r>
        </w:del>
      </w:ins>
      <w:ins w:id="6928" w:author="M00009068" w:date="2021-11-19T15:54:26Z">
        <w:del w:id="6929" w:author="M00032937" w:date="2024-06-28T10:27:15Z">
          <w:r>
            <w:rPr/>
            <w:delText>21</w:delText>
          </w:r>
        </w:del>
      </w:ins>
      <w:ins w:id="6930" w:author="M00009068" w:date="2021-11-19T15:54:26Z">
        <w:del w:id="6931" w:author="M00032937" w:date="2024-06-28T10:27:15Z">
          <w:r>
            <w:rPr/>
            <w:fldChar w:fldCharType="end"/>
          </w:r>
        </w:del>
      </w:ins>
      <w:ins w:id="6932" w:author="M00009068" w:date="2021-11-19T15:54:26Z">
        <w:del w:id="693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934" w:author="M00009068" w:date="2021-11-19T15:54:26Z"/>
          <w:del w:id="6935" w:author="M00032937" w:date="2024-06-28T10:27:15Z"/>
        </w:rPr>
      </w:pPr>
      <w:ins w:id="6936" w:author="M00009068" w:date="2021-11-19T15:54:26Z">
        <w:del w:id="6937" w:author="M00032937" w:date="2024-06-28T10:27:15Z">
          <w:r>
            <w:rPr>
              <w:rFonts w:ascii="Times New Roman"/>
            </w:rPr>
            <w:fldChar w:fldCharType="begin"/>
          </w:r>
        </w:del>
      </w:ins>
      <w:ins w:id="6938" w:author="M00009068" w:date="2021-11-19T15:54:26Z">
        <w:del w:id="6939" w:author="M00032937" w:date="2024-06-28T10:27:15Z">
          <w:r>
            <w:rPr>
              <w:rFonts w:ascii="Times New Roman"/>
            </w:rPr>
            <w:delInstrText xml:space="preserve"> HYPERLINK \l _Toc23929 </w:delInstrText>
          </w:r>
        </w:del>
      </w:ins>
      <w:ins w:id="6940" w:author="M00009068" w:date="2021-11-19T15:54:26Z">
        <w:del w:id="694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942" w:author="M00009068" w:date="2021-11-19T15:54:26Z">
        <w:del w:id="6943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4.8.32 </w:delText>
          </w:r>
        </w:del>
      </w:ins>
      <w:ins w:id="6944" w:author="M00009068" w:date="2021-11-19T15:54:26Z">
        <w:del w:id="6945" w:author="M00032937" w:date="2024-06-28T10:27:15Z">
          <w:r>
            <w:rPr>
              <w:rFonts w:hint="eastAsia"/>
            </w:rPr>
            <w:delText>老化模式</w:delText>
          </w:r>
        </w:del>
      </w:ins>
      <w:ins w:id="6946" w:author="M00009068" w:date="2021-11-19T15:54:26Z">
        <w:del w:id="6947" w:author="M00032937" w:date="2024-06-28T10:27:15Z">
          <w:r>
            <w:rPr/>
            <w:tab/>
          </w:r>
        </w:del>
      </w:ins>
      <w:ins w:id="6948" w:author="M00009068" w:date="2021-11-19T15:54:26Z">
        <w:del w:id="6949" w:author="M00032937" w:date="2024-06-28T10:27:15Z">
          <w:r>
            <w:rPr/>
            <w:fldChar w:fldCharType="begin"/>
          </w:r>
        </w:del>
      </w:ins>
      <w:ins w:id="6950" w:author="M00009068" w:date="2021-11-19T15:54:26Z">
        <w:del w:id="6951" w:author="M00032937" w:date="2024-06-28T10:27:15Z">
          <w:r>
            <w:rPr/>
            <w:delInstrText xml:space="preserve"> PAGEREF _Toc23929 \h </w:delInstrText>
          </w:r>
        </w:del>
      </w:ins>
      <w:ins w:id="6952" w:author="M00009068" w:date="2021-11-19T15:54:26Z">
        <w:del w:id="6953" w:author="M00032937" w:date="2024-06-28T10:27:15Z">
          <w:r>
            <w:rPr/>
            <w:fldChar w:fldCharType="separate"/>
          </w:r>
        </w:del>
      </w:ins>
      <w:ins w:id="6954" w:author="M00009068" w:date="2021-11-19T15:54:26Z">
        <w:del w:id="6955" w:author="M00032937" w:date="2024-06-28T10:27:15Z">
          <w:r>
            <w:rPr/>
            <w:delText>21</w:delText>
          </w:r>
        </w:del>
      </w:ins>
      <w:ins w:id="6956" w:author="M00009068" w:date="2021-11-19T15:54:26Z">
        <w:del w:id="6957" w:author="M00032937" w:date="2024-06-28T10:27:15Z">
          <w:r>
            <w:rPr/>
            <w:fldChar w:fldCharType="end"/>
          </w:r>
        </w:del>
      </w:ins>
      <w:ins w:id="6958" w:author="M00009068" w:date="2021-11-19T15:54:26Z">
        <w:del w:id="695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pos="3200"/>
          <w:tab w:val="right" w:leader="dot" w:pos="9864"/>
          <w:tab w:val="clear" w:pos="1890"/>
          <w:tab w:val="clear" w:pos="9853"/>
        </w:tabs>
        <w:rPr>
          <w:ins w:id="6960" w:author="M00009068" w:date="2021-11-19T15:54:26Z"/>
          <w:del w:id="6961" w:author="M00032937" w:date="2024-06-28T10:27:15Z"/>
        </w:rPr>
      </w:pPr>
      <w:ins w:id="6962" w:author="M00009068" w:date="2021-11-19T15:54:26Z">
        <w:del w:id="6963" w:author="M00032937" w:date="2024-06-28T10:27:15Z">
          <w:r>
            <w:rPr>
              <w:rFonts w:ascii="Times New Roman"/>
            </w:rPr>
            <w:fldChar w:fldCharType="begin"/>
          </w:r>
        </w:del>
      </w:ins>
      <w:ins w:id="6964" w:author="M00009068" w:date="2021-11-19T15:54:26Z">
        <w:del w:id="6965" w:author="M00032937" w:date="2024-06-28T10:27:15Z">
          <w:r>
            <w:rPr>
              <w:rFonts w:ascii="Times New Roman"/>
            </w:rPr>
            <w:delInstrText xml:space="preserve"> HYPERLINK \l _Toc31782 </w:delInstrText>
          </w:r>
        </w:del>
      </w:ins>
      <w:ins w:id="6966" w:author="M00009068" w:date="2021-11-19T15:54:26Z">
        <w:del w:id="696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968" w:author="M00009068" w:date="2021-11-19T15:54:26Z">
        <w:del w:id="6969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4.8.33 </w:delText>
          </w:r>
        </w:del>
      </w:ins>
      <w:ins w:id="6970" w:author="M00009068" w:date="2021-11-19T15:54:26Z">
        <w:del w:id="6971" w:author="M00032937" w:date="2024-06-28T10:27:15Z">
          <w:r>
            <w:rPr>
              <w:rFonts w:hint="eastAsia"/>
            </w:rPr>
            <w:delText>排水模式</w:delText>
          </w:r>
        </w:del>
      </w:ins>
      <w:ins w:id="6972" w:author="M00009068" w:date="2021-11-19T15:54:26Z">
        <w:del w:id="6973" w:author="M00032937" w:date="2024-06-28T10:27:15Z">
          <w:r>
            <w:rPr/>
            <w:tab/>
          </w:r>
        </w:del>
      </w:ins>
      <w:ins w:id="6974" w:author="M00009068" w:date="2021-11-19T15:54:26Z">
        <w:del w:id="6975" w:author="M00032937" w:date="2024-06-28T10:27:15Z">
          <w:r>
            <w:rPr>
              <w:rFonts w:hint="eastAsia"/>
              <w:lang w:val="en-US" w:eastAsia="zh-CN"/>
            </w:rPr>
            <w:delText xml:space="preserve">   </w:delText>
          </w:r>
        </w:del>
      </w:ins>
      <w:ins w:id="6976" w:author="M00009068" w:date="2021-11-19T15:54:26Z">
        <w:del w:id="6977" w:author="M00032937" w:date="2024-06-28T10:27:15Z">
          <w:r>
            <w:rPr/>
            <w:tab/>
          </w:r>
        </w:del>
      </w:ins>
      <w:ins w:id="6978" w:author="M00009068" w:date="2021-11-19T15:54:26Z">
        <w:del w:id="6979" w:author="M00032937" w:date="2024-06-28T10:27:15Z">
          <w:r>
            <w:rPr/>
            <w:fldChar w:fldCharType="begin"/>
          </w:r>
        </w:del>
      </w:ins>
      <w:ins w:id="6980" w:author="M00009068" w:date="2021-11-19T15:54:26Z">
        <w:del w:id="6981" w:author="M00032937" w:date="2024-06-28T10:27:15Z">
          <w:r>
            <w:rPr/>
            <w:delInstrText xml:space="preserve"> PAGEREF _Toc31782 \h </w:delInstrText>
          </w:r>
        </w:del>
      </w:ins>
      <w:ins w:id="6982" w:author="M00009068" w:date="2021-11-19T15:54:26Z">
        <w:del w:id="6983" w:author="M00032937" w:date="2024-06-28T10:27:15Z">
          <w:r>
            <w:rPr/>
            <w:fldChar w:fldCharType="separate"/>
          </w:r>
        </w:del>
      </w:ins>
      <w:ins w:id="6984" w:author="M00009068" w:date="2021-11-19T15:54:26Z">
        <w:del w:id="6985" w:author="M00032937" w:date="2024-06-28T10:27:15Z">
          <w:r>
            <w:rPr/>
            <w:delText>21</w:delText>
          </w:r>
        </w:del>
      </w:ins>
      <w:ins w:id="6986" w:author="M00009068" w:date="2021-11-19T15:54:26Z">
        <w:del w:id="6987" w:author="M00032937" w:date="2024-06-28T10:27:15Z">
          <w:r>
            <w:rPr/>
            <w:fldChar w:fldCharType="end"/>
          </w:r>
        </w:del>
      </w:ins>
      <w:ins w:id="6988" w:author="M00009068" w:date="2021-11-19T15:54:26Z">
        <w:del w:id="698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990" w:author="M00009068" w:date="2021-11-19T15:54:26Z"/>
          <w:del w:id="6991" w:author="M00032937" w:date="2024-06-28T10:27:15Z"/>
        </w:rPr>
      </w:pPr>
      <w:ins w:id="6992" w:author="M00009068" w:date="2021-11-19T15:54:26Z">
        <w:del w:id="6993" w:author="M00032937" w:date="2024-06-28T10:27:15Z">
          <w:r>
            <w:rPr>
              <w:rFonts w:ascii="Times New Roman"/>
            </w:rPr>
            <w:fldChar w:fldCharType="begin"/>
          </w:r>
        </w:del>
      </w:ins>
      <w:ins w:id="6994" w:author="M00009068" w:date="2021-11-19T15:54:26Z">
        <w:del w:id="6995" w:author="M00032937" w:date="2024-06-28T10:27:15Z">
          <w:r>
            <w:rPr>
              <w:rFonts w:ascii="Times New Roman"/>
            </w:rPr>
            <w:delInstrText xml:space="preserve"> HYPERLINK \l _Toc5407 </w:delInstrText>
          </w:r>
        </w:del>
      </w:ins>
      <w:ins w:id="6996" w:author="M00009068" w:date="2021-11-19T15:54:26Z">
        <w:del w:id="699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998" w:author="M00009068" w:date="2021-11-19T15:54:26Z">
        <w:del w:id="6999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4.8.34 </w:delText>
          </w:r>
        </w:del>
      </w:ins>
      <w:ins w:id="7000" w:author="M00009068" w:date="2021-11-19T15:54:26Z">
        <w:del w:id="7001" w:author="M00032937" w:date="2024-06-28T10:27:15Z">
          <w:r>
            <w:rPr>
              <w:rFonts w:hint="eastAsia"/>
            </w:rPr>
            <w:delText>座圈加热</w:delText>
          </w:r>
        </w:del>
      </w:ins>
      <w:ins w:id="7002" w:author="M00009068" w:date="2021-11-19T15:54:26Z">
        <w:del w:id="7003" w:author="M00032937" w:date="2024-06-28T10:27:15Z">
          <w:r>
            <w:rPr/>
            <w:tab/>
          </w:r>
        </w:del>
      </w:ins>
      <w:ins w:id="7004" w:author="M00009068" w:date="2021-11-19T15:54:26Z">
        <w:del w:id="7005" w:author="M00032937" w:date="2024-06-28T10:27:15Z">
          <w:r>
            <w:rPr/>
            <w:fldChar w:fldCharType="begin"/>
          </w:r>
        </w:del>
      </w:ins>
      <w:ins w:id="7006" w:author="M00009068" w:date="2021-11-19T15:54:26Z">
        <w:del w:id="7007" w:author="M00032937" w:date="2024-06-28T10:27:15Z">
          <w:r>
            <w:rPr/>
            <w:delInstrText xml:space="preserve"> PAGEREF _Toc5407 \h </w:delInstrText>
          </w:r>
        </w:del>
      </w:ins>
      <w:ins w:id="7008" w:author="M00009068" w:date="2021-11-19T15:54:26Z">
        <w:del w:id="7009" w:author="M00032937" w:date="2024-06-28T10:27:15Z">
          <w:r>
            <w:rPr/>
            <w:fldChar w:fldCharType="separate"/>
          </w:r>
        </w:del>
      </w:ins>
      <w:ins w:id="7010" w:author="M00009068" w:date="2021-11-19T15:54:26Z">
        <w:del w:id="7011" w:author="M00032937" w:date="2024-06-28T10:27:15Z">
          <w:r>
            <w:rPr/>
            <w:delText>21</w:delText>
          </w:r>
        </w:del>
      </w:ins>
      <w:ins w:id="7012" w:author="M00009068" w:date="2021-11-19T15:54:26Z">
        <w:del w:id="7013" w:author="M00032937" w:date="2024-06-28T10:27:15Z">
          <w:r>
            <w:rPr/>
            <w:fldChar w:fldCharType="end"/>
          </w:r>
        </w:del>
      </w:ins>
      <w:ins w:id="7014" w:author="M00009068" w:date="2021-11-19T15:54:26Z">
        <w:del w:id="701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7016" w:author="M00009068" w:date="2021-11-19T15:54:26Z"/>
          <w:del w:id="7017" w:author="M00032937" w:date="2024-06-28T10:27:15Z"/>
        </w:rPr>
      </w:pPr>
      <w:ins w:id="7018" w:author="M00009068" w:date="2021-11-19T15:54:26Z">
        <w:del w:id="7019" w:author="M00032937" w:date="2024-06-28T10:27:15Z">
          <w:r>
            <w:rPr>
              <w:rFonts w:ascii="Times New Roman"/>
            </w:rPr>
            <w:fldChar w:fldCharType="begin"/>
          </w:r>
        </w:del>
      </w:ins>
      <w:ins w:id="7020" w:author="M00009068" w:date="2021-11-19T15:54:26Z">
        <w:del w:id="7021" w:author="M00032937" w:date="2024-06-28T10:27:15Z">
          <w:r>
            <w:rPr>
              <w:rFonts w:ascii="Times New Roman"/>
            </w:rPr>
            <w:delInstrText xml:space="preserve"> HYPERLINK \l _Toc13412 </w:delInstrText>
          </w:r>
        </w:del>
      </w:ins>
      <w:ins w:id="7022" w:author="M00009068" w:date="2021-11-19T15:54:26Z">
        <w:del w:id="702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024" w:author="M00009068" w:date="2021-11-19T15:54:26Z">
        <w:del w:id="7025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4.8.35 </w:delText>
          </w:r>
        </w:del>
      </w:ins>
      <w:ins w:id="7026" w:author="M00009068" w:date="2021-11-19T15:54:26Z">
        <w:del w:id="7027" w:author="M00032937" w:date="2024-06-28T10:27:15Z">
          <w:r>
            <w:rPr>
              <w:rFonts w:hint="eastAsia"/>
            </w:rPr>
            <w:delText>阻尼缓降</w:delText>
          </w:r>
        </w:del>
      </w:ins>
      <w:ins w:id="7028" w:author="M00009068" w:date="2021-11-19T15:54:26Z">
        <w:del w:id="7029" w:author="M00032937" w:date="2024-06-28T10:27:15Z">
          <w:r>
            <w:rPr/>
            <w:tab/>
          </w:r>
        </w:del>
      </w:ins>
      <w:ins w:id="7030" w:author="M00009068" w:date="2021-11-19T15:54:26Z">
        <w:del w:id="7031" w:author="M00032937" w:date="2024-06-28T10:27:15Z">
          <w:r>
            <w:rPr/>
            <w:fldChar w:fldCharType="begin"/>
          </w:r>
        </w:del>
      </w:ins>
      <w:ins w:id="7032" w:author="M00009068" w:date="2021-11-19T15:54:26Z">
        <w:del w:id="7033" w:author="M00032937" w:date="2024-06-28T10:27:15Z">
          <w:r>
            <w:rPr/>
            <w:delInstrText xml:space="preserve"> PAGEREF _Toc13412 \h </w:delInstrText>
          </w:r>
        </w:del>
      </w:ins>
      <w:ins w:id="7034" w:author="M00009068" w:date="2021-11-19T15:54:26Z">
        <w:del w:id="7035" w:author="M00032937" w:date="2024-06-28T10:27:15Z">
          <w:r>
            <w:rPr/>
            <w:fldChar w:fldCharType="separate"/>
          </w:r>
        </w:del>
      </w:ins>
      <w:ins w:id="7036" w:author="M00009068" w:date="2021-11-19T15:54:26Z">
        <w:del w:id="7037" w:author="M00032937" w:date="2024-06-28T10:27:15Z">
          <w:r>
            <w:rPr/>
            <w:delText>22</w:delText>
          </w:r>
        </w:del>
      </w:ins>
      <w:ins w:id="7038" w:author="M00009068" w:date="2021-11-19T15:54:26Z">
        <w:del w:id="7039" w:author="M00032937" w:date="2024-06-28T10:27:15Z">
          <w:r>
            <w:rPr/>
            <w:fldChar w:fldCharType="end"/>
          </w:r>
        </w:del>
      </w:ins>
      <w:ins w:id="7040" w:author="M00009068" w:date="2021-11-19T15:54:26Z">
        <w:del w:id="7041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7042" w:author="M00009068" w:date="2021-11-19T15:54:26Z"/>
          <w:del w:id="7043" w:author="M00032937" w:date="2024-06-28T10:27:15Z"/>
        </w:rPr>
      </w:pPr>
      <w:ins w:id="7044" w:author="M00009068" w:date="2021-11-19T15:54:26Z">
        <w:del w:id="7045" w:author="M00032937" w:date="2024-06-28T10:27:15Z">
          <w:r>
            <w:rPr>
              <w:rFonts w:ascii="Times New Roman"/>
            </w:rPr>
            <w:fldChar w:fldCharType="begin"/>
          </w:r>
        </w:del>
      </w:ins>
      <w:ins w:id="7046" w:author="M00009068" w:date="2021-11-19T15:54:26Z">
        <w:del w:id="7047" w:author="M00032937" w:date="2024-06-28T10:27:15Z">
          <w:r>
            <w:rPr>
              <w:rFonts w:ascii="Times New Roman"/>
            </w:rPr>
            <w:delInstrText xml:space="preserve"> HYPERLINK \l _Toc31867 </w:delInstrText>
          </w:r>
        </w:del>
      </w:ins>
      <w:ins w:id="7048" w:author="M00009068" w:date="2021-11-19T15:54:26Z">
        <w:del w:id="7049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050" w:author="M00009068" w:date="2021-11-19T15:54:26Z">
        <w:del w:id="7051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4.8.36 </w:delText>
          </w:r>
        </w:del>
      </w:ins>
      <w:ins w:id="7052" w:author="M00009068" w:date="2021-11-19T15:54:26Z">
        <w:del w:id="7053" w:author="M00032937" w:date="2024-06-28T10:27:15Z">
          <w:r>
            <w:rPr>
              <w:rFonts w:hint="eastAsia"/>
            </w:rPr>
            <w:delText>座圈感应</w:delText>
          </w:r>
        </w:del>
      </w:ins>
      <w:ins w:id="7054" w:author="M00009068" w:date="2021-11-19T15:54:26Z">
        <w:del w:id="7055" w:author="M00032937" w:date="2024-06-28T10:27:15Z">
          <w:r>
            <w:rPr/>
            <w:tab/>
          </w:r>
        </w:del>
      </w:ins>
      <w:ins w:id="7056" w:author="M00009068" w:date="2021-11-19T15:54:26Z">
        <w:del w:id="7057" w:author="M00032937" w:date="2024-06-28T10:27:15Z">
          <w:r>
            <w:rPr/>
            <w:fldChar w:fldCharType="begin"/>
          </w:r>
        </w:del>
      </w:ins>
      <w:ins w:id="7058" w:author="M00009068" w:date="2021-11-19T15:54:26Z">
        <w:del w:id="7059" w:author="M00032937" w:date="2024-06-28T10:27:15Z">
          <w:r>
            <w:rPr/>
            <w:delInstrText xml:space="preserve"> PAGEREF _Toc31867 \h </w:delInstrText>
          </w:r>
        </w:del>
      </w:ins>
      <w:ins w:id="7060" w:author="M00009068" w:date="2021-11-19T15:54:26Z">
        <w:del w:id="7061" w:author="M00032937" w:date="2024-06-28T10:27:15Z">
          <w:r>
            <w:rPr/>
            <w:fldChar w:fldCharType="separate"/>
          </w:r>
        </w:del>
      </w:ins>
      <w:ins w:id="7062" w:author="M00009068" w:date="2021-11-19T15:54:26Z">
        <w:del w:id="7063" w:author="M00032937" w:date="2024-06-28T10:27:15Z">
          <w:r>
            <w:rPr/>
            <w:delText>22</w:delText>
          </w:r>
        </w:del>
      </w:ins>
      <w:ins w:id="7064" w:author="M00009068" w:date="2021-11-19T15:54:26Z">
        <w:del w:id="7065" w:author="M00032937" w:date="2024-06-28T10:27:15Z">
          <w:r>
            <w:rPr/>
            <w:fldChar w:fldCharType="end"/>
          </w:r>
        </w:del>
      </w:ins>
      <w:ins w:id="7066" w:author="M00009068" w:date="2021-11-19T15:54:26Z">
        <w:del w:id="706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pos="2800"/>
          <w:tab w:val="right" w:leader="dot" w:pos="9864"/>
          <w:tab w:val="clear" w:pos="1890"/>
          <w:tab w:val="clear" w:pos="9853"/>
        </w:tabs>
        <w:rPr>
          <w:ins w:id="7068" w:author="M00009068" w:date="2021-11-19T15:54:26Z"/>
          <w:del w:id="7069" w:author="M00032937" w:date="2024-06-28T10:27:15Z"/>
        </w:rPr>
      </w:pPr>
      <w:ins w:id="7070" w:author="M00009068" w:date="2021-11-19T15:54:26Z">
        <w:del w:id="7071" w:author="M00032937" w:date="2024-06-28T10:27:15Z">
          <w:r>
            <w:rPr>
              <w:rFonts w:ascii="Times New Roman"/>
            </w:rPr>
            <w:fldChar w:fldCharType="begin"/>
          </w:r>
        </w:del>
      </w:ins>
      <w:ins w:id="7072" w:author="M00009068" w:date="2021-11-19T15:54:26Z">
        <w:del w:id="7073" w:author="M00032937" w:date="2024-06-28T10:27:15Z">
          <w:r>
            <w:rPr>
              <w:rFonts w:ascii="Times New Roman"/>
            </w:rPr>
            <w:delInstrText xml:space="preserve"> HYPERLINK \l _Toc17718 </w:delInstrText>
          </w:r>
        </w:del>
      </w:ins>
      <w:ins w:id="7074" w:author="M00009068" w:date="2021-11-19T15:54:26Z">
        <w:del w:id="707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076" w:author="M00009068" w:date="2021-11-19T15:54:26Z">
        <w:del w:id="7077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4.8.37 </w:delText>
          </w:r>
        </w:del>
      </w:ins>
      <w:ins w:id="7078" w:author="M00009068" w:date="2021-11-19T15:54:26Z">
        <w:del w:id="7079" w:author="M00032937" w:date="2024-06-28T10:27:15Z">
          <w:r>
            <w:rPr>
              <w:rFonts w:hint="eastAsia"/>
            </w:rPr>
            <w:delText>过滤器</w:delText>
          </w:r>
        </w:del>
      </w:ins>
      <w:ins w:id="7080" w:author="M00009068" w:date="2021-11-19T15:54:26Z">
        <w:del w:id="7081" w:author="M00032937" w:date="2024-06-28T10:27:15Z">
          <w:r>
            <w:rPr/>
            <w:tab/>
          </w:r>
        </w:del>
      </w:ins>
      <w:ins w:id="7082" w:author="M00009068" w:date="2021-11-19T15:54:26Z">
        <w:del w:id="7083" w:author="M00032937" w:date="2024-06-28T10:27:15Z">
          <w:r>
            <w:rPr>
              <w:rFonts w:hint="eastAsia"/>
              <w:lang w:val="en-US" w:eastAsia="zh-CN"/>
            </w:rPr>
            <w:delText xml:space="preserve"> </w:delText>
          </w:r>
        </w:del>
      </w:ins>
      <w:ins w:id="7084" w:author="M00009068" w:date="2021-11-19T15:54:26Z">
        <w:del w:id="7085" w:author="M00032937" w:date="2024-06-28T10:27:15Z">
          <w:r>
            <w:rPr/>
            <w:tab/>
          </w:r>
        </w:del>
      </w:ins>
      <w:ins w:id="7086" w:author="M00009068" w:date="2021-11-19T15:54:26Z">
        <w:del w:id="7087" w:author="M00032937" w:date="2024-06-28T10:27:15Z">
          <w:r>
            <w:rPr/>
            <w:fldChar w:fldCharType="begin"/>
          </w:r>
        </w:del>
      </w:ins>
      <w:ins w:id="7088" w:author="M00009068" w:date="2021-11-19T15:54:26Z">
        <w:del w:id="7089" w:author="M00032937" w:date="2024-06-28T10:27:15Z">
          <w:r>
            <w:rPr/>
            <w:delInstrText xml:space="preserve"> PAGEREF _Toc17718 \h </w:delInstrText>
          </w:r>
        </w:del>
      </w:ins>
      <w:ins w:id="7090" w:author="M00009068" w:date="2021-11-19T15:54:26Z">
        <w:del w:id="7091" w:author="M00032937" w:date="2024-06-28T10:27:15Z">
          <w:r>
            <w:rPr/>
            <w:fldChar w:fldCharType="separate"/>
          </w:r>
        </w:del>
      </w:ins>
      <w:ins w:id="7092" w:author="M00009068" w:date="2021-11-19T15:54:26Z">
        <w:del w:id="7093" w:author="M00032937" w:date="2024-06-28T10:27:15Z">
          <w:r>
            <w:rPr/>
            <w:delText>22</w:delText>
          </w:r>
        </w:del>
      </w:ins>
      <w:ins w:id="7094" w:author="M00009068" w:date="2021-11-19T15:54:26Z">
        <w:del w:id="7095" w:author="M00032937" w:date="2024-06-28T10:27:15Z">
          <w:r>
            <w:rPr/>
            <w:fldChar w:fldCharType="end"/>
          </w:r>
        </w:del>
      </w:ins>
      <w:ins w:id="7096" w:author="M00009068" w:date="2021-11-19T15:54:26Z">
        <w:del w:id="709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7098" w:author="M00009068" w:date="2021-11-19T15:54:26Z"/>
          <w:del w:id="7099" w:author="M00032937" w:date="2024-06-28T10:27:15Z"/>
        </w:rPr>
      </w:pPr>
      <w:ins w:id="7100" w:author="M00009068" w:date="2021-11-19T15:54:26Z">
        <w:del w:id="7101" w:author="M00032937" w:date="2024-06-28T10:27:15Z">
          <w:r>
            <w:rPr>
              <w:rFonts w:ascii="Times New Roman"/>
            </w:rPr>
            <w:fldChar w:fldCharType="begin"/>
          </w:r>
        </w:del>
      </w:ins>
      <w:ins w:id="7102" w:author="M00009068" w:date="2021-11-19T15:54:26Z">
        <w:del w:id="7103" w:author="M00032937" w:date="2024-06-28T10:27:15Z">
          <w:r>
            <w:rPr>
              <w:rFonts w:ascii="Times New Roman"/>
            </w:rPr>
            <w:delInstrText xml:space="preserve"> HYPERLINK \l _Toc4082 </w:delInstrText>
          </w:r>
        </w:del>
      </w:ins>
      <w:ins w:id="7104" w:author="M00009068" w:date="2021-11-19T15:54:26Z">
        <w:del w:id="710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106" w:author="M00009068" w:date="2021-11-19T15:54:26Z">
        <w:del w:id="7107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4.8.38 </w:delText>
          </w:r>
        </w:del>
      </w:ins>
      <w:ins w:id="7108" w:author="M00009068" w:date="2021-11-19T15:54:26Z">
        <w:del w:id="7109" w:author="M00032937" w:date="2024-06-28T10:27:15Z">
          <w:r>
            <w:rPr>
              <w:rFonts w:hint="eastAsia"/>
            </w:rPr>
            <w:delText>空气隔离</w:delText>
          </w:r>
        </w:del>
      </w:ins>
      <w:ins w:id="7110" w:author="M00009068" w:date="2021-11-19T15:54:26Z">
        <w:del w:id="7111" w:author="M00032937" w:date="2024-06-28T10:27:15Z">
          <w:r>
            <w:rPr/>
            <w:tab/>
          </w:r>
        </w:del>
      </w:ins>
      <w:ins w:id="7112" w:author="M00009068" w:date="2021-11-19T15:54:26Z">
        <w:del w:id="7113" w:author="M00032937" w:date="2024-06-28T10:27:15Z">
          <w:r>
            <w:rPr/>
            <w:fldChar w:fldCharType="begin"/>
          </w:r>
        </w:del>
      </w:ins>
      <w:ins w:id="7114" w:author="M00009068" w:date="2021-11-19T15:54:26Z">
        <w:del w:id="7115" w:author="M00032937" w:date="2024-06-28T10:27:15Z">
          <w:r>
            <w:rPr/>
            <w:delInstrText xml:space="preserve"> PAGEREF _Toc4082 \h </w:delInstrText>
          </w:r>
        </w:del>
      </w:ins>
      <w:ins w:id="7116" w:author="M00009068" w:date="2021-11-19T15:54:26Z">
        <w:del w:id="7117" w:author="M00032937" w:date="2024-06-28T10:27:15Z">
          <w:r>
            <w:rPr/>
            <w:fldChar w:fldCharType="separate"/>
          </w:r>
        </w:del>
      </w:ins>
      <w:ins w:id="7118" w:author="M00009068" w:date="2021-11-19T15:54:26Z">
        <w:del w:id="7119" w:author="M00032937" w:date="2024-06-28T10:27:15Z">
          <w:r>
            <w:rPr/>
            <w:delText>22</w:delText>
          </w:r>
        </w:del>
      </w:ins>
      <w:ins w:id="7120" w:author="M00009068" w:date="2021-11-19T15:54:26Z">
        <w:del w:id="7121" w:author="M00032937" w:date="2024-06-28T10:27:15Z">
          <w:r>
            <w:rPr/>
            <w:fldChar w:fldCharType="end"/>
          </w:r>
        </w:del>
      </w:ins>
      <w:ins w:id="7122" w:author="M00009068" w:date="2021-11-19T15:54:26Z">
        <w:del w:id="712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7124" w:author="M00009068" w:date="2021-11-19T15:54:26Z"/>
          <w:del w:id="7125" w:author="M00032937" w:date="2024-06-28T10:27:15Z"/>
        </w:rPr>
      </w:pPr>
      <w:ins w:id="7126" w:author="M00009068" w:date="2021-11-19T15:54:26Z">
        <w:del w:id="7127" w:author="M00032937" w:date="2024-06-28T10:27:15Z">
          <w:r>
            <w:rPr>
              <w:rFonts w:ascii="Times New Roman"/>
            </w:rPr>
            <w:fldChar w:fldCharType="begin"/>
          </w:r>
        </w:del>
      </w:ins>
      <w:ins w:id="7128" w:author="M00009068" w:date="2021-11-19T15:54:26Z">
        <w:del w:id="7129" w:author="M00032937" w:date="2024-06-28T10:27:15Z">
          <w:r>
            <w:rPr>
              <w:rFonts w:ascii="Times New Roman"/>
            </w:rPr>
            <w:delInstrText xml:space="preserve"> HYPERLINK \l _Toc26921 </w:delInstrText>
          </w:r>
        </w:del>
      </w:ins>
      <w:ins w:id="7130" w:author="M00009068" w:date="2021-11-19T15:54:26Z">
        <w:del w:id="713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132" w:author="M00009068" w:date="2021-11-19T15:54:26Z">
        <w:del w:id="7133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4.8.39 </w:delText>
          </w:r>
        </w:del>
      </w:ins>
      <w:ins w:id="7134" w:author="M00009068" w:date="2021-11-19T15:54:26Z">
        <w:del w:id="7135" w:author="M00032937" w:date="2024-06-28T10:27:15Z">
          <w:r>
            <w:rPr>
              <w:rFonts w:hint="eastAsia"/>
            </w:rPr>
            <w:delText>水质净化</w:delText>
          </w:r>
        </w:del>
      </w:ins>
      <w:ins w:id="7136" w:author="M00009068" w:date="2021-11-19T15:54:26Z">
        <w:del w:id="7137" w:author="M00032937" w:date="2024-06-28T10:27:15Z">
          <w:r>
            <w:rPr>
              <w:rFonts w:hint="eastAsia"/>
              <w:lang w:val="en-US" w:eastAsia="zh-CN"/>
            </w:rPr>
            <w:delText xml:space="preserve">  </w:delText>
          </w:r>
        </w:del>
      </w:ins>
      <w:ins w:id="7138" w:author="M00009068" w:date="2021-11-19T15:54:26Z">
        <w:del w:id="7139" w:author="M00032937" w:date="2024-06-28T10:27:15Z">
          <w:r>
            <w:rPr/>
            <w:tab/>
          </w:r>
        </w:del>
      </w:ins>
      <w:ins w:id="7140" w:author="M00009068" w:date="2021-11-19T15:54:26Z">
        <w:del w:id="7141" w:author="M00032937" w:date="2024-06-28T10:27:15Z">
          <w:r>
            <w:rPr/>
            <w:fldChar w:fldCharType="begin"/>
          </w:r>
        </w:del>
      </w:ins>
      <w:ins w:id="7142" w:author="M00009068" w:date="2021-11-19T15:54:26Z">
        <w:del w:id="7143" w:author="M00032937" w:date="2024-06-28T10:27:15Z">
          <w:r>
            <w:rPr/>
            <w:delInstrText xml:space="preserve"> PAGEREF _Toc26921 \h </w:delInstrText>
          </w:r>
        </w:del>
      </w:ins>
      <w:ins w:id="7144" w:author="M00009068" w:date="2021-11-19T15:54:26Z">
        <w:del w:id="7145" w:author="M00032937" w:date="2024-06-28T10:27:15Z">
          <w:r>
            <w:rPr/>
            <w:fldChar w:fldCharType="separate"/>
          </w:r>
        </w:del>
      </w:ins>
      <w:ins w:id="7146" w:author="M00009068" w:date="2021-11-19T15:54:26Z">
        <w:del w:id="7147" w:author="M00032937" w:date="2024-06-28T10:27:15Z">
          <w:r>
            <w:rPr/>
            <w:delText>22</w:delText>
          </w:r>
        </w:del>
      </w:ins>
      <w:ins w:id="7148" w:author="M00009068" w:date="2021-11-19T15:54:26Z">
        <w:del w:id="7149" w:author="M00032937" w:date="2024-06-28T10:27:15Z">
          <w:r>
            <w:rPr/>
            <w:fldChar w:fldCharType="end"/>
          </w:r>
        </w:del>
      </w:ins>
      <w:ins w:id="7150" w:author="M00009068" w:date="2021-11-19T15:54:26Z">
        <w:del w:id="7151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pos="3200"/>
          <w:tab w:val="right" w:leader="dot" w:pos="9864"/>
          <w:tab w:val="clear" w:pos="1890"/>
          <w:tab w:val="clear" w:pos="9853"/>
        </w:tabs>
        <w:rPr>
          <w:ins w:id="7152" w:author="M00009068" w:date="2021-11-19T15:54:26Z"/>
          <w:del w:id="7153" w:author="M00032937" w:date="2024-06-28T10:27:15Z"/>
        </w:rPr>
      </w:pPr>
      <w:ins w:id="7154" w:author="M00009068" w:date="2021-11-19T15:54:26Z">
        <w:del w:id="7155" w:author="M00032937" w:date="2024-06-28T10:27:15Z">
          <w:r>
            <w:rPr>
              <w:rFonts w:ascii="Times New Roman"/>
            </w:rPr>
            <w:fldChar w:fldCharType="begin"/>
          </w:r>
        </w:del>
      </w:ins>
      <w:ins w:id="7156" w:author="M00009068" w:date="2021-11-19T15:54:26Z">
        <w:del w:id="7157" w:author="M00032937" w:date="2024-06-28T10:27:15Z">
          <w:r>
            <w:rPr>
              <w:rFonts w:ascii="Times New Roman"/>
            </w:rPr>
            <w:delInstrText xml:space="preserve"> HYPERLINK \l _Toc30897 </w:delInstrText>
          </w:r>
        </w:del>
      </w:ins>
      <w:ins w:id="7158" w:author="M00009068" w:date="2021-11-19T15:54:26Z">
        <w:del w:id="7159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160" w:author="M00009068" w:date="2021-11-19T15:54:26Z">
        <w:del w:id="7161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4.8.40 </w:delText>
          </w:r>
        </w:del>
      </w:ins>
      <w:ins w:id="7162" w:author="M00009068" w:date="2021-11-19T15:54:26Z">
        <w:del w:id="7163" w:author="M00032937" w:date="2024-06-28T10:27:15Z">
          <w:r>
            <w:rPr>
              <w:rFonts w:hint="eastAsia"/>
            </w:rPr>
            <w:delText>防止逆流</w:delText>
          </w:r>
        </w:del>
      </w:ins>
      <w:ins w:id="7164" w:author="M00009068" w:date="2021-11-19T15:54:26Z">
        <w:del w:id="7165" w:author="M00032937" w:date="2024-06-28T10:27:15Z">
          <w:r>
            <w:rPr/>
            <w:tab/>
          </w:r>
        </w:del>
      </w:ins>
      <w:ins w:id="7166" w:author="M00009068" w:date="2021-11-19T15:54:26Z">
        <w:del w:id="7167" w:author="M00032937" w:date="2024-06-28T10:27:15Z">
          <w:r>
            <w:rPr/>
            <w:tab/>
          </w:r>
        </w:del>
      </w:ins>
      <w:ins w:id="7168" w:author="M00009068" w:date="2021-11-19T15:54:26Z">
        <w:del w:id="7169" w:author="M00032937" w:date="2024-06-28T10:27:15Z">
          <w:r>
            <w:rPr/>
            <w:fldChar w:fldCharType="begin"/>
          </w:r>
        </w:del>
      </w:ins>
      <w:ins w:id="7170" w:author="M00009068" w:date="2021-11-19T15:54:26Z">
        <w:del w:id="7171" w:author="M00032937" w:date="2024-06-28T10:27:15Z">
          <w:r>
            <w:rPr/>
            <w:delInstrText xml:space="preserve"> PAGEREF _Toc30897 \h </w:delInstrText>
          </w:r>
        </w:del>
      </w:ins>
      <w:ins w:id="7172" w:author="M00009068" w:date="2021-11-19T15:54:26Z">
        <w:del w:id="7173" w:author="M00032937" w:date="2024-06-28T10:27:15Z">
          <w:r>
            <w:rPr/>
            <w:fldChar w:fldCharType="separate"/>
          </w:r>
        </w:del>
      </w:ins>
      <w:ins w:id="7174" w:author="M00009068" w:date="2021-11-19T15:54:26Z">
        <w:del w:id="7175" w:author="M00032937" w:date="2024-06-28T10:27:15Z">
          <w:r>
            <w:rPr/>
            <w:delText>22</w:delText>
          </w:r>
        </w:del>
      </w:ins>
      <w:ins w:id="7176" w:author="M00009068" w:date="2021-11-19T15:54:26Z">
        <w:del w:id="7177" w:author="M00032937" w:date="2024-06-28T10:27:15Z">
          <w:r>
            <w:rPr/>
            <w:fldChar w:fldCharType="end"/>
          </w:r>
        </w:del>
      </w:ins>
      <w:ins w:id="7178" w:author="M00009068" w:date="2021-11-19T15:54:26Z">
        <w:del w:id="717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7180" w:author="M00009068" w:date="2021-11-19T15:54:26Z"/>
          <w:del w:id="7181" w:author="M00032937" w:date="2024-06-28T10:27:15Z"/>
        </w:rPr>
      </w:pPr>
      <w:ins w:id="7182" w:author="M00009068" w:date="2021-11-19T15:54:26Z">
        <w:del w:id="7183" w:author="M00032937" w:date="2024-06-28T10:27:15Z">
          <w:r>
            <w:rPr>
              <w:rFonts w:ascii="Times New Roman"/>
            </w:rPr>
            <w:fldChar w:fldCharType="begin"/>
          </w:r>
        </w:del>
      </w:ins>
      <w:ins w:id="7184" w:author="M00009068" w:date="2021-11-19T15:54:26Z">
        <w:del w:id="7185" w:author="M00032937" w:date="2024-06-28T10:27:15Z">
          <w:r>
            <w:rPr>
              <w:rFonts w:ascii="Times New Roman"/>
            </w:rPr>
            <w:delInstrText xml:space="preserve"> HYPERLINK \l _Toc25151 </w:delInstrText>
          </w:r>
        </w:del>
      </w:ins>
      <w:ins w:id="7186" w:author="M00009068" w:date="2021-11-19T15:54:26Z">
        <w:del w:id="718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188" w:author="M00009068" w:date="2021-11-19T15:54:26Z">
        <w:del w:id="7189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4.8.41 </w:delText>
          </w:r>
        </w:del>
      </w:ins>
      <w:ins w:id="7190" w:author="M00009068" w:date="2021-11-19T15:54:26Z">
        <w:del w:id="7191" w:author="M00032937" w:date="2024-06-28T10:27:15Z">
          <w:r>
            <w:rPr>
              <w:rFonts w:hint="eastAsia"/>
            </w:rPr>
            <w:delText>脚触冲水</w:delText>
          </w:r>
        </w:del>
      </w:ins>
      <w:ins w:id="7192" w:author="M00009068" w:date="2021-11-19T15:54:26Z">
        <w:del w:id="7193" w:author="M00032937" w:date="2024-06-28T10:27:15Z">
          <w:r>
            <w:rPr/>
            <w:tab/>
          </w:r>
        </w:del>
      </w:ins>
      <w:ins w:id="7194" w:author="M00009068" w:date="2021-11-19T15:54:26Z">
        <w:del w:id="7195" w:author="M00032937" w:date="2024-06-28T10:27:15Z">
          <w:r>
            <w:rPr/>
            <w:fldChar w:fldCharType="begin"/>
          </w:r>
        </w:del>
      </w:ins>
      <w:ins w:id="7196" w:author="M00009068" w:date="2021-11-19T15:54:26Z">
        <w:del w:id="7197" w:author="M00032937" w:date="2024-06-28T10:27:15Z">
          <w:r>
            <w:rPr/>
            <w:delInstrText xml:space="preserve"> PAGEREF _Toc25151 \h </w:delInstrText>
          </w:r>
        </w:del>
      </w:ins>
      <w:ins w:id="7198" w:author="M00009068" w:date="2021-11-19T15:54:26Z">
        <w:del w:id="7199" w:author="M00032937" w:date="2024-06-28T10:27:15Z">
          <w:r>
            <w:rPr/>
            <w:fldChar w:fldCharType="separate"/>
          </w:r>
        </w:del>
      </w:ins>
      <w:ins w:id="7200" w:author="M00009068" w:date="2021-11-19T15:54:26Z">
        <w:del w:id="7201" w:author="M00032937" w:date="2024-06-28T10:27:15Z">
          <w:r>
            <w:rPr/>
            <w:delText>22</w:delText>
          </w:r>
        </w:del>
      </w:ins>
      <w:ins w:id="7202" w:author="M00009068" w:date="2021-11-19T15:54:26Z">
        <w:del w:id="7203" w:author="M00032937" w:date="2024-06-28T10:27:15Z">
          <w:r>
            <w:rPr/>
            <w:fldChar w:fldCharType="end"/>
          </w:r>
        </w:del>
      </w:ins>
      <w:ins w:id="7204" w:author="M00009068" w:date="2021-11-19T15:54:26Z">
        <w:del w:id="720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7206" w:author="M00009068" w:date="2021-11-19T15:54:26Z"/>
          <w:del w:id="7207" w:author="M00032937" w:date="2024-06-28T10:27:15Z"/>
        </w:rPr>
      </w:pPr>
      <w:ins w:id="7208" w:author="M00009068" w:date="2021-11-19T15:54:26Z">
        <w:del w:id="7209" w:author="M00032937" w:date="2024-06-28T10:27:15Z">
          <w:r>
            <w:rPr>
              <w:rFonts w:ascii="Times New Roman"/>
            </w:rPr>
            <w:fldChar w:fldCharType="begin"/>
          </w:r>
        </w:del>
      </w:ins>
      <w:ins w:id="7210" w:author="M00009068" w:date="2021-11-19T15:54:26Z">
        <w:del w:id="7211" w:author="M00032937" w:date="2024-06-28T10:27:15Z">
          <w:r>
            <w:rPr>
              <w:rFonts w:ascii="Times New Roman"/>
            </w:rPr>
            <w:delInstrText xml:space="preserve"> HYPERLINK \l _Toc24601 </w:delInstrText>
          </w:r>
        </w:del>
      </w:ins>
      <w:ins w:id="7212" w:author="M00009068" w:date="2021-11-19T15:54:26Z">
        <w:del w:id="721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214" w:author="M00009068" w:date="2021-11-19T15:54:26Z">
        <w:del w:id="7215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4.8.42 </w:delText>
          </w:r>
        </w:del>
      </w:ins>
      <w:ins w:id="7216" w:author="M00009068" w:date="2021-11-19T15:54:26Z">
        <w:del w:id="7217" w:author="M00032937" w:date="2024-06-28T10:27:15Z">
          <w:r>
            <w:rPr>
              <w:rFonts w:hint="eastAsia"/>
            </w:rPr>
            <w:delText>脚触</w:delText>
          </w:r>
        </w:del>
      </w:ins>
      <w:ins w:id="7218" w:author="M00009068" w:date="2021-11-19T15:54:26Z">
        <w:del w:id="7219" w:author="M00032937" w:date="2024-06-28T10:27:15Z">
          <w:r>
            <w:rPr>
              <w:rFonts w:hint="eastAsia"/>
              <w:lang w:val="en-US" w:eastAsia="zh-CN"/>
            </w:rPr>
            <w:delText>功能</w:delText>
          </w:r>
        </w:del>
      </w:ins>
      <w:ins w:id="7220" w:author="M00009068" w:date="2021-11-19T15:54:26Z">
        <w:del w:id="7221" w:author="M00032937" w:date="2024-06-28T10:27:15Z">
          <w:r>
            <w:rPr/>
            <w:tab/>
          </w:r>
        </w:del>
      </w:ins>
      <w:ins w:id="7222" w:author="M00009068" w:date="2021-11-19T15:54:26Z">
        <w:del w:id="7223" w:author="M00032937" w:date="2024-06-28T10:27:15Z">
          <w:r>
            <w:rPr/>
            <w:fldChar w:fldCharType="begin"/>
          </w:r>
        </w:del>
      </w:ins>
      <w:ins w:id="7224" w:author="M00009068" w:date="2021-11-19T15:54:26Z">
        <w:del w:id="7225" w:author="M00032937" w:date="2024-06-28T10:27:15Z">
          <w:r>
            <w:rPr/>
            <w:delInstrText xml:space="preserve"> PAGEREF _Toc24601 \h </w:delInstrText>
          </w:r>
        </w:del>
      </w:ins>
      <w:ins w:id="7226" w:author="M00009068" w:date="2021-11-19T15:54:26Z">
        <w:del w:id="7227" w:author="M00032937" w:date="2024-06-28T10:27:15Z">
          <w:r>
            <w:rPr/>
            <w:fldChar w:fldCharType="separate"/>
          </w:r>
        </w:del>
      </w:ins>
      <w:ins w:id="7228" w:author="M00009068" w:date="2021-11-19T15:54:26Z">
        <w:del w:id="7229" w:author="M00032937" w:date="2024-06-28T10:27:15Z">
          <w:r>
            <w:rPr/>
            <w:delText>22</w:delText>
          </w:r>
        </w:del>
      </w:ins>
      <w:ins w:id="7230" w:author="M00009068" w:date="2021-11-19T15:54:26Z">
        <w:del w:id="7231" w:author="M00032937" w:date="2024-06-28T10:27:15Z">
          <w:r>
            <w:rPr/>
            <w:fldChar w:fldCharType="end"/>
          </w:r>
        </w:del>
      </w:ins>
      <w:ins w:id="7232" w:author="M00009068" w:date="2021-11-19T15:54:26Z">
        <w:del w:id="723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7234" w:author="M00009068" w:date="2021-11-19T15:54:26Z"/>
          <w:del w:id="7235" w:author="M00032937" w:date="2024-06-28T10:27:15Z"/>
        </w:rPr>
      </w:pPr>
      <w:ins w:id="7236" w:author="M00009068" w:date="2021-11-19T15:54:26Z">
        <w:del w:id="7237" w:author="M00032937" w:date="2024-06-28T10:27:15Z">
          <w:r>
            <w:rPr>
              <w:rFonts w:ascii="Times New Roman"/>
            </w:rPr>
            <w:fldChar w:fldCharType="begin"/>
          </w:r>
        </w:del>
      </w:ins>
      <w:ins w:id="7238" w:author="M00009068" w:date="2021-11-19T15:54:26Z">
        <w:del w:id="7239" w:author="M00032937" w:date="2024-06-28T10:27:15Z">
          <w:r>
            <w:rPr>
              <w:rFonts w:ascii="Times New Roman"/>
            </w:rPr>
            <w:delInstrText xml:space="preserve"> HYPERLINK \l _Toc28205 </w:delInstrText>
          </w:r>
        </w:del>
      </w:ins>
      <w:ins w:id="7240" w:author="M00009068" w:date="2021-11-19T15:54:26Z">
        <w:del w:id="724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242" w:author="M00009068" w:date="2021-11-19T15:54:26Z">
        <w:del w:id="7243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4.8.43 </w:delText>
          </w:r>
        </w:del>
      </w:ins>
      <w:ins w:id="7244" w:author="M00009068" w:date="2021-11-19T15:54:26Z">
        <w:del w:id="7245" w:author="M00032937" w:date="2024-06-28T10:27:15Z">
          <w:r>
            <w:rPr>
              <w:rFonts w:hint="eastAsia"/>
            </w:rPr>
            <w:delText>纳米抗菌</w:delText>
          </w:r>
        </w:del>
      </w:ins>
      <w:ins w:id="7246" w:author="M00009068" w:date="2021-11-19T15:54:26Z">
        <w:del w:id="7247" w:author="M00032937" w:date="2024-06-28T10:27:15Z">
          <w:r>
            <w:rPr/>
            <w:tab/>
          </w:r>
        </w:del>
      </w:ins>
      <w:ins w:id="7248" w:author="M00009068" w:date="2021-11-19T15:54:26Z">
        <w:del w:id="7249" w:author="M00032937" w:date="2024-06-28T10:27:15Z">
          <w:r>
            <w:rPr/>
            <w:fldChar w:fldCharType="begin"/>
          </w:r>
        </w:del>
      </w:ins>
      <w:ins w:id="7250" w:author="M00009068" w:date="2021-11-19T15:54:26Z">
        <w:del w:id="7251" w:author="M00032937" w:date="2024-06-28T10:27:15Z">
          <w:r>
            <w:rPr/>
            <w:delInstrText xml:space="preserve"> PAGEREF _Toc28205 \h </w:delInstrText>
          </w:r>
        </w:del>
      </w:ins>
      <w:ins w:id="7252" w:author="M00009068" w:date="2021-11-19T15:54:26Z">
        <w:del w:id="7253" w:author="M00032937" w:date="2024-06-28T10:27:15Z">
          <w:r>
            <w:rPr/>
            <w:fldChar w:fldCharType="separate"/>
          </w:r>
        </w:del>
      </w:ins>
      <w:ins w:id="7254" w:author="M00009068" w:date="2021-11-19T15:54:26Z">
        <w:del w:id="7255" w:author="M00032937" w:date="2024-06-28T10:27:15Z">
          <w:r>
            <w:rPr/>
            <w:delText>22</w:delText>
          </w:r>
        </w:del>
      </w:ins>
      <w:ins w:id="7256" w:author="M00009068" w:date="2021-11-19T15:54:26Z">
        <w:del w:id="7257" w:author="M00032937" w:date="2024-06-28T10:27:15Z">
          <w:r>
            <w:rPr/>
            <w:fldChar w:fldCharType="end"/>
          </w:r>
        </w:del>
      </w:ins>
      <w:ins w:id="7258" w:author="M00009068" w:date="2021-11-19T15:54:26Z">
        <w:del w:id="725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7260" w:author="M00009068" w:date="2021-11-19T15:54:26Z"/>
          <w:del w:id="7261" w:author="M00032937" w:date="2024-06-28T10:27:15Z"/>
        </w:rPr>
      </w:pPr>
      <w:ins w:id="7262" w:author="M00009068" w:date="2021-11-19T15:54:26Z">
        <w:del w:id="7263" w:author="M00032937" w:date="2024-06-28T10:27:15Z">
          <w:r>
            <w:rPr>
              <w:rFonts w:ascii="Times New Roman"/>
            </w:rPr>
            <w:fldChar w:fldCharType="begin"/>
          </w:r>
        </w:del>
      </w:ins>
      <w:ins w:id="7264" w:author="M00009068" w:date="2021-11-19T15:54:26Z">
        <w:del w:id="7265" w:author="M00032937" w:date="2024-06-28T10:27:15Z">
          <w:r>
            <w:rPr>
              <w:rFonts w:ascii="Times New Roman"/>
            </w:rPr>
            <w:delInstrText xml:space="preserve"> HYPERLINK \l _Toc18293 </w:delInstrText>
          </w:r>
        </w:del>
      </w:ins>
      <w:ins w:id="7266" w:author="M00009068" w:date="2021-11-19T15:54:26Z">
        <w:del w:id="726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268" w:author="M00009068" w:date="2021-11-19T15:54:26Z">
        <w:del w:id="7269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4.8.44 </w:delText>
          </w:r>
        </w:del>
      </w:ins>
      <w:ins w:id="7270" w:author="M00009068" w:date="2021-11-19T15:54:26Z">
        <w:del w:id="7271" w:author="M00032937" w:date="2024-06-28T10:27:15Z">
          <w:r>
            <w:rPr>
              <w:rFonts w:hint="eastAsia"/>
            </w:rPr>
            <w:delText>安全防护</w:delText>
          </w:r>
        </w:del>
      </w:ins>
      <w:ins w:id="7272" w:author="M00009068" w:date="2021-11-19T15:54:26Z">
        <w:del w:id="7273" w:author="M00032937" w:date="2024-06-28T10:27:15Z">
          <w:r>
            <w:rPr/>
            <w:tab/>
          </w:r>
        </w:del>
      </w:ins>
      <w:ins w:id="7274" w:author="M00009068" w:date="2021-11-19T15:54:26Z">
        <w:del w:id="7275" w:author="M00032937" w:date="2024-06-28T10:27:15Z">
          <w:r>
            <w:rPr/>
            <w:fldChar w:fldCharType="begin"/>
          </w:r>
        </w:del>
      </w:ins>
      <w:ins w:id="7276" w:author="M00009068" w:date="2021-11-19T15:54:26Z">
        <w:del w:id="7277" w:author="M00032937" w:date="2024-06-28T10:27:15Z">
          <w:r>
            <w:rPr/>
            <w:delInstrText xml:space="preserve"> PAGEREF _Toc18293 \h </w:delInstrText>
          </w:r>
        </w:del>
      </w:ins>
      <w:ins w:id="7278" w:author="M00009068" w:date="2021-11-19T15:54:26Z">
        <w:del w:id="7279" w:author="M00032937" w:date="2024-06-28T10:27:15Z">
          <w:r>
            <w:rPr/>
            <w:fldChar w:fldCharType="separate"/>
          </w:r>
        </w:del>
      </w:ins>
      <w:ins w:id="7280" w:author="M00009068" w:date="2021-11-19T15:54:26Z">
        <w:del w:id="7281" w:author="M00032937" w:date="2024-06-28T10:27:15Z">
          <w:r>
            <w:rPr/>
            <w:delText>22</w:delText>
          </w:r>
        </w:del>
      </w:ins>
      <w:ins w:id="7282" w:author="M00009068" w:date="2021-11-19T15:54:26Z">
        <w:del w:id="7283" w:author="M00032937" w:date="2024-06-28T10:27:15Z">
          <w:r>
            <w:rPr/>
            <w:fldChar w:fldCharType="end"/>
          </w:r>
        </w:del>
      </w:ins>
      <w:ins w:id="7284" w:author="M00009068" w:date="2021-11-19T15:54:26Z">
        <w:del w:id="728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7286" w:author="M00009068" w:date="2021-11-19T15:54:26Z"/>
          <w:del w:id="7287" w:author="M00032937" w:date="2024-06-28T10:27:15Z"/>
        </w:rPr>
      </w:pPr>
      <w:ins w:id="7288" w:author="M00009068" w:date="2021-11-19T15:54:26Z">
        <w:del w:id="7289" w:author="M00032937" w:date="2024-06-28T10:27:15Z">
          <w:r>
            <w:rPr>
              <w:rFonts w:ascii="Times New Roman"/>
            </w:rPr>
            <w:fldChar w:fldCharType="begin"/>
          </w:r>
        </w:del>
      </w:ins>
      <w:ins w:id="7290" w:author="M00009068" w:date="2021-11-19T15:54:26Z">
        <w:del w:id="7291" w:author="M00032937" w:date="2024-06-28T10:27:15Z">
          <w:r>
            <w:rPr>
              <w:rFonts w:ascii="Times New Roman"/>
            </w:rPr>
            <w:delInstrText xml:space="preserve"> HYPERLINK \l _Toc8642 </w:delInstrText>
          </w:r>
        </w:del>
      </w:ins>
      <w:ins w:id="7292" w:author="M00009068" w:date="2021-11-19T15:54:26Z">
        <w:del w:id="729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294" w:author="M00009068" w:date="2021-11-19T15:54:26Z">
        <w:del w:id="7295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4.8.45 </w:delText>
          </w:r>
        </w:del>
      </w:ins>
      <w:ins w:id="7296" w:author="M00009068" w:date="2021-11-19T15:54:26Z">
        <w:del w:id="7297" w:author="M00032937" w:date="2024-06-28T10:27:15Z">
          <w:r>
            <w:rPr>
              <w:rFonts w:hint="eastAsia"/>
            </w:rPr>
            <w:delText>材料阻燃</w:delText>
          </w:r>
        </w:del>
      </w:ins>
      <w:ins w:id="7298" w:author="M00009068" w:date="2021-11-19T15:54:26Z">
        <w:del w:id="7299" w:author="M00032937" w:date="2024-06-28T10:27:15Z">
          <w:r>
            <w:rPr/>
            <w:tab/>
          </w:r>
        </w:del>
      </w:ins>
      <w:ins w:id="7300" w:author="M00009068" w:date="2021-11-19T15:54:26Z">
        <w:del w:id="7301" w:author="M00032937" w:date="2024-06-28T10:27:15Z">
          <w:r>
            <w:rPr/>
            <w:fldChar w:fldCharType="begin"/>
          </w:r>
        </w:del>
      </w:ins>
      <w:ins w:id="7302" w:author="M00009068" w:date="2021-11-19T15:54:26Z">
        <w:del w:id="7303" w:author="M00032937" w:date="2024-06-28T10:27:15Z">
          <w:r>
            <w:rPr/>
            <w:delInstrText xml:space="preserve"> PAGEREF _Toc8642 \h </w:delInstrText>
          </w:r>
        </w:del>
      </w:ins>
      <w:ins w:id="7304" w:author="M00009068" w:date="2021-11-19T15:54:26Z">
        <w:del w:id="7305" w:author="M00032937" w:date="2024-06-28T10:27:15Z">
          <w:r>
            <w:rPr/>
            <w:fldChar w:fldCharType="separate"/>
          </w:r>
        </w:del>
      </w:ins>
      <w:ins w:id="7306" w:author="M00009068" w:date="2021-11-19T15:54:26Z">
        <w:del w:id="7307" w:author="M00032937" w:date="2024-06-28T10:27:15Z">
          <w:r>
            <w:rPr/>
            <w:delText>23</w:delText>
          </w:r>
        </w:del>
      </w:ins>
      <w:ins w:id="7308" w:author="M00009068" w:date="2021-11-19T15:54:26Z">
        <w:del w:id="7309" w:author="M00032937" w:date="2024-06-28T10:27:15Z">
          <w:r>
            <w:rPr/>
            <w:fldChar w:fldCharType="end"/>
          </w:r>
        </w:del>
      </w:ins>
      <w:ins w:id="7310" w:author="M00009068" w:date="2021-11-19T15:54:26Z">
        <w:del w:id="7311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7312" w:author="M00009068" w:date="2021-11-19T15:54:26Z"/>
          <w:del w:id="7313" w:author="M00032937" w:date="2024-06-28T10:27:15Z"/>
        </w:rPr>
      </w:pPr>
      <w:ins w:id="7314" w:author="M00009068" w:date="2021-11-19T15:54:26Z">
        <w:del w:id="7315" w:author="M00032937" w:date="2024-06-28T10:27:15Z">
          <w:r>
            <w:rPr>
              <w:rFonts w:ascii="Times New Roman"/>
            </w:rPr>
            <w:fldChar w:fldCharType="begin"/>
          </w:r>
        </w:del>
      </w:ins>
      <w:ins w:id="7316" w:author="M00009068" w:date="2021-11-19T15:54:26Z">
        <w:del w:id="7317" w:author="M00032937" w:date="2024-06-28T10:27:15Z">
          <w:r>
            <w:rPr>
              <w:rFonts w:ascii="Times New Roman"/>
            </w:rPr>
            <w:delInstrText xml:space="preserve"> HYPERLINK \l _Toc20067 </w:delInstrText>
          </w:r>
        </w:del>
      </w:ins>
      <w:ins w:id="7318" w:author="M00009068" w:date="2021-11-19T15:54:26Z">
        <w:del w:id="7319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320" w:author="M00009068" w:date="2021-11-19T15:54:26Z">
        <w:del w:id="7321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4.8.46 </w:delText>
          </w:r>
        </w:del>
      </w:ins>
      <w:ins w:id="7322" w:author="M00009068" w:date="2021-11-19T15:54:26Z">
        <w:del w:id="7323" w:author="M00032937" w:date="2024-06-28T10:27:15Z">
          <w:r>
            <w:rPr>
              <w:rFonts w:hint="eastAsia"/>
              <w:lang w:val="en-US" w:eastAsia="zh-CN"/>
            </w:rPr>
            <w:delText>微波开关</w:delText>
          </w:r>
        </w:del>
      </w:ins>
      <w:ins w:id="7324" w:author="M00009068" w:date="2021-11-19T15:54:26Z">
        <w:del w:id="7325" w:author="M00032937" w:date="2024-06-28T10:27:15Z">
          <w:r>
            <w:rPr/>
            <w:tab/>
          </w:r>
        </w:del>
      </w:ins>
      <w:ins w:id="7326" w:author="M00009068" w:date="2021-11-19T15:54:26Z">
        <w:del w:id="7327" w:author="M00032937" w:date="2024-06-28T10:27:15Z">
          <w:r>
            <w:rPr/>
            <w:fldChar w:fldCharType="begin"/>
          </w:r>
        </w:del>
      </w:ins>
      <w:ins w:id="7328" w:author="M00009068" w:date="2021-11-19T15:54:26Z">
        <w:del w:id="7329" w:author="M00032937" w:date="2024-06-28T10:27:15Z">
          <w:r>
            <w:rPr/>
            <w:delInstrText xml:space="preserve"> PAGEREF _Toc20067 \h </w:delInstrText>
          </w:r>
        </w:del>
      </w:ins>
      <w:ins w:id="7330" w:author="M00009068" w:date="2021-11-19T15:54:26Z">
        <w:del w:id="7331" w:author="M00032937" w:date="2024-06-28T10:27:15Z">
          <w:r>
            <w:rPr/>
            <w:fldChar w:fldCharType="separate"/>
          </w:r>
        </w:del>
      </w:ins>
      <w:ins w:id="7332" w:author="M00009068" w:date="2021-11-19T15:54:26Z">
        <w:del w:id="7333" w:author="M00032937" w:date="2024-06-28T10:27:15Z">
          <w:r>
            <w:rPr/>
            <w:delText>23</w:delText>
          </w:r>
        </w:del>
      </w:ins>
      <w:ins w:id="7334" w:author="M00009068" w:date="2021-11-19T15:54:26Z">
        <w:del w:id="7335" w:author="M00032937" w:date="2024-06-28T10:27:15Z">
          <w:r>
            <w:rPr/>
            <w:fldChar w:fldCharType="end"/>
          </w:r>
        </w:del>
      </w:ins>
      <w:ins w:id="7336" w:author="M00009068" w:date="2021-11-19T15:54:26Z">
        <w:del w:id="733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7338" w:author="M00009068" w:date="2021-11-19T15:54:26Z"/>
          <w:del w:id="7339" w:author="M00032937" w:date="2024-06-28T10:27:15Z"/>
        </w:rPr>
      </w:pPr>
      <w:ins w:id="7340" w:author="M00009068" w:date="2021-11-19T15:54:26Z">
        <w:del w:id="7341" w:author="M00032937" w:date="2024-06-28T10:27:15Z">
          <w:r>
            <w:rPr>
              <w:rFonts w:ascii="Times New Roman"/>
            </w:rPr>
            <w:fldChar w:fldCharType="begin"/>
          </w:r>
        </w:del>
      </w:ins>
      <w:ins w:id="7342" w:author="M00009068" w:date="2021-11-19T15:54:26Z">
        <w:del w:id="7343" w:author="M00032937" w:date="2024-06-28T10:27:15Z">
          <w:r>
            <w:rPr>
              <w:rFonts w:ascii="Times New Roman"/>
            </w:rPr>
            <w:delInstrText xml:space="preserve"> HYPERLINK \l _Toc26017 </w:delInstrText>
          </w:r>
        </w:del>
      </w:ins>
      <w:ins w:id="7344" w:author="M00009068" w:date="2021-11-19T15:54:26Z">
        <w:del w:id="734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346" w:author="M00009068" w:date="2021-11-19T15:54:26Z">
        <w:del w:id="7347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4.8.47 </w:delText>
          </w:r>
        </w:del>
      </w:ins>
      <w:ins w:id="7348" w:author="M00009068" w:date="2021-11-19T15:54:26Z">
        <w:del w:id="7349" w:author="M00032937" w:date="2024-06-28T10:27:15Z">
          <w:r>
            <w:rPr>
              <w:rFonts w:hint="eastAsia"/>
            </w:rPr>
            <w:delText>人体</w:delText>
          </w:r>
        </w:del>
      </w:ins>
      <w:ins w:id="7350" w:author="M00009068" w:date="2021-11-19T15:54:26Z">
        <w:del w:id="7351" w:author="M00032937" w:date="2024-06-28T10:27:15Z">
          <w:r>
            <w:rPr/>
            <w:delText>感应</w:delText>
          </w:r>
        </w:del>
      </w:ins>
      <w:ins w:id="7352" w:author="M00009068" w:date="2021-11-19T15:54:26Z">
        <w:del w:id="7353" w:author="M00032937" w:date="2024-06-28T10:27:15Z">
          <w:r>
            <w:rPr/>
            <w:tab/>
          </w:r>
        </w:del>
      </w:ins>
      <w:ins w:id="7354" w:author="M00009068" w:date="2021-11-19T15:54:26Z">
        <w:del w:id="7355" w:author="M00032937" w:date="2024-06-28T10:27:15Z">
          <w:r>
            <w:rPr/>
            <w:fldChar w:fldCharType="begin"/>
          </w:r>
        </w:del>
      </w:ins>
      <w:ins w:id="7356" w:author="M00009068" w:date="2021-11-19T15:54:26Z">
        <w:del w:id="7357" w:author="M00032937" w:date="2024-06-28T10:27:15Z">
          <w:r>
            <w:rPr/>
            <w:delInstrText xml:space="preserve"> PAGEREF _Toc26017 \h </w:delInstrText>
          </w:r>
        </w:del>
      </w:ins>
      <w:ins w:id="7358" w:author="M00009068" w:date="2021-11-19T15:54:26Z">
        <w:del w:id="7359" w:author="M00032937" w:date="2024-06-28T10:27:15Z">
          <w:r>
            <w:rPr/>
            <w:fldChar w:fldCharType="separate"/>
          </w:r>
        </w:del>
      </w:ins>
      <w:ins w:id="7360" w:author="M00009068" w:date="2021-11-19T15:54:26Z">
        <w:del w:id="7361" w:author="M00032937" w:date="2024-06-28T10:27:15Z">
          <w:r>
            <w:rPr/>
            <w:delText>23</w:delText>
          </w:r>
        </w:del>
      </w:ins>
      <w:ins w:id="7362" w:author="M00009068" w:date="2021-11-19T15:54:26Z">
        <w:del w:id="7363" w:author="M00032937" w:date="2024-06-28T10:27:15Z">
          <w:r>
            <w:rPr/>
            <w:fldChar w:fldCharType="end"/>
          </w:r>
        </w:del>
      </w:ins>
      <w:ins w:id="7364" w:author="M00009068" w:date="2021-11-19T15:54:26Z">
        <w:del w:id="736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7366" w:author="M00009068" w:date="2021-11-19T15:54:26Z"/>
          <w:del w:id="7367" w:author="M00032937" w:date="2024-06-28T10:27:15Z"/>
        </w:rPr>
      </w:pPr>
      <w:ins w:id="7368" w:author="M00009068" w:date="2021-11-19T15:54:26Z">
        <w:del w:id="7369" w:author="M00032937" w:date="2024-06-28T10:27:15Z">
          <w:r>
            <w:rPr>
              <w:rFonts w:ascii="Times New Roman"/>
            </w:rPr>
            <w:fldChar w:fldCharType="begin"/>
          </w:r>
        </w:del>
      </w:ins>
      <w:ins w:id="7370" w:author="M00009068" w:date="2021-11-19T15:54:26Z">
        <w:del w:id="7371" w:author="M00032937" w:date="2024-06-28T10:27:15Z">
          <w:r>
            <w:rPr>
              <w:rFonts w:ascii="Times New Roman"/>
            </w:rPr>
            <w:delInstrText xml:space="preserve"> HYPERLINK \l _Toc18626 </w:delInstrText>
          </w:r>
        </w:del>
      </w:ins>
      <w:ins w:id="7372" w:author="M00009068" w:date="2021-11-19T15:54:26Z">
        <w:del w:id="737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374" w:author="M00009068" w:date="2021-11-19T15:54:26Z">
        <w:del w:id="7375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4.8.48 </w:delText>
          </w:r>
        </w:del>
      </w:ins>
      <w:ins w:id="7376" w:author="M00009068" w:date="2021-11-19T15:54:26Z">
        <w:del w:id="7377" w:author="M00032937" w:date="2024-06-28T10:27:15Z">
          <w:r>
            <w:rPr>
              <w:rFonts w:hint="eastAsia"/>
            </w:rPr>
            <w:delText>遥控开</w:delText>
          </w:r>
        </w:del>
      </w:ins>
      <w:ins w:id="7378" w:author="M00009068" w:date="2021-11-19T15:54:26Z">
        <w:del w:id="7379" w:author="M00032937" w:date="2024-06-28T10:27:15Z">
          <w:r>
            <w:rPr>
              <w:rFonts w:hint="eastAsia"/>
              <w:lang w:val="en-US" w:eastAsia="zh-CN"/>
            </w:rPr>
            <w:delText>关</w:delText>
          </w:r>
        </w:del>
      </w:ins>
      <w:ins w:id="7380" w:author="M00009068" w:date="2021-11-19T15:54:26Z">
        <w:del w:id="7381" w:author="M00032937" w:date="2024-06-28T10:27:15Z">
          <w:r>
            <w:rPr/>
            <w:delText>圈</w:delText>
          </w:r>
        </w:del>
      </w:ins>
      <w:ins w:id="7382" w:author="M00009068" w:date="2021-11-19T15:54:26Z">
        <w:del w:id="7383" w:author="M00032937" w:date="2024-06-28T10:27:15Z">
          <w:r>
            <w:rPr>
              <w:rFonts w:hint="eastAsia"/>
            </w:rPr>
            <w:delText>/盖</w:delText>
          </w:r>
        </w:del>
      </w:ins>
      <w:ins w:id="7384" w:author="M00009068" w:date="2021-11-19T15:54:26Z">
        <w:del w:id="7385" w:author="M00032937" w:date="2024-06-28T10:27:15Z">
          <w:r>
            <w:rPr/>
            <w:tab/>
          </w:r>
        </w:del>
      </w:ins>
      <w:ins w:id="7386" w:author="M00009068" w:date="2021-11-19T15:54:26Z">
        <w:del w:id="7387" w:author="M00032937" w:date="2024-06-28T10:27:15Z">
          <w:r>
            <w:rPr/>
            <w:fldChar w:fldCharType="begin"/>
          </w:r>
        </w:del>
      </w:ins>
      <w:ins w:id="7388" w:author="M00009068" w:date="2021-11-19T15:54:26Z">
        <w:del w:id="7389" w:author="M00032937" w:date="2024-06-28T10:27:15Z">
          <w:r>
            <w:rPr/>
            <w:delInstrText xml:space="preserve"> PAGEREF _Toc18626 \h </w:delInstrText>
          </w:r>
        </w:del>
      </w:ins>
      <w:ins w:id="7390" w:author="M00009068" w:date="2021-11-19T15:54:26Z">
        <w:del w:id="7391" w:author="M00032937" w:date="2024-06-28T10:27:15Z">
          <w:r>
            <w:rPr/>
            <w:fldChar w:fldCharType="separate"/>
          </w:r>
        </w:del>
      </w:ins>
      <w:ins w:id="7392" w:author="M00009068" w:date="2021-11-19T15:54:26Z">
        <w:del w:id="7393" w:author="M00032937" w:date="2024-06-28T10:27:15Z">
          <w:r>
            <w:rPr/>
            <w:delText>24</w:delText>
          </w:r>
        </w:del>
      </w:ins>
      <w:ins w:id="7394" w:author="M00009068" w:date="2021-11-19T15:54:26Z">
        <w:del w:id="7395" w:author="M00032937" w:date="2024-06-28T10:27:15Z">
          <w:r>
            <w:rPr/>
            <w:fldChar w:fldCharType="end"/>
          </w:r>
        </w:del>
      </w:ins>
      <w:ins w:id="7396" w:author="M00009068" w:date="2021-11-19T15:54:26Z">
        <w:del w:id="739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7398" w:author="M00009068" w:date="2021-11-19T15:54:26Z"/>
          <w:del w:id="7399" w:author="M00032937" w:date="2024-06-28T10:27:15Z"/>
        </w:rPr>
      </w:pPr>
      <w:ins w:id="7400" w:author="M00009068" w:date="2021-11-19T15:54:26Z">
        <w:del w:id="7401" w:author="M00032937" w:date="2024-06-28T10:27:15Z">
          <w:r>
            <w:rPr>
              <w:rFonts w:ascii="Times New Roman"/>
            </w:rPr>
            <w:fldChar w:fldCharType="begin"/>
          </w:r>
        </w:del>
      </w:ins>
      <w:ins w:id="7402" w:author="M00009068" w:date="2021-11-19T15:54:26Z">
        <w:del w:id="7403" w:author="M00032937" w:date="2024-06-28T10:27:15Z">
          <w:r>
            <w:rPr>
              <w:rFonts w:ascii="Times New Roman"/>
            </w:rPr>
            <w:delInstrText xml:space="preserve"> HYPERLINK \l _Toc6422 </w:delInstrText>
          </w:r>
        </w:del>
      </w:ins>
      <w:ins w:id="7404" w:author="M00009068" w:date="2021-11-19T15:54:26Z">
        <w:del w:id="740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406" w:author="M00009068" w:date="2021-11-19T15:54:26Z">
        <w:del w:id="7407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4.8.49 </w:delText>
          </w:r>
        </w:del>
      </w:ins>
      <w:ins w:id="7408" w:author="M00009068" w:date="2021-11-19T15:54:26Z">
        <w:del w:id="7409" w:author="M00032937" w:date="2024-06-28T10:27:15Z">
          <w:r>
            <w:rPr>
              <w:rFonts w:hint="eastAsia"/>
            </w:rPr>
            <w:delText>光线感应</w:delText>
          </w:r>
        </w:del>
      </w:ins>
      <w:ins w:id="7410" w:author="M00009068" w:date="2021-11-19T15:54:26Z">
        <w:del w:id="7411" w:author="M00032937" w:date="2024-06-28T10:27:15Z">
          <w:r>
            <w:rPr/>
            <w:tab/>
          </w:r>
        </w:del>
      </w:ins>
      <w:ins w:id="7412" w:author="M00009068" w:date="2021-11-19T15:54:26Z">
        <w:del w:id="7413" w:author="M00032937" w:date="2024-06-28T10:27:15Z">
          <w:r>
            <w:rPr/>
            <w:fldChar w:fldCharType="begin"/>
          </w:r>
        </w:del>
      </w:ins>
      <w:ins w:id="7414" w:author="M00009068" w:date="2021-11-19T15:54:26Z">
        <w:del w:id="7415" w:author="M00032937" w:date="2024-06-28T10:27:15Z">
          <w:r>
            <w:rPr/>
            <w:delInstrText xml:space="preserve"> PAGEREF _Toc6422 \h </w:delInstrText>
          </w:r>
        </w:del>
      </w:ins>
      <w:ins w:id="7416" w:author="M00009068" w:date="2021-11-19T15:54:26Z">
        <w:del w:id="7417" w:author="M00032937" w:date="2024-06-28T10:27:15Z">
          <w:r>
            <w:rPr/>
            <w:fldChar w:fldCharType="separate"/>
          </w:r>
        </w:del>
      </w:ins>
      <w:ins w:id="7418" w:author="M00009068" w:date="2021-11-19T15:54:26Z">
        <w:del w:id="7419" w:author="M00032937" w:date="2024-06-28T10:27:15Z">
          <w:r>
            <w:rPr/>
            <w:delText>24</w:delText>
          </w:r>
        </w:del>
      </w:ins>
      <w:ins w:id="7420" w:author="M00009068" w:date="2021-11-19T15:54:26Z">
        <w:del w:id="7421" w:author="M00032937" w:date="2024-06-28T10:27:15Z">
          <w:r>
            <w:rPr/>
            <w:fldChar w:fldCharType="end"/>
          </w:r>
        </w:del>
      </w:ins>
      <w:ins w:id="7422" w:author="M00009068" w:date="2021-11-19T15:54:26Z">
        <w:del w:id="742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7424" w:author="M00009068" w:date="2021-11-19T15:54:26Z"/>
          <w:del w:id="7425" w:author="M00032937" w:date="2024-06-28T10:27:15Z"/>
        </w:rPr>
      </w:pPr>
      <w:ins w:id="7426" w:author="M00009068" w:date="2021-11-19T15:54:26Z">
        <w:del w:id="7427" w:author="M00032937" w:date="2024-06-28T10:27:15Z">
          <w:r>
            <w:rPr>
              <w:rFonts w:ascii="Times New Roman"/>
            </w:rPr>
            <w:fldChar w:fldCharType="begin"/>
          </w:r>
        </w:del>
      </w:ins>
      <w:ins w:id="7428" w:author="M00009068" w:date="2021-11-19T15:54:26Z">
        <w:del w:id="7429" w:author="M00032937" w:date="2024-06-28T10:27:15Z">
          <w:r>
            <w:rPr>
              <w:rFonts w:ascii="Times New Roman"/>
            </w:rPr>
            <w:delInstrText xml:space="preserve"> HYPERLINK \l _Toc8226 </w:delInstrText>
          </w:r>
        </w:del>
      </w:ins>
      <w:ins w:id="7430" w:author="M00009068" w:date="2021-11-19T15:54:26Z">
        <w:del w:id="743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432" w:author="M00009068" w:date="2021-11-19T15:54:26Z">
        <w:del w:id="7433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4.8.50 </w:delText>
          </w:r>
        </w:del>
      </w:ins>
      <w:ins w:id="7434" w:author="M00009068" w:date="2021-11-19T15:54:26Z">
        <w:del w:id="7435" w:author="M00032937" w:date="2024-06-28T10:27:15Z">
          <w:r>
            <w:rPr>
              <w:rFonts w:hint="eastAsia"/>
            </w:rPr>
            <w:delText>清洗器晃动出货检验规范标准</w:delText>
          </w:r>
        </w:del>
      </w:ins>
      <w:ins w:id="7436" w:author="M00009068" w:date="2021-11-19T15:54:26Z">
        <w:del w:id="7437" w:author="M00032937" w:date="2024-06-28T10:27:15Z">
          <w:r>
            <w:rPr/>
            <w:tab/>
          </w:r>
        </w:del>
      </w:ins>
      <w:ins w:id="7438" w:author="M00009068" w:date="2021-11-19T15:54:26Z">
        <w:del w:id="7439" w:author="M00032937" w:date="2024-06-28T10:27:15Z">
          <w:r>
            <w:rPr/>
            <w:fldChar w:fldCharType="begin"/>
          </w:r>
        </w:del>
      </w:ins>
      <w:ins w:id="7440" w:author="M00009068" w:date="2021-11-19T15:54:26Z">
        <w:del w:id="7441" w:author="M00032937" w:date="2024-06-28T10:27:15Z">
          <w:r>
            <w:rPr/>
            <w:delInstrText xml:space="preserve"> PAGEREF _Toc8226 \h </w:delInstrText>
          </w:r>
        </w:del>
      </w:ins>
      <w:ins w:id="7442" w:author="M00009068" w:date="2021-11-19T15:54:26Z">
        <w:del w:id="7443" w:author="M00032937" w:date="2024-06-28T10:27:15Z">
          <w:r>
            <w:rPr/>
            <w:fldChar w:fldCharType="separate"/>
          </w:r>
        </w:del>
      </w:ins>
      <w:ins w:id="7444" w:author="M00009068" w:date="2021-11-19T15:54:26Z">
        <w:del w:id="7445" w:author="M00032937" w:date="2024-06-28T10:27:15Z">
          <w:r>
            <w:rPr/>
            <w:delText>24</w:delText>
          </w:r>
        </w:del>
      </w:ins>
      <w:ins w:id="7446" w:author="M00009068" w:date="2021-11-19T15:54:26Z">
        <w:del w:id="7447" w:author="M00032937" w:date="2024-06-28T10:27:15Z">
          <w:r>
            <w:rPr/>
            <w:fldChar w:fldCharType="end"/>
          </w:r>
        </w:del>
      </w:ins>
      <w:ins w:id="7448" w:author="M00009068" w:date="2021-11-19T15:54:26Z">
        <w:del w:id="744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7450" w:author="M00009068" w:date="2021-11-19T15:54:26Z"/>
          <w:del w:id="7451" w:author="M00032937" w:date="2024-06-28T10:27:15Z"/>
        </w:rPr>
      </w:pPr>
      <w:ins w:id="7452" w:author="M00009068" w:date="2021-11-19T15:54:26Z">
        <w:del w:id="7453" w:author="M00032937" w:date="2024-06-28T10:27:15Z">
          <w:r>
            <w:rPr>
              <w:rFonts w:ascii="Times New Roman"/>
            </w:rPr>
            <w:fldChar w:fldCharType="begin"/>
          </w:r>
        </w:del>
      </w:ins>
      <w:ins w:id="7454" w:author="M00009068" w:date="2021-11-19T15:54:26Z">
        <w:del w:id="7455" w:author="M00032937" w:date="2024-06-28T10:27:15Z">
          <w:r>
            <w:rPr>
              <w:rFonts w:ascii="Times New Roman"/>
            </w:rPr>
            <w:delInstrText xml:space="preserve"> HYPERLINK \l _Toc13137 </w:delInstrText>
          </w:r>
        </w:del>
      </w:ins>
      <w:ins w:id="7456" w:author="M00009068" w:date="2021-11-19T15:54:26Z">
        <w:del w:id="745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458" w:author="M00009068" w:date="2021-11-19T15:54:26Z">
        <w:del w:id="7459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4.8.51 </w:delText>
          </w:r>
        </w:del>
      </w:ins>
      <w:ins w:id="7460" w:author="M00009068" w:date="2021-11-19T15:54:26Z">
        <w:del w:id="7461" w:author="M00032937" w:date="2024-06-28T10:27:15Z">
          <w:r>
            <w:rPr>
              <w:rFonts w:hint="eastAsia"/>
            </w:rPr>
            <w:delText>光感外壳与整机上盖配合</w:delText>
          </w:r>
        </w:del>
      </w:ins>
      <w:ins w:id="7462" w:author="M00009068" w:date="2021-11-19T15:54:26Z">
        <w:del w:id="7463" w:author="M00032937" w:date="2024-06-28T10:27:15Z">
          <w:r>
            <w:rPr/>
            <w:tab/>
          </w:r>
        </w:del>
      </w:ins>
      <w:ins w:id="7464" w:author="M00009068" w:date="2021-11-19T15:54:26Z">
        <w:del w:id="7465" w:author="M00032937" w:date="2024-06-28T10:27:15Z">
          <w:r>
            <w:rPr/>
            <w:fldChar w:fldCharType="begin"/>
          </w:r>
        </w:del>
      </w:ins>
      <w:ins w:id="7466" w:author="M00009068" w:date="2021-11-19T15:54:26Z">
        <w:del w:id="7467" w:author="M00032937" w:date="2024-06-28T10:27:15Z">
          <w:r>
            <w:rPr/>
            <w:delInstrText xml:space="preserve"> PAGEREF _Toc13137 \h </w:delInstrText>
          </w:r>
        </w:del>
      </w:ins>
      <w:ins w:id="7468" w:author="M00009068" w:date="2021-11-19T15:54:26Z">
        <w:del w:id="7469" w:author="M00032937" w:date="2024-06-28T10:27:15Z">
          <w:r>
            <w:rPr/>
            <w:fldChar w:fldCharType="separate"/>
          </w:r>
        </w:del>
      </w:ins>
      <w:ins w:id="7470" w:author="M00009068" w:date="2021-11-19T15:54:26Z">
        <w:del w:id="7471" w:author="M00032937" w:date="2024-06-28T10:27:15Z">
          <w:r>
            <w:rPr/>
            <w:delText>25</w:delText>
          </w:r>
        </w:del>
      </w:ins>
      <w:ins w:id="7472" w:author="M00009068" w:date="2021-11-19T15:54:26Z">
        <w:del w:id="7473" w:author="M00032937" w:date="2024-06-28T10:27:15Z">
          <w:r>
            <w:rPr/>
            <w:fldChar w:fldCharType="end"/>
          </w:r>
        </w:del>
      </w:ins>
      <w:ins w:id="7474" w:author="M00009068" w:date="2021-11-19T15:54:26Z">
        <w:del w:id="747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7476" w:author="M00009068" w:date="2021-11-19T15:54:26Z"/>
          <w:del w:id="7477" w:author="M00032937" w:date="2024-06-28T10:27:15Z"/>
        </w:rPr>
      </w:pPr>
      <w:ins w:id="7478" w:author="M00009068" w:date="2021-11-19T15:54:26Z">
        <w:del w:id="7479" w:author="M00032937" w:date="2024-06-28T10:27:15Z">
          <w:r>
            <w:rPr>
              <w:rFonts w:ascii="Times New Roman"/>
            </w:rPr>
            <w:fldChar w:fldCharType="begin"/>
          </w:r>
        </w:del>
      </w:ins>
      <w:ins w:id="7480" w:author="M00009068" w:date="2021-11-19T15:54:26Z">
        <w:del w:id="7481" w:author="M00032937" w:date="2024-06-28T10:27:15Z">
          <w:r>
            <w:rPr>
              <w:rFonts w:ascii="Times New Roman"/>
            </w:rPr>
            <w:delInstrText xml:space="preserve"> HYPERLINK \l _Toc3961 </w:delInstrText>
          </w:r>
        </w:del>
      </w:ins>
      <w:ins w:id="7482" w:author="M00009068" w:date="2021-11-19T15:54:26Z">
        <w:del w:id="748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484" w:author="M00009068" w:date="2021-11-19T15:54:26Z">
        <w:del w:id="7485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4.8.52 </w:delText>
          </w:r>
        </w:del>
      </w:ins>
      <w:ins w:id="7486" w:author="M00009068" w:date="2021-11-19T15:54:26Z">
        <w:del w:id="7487" w:author="M00032937" w:date="2024-06-28T10:27:15Z">
          <w:r>
            <w:rPr>
              <w:rFonts w:hint="eastAsia"/>
              <w:lang w:val="en-US" w:eastAsia="zh-CN"/>
            </w:rPr>
            <w:delText>儿童模式</w:delText>
          </w:r>
        </w:del>
      </w:ins>
      <w:ins w:id="7488" w:author="M00009068" w:date="2021-11-19T15:54:26Z">
        <w:del w:id="7489" w:author="M00032937" w:date="2024-06-28T10:27:15Z">
          <w:r>
            <w:rPr/>
            <w:tab/>
          </w:r>
        </w:del>
      </w:ins>
      <w:ins w:id="7490" w:author="M00009068" w:date="2021-11-19T15:54:26Z">
        <w:del w:id="7491" w:author="M00032937" w:date="2024-06-28T10:27:15Z">
          <w:r>
            <w:rPr/>
            <w:fldChar w:fldCharType="begin"/>
          </w:r>
        </w:del>
      </w:ins>
      <w:ins w:id="7492" w:author="M00009068" w:date="2021-11-19T15:54:26Z">
        <w:del w:id="7493" w:author="M00032937" w:date="2024-06-28T10:27:15Z">
          <w:r>
            <w:rPr/>
            <w:delInstrText xml:space="preserve"> PAGEREF _Toc3961 \h </w:delInstrText>
          </w:r>
        </w:del>
      </w:ins>
      <w:ins w:id="7494" w:author="M00009068" w:date="2021-11-19T15:54:26Z">
        <w:del w:id="7495" w:author="M00032937" w:date="2024-06-28T10:27:15Z">
          <w:r>
            <w:rPr/>
            <w:fldChar w:fldCharType="separate"/>
          </w:r>
        </w:del>
      </w:ins>
      <w:ins w:id="7496" w:author="M00009068" w:date="2021-11-19T15:54:26Z">
        <w:del w:id="7497" w:author="M00032937" w:date="2024-06-28T10:27:15Z">
          <w:r>
            <w:rPr/>
            <w:delText>25</w:delText>
          </w:r>
        </w:del>
      </w:ins>
      <w:ins w:id="7498" w:author="M00009068" w:date="2021-11-19T15:54:26Z">
        <w:del w:id="7499" w:author="M00032937" w:date="2024-06-28T10:27:15Z">
          <w:r>
            <w:rPr/>
            <w:fldChar w:fldCharType="end"/>
          </w:r>
        </w:del>
      </w:ins>
      <w:ins w:id="7500" w:author="M00009068" w:date="2021-11-19T15:54:26Z">
        <w:del w:id="7501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7502" w:author="M00009068" w:date="2021-11-19T15:54:26Z"/>
          <w:del w:id="7503" w:author="M00032937" w:date="2024-06-28T10:27:15Z"/>
        </w:rPr>
      </w:pPr>
      <w:ins w:id="7504" w:author="M00009068" w:date="2021-11-19T15:54:26Z">
        <w:del w:id="7505" w:author="M00032937" w:date="2024-06-28T10:27:15Z">
          <w:r>
            <w:rPr>
              <w:rFonts w:ascii="Times New Roman"/>
            </w:rPr>
            <w:fldChar w:fldCharType="begin"/>
          </w:r>
        </w:del>
      </w:ins>
      <w:ins w:id="7506" w:author="M00009068" w:date="2021-11-19T15:54:26Z">
        <w:del w:id="7507" w:author="M00032937" w:date="2024-06-28T10:27:15Z">
          <w:r>
            <w:rPr>
              <w:rFonts w:ascii="Times New Roman"/>
            </w:rPr>
            <w:delInstrText xml:space="preserve"> HYPERLINK \l _Toc19926 </w:delInstrText>
          </w:r>
        </w:del>
      </w:ins>
      <w:ins w:id="7508" w:author="M00009068" w:date="2021-11-19T15:54:26Z">
        <w:del w:id="7509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510" w:author="M00009068" w:date="2021-11-19T15:54:26Z">
        <w:del w:id="7511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4.8.53 </w:delText>
          </w:r>
        </w:del>
      </w:ins>
      <w:ins w:id="7512" w:author="M00009068" w:date="2021-11-19T15:54:26Z">
        <w:del w:id="7513" w:author="M00032937" w:date="2024-06-28T10:27:15Z">
          <w:r>
            <w:rPr>
              <w:rFonts w:hint="eastAsia"/>
              <w:lang w:val="en-US" w:eastAsia="zh-CN"/>
            </w:rPr>
            <w:delText>电解水杀菌</w:delText>
          </w:r>
        </w:del>
      </w:ins>
      <w:ins w:id="7514" w:author="M00009068" w:date="2021-11-19T15:54:26Z">
        <w:del w:id="7515" w:author="M00032937" w:date="2024-06-28T10:27:15Z">
          <w:r>
            <w:rPr/>
            <w:tab/>
          </w:r>
        </w:del>
      </w:ins>
      <w:ins w:id="7516" w:author="M00009068" w:date="2021-11-19T15:54:26Z">
        <w:del w:id="7517" w:author="M00032937" w:date="2024-06-28T10:27:15Z">
          <w:r>
            <w:rPr/>
            <w:fldChar w:fldCharType="begin"/>
          </w:r>
        </w:del>
      </w:ins>
      <w:ins w:id="7518" w:author="M00009068" w:date="2021-11-19T15:54:26Z">
        <w:del w:id="7519" w:author="M00032937" w:date="2024-06-28T10:27:15Z">
          <w:r>
            <w:rPr/>
            <w:delInstrText xml:space="preserve"> PAGEREF _Toc19926 \h </w:delInstrText>
          </w:r>
        </w:del>
      </w:ins>
      <w:ins w:id="7520" w:author="M00009068" w:date="2021-11-19T15:54:26Z">
        <w:del w:id="7521" w:author="M00032937" w:date="2024-06-28T10:27:15Z">
          <w:r>
            <w:rPr/>
            <w:fldChar w:fldCharType="separate"/>
          </w:r>
        </w:del>
      </w:ins>
      <w:ins w:id="7522" w:author="M00009068" w:date="2021-11-19T15:54:26Z">
        <w:del w:id="7523" w:author="M00032937" w:date="2024-06-28T10:27:15Z">
          <w:r>
            <w:rPr/>
            <w:delText>25</w:delText>
          </w:r>
        </w:del>
      </w:ins>
      <w:ins w:id="7524" w:author="M00009068" w:date="2021-11-19T15:54:26Z">
        <w:del w:id="7525" w:author="M00032937" w:date="2024-06-28T10:27:15Z">
          <w:r>
            <w:rPr/>
            <w:fldChar w:fldCharType="end"/>
          </w:r>
        </w:del>
      </w:ins>
      <w:ins w:id="7526" w:author="M00009068" w:date="2021-11-19T15:54:26Z">
        <w:del w:id="752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7528" w:author="M00009068" w:date="2021-11-19T15:54:26Z"/>
          <w:del w:id="7529" w:author="M00032937" w:date="2024-06-28T10:27:15Z"/>
        </w:rPr>
      </w:pPr>
      <w:ins w:id="7530" w:author="M00009068" w:date="2021-11-19T15:54:26Z">
        <w:del w:id="7531" w:author="M00032937" w:date="2024-06-28T10:27:15Z">
          <w:r>
            <w:rPr>
              <w:rFonts w:ascii="Times New Roman"/>
            </w:rPr>
            <w:fldChar w:fldCharType="begin"/>
          </w:r>
        </w:del>
      </w:ins>
      <w:ins w:id="7532" w:author="M00009068" w:date="2021-11-19T15:54:26Z">
        <w:del w:id="7533" w:author="M00032937" w:date="2024-06-28T10:27:15Z">
          <w:r>
            <w:rPr>
              <w:rFonts w:ascii="Times New Roman"/>
            </w:rPr>
            <w:delInstrText xml:space="preserve"> HYPERLINK \l _Toc7795 </w:delInstrText>
          </w:r>
        </w:del>
      </w:ins>
      <w:ins w:id="7534" w:author="M00009068" w:date="2021-11-19T15:54:26Z">
        <w:del w:id="753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536" w:author="M00009068" w:date="2021-11-19T15:54:26Z">
        <w:del w:id="7537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4.8.54 </w:delText>
          </w:r>
        </w:del>
      </w:ins>
      <w:ins w:id="7538" w:author="M00009068" w:date="2021-11-19T15:54:26Z">
        <w:del w:id="7539" w:author="M00032937" w:date="2024-06-28T10:27:15Z">
          <w:r>
            <w:rPr>
              <w:rFonts w:hint="eastAsia"/>
              <w:lang w:val="en-US" w:eastAsia="zh-CN"/>
            </w:rPr>
            <w:delText>四季温感</w:delText>
          </w:r>
        </w:del>
      </w:ins>
      <w:ins w:id="7540" w:author="M00009068" w:date="2021-11-19T15:54:26Z">
        <w:del w:id="7541" w:author="M00032937" w:date="2024-06-28T10:27:15Z">
          <w:r>
            <w:rPr/>
            <w:tab/>
          </w:r>
        </w:del>
      </w:ins>
      <w:ins w:id="7542" w:author="M00009068" w:date="2021-11-19T15:54:26Z">
        <w:del w:id="7543" w:author="M00032937" w:date="2024-06-28T10:27:15Z">
          <w:r>
            <w:rPr/>
            <w:fldChar w:fldCharType="begin"/>
          </w:r>
        </w:del>
      </w:ins>
      <w:ins w:id="7544" w:author="M00009068" w:date="2021-11-19T15:54:26Z">
        <w:del w:id="7545" w:author="M00032937" w:date="2024-06-28T10:27:15Z">
          <w:r>
            <w:rPr/>
            <w:delInstrText xml:space="preserve"> PAGEREF _Toc7795 \h </w:delInstrText>
          </w:r>
        </w:del>
      </w:ins>
      <w:ins w:id="7546" w:author="M00009068" w:date="2021-11-19T15:54:26Z">
        <w:del w:id="7547" w:author="M00032937" w:date="2024-06-28T10:27:15Z">
          <w:r>
            <w:rPr/>
            <w:fldChar w:fldCharType="separate"/>
          </w:r>
        </w:del>
      </w:ins>
      <w:ins w:id="7548" w:author="M00009068" w:date="2021-11-19T15:54:26Z">
        <w:del w:id="7549" w:author="M00032937" w:date="2024-06-28T10:27:15Z">
          <w:r>
            <w:rPr/>
            <w:delText>25</w:delText>
          </w:r>
        </w:del>
      </w:ins>
      <w:ins w:id="7550" w:author="M00009068" w:date="2021-11-19T15:54:26Z">
        <w:del w:id="7551" w:author="M00032937" w:date="2024-06-28T10:27:15Z">
          <w:r>
            <w:rPr/>
            <w:fldChar w:fldCharType="end"/>
          </w:r>
        </w:del>
      </w:ins>
      <w:ins w:id="7552" w:author="M00009068" w:date="2021-11-19T15:54:26Z">
        <w:del w:id="755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59"/>
        <w:tabs>
          <w:tab w:val="right" w:leader="dot" w:pos="9864"/>
          <w:tab w:val="clear" w:pos="420"/>
          <w:tab w:val="clear" w:pos="9853"/>
        </w:tabs>
        <w:rPr>
          <w:ins w:id="7554" w:author="M00007797" w:date="2023-06-19T18:53:59Z"/>
          <w:del w:id="7555" w:author="M00032937" w:date="2024-06-28T10:27:15Z"/>
        </w:rPr>
      </w:pPr>
      <w:ins w:id="7556" w:author="M00007797" w:date="2023-06-19T18:53:59Z">
        <w:del w:id="7557" w:author="M00032937" w:date="2024-06-28T10:27:15Z">
          <w:r>
            <w:rPr>
              <w:rFonts w:ascii="Times New Roman"/>
            </w:rPr>
            <w:fldChar w:fldCharType="begin"/>
          </w:r>
        </w:del>
      </w:ins>
      <w:ins w:id="7558" w:author="M00007797" w:date="2023-06-19T18:53:59Z">
        <w:del w:id="7559" w:author="M00032937" w:date="2024-06-28T10:27:15Z">
          <w:r>
            <w:rPr>
              <w:rFonts w:ascii="Times New Roman"/>
            </w:rPr>
            <w:delInstrText xml:space="preserve"> HYPERLINK \l _Toc17319 </w:delInstrText>
          </w:r>
        </w:del>
      </w:ins>
      <w:ins w:id="7560" w:author="M00007797" w:date="2023-06-19T18:53:59Z">
        <w:del w:id="756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562" w:author="M00007797" w:date="2023-06-19T18:53:59Z">
        <w:del w:id="7563" w:author="M00032937" w:date="2024-06-28T10:27:15Z">
          <w:r>
            <w:rPr>
              <w:rFonts w:hint="eastAsia"/>
            </w:rPr>
            <w:delText>目 录</w:delText>
          </w:r>
        </w:del>
      </w:ins>
      <w:ins w:id="7564" w:author="M00007797" w:date="2023-06-19T18:53:59Z">
        <w:del w:id="7565" w:author="M00032937" w:date="2024-06-28T10:27:15Z">
          <w:r>
            <w:rPr/>
            <w:tab/>
          </w:r>
        </w:del>
      </w:ins>
      <w:ins w:id="7566" w:author="M00007797" w:date="2023-06-19T18:53:59Z">
        <w:del w:id="7567" w:author="M00032937" w:date="2024-06-28T10:27:15Z">
          <w:r>
            <w:rPr/>
            <w:fldChar w:fldCharType="begin"/>
          </w:r>
        </w:del>
      </w:ins>
      <w:ins w:id="7568" w:author="M00007797" w:date="2023-06-19T18:53:59Z">
        <w:del w:id="7569" w:author="M00032937" w:date="2024-06-28T10:27:15Z">
          <w:r>
            <w:rPr/>
            <w:delInstrText xml:space="preserve"> PAGEREF _Toc17319 \h </w:delInstrText>
          </w:r>
        </w:del>
      </w:ins>
      <w:ins w:id="7570" w:author="M00007797" w:date="2023-06-19T18:53:59Z">
        <w:del w:id="7571" w:author="M00032937" w:date="2024-06-28T10:27:15Z">
          <w:r>
            <w:rPr/>
            <w:fldChar w:fldCharType="separate"/>
          </w:r>
        </w:del>
      </w:ins>
      <w:ins w:id="7572" w:author="M00007797" w:date="2023-06-19T18:54:00Z">
        <w:del w:id="7573" w:author="M00032937" w:date="2024-06-28T10:27:15Z">
          <w:r>
            <w:rPr/>
            <w:delText>3</w:delText>
          </w:r>
        </w:del>
      </w:ins>
      <w:ins w:id="7574" w:author="M00007797" w:date="2023-06-19T18:53:59Z">
        <w:del w:id="7575" w:author="M00032937" w:date="2024-06-28T10:27:15Z">
          <w:r>
            <w:rPr/>
            <w:fldChar w:fldCharType="end"/>
          </w:r>
        </w:del>
      </w:ins>
      <w:ins w:id="7576" w:author="M00007797" w:date="2023-06-19T18:53:59Z">
        <w:del w:id="757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59"/>
        <w:tabs>
          <w:tab w:val="right" w:leader="dot" w:pos="9864"/>
          <w:tab w:val="clear" w:pos="420"/>
          <w:tab w:val="clear" w:pos="9853"/>
        </w:tabs>
        <w:rPr>
          <w:ins w:id="7578" w:author="M00007797" w:date="2023-06-19T18:53:59Z"/>
          <w:del w:id="7579" w:author="M00032937" w:date="2024-06-28T10:27:15Z"/>
        </w:rPr>
      </w:pPr>
      <w:ins w:id="7580" w:author="M00007797" w:date="2023-06-19T18:53:59Z">
        <w:del w:id="7581" w:author="M00032937" w:date="2024-06-28T10:27:15Z">
          <w:r>
            <w:rPr>
              <w:rFonts w:ascii="Times New Roman"/>
            </w:rPr>
            <w:fldChar w:fldCharType="begin"/>
          </w:r>
        </w:del>
      </w:ins>
      <w:ins w:id="7582" w:author="M00007797" w:date="2023-06-19T18:53:59Z">
        <w:del w:id="7583" w:author="M00032937" w:date="2024-06-28T10:27:15Z">
          <w:r>
            <w:rPr>
              <w:rFonts w:ascii="Times New Roman"/>
            </w:rPr>
            <w:delInstrText xml:space="preserve"> HYPERLINK \l _Toc27805 </w:delInstrText>
          </w:r>
        </w:del>
      </w:ins>
      <w:ins w:id="7584" w:author="M00007797" w:date="2023-06-19T18:53:59Z">
        <w:del w:id="758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586" w:author="M00007797" w:date="2023-06-19T18:53:59Z">
        <w:del w:id="7587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 </w:delText>
          </w:r>
        </w:del>
      </w:ins>
      <w:ins w:id="7588" w:author="M00007797" w:date="2023-06-19T18:53:59Z">
        <w:del w:id="7589" w:author="M00032937" w:date="2024-06-28T10:27:15Z">
          <w:r>
            <w:rPr>
              <w:rFonts w:hint="eastAsia"/>
            </w:rPr>
            <w:delText>用语定义</w:delText>
          </w:r>
        </w:del>
      </w:ins>
      <w:ins w:id="7590" w:author="M00007797" w:date="2023-06-19T18:53:59Z">
        <w:del w:id="7591" w:author="M00032937" w:date="2024-06-28T10:27:15Z">
          <w:r>
            <w:rPr/>
            <w:tab/>
          </w:r>
        </w:del>
      </w:ins>
      <w:ins w:id="7592" w:author="M00007797" w:date="2023-06-19T18:53:59Z">
        <w:del w:id="7593" w:author="M00032937" w:date="2024-06-28T10:27:15Z">
          <w:r>
            <w:rPr/>
            <w:fldChar w:fldCharType="begin"/>
          </w:r>
        </w:del>
      </w:ins>
      <w:ins w:id="7594" w:author="M00007797" w:date="2023-06-19T18:53:59Z">
        <w:del w:id="7595" w:author="M00032937" w:date="2024-06-28T10:27:15Z">
          <w:r>
            <w:rPr/>
            <w:delInstrText xml:space="preserve"> PAGEREF _Toc27805 \h </w:delInstrText>
          </w:r>
        </w:del>
      </w:ins>
      <w:ins w:id="7596" w:author="M00007797" w:date="2023-06-19T18:53:59Z">
        <w:del w:id="7597" w:author="M00032937" w:date="2024-06-28T10:27:15Z">
          <w:r>
            <w:rPr/>
            <w:fldChar w:fldCharType="separate"/>
          </w:r>
        </w:del>
      </w:ins>
      <w:ins w:id="7598" w:author="M00007797" w:date="2023-06-19T18:54:00Z">
        <w:del w:id="7599" w:author="M00032937" w:date="2024-06-28T10:27:15Z">
          <w:r>
            <w:rPr/>
            <w:delText>7</w:delText>
          </w:r>
        </w:del>
      </w:ins>
      <w:ins w:id="7600" w:author="M00007797" w:date="2023-06-19T18:53:59Z">
        <w:del w:id="7601" w:author="M00032937" w:date="2024-06-28T10:27:15Z">
          <w:r>
            <w:rPr/>
            <w:fldChar w:fldCharType="end"/>
          </w:r>
        </w:del>
      </w:ins>
      <w:ins w:id="7602" w:author="M00007797" w:date="2023-06-19T18:53:59Z">
        <w:del w:id="760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7604" w:author="M00007797" w:date="2023-06-19T18:53:59Z"/>
          <w:del w:id="7605" w:author="M00032937" w:date="2024-06-28T10:27:15Z"/>
        </w:rPr>
      </w:pPr>
      <w:ins w:id="7606" w:author="M00007797" w:date="2023-06-19T18:53:59Z">
        <w:del w:id="7607" w:author="M00032937" w:date="2024-06-28T10:27:15Z">
          <w:r>
            <w:rPr>
              <w:rFonts w:ascii="Times New Roman"/>
            </w:rPr>
            <w:fldChar w:fldCharType="begin"/>
          </w:r>
        </w:del>
      </w:ins>
      <w:ins w:id="7608" w:author="M00007797" w:date="2023-06-19T18:53:59Z">
        <w:del w:id="7609" w:author="M00032937" w:date="2024-06-28T10:27:15Z">
          <w:r>
            <w:rPr>
              <w:rFonts w:ascii="Times New Roman"/>
            </w:rPr>
            <w:delInstrText xml:space="preserve"> HYPERLINK \l _Toc26584 </w:delInstrText>
          </w:r>
        </w:del>
      </w:ins>
      <w:ins w:id="7610" w:author="M00007797" w:date="2023-06-19T18:53:59Z">
        <w:del w:id="761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612" w:author="M00007797" w:date="2023-06-19T18:53:59Z">
        <w:del w:id="7613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1.1 </w:delText>
          </w:r>
        </w:del>
      </w:ins>
      <w:ins w:id="7614" w:author="M00007797" w:date="2023-06-19T18:53:59Z">
        <w:del w:id="7615" w:author="M00032937" w:date="2024-06-28T10:27:15Z">
          <w:r>
            <w:rPr>
              <w:rFonts w:hint="eastAsia"/>
            </w:rPr>
            <w:delText>着座</w:delText>
          </w:r>
        </w:del>
      </w:ins>
      <w:ins w:id="7616" w:author="M00007797" w:date="2023-06-19T18:53:59Z">
        <w:del w:id="7617" w:author="M00032937" w:date="2024-06-28T10:27:15Z">
          <w:r>
            <w:rPr/>
            <w:tab/>
          </w:r>
        </w:del>
      </w:ins>
      <w:ins w:id="7618" w:author="M00007797" w:date="2023-06-19T18:53:59Z">
        <w:del w:id="7619" w:author="M00032937" w:date="2024-06-28T10:27:15Z">
          <w:r>
            <w:rPr/>
            <w:fldChar w:fldCharType="begin"/>
          </w:r>
        </w:del>
      </w:ins>
      <w:ins w:id="7620" w:author="M00007797" w:date="2023-06-19T18:53:59Z">
        <w:del w:id="7621" w:author="M00032937" w:date="2024-06-28T10:27:15Z">
          <w:r>
            <w:rPr/>
            <w:delInstrText xml:space="preserve"> PAGEREF _Toc26584 \h </w:delInstrText>
          </w:r>
        </w:del>
      </w:ins>
      <w:ins w:id="7622" w:author="M00007797" w:date="2023-06-19T18:53:59Z">
        <w:del w:id="7623" w:author="M00032937" w:date="2024-06-28T10:27:15Z">
          <w:r>
            <w:rPr/>
            <w:fldChar w:fldCharType="separate"/>
          </w:r>
        </w:del>
      </w:ins>
      <w:ins w:id="7624" w:author="M00007797" w:date="2023-06-19T18:54:00Z">
        <w:del w:id="7625" w:author="M00032937" w:date="2024-06-28T10:27:15Z">
          <w:r>
            <w:rPr/>
            <w:delText>7</w:delText>
          </w:r>
        </w:del>
      </w:ins>
      <w:ins w:id="7626" w:author="M00007797" w:date="2023-06-19T18:53:59Z">
        <w:del w:id="7627" w:author="M00032937" w:date="2024-06-28T10:27:15Z">
          <w:r>
            <w:rPr/>
            <w:fldChar w:fldCharType="end"/>
          </w:r>
        </w:del>
      </w:ins>
      <w:ins w:id="7628" w:author="M00007797" w:date="2023-06-19T18:53:59Z">
        <w:del w:id="762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7630" w:author="M00007797" w:date="2023-06-19T18:53:59Z"/>
          <w:del w:id="7631" w:author="M00032937" w:date="2024-06-28T10:27:15Z"/>
        </w:rPr>
      </w:pPr>
      <w:ins w:id="7632" w:author="M00007797" w:date="2023-06-19T18:53:59Z">
        <w:del w:id="7633" w:author="M00032937" w:date="2024-06-28T10:27:15Z">
          <w:r>
            <w:rPr>
              <w:rFonts w:ascii="Times New Roman"/>
            </w:rPr>
            <w:fldChar w:fldCharType="begin"/>
          </w:r>
        </w:del>
      </w:ins>
      <w:ins w:id="7634" w:author="M00007797" w:date="2023-06-19T18:53:59Z">
        <w:del w:id="7635" w:author="M00032937" w:date="2024-06-28T10:27:15Z">
          <w:r>
            <w:rPr>
              <w:rFonts w:ascii="Times New Roman"/>
            </w:rPr>
            <w:delInstrText xml:space="preserve"> HYPERLINK \l _Toc10367 </w:delInstrText>
          </w:r>
        </w:del>
      </w:ins>
      <w:ins w:id="7636" w:author="M00007797" w:date="2023-06-19T18:53:59Z">
        <w:del w:id="763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638" w:author="M00007797" w:date="2023-06-19T18:53:59Z">
        <w:del w:id="7639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1.2 </w:delText>
          </w:r>
        </w:del>
      </w:ins>
      <w:ins w:id="7640" w:author="M00007797" w:date="2023-06-19T18:53:59Z">
        <w:del w:id="7641" w:author="M00032937" w:date="2024-06-28T10:27:15Z">
          <w:r>
            <w:rPr>
              <w:rFonts w:hint="eastAsia"/>
            </w:rPr>
            <w:delText>离</w:delText>
          </w:r>
        </w:del>
      </w:ins>
      <w:ins w:id="7642" w:author="M00007797" w:date="2023-06-19T18:53:59Z">
        <w:del w:id="7643" w:author="M00032937" w:date="2024-06-28T10:27:15Z">
          <w:r>
            <w:rPr/>
            <w:delText>座</w:delText>
          </w:r>
        </w:del>
      </w:ins>
      <w:ins w:id="7644" w:author="M00007797" w:date="2023-06-19T18:53:59Z">
        <w:del w:id="7645" w:author="M00032937" w:date="2024-06-28T10:27:15Z">
          <w:r>
            <w:rPr/>
            <w:tab/>
          </w:r>
        </w:del>
      </w:ins>
      <w:ins w:id="7646" w:author="M00007797" w:date="2023-06-19T18:53:59Z">
        <w:del w:id="7647" w:author="M00032937" w:date="2024-06-28T10:27:15Z">
          <w:r>
            <w:rPr/>
            <w:fldChar w:fldCharType="begin"/>
          </w:r>
        </w:del>
      </w:ins>
      <w:ins w:id="7648" w:author="M00007797" w:date="2023-06-19T18:53:59Z">
        <w:del w:id="7649" w:author="M00032937" w:date="2024-06-28T10:27:15Z">
          <w:r>
            <w:rPr/>
            <w:delInstrText xml:space="preserve"> PAGEREF _Toc10367 \h </w:delInstrText>
          </w:r>
        </w:del>
      </w:ins>
      <w:ins w:id="7650" w:author="M00007797" w:date="2023-06-19T18:53:59Z">
        <w:del w:id="7651" w:author="M00032937" w:date="2024-06-28T10:27:15Z">
          <w:r>
            <w:rPr/>
            <w:fldChar w:fldCharType="separate"/>
          </w:r>
        </w:del>
      </w:ins>
      <w:ins w:id="7652" w:author="M00007797" w:date="2023-06-19T18:54:00Z">
        <w:del w:id="7653" w:author="M00032937" w:date="2024-06-28T10:27:15Z">
          <w:r>
            <w:rPr/>
            <w:delText>7</w:delText>
          </w:r>
        </w:del>
      </w:ins>
      <w:ins w:id="7654" w:author="M00007797" w:date="2023-06-19T18:53:59Z">
        <w:del w:id="7655" w:author="M00032937" w:date="2024-06-28T10:27:15Z">
          <w:r>
            <w:rPr/>
            <w:fldChar w:fldCharType="end"/>
          </w:r>
        </w:del>
      </w:ins>
      <w:ins w:id="7656" w:author="M00007797" w:date="2023-06-19T18:53:59Z">
        <w:del w:id="765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7658" w:author="M00007797" w:date="2023-06-19T18:53:59Z"/>
          <w:del w:id="7659" w:author="M00032937" w:date="2024-06-28T10:27:15Z"/>
        </w:rPr>
      </w:pPr>
      <w:ins w:id="7660" w:author="M00007797" w:date="2023-06-19T18:53:59Z">
        <w:del w:id="7661" w:author="M00032937" w:date="2024-06-28T10:27:15Z">
          <w:r>
            <w:rPr>
              <w:rFonts w:ascii="Times New Roman"/>
            </w:rPr>
            <w:fldChar w:fldCharType="begin"/>
          </w:r>
        </w:del>
      </w:ins>
      <w:ins w:id="7662" w:author="M00007797" w:date="2023-06-19T18:53:59Z">
        <w:del w:id="7663" w:author="M00032937" w:date="2024-06-28T10:27:15Z">
          <w:r>
            <w:rPr>
              <w:rFonts w:ascii="Times New Roman"/>
            </w:rPr>
            <w:delInstrText xml:space="preserve"> HYPERLINK \l _Toc20851 </w:delInstrText>
          </w:r>
        </w:del>
      </w:ins>
      <w:ins w:id="7664" w:author="M00007797" w:date="2023-06-19T18:53:59Z">
        <w:del w:id="766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666" w:author="M00007797" w:date="2023-06-19T18:53:59Z">
        <w:del w:id="7667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1.3 </w:delText>
          </w:r>
        </w:del>
      </w:ins>
      <w:ins w:id="7668" w:author="M00007797" w:date="2023-06-19T18:53:59Z">
        <w:del w:id="7669" w:author="M00032937" w:date="2024-06-28T10:27:15Z">
          <w:r>
            <w:rPr>
              <w:rFonts w:hint="eastAsia"/>
            </w:rPr>
            <w:delText>接收功能命令</w:delText>
          </w:r>
        </w:del>
      </w:ins>
      <w:ins w:id="7670" w:author="M00007797" w:date="2023-06-19T18:53:59Z">
        <w:del w:id="7671" w:author="M00032937" w:date="2024-06-28T10:27:15Z">
          <w:r>
            <w:rPr/>
            <w:tab/>
          </w:r>
        </w:del>
      </w:ins>
      <w:ins w:id="7672" w:author="M00007797" w:date="2023-06-19T18:53:59Z">
        <w:del w:id="7673" w:author="M00032937" w:date="2024-06-28T10:27:15Z">
          <w:r>
            <w:rPr/>
            <w:fldChar w:fldCharType="begin"/>
          </w:r>
        </w:del>
      </w:ins>
      <w:ins w:id="7674" w:author="M00007797" w:date="2023-06-19T18:53:59Z">
        <w:del w:id="7675" w:author="M00032937" w:date="2024-06-28T10:27:15Z">
          <w:r>
            <w:rPr/>
            <w:delInstrText xml:space="preserve"> PAGEREF _Toc20851 \h </w:delInstrText>
          </w:r>
        </w:del>
      </w:ins>
      <w:ins w:id="7676" w:author="M00007797" w:date="2023-06-19T18:53:59Z">
        <w:del w:id="7677" w:author="M00032937" w:date="2024-06-28T10:27:15Z">
          <w:r>
            <w:rPr/>
            <w:fldChar w:fldCharType="separate"/>
          </w:r>
        </w:del>
      </w:ins>
      <w:ins w:id="7678" w:author="M00007797" w:date="2023-06-19T18:54:00Z">
        <w:del w:id="7679" w:author="M00032937" w:date="2024-06-28T10:27:15Z">
          <w:r>
            <w:rPr/>
            <w:delText>7</w:delText>
          </w:r>
        </w:del>
      </w:ins>
      <w:ins w:id="7680" w:author="M00007797" w:date="2023-06-19T18:53:59Z">
        <w:del w:id="7681" w:author="M00032937" w:date="2024-06-28T10:27:15Z">
          <w:r>
            <w:rPr/>
            <w:fldChar w:fldCharType="end"/>
          </w:r>
        </w:del>
      </w:ins>
      <w:ins w:id="7682" w:author="M00007797" w:date="2023-06-19T18:53:59Z">
        <w:del w:id="768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7684" w:author="M00007797" w:date="2023-06-19T18:53:59Z"/>
          <w:del w:id="7685" w:author="M00032937" w:date="2024-06-28T10:27:15Z"/>
        </w:rPr>
      </w:pPr>
      <w:ins w:id="7686" w:author="M00007797" w:date="2023-06-19T18:53:59Z">
        <w:del w:id="7687" w:author="M00032937" w:date="2024-06-28T10:27:15Z">
          <w:r>
            <w:rPr>
              <w:rFonts w:ascii="Times New Roman"/>
            </w:rPr>
            <w:fldChar w:fldCharType="begin"/>
          </w:r>
        </w:del>
      </w:ins>
      <w:ins w:id="7688" w:author="M00007797" w:date="2023-06-19T18:53:59Z">
        <w:del w:id="7689" w:author="M00032937" w:date="2024-06-28T10:27:15Z">
          <w:r>
            <w:rPr>
              <w:rFonts w:ascii="Times New Roman"/>
            </w:rPr>
            <w:delInstrText xml:space="preserve"> HYPERLINK \l _Toc20494 </w:delInstrText>
          </w:r>
        </w:del>
      </w:ins>
      <w:ins w:id="7690" w:author="M00007797" w:date="2023-06-19T18:53:59Z">
        <w:del w:id="769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692" w:author="M00007797" w:date="2023-06-19T18:53:59Z">
        <w:del w:id="7693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1.4 </w:delText>
          </w:r>
        </w:del>
      </w:ins>
      <w:ins w:id="7694" w:author="M00007797" w:date="2023-06-19T18:53:59Z">
        <w:del w:id="7695" w:author="M00032937" w:date="2024-06-28T10:27:15Z">
          <w:r>
            <w:rPr>
              <w:rFonts w:hint="eastAsia"/>
            </w:rPr>
            <w:delText>冲水水泵</w:delText>
          </w:r>
        </w:del>
      </w:ins>
      <w:ins w:id="7696" w:author="M00007797" w:date="2023-06-19T18:53:59Z">
        <w:del w:id="7697" w:author="M00032937" w:date="2024-06-28T10:27:15Z">
          <w:r>
            <w:rPr/>
            <w:tab/>
          </w:r>
        </w:del>
      </w:ins>
      <w:ins w:id="7698" w:author="M00007797" w:date="2023-06-19T18:53:59Z">
        <w:del w:id="7699" w:author="M00032937" w:date="2024-06-28T10:27:15Z">
          <w:r>
            <w:rPr/>
            <w:fldChar w:fldCharType="begin"/>
          </w:r>
        </w:del>
      </w:ins>
      <w:ins w:id="7700" w:author="M00007797" w:date="2023-06-19T18:53:59Z">
        <w:del w:id="7701" w:author="M00032937" w:date="2024-06-28T10:27:15Z">
          <w:r>
            <w:rPr/>
            <w:delInstrText xml:space="preserve"> PAGEREF _Toc20494 \h </w:delInstrText>
          </w:r>
        </w:del>
      </w:ins>
      <w:ins w:id="7702" w:author="M00007797" w:date="2023-06-19T18:53:59Z">
        <w:del w:id="7703" w:author="M00032937" w:date="2024-06-28T10:27:15Z">
          <w:r>
            <w:rPr/>
            <w:fldChar w:fldCharType="separate"/>
          </w:r>
        </w:del>
      </w:ins>
      <w:ins w:id="7704" w:author="M00007797" w:date="2023-06-19T18:54:00Z">
        <w:del w:id="7705" w:author="M00032937" w:date="2024-06-28T10:27:15Z">
          <w:r>
            <w:rPr/>
            <w:delText>7</w:delText>
          </w:r>
        </w:del>
      </w:ins>
      <w:ins w:id="7706" w:author="M00007797" w:date="2023-06-19T18:53:59Z">
        <w:del w:id="7707" w:author="M00032937" w:date="2024-06-28T10:27:15Z">
          <w:r>
            <w:rPr/>
            <w:fldChar w:fldCharType="end"/>
          </w:r>
        </w:del>
      </w:ins>
      <w:ins w:id="7708" w:author="M00007797" w:date="2023-06-19T18:53:59Z">
        <w:del w:id="770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7710" w:author="M00007797" w:date="2023-06-19T18:53:59Z"/>
          <w:del w:id="7711" w:author="M00032937" w:date="2024-06-28T10:27:15Z"/>
        </w:rPr>
      </w:pPr>
      <w:ins w:id="7712" w:author="M00007797" w:date="2023-06-19T18:53:59Z">
        <w:del w:id="7713" w:author="M00032937" w:date="2024-06-28T10:27:15Z">
          <w:r>
            <w:rPr>
              <w:rFonts w:ascii="Times New Roman"/>
            </w:rPr>
            <w:fldChar w:fldCharType="begin"/>
          </w:r>
        </w:del>
      </w:ins>
      <w:ins w:id="7714" w:author="M00007797" w:date="2023-06-19T18:53:59Z">
        <w:del w:id="7715" w:author="M00032937" w:date="2024-06-28T10:27:15Z">
          <w:r>
            <w:rPr>
              <w:rFonts w:ascii="Times New Roman"/>
            </w:rPr>
            <w:delInstrText xml:space="preserve"> HYPERLINK \l _Toc31050 </w:delInstrText>
          </w:r>
        </w:del>
      </w:ins>
      <w:ins w:id="7716" w:author="M00007797" w:date="2023-06-19T18:53:59Z">
        <w:del w:id="771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718" w:author="M00007797" w:date="2023-06-19T18:53:59Z">
        <w:del w:id="7719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1.5 </w:delText>
          </w:r>
        </w:del>
      </w:ins>
      <w:ins w:id="7720" w:author="M00007797" w:date="2023-06-19T18:53:59Z">
        <w:del w:id="7721" w:author="M00032937" w:date="2024-06-28T10:27:15Z">
          <w:r>
            <w:rPr>
              <w:rFonts w:hint="eastAsia"/>
            </w:rPr>
            <w:delText>环境光传感器</w:delText>
          </w:r>
        </w:del>
      </w:ins>
      <w:ins w:id="7722" w:author="M00007797" w:date="2023-06-19T18:53:59Z">
        <w:del w:id="7723" w:author="M00032937" w:date="2024-06-28T10:27:15Z">
          <w:r>
            <w:rPr/>
            <w:tab/>
          </w:r>
        </w:del>
      </w:ins>
      <w:ins w:id="7724" w:author="M00007797" w:date="2023-06-19T18:53:59Z">
        <w:del w:id="7725" w:author="M00032937" w:date="2024-06-28T10:27:15Z">
          <w:r>
            <w:rPr/>
            <w:fldChar w:fldCharType="begin"/>
          </w:r>
        </w:del>
      </w:ins>
      <w:ins w:id="7726" w:author="M00007797" w:date="2023-06-19T18:53:59Z">
        <w:del w:id="7727" w:author="M00032937" w:date="2024-06-28T10:27:15Z">
          <w:r>
            <w:rPr/>
            <w:delInstrText xml:space="preserve"> PAGEREF _Toc31050 \h </w:delInstrText>
          </w:r>
        </w:del>
      </w:ins>
      <w:ins w:id="7728" w:author="M00007797" w:date="2023-06-19T18:53:59Z">
        <w:del w:id="7729" w:author="M00032937" w:date="2024-06-28T10:27:15Z">
          <w:r>
            <w:rPr/>
            <w:fldChar w:fldCharType="separate"/>
          </w:r>
        </w:del>
      </w:ins>
      <w:ins w:id="7730" w:author="M00007797" w:date="2023-06-19T18:54:00Z">
        <w:del w:id="7731" w:author="M00032937" w:date="2024-06-28T10:27:15Z">
          <w:r>
            <w:rPr/>
            <w:delText>7</w:delText>
          </w:r>
        </w:del>
      </w:ins>
      <w:ins w:id="7732" w:author="M00007797" w:date="2023-06-19T18:53:59Z">
        <w:del w:id="7733" w:author="M00032937" w:date="2024-06-28T10:27:15Z">
          <w:r>
            <w:rPr/>
            <w:fldChar w:fldCharType="end"/>
          </w:r>
        </w:del>
      </w:ins>
      <w:ins w:id="7734" w:author="M00007797" w:date="2023-06-19T18:53:59Z">
        <w:del w:id="773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7736" w:author="M00007797" w:date="2023-06-19T18:53:59Z"/>
          <w:del w:id="7737" w:author="M00032937" w:date="2024-06-28T10:27:15Z"/>
        </w:rPr>
      </w:pPr>
      <w:ins w:id="7738" w:author="M00007797" w:date="2023-06-19T18:53:59Z">
        <w:del w:id="7739" w:author="M00032937" w:date="2024-06-28T10:27:15Z">
          <w:r>
            <w:rPr>
              <w:rFonts w:ascii="Times New Roman"/>
            </w:rPr>
            <w:fldChar w:fldCharType="begin"/>
          </w:r>
        </w:del>
      </w:ins>
      <w:ins w:id="7740" w:author="M00007797" w:date="2023-06-19T18:53:59Z">
        <w:del w:id="7741" w:author="M00032937" w:date="2024-06-28T10:27:15Z">
          <w:r>
            <w:rPr>
              <w:rFonts w:ascii="Times New Roman"/>
            </w:rPr>
            <w:delInstrText xml:space="preserve"> HYPERLINK \l _Toc6681 </w:delInstrText>
          </w:r>
        </w:del>
      </w:ins>
      <w:ins w:id="7742" w:author="M00007797" w:date="2023-06-19T18:53:59Z">
        <w:del w:id="774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744" w:author="M00007797" w:date="2023-06-19T18:53:59Z">
        <w:del w:id="7745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1.6 </w:delText>
          </w:r>
        </w:del>
      </w:ins>
      <w:ins w:id="7746" w:author="M00007797" w:date="2023-06-19T18:53:59Z">
        <w:del w:id="7747" w:author="M00032937" w:date="2024-06-28T10:27:15Z">
          <w:r>
            <w:rPr/>
            <w:delText>分配阀</w:delText>
          </w:r>
        </w:del>
      </w:ins>
      <w:ins w:id="7748" w:author="M00007797" w:date="2023-06-19T18:53:59Z">
        <w:del w:id="7749" w:author="M00032937" w:date="2024-06-28T10:27:15Z">
          <w:r>
            <w:rPr/>
            <w:tab/>
          </w:r>
        </w:del>
      </w:ins>
      <w:ins w:id="7750" w:author="M00007797" w:date="2023-06-19T18:53:59Z">
        <w:del w:id="7751" w:author="M00032937" w:date="2024-06-28T10:27:15Z">
          <w:r>
            <w:rPr/>
            <w:fldChar w:fldCharType="begin"/>
          </w:r>
        </w:del>
      </w:ins>
      <w:ins w:id="7752" w:author="M00007797" w:date="2023-06-19T18:53:59Z">
        <w:del w:id="7753" w:author="M00032937" w:date="2024-06-28T10:27:15Z">
          <w:r>
            <w:rPr/>
            <w:delInstrText xml:space="preserve"> PAGEREF _Toc6681 \h </w:delInstrText>
          </w:r>
        </w:del>
      </w:ins>
      <w:ins w:id="7754" w:author="M00007797" w:date="2023-06-19T18:53:59Z">
        <w:del w:id="7755" w:author="M00032937" w:date="2024-06-28T10:27:15Z">
          <w:r>
            <w:rPr/>
            <w:fldChar w:fldCharType="separate"/>
          </w:r>
        </w:del>
      </w:ins>
      <w:ins w:id="7756" w:author="M00007797" w:date="2023-06-19T18:54:00Z">
        <w:del w:id="7757" w:author="M00032937" w:date="2024-06-28T10:27:15Z">
          <w:r>
            <w:rPr/>
            <w:delText>7</w:delText>
          </w:r>
        </w:del>
      </w:ins>
      <w:ins w:id="7758" w:author="M00007797" w:date="2023-06-19T18:53:59Z">
        <w:del w:id="7759" w:author="M00032937" w:date="2024-06-28T10:27:15Z">
          <w:r>
            <w:rPr/>
            <w:fldChar w:fldCharType="end"/>
          </w:r>
        </w:del>
      </w:ins>
      <w:ins w:id="7760" w:author="M00007797" w:date="2023-06-19T18:53:59Z">
        <w:del w:id="7761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7762" w:author="M00007797" w:date="2023-06-19T18:53:59Z"/>
          <w:del w:id="7763" w:author="M00032937" w:date="2024-06-28T10:27:15Z"/>
        </w:rPr>
      </w:pPr>
      <w:ins w:id="7764" w:author="M00007797" w:date="2023-06-19T18:53:59Z">
        <w:del w:id="7765" w:author="M00032937" w:date="2024-06-28T10:27:15Z">
          <w:r>
            <w:rPr>
              <w:rFonts w:ascii="Times New Roman"/>
            </w:rPr>
            <w:fldChar w:fldCharType="begin"/>
          </w:r>
        </w:del>
      </w:ins>
      <w:ins w:id="7766" w:author="M00007797" w:date="2023-06-19T18:53:59Z">
        <w:del w:id="7767" w:author="M00032937" w:date="2024-06-28T10:27:15Z">
          <w:r>
            <w:rPr>
              <w:rFonts w:ascii="Times New Roman"/>
            </w:rPr>
            <w:delInstrText xml:space="preserve"> HYPERLINK \l _Toc32533 </w:delInstrText>
          </w:r>
        </w:del>
      </w:ins>
      <w:ins w:id="7768" w:author="M00007797" w:date="2023-06-19T18:53:59Z">
        <w:del w:id="7769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770" w:author="M00007797" w:date="2023-06-19T18:53:59Z">
        <w:del w:id="7771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1.7 </w:delText>
          </w:r>
        </w:del>
      </w:ins>
      <w:ins w:id="7772" w:author="M00007797" w:date="2023-06-19T18:53:59Z">
        <w:del w:id="7773" w:author="M00032937" w:date="2024-06-28T10:27:15Z">
          <w:r>
            <w:rPr/>
            <w:delText>电磁阀</w:delText>
          </w:r>
        </w:del>
      </w:ins>
      <w:ins w:id="7774" w:author="M00007797" w:date="2023-06-19T18:53:59Z">
        <w:del w:id="7775" w:author="M00032937" w:date="2024-06-28T10:27:15Z">
          <w:r>
            <w:rPr/>
            <w:tab/>
          </w:r>
        </w:del>
      </w:ins>
      <w:ins w:id="7776" w:author="M00007797" w:date="2023-06-19T18:53:59Z">
        <w:del w:id="7777" w:author="M00032937" w:date="2024-06-28T10:27:15Z">
          <w:r>
            <w:rPr/>
            <w:fldChar w:fldCharType="begin"/>
          </w:r>
        </w:del>
      </w:ins>
      <w:ins w:id="7778" w:author="M00007797" w:date="2023-06-19T18:53:59Z">
        <w:del w:id="7779" w:author="M00032937" w:date="2024-06-28T10:27:15Z">
          <w:r>
            <w:rPr/>
            <w:delInstrText xml:space="preserve"> PAGEREF _Toc32533 \h </w:delInstrText>
          </w:r>
        </w:del>
      </w:ins>
      <w:ins w:id="7780" w:author="M00007797" w:date="2023-06-19T18:53:59Z">
        <w:del w:id="7781" w:author="M00032937" w:date="2024-06-28T10:27:15Z">
          <w:r>
            <w:rPr/>
            <w:fldChar w:fldCharType="separate"/>
          </w:r>
        </w:del>
      </w:ins>
      <w:ins w:id="7782" w:author="M00007797" w:date="2023-06-19T18:54:00Z">
        <w:del w:id="7783" w:author="M00032937" w:date="2024-06-28T10:27:15Z">
          <w:r>
            <w:rPr/>
            <w:delText>7</w:delText>
          </w:r>
        </w:del>
      </w:ins>
      <w:ins w:id="7784" w:author="M00007797" w:date="2023-06-19T18:53:59Z">
        <w:del w:id="7785" w:author="M00032937" w:date="2024-06-28T10:27:15Z">
          <w:r>
            <w:rPr/>
            <w:fldChar w:fldCharType="end"/>
          </w:r>
        </w:del>
      </w:ins>
      <w:ins w:id="7786" w:author="M00007797" w:date="2023-06-19T18:53:59Z">
        <w:del w:id="778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7788" w:author="M00007797" w:date="2023-06-19T18:53:59Z"/>
          <w:del w:id="7789" w:author="M00032937" w:date="2024-06-28T10:27:15Z"/>
        </w:rPr>
      </w:pPr>
      <w:ins w:id="7790" w:author="M00007797" w:date="2023-06-19T18:53:59Z">
        <w:del w:id="7791" w:author="M00032937" w:date="2024-06-28T10:27:15Z">
          <w:r>
            <w:rPr>
              <w:rFonts w:ascii="Times New Roman"/>
            </w:rPr>
            <w:fldChar w:fldCharType="begin"/>
          </w:r>
        </w:del>
      </w:ins>
      <w:ins w:id="7792" w:author="M00007797" w:date="2023-06-19T18:53:59Z">
        <w:del w:id="7793" w:author="M00032937" w:date="2024-06-28T10:27:15Z">
          <w:r>
            <w:rPr>
              <w:rFonts w:ascii="Times New Roman"/>
            </w:rPr>
            <w:delInstrText xml:space="preserve"> HYPERLINK \l _Toc25367 </w:delInstrText>
          </w:r>
        </w:del>
      </w:ins>
      <w:ins w:id="7794" w:author="M00007797" w:date="2023-06-19T18:53:59Z">
        <w:del w:id="779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796" w:author="M00007797" w:date="2023-06-19T18:53:59Z">
        <w:del w:id="7797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1.8 </w:delText>
          </w:r>
        </w:del>
      </w:ins>
      <w:ins w:id="7798" w:author="M00007797" w:date="2023-06-19T18:53:59Z">
        <w:del w:id="7799" w:author="M00032937" w:date="2024-06-28T10:27:15Z">
          <w:r>
            <w:rPr/>
            <w:delText>加热器</w:delText>
          </w:r>
        </w:del>
      </w:ins>
      <w:ins w:id="7800" w:author="M00007797" w:date="2023-06-19T18:53:59Z">
        <w:del w:id="7801" w:author="M00032937" w:date="2024-06-28T10:27:15Z">
          <w:r>
            <w:rPr/>
            <w:tab/>
          </w:r>
        </w:del>
      </w:ins>
      <w:ins w:id="7802" w:author="M00007797" w:date="2023-06-19T18:53:59Z">
        <w:del w:id="7803" w:author="M00032937" w:date="2024-06-28T10:27:15Z">
          <w:r>
            <w:rPr/>
            <w:fldChar w:fldCharType="begin"/>
          </w:r>
        </w:del>
      </w:ins>
      <w:ins w:id="7804" w:author="M00007797" w:date="2023-06-19T18:53:59Z">
        <w:del w:id="7805" w:author="M00032937" w:date="2024-06-28T10:27:15Z">
          <w:r>
            <w:rPr/>
            <w:delInstrText xml:space="preserve"> PAGEREF _Toc25367 \h </w:delInstrText>
          </w:r>
        </w:del>
      </w:ins>
      <w:ins w:id="7806" w:author="M00007797" w:date="2023-06-19T18:53:59Z">
        <w:del w:id="7807" w:author="M00032937" w:date="2024-06-28T10:27:15Z">
          <w:r>
            <w:rPr/>
            <w:fldChar w:fldCharType="separate"/>
          </w:r>
        </w:del>
      </w:ins>
      <w:ins w:id="7808" w:author="M00007797" w:date="2023-06-19T18:54:00Z">
        <w:del w:id="7809" w:author="M00032937" w:date="2024-06-28T10:27:15Z">
          <w:r>
            <w:rPr/>
            <w:delText>7</w:delText>
          </w:r>
        </w:del>
      </w:ins>
      <w:ins w:id="7810" w:author="M00007797" w:date="2023-06-19T18:53:59Z">
        <w:del w:id="7811" w:author="M00032937" w:date="2024-06-28T10:27:15Z">
          <w:r>
            <w:rPr/>
            <w:fldChar w:fldCharType="end"/>
          </w:r>
        </w:del>
      </w:ins>
      <w:ins w:id="7812" w:author="M00007797" w:date="2023-06-19T18:53:59Z">
        <w:del w:id="781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7814" w:author="M00007797" w:date="2023-06-19T18:53:59Z"/>
          <w:del w:id="7815" w:author="M00032937" w:date="2024-06-28T10:27:15Z"/>
        </w:rPr>
      </w:pPr>
      <w:ins w:id="7816" w:author="M00007797" w:date="2023-06-19T18:53:59Z">
        <w:del w:id="7817" w:author="M00032937" w:date="2024-06-28T10:27:15Z">
          <w:r>
            <w:rPr>
              <w:rFonts w:ascii="Times New Roman"/>
            </w:rPr>
            <w:fldChar w:fldCharType="begin"/>
          </w:r>
        </w:del>
      </w:ins>
      <w:ins w:id="7818" w:author="M00007797" w:date="2023-06-19T18:53:59Z">
        <w:del w:id="7819" w:author="M00032937" w:date="2024-06-28T10:27:15Z">
          <w:r>
            <w:rPr>
              <w:rFonts w:ascii="Times New Roman"/>
            </w:rPr>
            <w:delInstrText xml:space="preserve"> HYPERLINK \l _Toc671 </w:delInstrText>
          </w:r>
        </w:del>
      </w:ins>
      <w:ins w:id="7820" w:author="M00007797" w:date="2023-06-19T18:53:59Z">
        <w:del w:id="782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822" w:author="M00007797" w:date="2023-06-19T18:53:59Z">
        <w:del w:id="7823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1.9 </w:delText>
          </w:r>
        </w:del>
      </w:ins>
      <w:ins w:id="7824" w:author="M00007797" w:date="2023-06-19T18:53:59Z">
        <w:del w:id="7825" w:author="M00032937" w:date="2024-06-28T10:27:15Z">
          <w:r>
            <w:rPr>
              <w:rFonts w:hint="eastAsia"/>
            </w:rPr>
            <w:delText>初始位置</w:delText>
          </w:r>
        </w:del>
      </w:ins>
      <w:ins w:id="7826" w:author="M00007797" w:date="2023-06-19T18:53:59Z">
        <w:del w:id="7827" w:author="M00032937" w:date="2024-06-28T10:27:15Z">
          <w:r>
            <w:rPr/>
            <w:tab/>
          </w:r>
        </w:del>
      </w:ins>
      <w:ins w:id="7828" w:author="M00007797" w:date="2023-06-19T18:53:59Z">
        <w:del w:id="7829" w:author="M00032937" w:date="2024-06-28T10:27:15Z">
          <w:r>
            <w:rPr/>
            <w:fldChar w:fldCharType="begin"/>
          </w:r>
        </w:del>
      </w:ins>
      <w:ins w:id="7830" w:author="M00007797" w:date="2023-06-19T18:53:59Z">
        <w:del w:id="7831" w:author="M00032937" w:date="2024-06-28T10:27:15Z">
          <w:r>
            <w:rPr/>
            <w:delInstrText xml:space="preserve"> PAGEREF _Toc671 \h </w:delInstrText>
          </w:r>
        </w:del>
      </w:ins>
      <w:ins w:id="7832" w:author="M00007797" w:date="2023-06-19T18:53:59Z">
        <w:del w:id="7833" w:author="M00032937" w:date="2024-06-28T10:27:15Z">
          <w:r>
            <w:rPr/>
            <w:fldChar w:fldCharType="separate"/>
          </w:r>
        </w:del>
      </w:ins>
      <w:ins w:id="7834" w:author="M00007797" w:date="2023-06-19T18:54:00Z">
        <w:del w:id="7835" w:author="M00032937" w:date="2024-06-28T10:27:15Z">
          <w:r>
            <w:rPr/>
            <w:delText>7</w:delText>
          </w:r>
        </w:del>
      </w:ins>
      <w:ins w:id="7836" w:author="M00007797" w:date="2023-06-19T18:53:59Z">
        <w:del w:id="7837" w:author="M00032937" w:date="2024-06-28T10:27:15Z">
          <w:r>
            <w:rPr/>
            <w:fldChar w:fldCharType="end"/>
          </w:r>
        </w:del>
      </w:ins>
      <w:ins w:id="7838" w:author="M00007797" w:date="2023-06-19T18:53:59Z">
        <w:del w:id="783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7840" w:author="M00007797" w:date="2023-06-19T18:53:59Z"/>
          <w:del w:id="7841" w:author="M00032937" w:date="2024-06-28T10:27:15Z"/>
        </w:rPr>
      </w:pPr>
      <w:ins w:id="7842" w:author="M00007797" w:date="2023-06-19T18:53:59Z">
        <w:del w:id="7843" w:author="M00032937" w:date="2024-06-28T10:27:15Z">
          <w:r>
            <w:rPr>
              <w:rFonts w:ascii="Times New Roman"/>
            </w:rPr>
            <w:fldChar w:fldCharType="begin"/>
          </w:r>
        </w:del>
      </w:ins>
      <w:ins w:id="7844" w:author="M00007797" w:date="2023-06-19T18:53:59Z">
        <w:del w:id="7845" w:author="M00032937" w:date="2024-06-28T10:27:15Z">
          <w:r>
            <w:rPr>
              <w:rFonts w:ascii="Times New Roman"/>
            </w:rPr>
            <w:delInstrText xml:space="preserve"> HYPERLINK \l _Toc29713 </w:delInstrText>
          </w:r>
        </w:del>
      </w:ins>
      <w:ins w:id="7846" w:author="M00007797" w:date="2023-06-19T18:53:59Z">
        <w:del w:id="784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848" w:author="M00007797" w:date="2023-06-19T18:53:59Z">
        <w:del w:id="7849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1.10 </w:delText>
          </w:r>
        </w:del>
      </w:ins>
      <w:ins w:id="7850" w:author="M00007797" w:date="2023-06-19T18:53:59Z">
        <w:del w:id="7851" w:author="M00032937" w:date="2024-06-28T10:27:15Z">
          <w:r>
            <w:rPr>
              <w:rFonts w:hint="eastAsia"/>
            </w:rPr>
            <w:delText>工作位置</w:delText>
          </w:r>
        </w:del>
      </w:ins>
      <w:ins w:id="7852" w:author="M00007797" w:date="2023-06-19T18:53:59Z">
        <w:del w:id="7853" w:author="M00032937" w:date="2024-06-28T10:27:15Z">
          <w:r>
            <w:rPr/>
            <w:tab/>
          </w:r>
        </w:del>
      </w:ins>
      <w:ins w:id="7854" w:author="M00007797" w:date="2023-06-19T18:53:59Z">
        <w:del w:id="7855" w:author="M00032937" w:date="2024-06-28T10:27:15Z">
          <w:r>
            <w:rPr/>
            <w:fldChar w:fldCharType="begin"/>
          </w:r>
        </w:del>
      </w:ins>
      <w:ins w:id="7856" w:author="M00007797" w:date="2023-06-19T18:53:59Z">
        <w:del w:id="7857" w:author="M00032937" w:date="2024-06-28T10:27:15Z">
          <w:r>
            <w:rPr/>
            <w:delInstrText xml:space="preserve"> PAGEREF _Toc29713 \h </w:delInstrText>
          </w:r>
        </w:del>
      </w:ins>
      <w:ins w:id="7858" w:author="M00007797" w:date="2023-06-19T18:53:59Z">
        <w:del w:id="7859" w:author="M00032937" w:date="2024-06-28T10:27:15Z">
          <w:r>
            <w:rPr/>
            <w:fldChar w:fldCharType="separate"/>
          </w:r>
        </w:del>
      </w:ins>
      <w:ins w:id="7860" w:author="M00007797" w:date="2023-06-19T18:54:00Z">
        <w:del w:id="7861" w:author="M00032937" w:date="2024-06-28T10:27:15Z">
          <w:r>
            <w:rPr/>
            <w:delText>7</w:delText>
          </w:r>
        </w:del>
      </w:ins>
      <w:ins w:id="7862" w:author="M00007797" w:date="2023-06-19T18:53:59Z">
        <w:del w:id="7863" w:author="M00032937" w:date="2024-06-28T10:27:15Z">
          <w:r>
            <w:rPr/>
            <w:fldChar w:fldCharType="end"/>
          </w:r>
        </w:del>
      </w:ins>
      <w:ins w:id="7864" w:author="M00007797" w:date="2023-06-19T18:53:59Z">
        <w:del w:id="786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7866" w:author="M00007797" w:date="2023-06-19T18:53:59Z"/>
          <w:del w:id="7867" w:author="M00032937" w:date="2024-06-28T10:27:15Z"/>
        </w:rPr>
      </w:pPr>
      <w:ins w:id="7868" w:author="M00007797" w:date="2023-06-19T18:53:59Z">
        <w:del w:id="7869" w:author="M00032937" w:date="2024-06-28T10:27:15Z">
          <w:r>
            <w:rPr>
              <w:rFonts w:ascii="Times New Roman"/>
            </w:rPr>
            <w:fldChar w:fldCharType="begin"/>
          </w:r>
        </w:del>
      </w:ins>
      <w:ins w:id="7870" w:author="M00007797" w:date="2023-06-19T18:53:59Z">
        <w:del w:id="7871" w:author="M00032937" w:date="2024-06-28T10:27:15Z">
          <w:r>
            <w:rPr>
              <w:rFonts w:ascii="Times New Roman"/>
            </w:rPr>
            <w:delInstrText xml:space="preserve"> HYPERLINK \l _Toc22414 </w:delInstrText>
          </w:r>
        </w:del>
      </w:ins>
      <w:ins w:id="7872" w:author="M00007797" w:date="2023-06-19T18:53:59Z">
        <w:del w:id="787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874" w:author="M00007797" w:date="2023-06-19T18:53:59Z">
        <w:del w:id="7875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1.11 </w:delText>
          </w:r>
        </w:del>
      </w:ins>
      <w:ins w:id="7876" w:author="M00007797" w:date="2023-06-19T18:53:59Z">
        <w:del w:id="7877" w:author="M00032937" w:date="2024-06-28T10:27:15Z">
          <w:r>
            <w:rPr/>
            <w:delText>清洗功能</w:delText>
          </w:r>
        </w:del>
      </w:ins>
      <w:ins w:id="7878" w:author="M00007797" w:date="2023-06-19T18:53:59Z">
        <w:del w:id="7879" w:author="M00032937" w:date="2024-06-28T10:27:15Z">
          <w:r>
            <w:rPr/>
            <w:tab/>
          </w:r>
        </w:del>
      </w:ins>
      <w:ins w:id="7880" w:author="M00007797" w:date="2023-06-19T18:53:59Z">
        <w:del w:id="7881" w:author="M00032937" w:date="2024-06-28T10:27:15Z">
          <w:r>
            <w:rPr/>
            <w:fldChar w:fldCharType="begin"/>
          </w:r>
        </w:del>
      </w:ins>
      <w:ins w:id="7882" w:author="M00007797" w:date="2023-06-19T18:53:59Z">
        <w:del w:id="7883" w:author="M00032937" w:date="2024-06-28T10:27:15Z">
          <w:r>
            <w:rPr/>
            <w:delInstrText xml:space="preserve"> PAGEREF _Toc22414 \h </w:delInstrText>
          </w:r>
        </w:del>
      </w:ins>
      <w:ins w:id="7884" w:author="M00007797" w:date="2023-06-19T18:53:59Z">
        <w:del w:id="7885" w:author="M00032937" w:date="2024-06-28T10:27:15Z">
          <w:r>
            <w:rPr/>
            <w:fldChar w:fldCharType="separate"/>
          </w:r>
        </w:del>
      </w:ins>
      <w:ins w:id="7886" w:author="M00007797" w:date="2023-06-19T18:54:00Z">
        <w:del w:id="7887" w:author="M00032937" w:date="2024-06-28T10:27:15Z">
          <w:r>
            <w:rPr/>
            <w:delText>7</w:delText>
          </w:r>
        </w:del>
      </w:ins>
      <w:ins w:id="7888" w:author="M00007797" w:date="2023-06-19T18:53:59Z">
        <w:del w:id="7889" w:author="M00032937" w:date="2024-06-28T10:27:15Z">
          <w:r>
            <w:rPr/>
            <w:fldChar w:fldCharType="end"/>
          </w:r>
        </w:del>
      </w:ins>
      <w:ins w:id="7890" w:author="M00007797" w:date="2023-06-19T18:53:59Z">
        <w:del w:id="7891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7892" w:author="M00007797" w:date="2023-06-19T18:53:59Z"/>
          <w:del w:id="7893" w:author="M00032937" w:date="2024-06-28T10:27:15Z"/>
        </w:rPr>
      </w:pPr>
      <w:ins w:id="7894" w:author="M00007797" w:date="2023-06-19T18:53:59Z">
        <w:del w:id="7895" w:author="M00032937" w:date="2024-06-28T10:27:15Z">
          <w:r>
            <w:rPr>
              <w:rFonts w:ascii="Times New Roman"/>
            </w:rPr>
            <w:fldChar w:fldCharType="begin"/>
          </w:r>
        </w:del>
      </w:ins>
      <w:ins w:id="7896" w:author="M00007797" w:date="2023-06-19T18:53:59Z">
        <w:del w:id="7897" w:author="M00032937" w:date="2024-06-28T10:27:15Z">
          <w:r>
            <w:rPr>
              <w:rFonts w:ascii="Times New Roman"/>
            </w:rPr>
            <w:delInstrText xml:space="preserve"> HYPERLINK \l _Toc19914 </w:delInstrText>
          </w:r>
        </w:del>
      </w:ins>
      <w:ins w:id="7898" w:author="M00007797" w:date="2023-06-19T18:53:59Z">
        <w:del w:id="7899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900" w:author="M00007797" w:date="2023-06-19T18:53:59Z">
        <w:del w:id="7901" w:author="M00032937" w:date="2024-06-28T10:27:15Z">
          <w:r>
            <w:rPr>
              <w:rFonts w:hint="default" w:ascii="Times New Roman" w:hAnsi="Times New Roman" w:eastAsia="宋体"/>
              <w:i w:val="0"/>
              <w:szCs w:val="22"/>
              <w:lang w:val="en-US" w:eastAsia="zh-CN"/>
            </w:rPr>
            <w:delText xml:space="preserve">1.12 </w:delText>
          </w:r>
        </w:del>
      </w:ins>
      <w:ins w:id="7902" w:author="M00007797" w:date="2023-06-19T18:53:59Z">
        <w:del w:id="7903" w:author="M00032937" w:date="2024-06-28T10:27:15Z">
          <w:r>
            <w:rPr>
              <w:rFonts w:hint="default"/>
              <w:szCs w:val="22"/>
              <w:lang w:val="en-US" w:eastAsia="zh-CN"/>
            </w:rPr>
            <w:delText>通便功能</w:delText>
          </w:r>
        </w:del>
      </w:ins>
      <w:ins w:id="7904" w:author="M00007797" w:date="2023-06-19T18:53:59Z">
        <w:del w:id="7905" w:author="M00032937" w:date="2024-06-28T10:27:15Z">
          <w:r>
            <w:rPr/>
            <w:tab/>
          </w:r>
        </w:del>
      </w:ins>
      <w:ins w:id="7906" w:author="M00007797" w:date="2023-06-19T18:53:59Z">
        <w:del w:id="7907" w:author="M00032937" w:date="2024-06-28T10:27:15Z">
          <w:r>
            <w:rPr/>
            <w:fldChar w:fldCharType="begin"/>
          </w:r>
        </w:del>
      </w:ins>
      <w:ins w:id="7908" w:author="M00007797" w:date="2023-06-19T18:53:59Z">
        <w:del w:id="7909" w:author="M00032937" w:date="2024-06-28T10:27:15Z">
          <w:r>
            <w:rPr/>
            <w:delInstrText xml:space="preserve"> PAGEREF _Toc19914 \h </w:delInstrText>
          </w:r>
        </w:del>
      </w:ins>
      <w:ins w:id="7910" w:author="M00007797" w:date="2023-06-19T18:53:59Z">
        <w:del w:id="7911" w:author="M00032937" w:date="2024-06-28T10:27:15Z">
          <w:r>
            <w:rPr/>
            <w:fldChar w:fldCharType="separate"/>
          </w:r>
        </w:del>
      </w:ins>
      <w:ins w:id="7912" w:author="M00007797" w:date="2023-06-19T18:54:00Z">
        <w:del w:id="7913" w:author="M00032937" w:date="2024-06-28T10:27:15Z">
          <w:r>
            <w:rPr/>
            <w:delText>7</w:delText>
          </w:r>
        </w:del>
      </w:ins>
      <w:ins w:id="7914" w:author="M00007797" w:date="2023-06-19T18:53:59Z">
        <w:del w:id="7915" w:author="M00032937" w:date="2024-06-28T10:27:15Z">
          <w:r>
            <w:rPr/>
            <w:fldChar w:fldCharType="end"/>
          </w:r>
        </w:del>
      </w:ins>
      <w:ins w:id="7916" w:author="M00007797" w:date="2023-06-19T18:53:59Z">
        <w:del w:id="791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7918" w:author="M00007797" w:date="2023-06-19T18:53:59Z"/>
          <w:del w:id="7919" w:author="M00032937" w:date="2024-06-28T10:27:15Z"/>
        </w:rPr>
      </w:pPr>
      <w:ins w:id="7920" w:author="M00007797" w:date="2023-06-19T18:53:59Z">
        <w:del w:id="7921" w:author="M00032937" w:date="2024-06-28T10:27:15Z">
          <w:r>
            <w:rPr>
              <w:rFonts w:ascii="Times New Roman"/>
            </w:rPr>
            <w:fldChar w:fldCharType="begin"/>
          </w:r>
        </w:del>
      </w:ins>
      <w:ins w:id="7922" w:author="M00007797" w:date="2023-06-19T18:53:59Z">
        <w:del w:id="7923" w:author="M00032937" w:date="2024-06-28T10:27:15Z">
          <w:r>
            <w:rPr>
              <w:rFonts w:ascii="Times New Roman"/>
            </w:rPr>
            <w:delInstrText xml:space="preserve"> HYPERLINK \l _Toc28780 </w:delInstrText>
          </w:r>
        </w:del>
      </w:ins>
      <w:ins w:id="7924" w:author="M00007797" w:date="2023-06-19T18:53:59Z">
        <w:del w:id="792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926" w:author="M00007797" w:date="2023-06-19T18:53:59Z">
        <w:del w:id="7927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1.13 </w:delText>
          </w:r>
        </w:del>
      </w:ins>
      <w:ins w:id="7928" w:author="M00007797" w:date="2023-06-19T18:53:59Z">
        <w:del w:id="7929" w:author="M00032937" w:date="2024-06-28T10:27:15Z">
          <w:r>
            <w:rPr>
              <w:rFonts w:hint="eastAsia"/>
            </w:rPr>
            <w:delText>三大功能</w:delText>
          </w:r>
        </w:del>
      </w:ins>
      <w:ins w:id="7930" w:author="M00007797" w:date="2023-06-19T18:53:59Z">
        <w:del w:id="7931" w:author="M00032937" w:date="2024-06-28T10:27:15Z">
          <w:r>
            <w:rPr/>
            <w:tab/>
          </w:r>
        </w:del>
      </w:ins>
      <w:ins w:id="7932" w:author="M00007797" w:date="2023-06-19T18:53:59Z">
        <w:del w:id="7933" w:author="M00032937" w:date="2024-06-28T10:27:15Z">
          <w:r>
            <w:rPr/>
            <w:fldChar w:fldCharType="begin"/>
          </w:r>
        </w:del>
      </w:ins>
      <w:ins w:id="7934" w:author="M00007797" w:date="2023-06-19T18:53:59Z">
        <w:del w:id="7935" w:author="M00032937" w:date="2024-06-28T10:27:15Z">
          <w:r>
            <w:rPr/>
            <w:delInstrText xml:space="preserve"> PAGEREF _Toc28780 \h </w:delInstrText>
          </w:r>
        </w:del>
      </w:ins>
      <w:ins w:id="7936" w:author="M00007797" w:date="2023-06-19T18:53:59Z">
        <w:del w:id="7937" w:author="M00032937" w:date="2024-06-28T10:27:15Z">
          <w:r>
            <w:rPr/>
            <w:fldChar w:fldCharType="separate"/>
          </w:r>
        </w:del>
      </w:ins>
      <w:ins w:id="7938" w:author="M00007797" w:date="2023-06-19T18:54:00Z">
        <w:del w:id="7939" w:author="M00032937" w:date="2024-06-28T10:27:15Z">
          <w:r>
            <w:rPr/>
            <w:delText>7</w:delText>
          </w:r>
        </w:del>
      </w:ins>
      <w:ins w:id="7940" w:author="M00007797" w:date="2023-06-19T18:53:59Z">
        <w:del w:id="7941" w:author="M00032937" w:date="2024-06-28T10:27:15Z">
          <w:r>
            <w:rPr/>
            <w:fldChar w:fldCharType="end"/>
          </w:r>
        </w:del>
      </w:ins>
      <w:ins w:id="7942" w:author="M00007797" w:date="2023-06-19T18:53:59Z">
        <w:del w:id="794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7944" w:author="M00007797" w:date="2023-06-19T18:53:59Z"/>
          <w:del w:id="7945" w:author="M00032937" w:date="2024-06-28T10:27:15Z"/>
        </w:rPr>
      </w:pPr>
      <w:ins w:id="7946" w:author="M00007797" w:date="2023-06-19T18:53:59Z">
        <w:del w:id="7947" w:author="M00032937" w:date="2024-06-28T10:27:15Z">
          <w:r>
            <w:rPr>
              <w:rFonts w:ascii="Times New Roman"/>
            </w:rPr>
            <w:fldChar w:fldCharType="begin"/>
          </w:r>
        </w:del>
      </w:ins>
      <w:ins w:id="7948" w:author="M00007797" w:date="2023-06-19T18:53:59Z">
        <w:del w:id="7949" w:author="M00032937" w:date="2024-06-28T10:27:15Z">
          <w:r>
            <w:rPr>
              <w:rFonts w:ascii="Times New Roman"/>
            </w:rPr>
            <w:delInstrText xml:space="preserve"> HYPERLINK \l _Toc562 </w:delInstrText>
          </w:r>
        </w:del>
      </w:ins>
      <w:ins w:id="7950" w:author="M00007797" w:date="2023-06-19T18:53:59Z">
        <w:del w:id="795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952" w:author="M00007797" w:date="2023-06-19T18:53:59Z">
        <w:del w:id="7953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1.14 </w:delText>
          </w:r>
        </w:del>
      </w:ins>
      <w:ins w:id="7954" w:author="M00007797" w:date="2023-06-19T18:53:59Z">
        <w:del w:id="7955" w:author="M00032937" w:date="2024-06-28T10:27:15Z">
          <w:r>
            <w:rPr>
              <w:rFonts w:hint="eastAsia"/>
            </w:rPr>
            <w:delText>清洗切换</w:delText>
          </w:r>
        </w:del>
      </w:ins>
      <w:ins w:id="7956" w:author="M00007797" w:date="2023-06-19T18:53:59Z">
        <w:del w:id="7957" w:author="M00032937" w:date="2024-06-28T10:27:15Z">
          <w:r>
            <w:rPr/>
            <w:tab/>
          </w:r>
        </w:del>
      </w:ins>
      <w:ins w:id="7958" w:author="M00007797" w:date="2023-06-19T18:53:59Z">
        <w:del w:id="7959" w:author="M00032937" w:date="2024-06-28T10:27:15Z">
          <w:r>
            <w:rPr/>
            <w:fldChar w:fldCharType="begin"/>
          </w:r>
        </w:del>
      </w:ins>
      <w:ins w:id="7960" w:author="M00007797" w:date="2023-06-19T18:53:59Z">
        <w:del w:id="7961" w:author="M00032937" w:date="2024-06-28T10:27:15Z">
          <w:r>
            <w:rPr/>
            <w:delInstrText xml:space="preserve"> PAGEREF _Toc562 \h </w:delInstrText>
          </w:r>
        </w:del>
      </w:ins>
      <w:ins w:id="7962" w:author="M00007797" w:date="2023-06-19T18:53:59Z">
        <w:del w:id="7963" w:author="M00032937" w:date="2024-06-28T10:27:15Z">
          <w:r>
            <w:rPr/>
            <w:fldChar w:fldCharType="separate"/>
          </w:r>
        </w:del>
      </w:ins>
      <w:ins w:id="7964" w:author="M00007797" w:date="2023-06-19T18:54:00Z">
        <w:del w:id="7965" w:author="M00032937" w:date="2024-06-28T10:27:15Z">
          <w:r>
            <w:rPr/>
            <w:delText>7</w:delText>
          </w:r>
        </w:del>
      </w:ins>
      <w:ins w:id="7966" w:author="M00007797" w:date="2023-06-19T18:53:59Z">
        <w:del w:id="7967" w:author="M00032937" w:date="2024-06-28T10:27:15Z">
          <w:r>
            <w:rPr/>
            <w:fldChar w:fldCharType="end"/>
          </w:r>
        </w:del>
      </w:ins>
      <w:ins w:id="7968" w:author="M00007797" w:date="2023-06-19T18:53:59Z">
        <w:del w:id="796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7970" w:author="M00007797" w:date="2023-06-19T18:53:59Z"/>
          <w:del w:id="7971" w:author="M00032937" w:date="2024-06-28T10:27:15Z"/>
        </w:rPr>
      </w:pPr>
      <w:ins w:id="7972" w:author="M00007797" w:date="2023-06-19T18:53:59Z">
        <w:del w:id="7973" w:author="M00032937" w:date="2024-06-28T10:27:15Z">
          <w:r>
            <w:rPr>
              <w:rFonts w:ascii="Times New Roman"/>
            </w:rPr>
            <w:fldChar w:fldCharType="begin"/>
          </w:r>
        </w:del>
      </w:ins>
      <w:ins w:id="7974" w:author="M00007797" w:date="2023-06-19T18:53:59Z">
        <w:del w:id="7975" w:author="M00032937" w:date="2024-06-28T10:27:15Z">
          <w:r>
            <w:rPr>
              <w:rFonts w:ascii="Times New Roman"/>
            </w:rPr>
            <w:delInstrText xml:space="preserve"> HYPERLINK \l _Toc717 </w:delInstrText>
          </w:r>
        </w:del>
      </w:ins>
      <w:ins w:id="7976" w:author="M00007797" w:date="2023-06-19T18:53:59Z">
        <w:del w:id="797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978" w:author="M00007797" w:date="2023-06-19T18:53:59Z">
        <w:del w:id="7979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1.15 </w:delText>
          </w:r>
        </w:del>
      </w:ins>
      <w:ins w:id="7980" w:author="M00007797" w:date="2023-06-19T18:53:59Z">
        <w:del w:id="7981" w:author="M00032937" w:date="2024-06-28T10:27:15Z">
          <w:r>
            <w:rPr>
              <w:rFonts w:hint="eastAsia"/>
            </w:rPr>
            <w:delText>灯光</w:delText>
          </w:r>
        </w:del>
      </w:ins>
      <w:ins w:id="7982" w:author="M00007797" w:date="2023-06-19T18:53:59Z">
        <w:del w:id="7983" w:author="M00032937" w:date="2024-06-28T10:27:15Z">
          <w:r>
            <w:rPr/>
            <w:tab/>
          </w:r>
        </w:del>
      </w:ins>
      <w:ins w:id="7984" w:author="M00007797" w:date="2023-06-19T18:53:59Z">
        <w:del w:id="7985" w:author="M00032937" w:date="2024-06-28T10:27:15Z">
          <w:r>
            <w:rPr/>
            <w:fldChar w:fldCharType="begin"/>
          </w:r>
        </w:del>
      </w:ins>
      <w:ins w:id="7986" w:author="M00007797" w:date="2023-06-19T18:53:59Z">
        <w:del w:id="7987" w:author="M00032937" w:date="2024-06-28T10:27:15Z">
          <w:r>
            <w:rPr/>
            <w:delInstrText xml:space="preserve"> PAGEREF _Toc717 \h </w:delInstrText>
          </w:r>
        </w:del>
      </w:ins>
      <w:ins w:id="7988" w:author="M00007797" w:date="2023-06-19T18:53:59Z">
        <w:del w:id="7989" w:author="M00032937" w:date="2024-06-28T10:27:15Z">
          <w:r>
            <w:rPr/>
            <w:fldChar w:fldCharType="separate"/>
          </w:r>
        </w:del>
      </w:ins>
      <w:ins w:id="7990" w:author="M00007797" w:date="2023-06-19T18:54:00Z">
        <w:del w:id="7991" w:author="M00032937" w:date="2024-06-28T10:27:15Z">
          <w:r>
            <w:rPr/>
            <w:delText>7</w:delText>
          </w:r>
        </w:del>
      </w:ins>
      <w:ins w:id="7992" w:author="M00007797" w:date="2023-06-19T18:53:59Z">
        <w:del w:id="7993" w:author="M00032937" w:date="2024-06-28T10:27:15Z">
          <w:r>
            <w:rPr/>
            <w:fldChar w:fldCharType="end"/>
          </w:r>
        </w:del>
      </w:ins>
      <w:ins w:id="7994" w:author="M00007797" w:date="2023-06-19T18:53:59Z">
        <w:del w:id="799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59"/>
        <w:tabs>
          <w:tab w:val="right" w:leader="dot" w:pos="9864"/>
          <w:tab w:val="clear" w:pos="420"/>
          <w:tab w:val="clear" w:pos="9853"/>
        </w:tabs>
        <w:rPr>
          <w:ins w:id="7996" w:author="M00007797" w:date="2023-06-19T18:53:59Z"/>
          <w:del w:id="7997" w:author="M00032937" w:date="2024-06-28T10:27:15Z"/>
        </w:rPr>
      </w:pPr>
      <w:ins w:id="7998" w:author="M00007797" w:date="2023-06-19T18:53:59Z">
        <w:del w:id="7999" w:author="M00032937" w:date="2024-06-28T10:27:15Z">
          <w:r>
            <w:rPr>
              <w:rFonts w:ascii="Times New Roman"/>
            </w:rPr>
            <w:fldChar w:fldCharType="begin"/>
          </w:r>
        </w:del>
      </w:ins>
      <w:ins w:id="8000" w:author="M00007797" w:date="2023-06-19T18:53:59Z">
        <w:del w:id="8001" w:author="M00032937" w:date="2024-06-28T10:27:15Z">
          <w:r>
            <w:rPr>
              <w:rFonts w:ascii="Times New Roman"/>
            </w:rPr>
            <w:delInstrText xml:space="preserve"> HYPERLINK \l _Toc13927 </w:delInstrText>
          </w:r>
        </w:del>
      </w:ins>
      <w:ins w:id="8002" w:author="M00007797" w:date="2023-06-19T18:53:59Z">
        <w:del w:id="800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004" w:author="M00007797" w:date="2023-06-19T18:53:59Z">
        <w:del w:id="8005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2 </w:delText>
          </w:r>
        </w:del>
      </w:ins>
      <w:ins w:id="8006" w:author="M00007797" w:date="2023-06-19T18:53:59Z">
        <w:del w:id="8007" w:author="M00032937" w:date="2024-06-28T10:27:15Z">
          <w:r>
            <w:rPr>
              <w:rFonts w:hint="eastAsia"/>
            </w:rPr>
            <w:delText>产品概述</w:delText>
          </w:r>
        </w:del>
      </w:ins>
      <w:ins w:id="8008" w:author="M00007797" w:date="2023-06-19T18:53:59Z">
        <w:del w:id="8009" w:author="M00032937" w:date="2024-06-28T10:27:15Z">
          <w:r>
            <w:rPr/>
            <w:tab/>
          </w:r>
        </w:del>
      </w:ins>
      <w:ins w:id="8010" w:author="M00007797" w:date="2023-06-19T18:53:59Z">
        <w:del w:id="8011" w:author="M00032937" w:date="2024-06-28T10:27:15Z">
          <w:r>
            <w:rPr/>
            <w:fldChar w:fldCharType="begin"/>
          </w:r>
        </w:del>
      </w:ins>
      <w:ins w:id="8012" w:author="M00007797" w:date="2023-06-19T18:53:59Z">
        <w:del w:id="8013" w:author="M00032937" w:date="2024-06-28T10:27:15Z">
          <w:r>
            <w:rPr/>
            <w:delInstrText xml:space="preserve"> PAGEREF _Toc13927 \h </w:delInstrText>
          </w:r>
        </w:del>
      </w:ins>
      <w:ins w:id="8014" w:author="M00007797" w:date="2023-06-19T18:53:59Z">
        <w:del w:id="8015" w:author="M00032937" w:date="2024-06-28T10:27:15Z">
          <w:r>
            <w:rPr/>
            <w:fldChar w:fldCharType="separate"/>
          </w:r>
        </w:del>
      </w:ins>
      <w:ins w:id="8016" w:author="M00007797" w:date="2023-06-19T18:54:00Z">
        <w:del w:id="8017" w:author="M00032937" w:date="2024-06-28T10:27:15Z">
          <w:r>
            <w:rPr/>
            <w:delText>7</w:delText>
          </w:r>
        </w:del>
      </w:ins>
      <w:ins w:id="8018" w:author="M00007797" w:date="2023-06-19T18:53:59Z">
        <w:del w:id="8019" w:author="M00032937" w:date="2024-06-28T10:27:15Z">
          <w:r>
            <w:rPr/>
            <w:fldChar w:fldCharType="end"/>
          </w:r>
        </w:del>
      </w:ins>
      <w:ins w:id="8020" w:author="M00007797" w:date="2023-06-19T18:53:59Z">
        <w:del w:id="8021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8022" w:author="M00007797" w:date="2023-06-19T18:53:59Z"/>
          <w:del w:id="8023" w:author="M00032937" w:date="2024-06-28T10:27:15Z"/>
        </w:rPr>
      </w:pPr>
      <w:ins w:id="8024" w:author="M00007797" w:date="2023-06-19T18:53:59Z">
        <w:del w:id="8025" w:author="M00032937" w:date="2024-06-28T10:27:15Z">
          <w:r>
            <w:rPr>
              <w:rFonts w:ascii="Times New Roman"/>
            </w:rPr>
            <w:fldChar w:fldCharType="begin"/>
          </w:r>
        </w:del>
      </w:ins>
      <w:ins w:id="8026" w:author="M00007797" w:date="2023-06-19T18:53:59Z">
        <w:del w:id="8027" w:author="M00032937" w:date="2024-06-28T10:27:15Z">
          <w:r>
            <w:rPr>
              <w:rFonts w:ascii="Times New Roman"/>
            </w:rPr>
            <w:delInstrText xml:space="preserve"> HYPERLINK \l _Toc13766 </w:delInstrText>
          </w:r>
        </w:del>
      </w:ins>
      <w:ins w:id="8028" w:author="M00007797" w:date="2023-06-19T18:53:59Z">
        <w:del w:id="8029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030" w:author="M00007797" w:date="2023-06-19T18:53:59Z">
        <w:del w:id="8031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2.1 </w:delText>
          </w:r>
        </w:del>
      </w:ins>
      <w:ins w:id="8032" w:author="M00007797" w:date="2023-06-19T18:53:59Z">
        <w:del w:id="8033" w:author="M00032937" w:date="2024-06-28T10:27:15Z">
          <w:r>
            <w:rPr>
              <w:rFonts w:hint="eastAsia"/>
            </w:rPr>
            <w:delText>电气组成图</w:delText>
          </w:r>
        </w:del>
      </w:ins>
      <w:ins w:id="8034" w:author="M00007797" w:date="2023-06-19T18:53:59Z">
        <w:del w:id="8035" w:author="M00032937" w:date="2024-06-28T10:27:15Z">
          <w:r>
            <w:rPr/>
            <w:tab/>
          </w:r>
        </w:del>
      </w:ins>
      <w:ins w:id="8036" w:author="M00007797" w:date="2023-06-19T18:53:59Z">
        <w:del w:id="8037" w:author="M00032937" w:date="2024-06-28T10:27:15Z">
          <w:r>
            <w:rPr/>
            <w:fldChar w:fldCharType="begin"/>
          </w:r>
        </w:del>
      </w:ins>
      <w:ins w:id="8038" w:author="M00007797" w:date="2023-06-19T18:53:59Z">
        <w:del w:id="8039" w:author="M00032937" w:date="2024-06-28T10:27:15Z">
          <w:r>
            <w:rPr/>
            <w:delInstrText xml:space="preserve"> PAGEREF _Toc13766 \h </w:delInstrText>
          </w:r>
        </w:del>
      </w:ins>
      <w:ins w:id="8040" w:author="M00007797" w:date="2023-06-19T18:53:59Z">
        <w:del w:id="8041" w:author="M00032937" w:date="2024-06-28T10:27:15Z">
          <w:r>
            <w:rPr/>
            <w:fldChar w:fldCharType="separate"/>
          </w:r>
        </w:del>
      </w:ins>
      <w:ins w:id="8042" w:author="M00007797" w:date="2023-06-19T18:54:00Z">
        <w:del w:id="8043" w:author="M00032937" w:date="2024-06-28T10:27:15Z">
          <w:r>
            <w:rPr/>
            <w:delText>8</w:delText>
          </w:r>
        </w:del>
      </w:ins>
      <w:ins w:id="8044" w:author="M00007797" w:date="2023-06-19T18:53:59Z">
        <w:del w:id="8045" w:author="M00032937" w:date="2024-06-28T10:27:15Z">
          <w:r>
            <w:rPr/>
            <w:fldChar w:fldCharType="end"/>
          </w:r>
        </w:del>
      </w:ins>
      <w:ins w:id="8046" w:author="M00007797" w:date="2023-06-19T18:53:59Z">
        <w:del w:id="804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8048" w:author="M00007797" w:date="2023-06-19T18:53:59Z"/>
          <w:del w:id="8049" w:author="M00032937" w:date="2024-06-28T10:27:15Z"/>
        </w:rPr>
      </w:pPr>
      <w:ins w:id="8050" w:author="M00007797" w:date="2023-06-19T18:53:59Z">
        <w:del w:id="8051" w:author="M00032937" w:date="2024-06-28T10:27:15Z">
          <w:r>
            <w:rPr>
              <w:rFonts w:ascii="Times New Roman"/>
            </w:rPr>
            <w:fldChar w:fldCharType="begin"/>
          </w:r>
        </w:del>
      </w:ins>
      <w:ins w:id="8052" w:author="M00007797" w:date="2023-06-19T18:53:59Z">
        <w:del w:id="8053" w:author="M00032937" w:date="2024-06-28T10:27:15Z">
          <w:r>
            <w:rPr>
              <w:rFonts w:ascii="Times New Roman"/>
            </w:rPr>
            <w:delInstrText xml:space="preserve"> HYPERLINK \l _Toc31188 </w:delInstrText>
          </w:r>
        </w:del>
      </w:ins>
      <w:ins w:id="8054" w:author="M00007797" w:date="2023-06-19T18:53:59Z">
        <w:del w:id="805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056" w:author="M00007797" w:date="2023-06-19T18:53:59Z">
        <w:del w:id="8057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2.2 </w:delText>
          </w:r>
        </w:del>
      </w:ins>
      <w:ins w:id="8058" w:author="M00007797" w:date="2023-06-19T18:53:59Z">
        <w:del w:id="8059" w:author="M00032937" w:date="2024-06-28T10:27:15Z">
          <w:r>
            <w:rPr>
              <w:rFonts w:hint="eastAsia"/>
            </w:rPr>
            <w:delText>水路框图</w:delText>
          </w:r>
        </w:del>
      </w:ins>
      <w:ins w:id="8060" w:author="M00007797" w:date="2023-06-19T18:53:59Z">
        <w:del w:id="8061" w:author="M00032937" w:date="2024-06-28T10:27:15Z">
          <w:r>
            <w:rPr/>
            <w:tab/>
          </w:r>
        </w:del>
      </w:ins>
      <w:ins w:id="8062" w:author="M00007797" w:date="2023-06-19T18:53:59Z">
        <w:del w:id="8063" w:author="M00032937" w:date="2024-06-28T10:27:15Z">
          <w:r>
            <w:rPr/>
            <w:fldChar w:fldCharType="begin"/>
          </w:r>
        </w:del>
      </w:ins>
      <w:ins w:id="8064" w:author="M00007797" w:date="2023-06-19T18:53:59Z">
        <w:del w:id="8065" w:author="M00032937" w:date="2024-06-28T10:27:15Z">
          <w:r>
            <w:rPr/>
            <w:delInstrText xml:space="preserve"> PAGEREF _Toc31188 \h </w:delInstrText>
          </w:r>
        </w:del>
      </w:ins>
      <w:ins w:id="8066" w:author="M00007797" w:date="2023-06-19T18:53:59Z">
        <w:del w:id="8067" w:author="M00032937" w:date="2024-06-28T10:27:15Z">
          <w:r>
            <w:rPr/>
            <w:fldChar w:fldCharType="separate"/>
          </w:r>
        </w:del>
      </w:ins>
      <w:ins w:id="8068" w:author="M00007797" w:date="2023-06-19T18:54:00Z">
        <w:del w:id="8069" w:author="M00032937" w:date="2024-06-28T10:27:15Z">
          <w:r>
            <w:rPr/>
            <w:delText>8</w:delText>
          </w:r>
        </w:del>
      </w:ins>
      <w:ins w:id="8070" w:author="M00007797" w:date="2023-06-19T18:53:59Z">
        <w:del w:id="8071" w:author="M00032937" w:date="2024-06-28T10:27:15Z">
          <w:r>
            <w:rPr/>
            <w:fldChar w:fldCharType="end"/>
          </w:r>
        </w:del>
      </w:ins>
      <w:ins w:id="8072" w:author="M00007797" w:date="2023-06-19T18:53:59Z">
        <w:del w:id="807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59"/>
        <w:tabs>
          <w:tab w:val="right" w:leader="dot" w:pos="9864"/>
          <w:tab w:val="clear" w:pos="420"/>
          <w:tab w:val="clear" w:pos="9853"/>
        </w:tabs>
        <w:rPr>
          <w:ins w:id="8074" w:author="M00007797" w:date="2023-06-19T18:53:59Z"/>
          <w:del w:id="8075" w:author="M00032937" w:date="2024-06-28T10:27:15Z"/>
        </w:rPr>
      </w:pPr>
      <w:ins w:id="8076" w:author="M00007797" w:date="2023-06-19T18:53:59Z">
        <w:del w:id="8077" w:author="M00032937" w:date="2024-06-28T10:27:15Z">
          <w:r>
            <w:rPr>
              <w:rFonts w:ascii="Times New Roman"/>
            </w:rPr>
            <w:fldChar w:fldCharType="begin"/>
          </w:r>
        </w:del>
      </w:ins>
      <w:ins w:id="8078" w:author="M00007797" w:date="2023-06-19T18:53:59Z">
        <w:del w:id="8079" w:author="M00032937" w:date="2024-06-28T10:27:15Z">
          <w:r>
            <w:rPr>
              <w:rFonts w:ascii="Times New Roman"/>
            </w:rPr>
            <w:delInstrText xml:space="preserve"> HYPERLINK \l _Toc29976 </w:delInstrText>
          </w:r>
        </w:del>
      </w:ins>
      <w:ins w:id="8080" w:author="M00007797" w:date="2023-06-19T18:53:59Z">
        <w:del w:id="808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082" w:author="M00007797" w:date="2023-06-19T18:53:59Z">
        <w:del w:id="8083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3 </w:delText>
          </w:r>
        </w:del>
      </w:ins>
      <w:ins w:id="8084" w:author="M00007797" w:date="2023-06-19T18:53:59Z">
        <w:del w:id="8085" w:author="M00032937" w:date="2024-06-28T10:27:15Z">
          <w:r>
            <w:rPr>
              <w:rFonts w:hint="eastAsia"/>
            </w:rPr>
            <w:delText>外观尺寸</w:delText>
          </w:r>
        </w:del>
      </w:ins>
      <w:ins w:id="8086" w:author="M00007797" w:date="2023-06-19T18:53:59Z">
        <w:del w:id="8087" w:author="M00032937" w:date="2024-06-28T10:27:15Z">
          <w:r>
            <w:rPr/>
            <w:tab/>
          </w:r>
        </w:del>
      </w:ins>
      <w:ins w:id="8088" w:author="M00007797" w:date="2023-06-19T18:53:59Z">
        <w:del w:id="8089" w:author="M00032937" w:date="2024-06-28T10:27:15Z">
          <w:r>
            <w:rPr/>
            <w:fldChar w:fldCharType="begin"/>
          </w:r>
        </w:del>
      </w:ins>
      <w:ins w:id="8090" w:author="M00007797" w:date="2023-06-19T18:53:59Z">
        <w:del w:id="8091" w:author="M00032937" w:date="2024-06-28T10:27:15Z">
          <w:r>
            <w:rPr/>
            <w:delInstrText xml:space="preserve"> PAGEREF _Toc29976 \h </w:delInstrText>
          </w:r>
        </w:del>
      </w:ins>
      <w:ins w:id="8092" w:author="M00007797" w:date="2023-06-19T18:53:59Z">
        <w:del w:id="8093" w:author="M00032937" w:date="2024-06-28T10:27:15Z">
          <w:r>
            <w:rPr/>
            <w:fldChar w:fldCharType="separate"/>
          </w:r>
        </w:del>
      </w:ins>
      <w:ins w:id="8094" w:author="M00007797" w:date="2023-06-19T18:54:00Z">
        <w:del w:id="8095" w:author="M00032937" w:date="2024-06-28T10:27:15Z">
          <w:r>
            <w:rPr/>
            <w:delText>9</w:delText>
          </w:r>
        </w:del>
      </w:ins>
      <w:ins w:id="8096" w:author="M00007797" w:date="2023-06-19T18:53:59Z">
        <w:del w:id="8097" w:author="M00032937" w:date="2024-06-28T10:27:15Z">
          <w:r>
            <w:rPr/>
            <w:fldChar w:fldCharType="end"/>
          </w:r>
        </w:del>
      </w:ins>
      <w:ins w:id="8098" w:author="M00007797" w:date="2023-06-19T18:53:59Z">
        <w:del w:id="809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8100" w:author="M00007797" w:date="2023-06-19T18:53:59Z"/>
          <w:del w:id="8101" w:author="M00032937" w:date="2024-06-28T10:27:15Z"/>
        </w:rPr>
      </w:pPr>
      <w:ins w:id="8102" w:author="M00007797" w:date="2023-06-19T18:53:59Z">
        <w:del w:id="8103" w:author="M00032937" w:date="2024-06-28T10:27:15Z">
          <w:r>
            <w:rPr>
              <w:rFonts w:ascii="Times New Roman"/>
            </w:rPr>
            <w:fldChar w:fldCharType="begin"/>
          </w:r>
        </w:del>
      </w:ins>
      <w:ins w:id="8104" w:author="M00007797" w:date="2023-06-19T18:53:59Z">
        <w:del w:id="8105" w:author="M00032937" w:date="2024-06-28T10:27:15Z">
          <w:r>
            <w:rPr>
              <w:rFonts w:ascii="Times New Roman"/>
            </w:rPr>
            <w:delInstrText xml:space="preserve"> HYPERLINK \l _Toc5821 </w:delInstrText>
          </w:r>
        </w:del>
      </w:ins>
      <w:ins w:id="8106" w:author="M00007797" w:date="2023-06-19T18:53:59Z">
        <w:del w:id="810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108" w:author="M00007797" w:date="2023-06-19T18:53:59Z">
        <w:del w:id="8109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3.1 </w:delText>
          </w:r>
        </w:del>
      </w:ins>
      <w:ins w:id="8110" w:author="M00007797" w:date="2023-06-19T18:53:59Z">
        <w:del w:id="8111" w:author="M00032937" w:date="2024-06-28T10:27:15Z">
          <w:r>
            <w:rPr>
              <w:rFonts w:hint="eastAsia"/>
            </w:rPr>
            <w:delText>外观效果图</w:delText>
          </w:r>
        </w:del>
      </w:ins>
      <w:ins w:id="8112" w:author="M00007797" w:date="2023-06-19T18:53:59Z">
        <w:del w:id="8113" w:author="M00032937" w:date="2024-06-28T10:27:15Z">
          <w:r>
            <w:rPr/>
            <w:tab/>
          </w:r>
        </w:del>
      </w:ins>
      <w:ins w:id="8114" w:author="M00007797" w:date="2023-06-19T18:53:59Z">
        <w:del w:id="8115" w:author="M00032937" w:date="2024-06-28T10:27:15Z">
          <w:r>
            <w:rPr/>
            <w:fldChar w:fldCharType="begin"/>
          </w:r>
        </w:del>
      </w:ins>
      <w:ins w:id="8116" w:author="M00007797" w:date="2023-06-19T18:53:59Z">
        <w:del w:id="8117" w:author="M00032937" w:date="2024-06-28T10:27:15Z">
          <w:r>
            <w:rPr/>
            <w:delInstrText xml:space="preserve"> PAGEREF _Toc5821 \h </w:delInstrText>
          </w:r>
        </w:del>
      </w:ins>
      <w:ins w:id="8118" w:author="M00007797" w:date="2023-06-19T18:53:59Z">
        <w:del w:id="8119" w:author="M00032937" w:date="2024-06-28T10:27:15Z">
          <w:r>
            <w:rPr/>
            <w:fldChar w:fldCharType="separate"/>
          </w:r>
        </w:del>
      </w:ins>
      <w:ins w:id="8120" w:author="M00007797" w:date="2023-06-19T18:54:00Z">
        <w:del w:id="8121" w:author="M00032937" w:date="2024-06-28T10:27:15Z">
          <w:r>
            <w:rPr/>
            <w:delText>9</w:delText>
          </w:r>
        </w:del>
      </w:ins>
      <w:ins w:id="8122" w:author="M00007797" w:date="2023-06-19T18:53:59Z">
        <w:del w:id="8123" w:author="M00032937" w:date="2024-06-28T10:27:15Z">
          <w:r>
            <w:rPr/>
            <w:fldChar w:fldCharType="end"/>
          </w:r>
        </w:del>
      </w:ins>
      <w:ins w:id="8124" w:author="M00007797" w:date="2023-06-19T18:53:59Z">
        <w:del w:id="812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8126" w:author="M00007797" w:date="2023-06-19T18:53:59Z"/>
          <w:del w:id="8127" w:author="M00032937" w:date="2024-06-28T10:27:15Z"/>
        </w:rPr>
      </w:pPr>
      <w:ins w:id="8128" w:author="M00007797" w:date="2023-06-19T18:53:59Z">
        <w:del w:id="8129" w:author="M00032937" w:date="2024-06-28T10:27:15Z">
          <w:r>
            <w:rPr>
              <w:rFonts w:ascii="Times New Roman"/>
            </w:rPr>
            <w:fldChar w:fldCharType="begin"/>
          </w:r>
        </w:del>
      </w:ins>
      <w:ins w:id="8130" w:author="M00007797" w:date="2023-06-19T18:53:59Z">
        <w:del w:id="8131" w:author="M00032937" w:date="2024-06-28T10:27:15Z">
          <w:r>
            <w:rPr>
              <w:rFonts w:ascii="Times New Roman"/>
            </w:rPr>
            <w:delInstrText xml:space="preserve"> HYPERLINK \l _Toc10836 </w:delInstrText>
          </w:r>
        </w:del>
      </w:ins>
      <w:ins w:id="8132" w:author="M00007797" w:date="2023-06-19T18:53:59Z">
        <w:del w:id="813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134" w:author="M00007797" w:date="2023-06-19T18:53:59Z">
        <w:del w:id="8135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3.2 </w:delText>
          </w:r>
        </w:del>
      </w:ins>
      <w:ins w:id="8136" w:author="M00007797" w:date="2023-06-19T18:53:59Z">
        <w:del w:id="8137" w:author="M00032937" w:date="2024-06-28T10:27:15Z">
          <w:r>
            <w:rPr>
              <w:rFonts w:hint="eastAsia"/>
            </w:rPr>
            <w:delText>外观尺寸图</w:delText>
          </w:r>
        </w:del>
      </w:ins>
      <w:ins w:id="8138" w:author="M00007797" w:date="2023-06-19T18:53:59Z">
        <w:del w:id="8139" w:author="M00032937" w:date="2024-06-28T10:27:15Z">
          <w:r>
            <w:rPr/>
            <w:tab/>
          </w:r>
        </w:del>
      </w:ins>
      <w:ins w:id="8140" w:author="M00007797" w:date="2023-06-19T18:53:59Z">
        <w:del w:id="8141" w:author="M00032937" w:date="2024-06-28T10:27:15Z">
          <w:r>
            <w:rPr/>
            <w:fldChar w:fldCharType="begin"/>
          </w:r>
        </w:del>
      </w:ins>
      <w:ins w:id="8142" w:author="M00007797" w:date="2023-06-19T18:53:59Z">
        <w:del w:id="8143" w:author="M00032937" w:date="2024-06-28T10:27:15Z">
          <w:r>
            <w:rPr/>
            <w:delInstrText xml:space="preserve"> PAGEREF _Toc10836 \h </w:delInstrText>
          </w:r>
        </w:del>
      </w:ins>
      <w:ins w:id="8144" w:author="M00007797" w:date="2023-06-19T18:53:59Z">
        <w:del w:id="8145" w:author="M00032937" w:date="2024-06-28T10:27:15Z">
          <w:r>
            <w:rPr/>
            <w:fldChar w:fldCharType="separate"/>
          </w:r>
        </w:del>
      </w:ins>
      <w:ins w:id="8146" w:author="M00007797" w:date="2023-06-19T18:54:00Z">
        <w:del w:id="8147" w:author="M00032937" w:date="2024-06-28T10:27:15Z">
          <w:r>
            <w:rPr/>
            <w:delText>9</w:delText>
          </w:r>
        </w:del>
      </w:ins>
      <w:ins w:id="8148" w:author="M00007797" w:date="2023-06-19T18:53:59Z">
        <w:del w:id="8149" w:author="M00032937" w:date="2024-06-28T10:27:15Z">
          <w:r>
            <w:rPr/>
            <w:fldChar w:fldCharType="end"/>
          </w:r>
        </w:del>
      </w:ins>
      <w:ins w:id="8150" w:author="M00007797" w:date="2023-06-19T18:53:59Z">
        <w:del w:id="8151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8152" w:author="M00007797" w:date="2023-06-19T18:53:59Z"/>
          <w:del w:id="8153" w:author="M00032937" w:date="2024-06-28T10:27:15Z"/>
        </w:rPr>
      </w:pPr>
      <w:ins w:id="8154" w:author="M00007797" w:date="2023-06-19T18:53:59Z">
        <w:del w:id="8155" w:author="M00032937" w:date="2024-06-28T10:27:15Z">
          <w:r>
            <w:rPr>
              <w:rFonts w:ascii="Times New Roman"/>
            </w:rPr>
            <w:fldChar w:fldCharType="begin"/>
          </w:r>
        </w:del>
      </w:ins>
      <w:ins w:id="8156" w:author="M00007797" w:date="2023-06-19T18:53:59Z">
        <w:del w:id="8157" w:author="M00032937" w:date="2024-06-28T10:27:15Z">
          <w:r>
            <w:rPr>
              <w:rFonts w:ascii="Times New Roman"/>
            </w:rPr>
            <w:delInstrText xml:space="preserve"> HYPERLINK \l _Toc28272 </w:delInstrText>
          </w:r>
        </w:del>
      </w:ins>
      <w:ins w:id="8158" w:author="M00007797" w:date="2023-06-19T18:53:59Z">
        <w:del w:id="8159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160" w:author="M00007797" w:date="2023-06-19T18:53:59Z">
        <w:del w:id="8161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3.3 </w:delText>
          </w:r>
        </w:del>
      </w:ins>
      <w:ins w:id="8162" w:author="M00007797" w:date="2023-06-19T18:53:59Z">
        <w:del w:id="8163" w:author="M00032937" w:date="2024-06-28T10:27:15Z">
          <w:r>
            <w:rPr>
              <w:rFonts w:hint="eastAsia"/>
            </w:rPr>
            <w:delText>安装尺寸</w:delText>
          </w:r>
        </w:del>
      </w:ins>
      <w:ins w:id="8164" w:author="M00007797" w:date="2023-06-19T18:53:59Z">
        <w:del w:id="8165" w:author="M00032937" w:date="2024-06-28T10:27:15Z">
          <w:r>
            <w:rPr/>
            <w:tab/>
          </w:r>
        </w:del>
      </w:ins>
      <w:ins w:id="8166" w:author="M00007797" w:date="2023-06-19T18:53:59Z">
        <w:del w:id="8167" w:author="M00032937" w:date="2024-06-28T10:27:15Z">
          <w:r>
            <w:rPr/>
            <w:fldChar w:fldCharType="begin"/>
          </w:r>
        </w:del>
      </w:ins>
      <w:ins w:id="8168" w:author="M00007797" w:date="2023-06-19T18:53:59Z">
        <w:del w:id="8169" w:author="M00032937" w:date="2024-06-28T10:27:15Z">
          <w:r>
            <w:rPr/>
            <w:delInstrText xml:space="preserve"> PAGEREF _Toc28272 \h </w:delInstrText>
          </w:r>
        </w:del>
      </w:ins>
      <w:ins w:id="8170" w:author="M00007797" w:date="2023-06-19T18:53:59Z">
        <w:del w:id="8171" w:author="M00032937" w:date="2024-06-28T10:27:15Z">
          <w:r>
            <w:rPr/>
            <w:fldChar w:fldCharType="separate"/>
          </w:r>
        </w:del>
      </w:ins>
      <w:ins w:id="8172" w:author="M00007797" w:date="2023-06-19T18:54:00Z">
        <w:del w:id="8173" w:author="M00032937" w:date="2024-06-28T10:27:15Z">
          <w:r>
            <w:rPr/>
            <w:delText>9</w:delText>
          </w:r>
        </w:del>
      </w:ins>
      <w:ins w:id="8174" w:author="M00007797" w:date="2023-06-19T18:53:59Z">
        <w:del w:id="8175" w:author="M00032937" w:date="2024-06-28T10:27:15Z">
          <w:r>
            <w:rPr/>
            <w:fldChar w:fldCharType="end"/>
          </w:r>
        </w:del>
      </w:ins>
      <w:ins w:id="8176" w:author="M00007797" w:date="2023-06-19T18:53:59Z">
        <w:del w:id="817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59"/>
        <w:tabs>
          <w:tab w:val="right" w:leader="dot" w:pos="9864"/>
          <w:tab w:val="clear" w:pos="420"/>
          <w:tab w:val="clear" w:pos="9853"/>
        </w:tabs>
        <w:rPr>
          <w:ins w:id="8178" w:author="M00007797" w:date="2023-06-19T18:53:59Z"/>
          <w:del w:id="8179" w:author="M00032937" w:date="2024-06-28T10:27:15Z"/>
        </w:rPr>
      </w:pPr>
      <w:ins w:id="8180" w:author="M00007797" w:date="2023-06-19T18:53:59Z">
        <w:del w:id="8181" w:author="M00032937" w:date="2024-06-28T10:27:15Z">
          <w:r>
            <w:rPr>
              <w:rFonts w:ascii="Times New Roman"/>
            </w:rPr>
            <w:fldChar w:fldCharType="begin"/>
          </w:r>
        </w:del>
      </w:ins>
      <w:ins w:id="8182" w:author="M00007797" w:date="2023-06-19T18:53:59Z">
        <w:del w:id="8183" w:author="M00032937" w:date="2024-06-28T10:27:15Z">
          <w:r>
            <w:rPr>
              <w:rFonts w:ascii="Times New Roman"/>
            </w:rPr>
            <w:delInstrText xml:space="preserve"> HYPERLINK \l _Toc4545 </w:delInstrText>
          </w:r>
        </w:del>
      </w:ins>
      <w:ins w:id="8184" w:author="M00007797" w:date="2023-06-19T18:53:59Z">
        <w:del w:id="818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186" w:author="M00007797" w:date="2023-06-19T18:53:59Z">
        <w:del w:id="8187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4 </w:delText>
          </w:r>
        </w:del>
      </w:ins>
      <w:ins w:id="8188" w:author="M00007797" w:date="2023-06-19T18:53:59Z">
        <w:del w:id="8189" w:author="M00032937" w:date="2024-06-28T10:27:15Z">
          <w:r>
            <w:rPr>
              <w:rFonts w:hint="eastAsia"/>
            </w:rPr>
            <w:delText>产品规格</w:delText>
          </w:r>
        </w:del>
      </w:ins>
      <w:ins w:id="8190" w:author="M00007797" w:date="2023-06-19T18:53:59Z">
        <w:del w:id="8191" w:author="M00032937" w:date="2024-06-28T10:27:15Z">
          <w:r>
            <w:rPr/>
            <w:tab/>
          </w:r>
        </w:del>
      </w:ins>
      <w:ins w:id="8192" w:author="M00007797" w:date="2023-06-19T18:53:59Z">
        <w:del w:id="8193" w:author="M00032937" w:date="2024-06-28T10:27:15Z">
          <w:r>
            <w:rPr/>
            <w:fldChar w:fldCharType="begin"/>
          </w:r>
        </w:del>
      </w:ins>
      <w:ins w:id="8194" w:author="M00007797" w:date="2023-06-19T18:53:59Z">
        <w:del w:id="8195" w:author="M00032937" w:date="2024-06-28T10:27:15Z">
          <w:r>
            <w:rPr/>
            <w:delInstrText xml:space="preserve"> PAGEREF _Toc4545 \h </w:delInstrText>
          </w:r>
        </w:del>
      </w:ins>
      <w:ins w:id="8196" w:author="M00007797" w:date="2023-06-19T18:53:59Z">
        <w:del w:id="8197" w:author="M00032937" w:date="2024-06-28T10:27:15Z">
          <w:r>
            <w:rPr/>
            <w:fldChar w:fldCharType="separate"/>
          </w:r>
        </w:del>
      </w:ins>
      <w:ins w:id="8198" w:author="M00007797" w:date="2023-06-19T18:54:00Z">
        <w:del w:id="8199" w:author="M00032937" w:date="2024-06-28T10:27:15Z">
          <w:r>
            <w:rPr/>
            <w:delText>10</w:delText>
          </w:r>
        </w:del>
      </w:ins>
      <w:ins w:id="8200" w:author="M00007797" w:date="2023-06-19T18:53:59Z">
        <w:del w:id="8201" w:author="M00032937" w:date="2024-06-28T10:27:15Z">
          <w:r>
            <w:rPr/>
            <w:fldChar w:fldCharType="end"/>
          </w:r>
        </w:del>
      </w:ins>
      <w:ins w:id="8202" w:author="M00007797" w:date="2023-06-19T18:53:59Z">
        <w:del w:id="820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8204" w:author="M00007797" w:date="2023-06-19T18:53:59Z"/>
          <w:del w:id="8205" w:author="M00032937" w:date="2024-06-28T10:27:15Z"/>
        </w:rPr>
      </w:pPr>
      <w:ins w:id="8206" w:author="M00007797" w:date="2023-06-19T18:53:59Z">
        <w:del w:id="8207" w:author="M00032937" w:date="2024-06-28T10:27:15Z">
          <w:r>
            <w:rPr>
              <w:rFonts w:ascii="Times New Roman"/>
            </w:rPr>
            <w:fldChar w:fldCharType="begin"/>
          </w:r>
        </w:del>
      </w:ins>
      <w:ins w:id="8208" w:author="M00007797" w:date="2023-06-19T18:53:59Z">
        <w:del w:id="8209" w:author="M00032937" w:date="2024-06-28T10:27:15Z">
          <w:r>
            <w:rPr>
              <w:rFonts w:ascii="Times New Roman"/>
            </w:rPr>
            <w:delInstrText xml:space="preserve"> HYPERLINK \l _Toc18603 </w:delInstrText>
          </w:r>
        </w:del>
      </w:ins>
      <w:ins w:id="8210" w:author="M00007797" w:date="2023-06-19T18:53:59Z">
        <w:del w:id="821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212" w:author="M00007797" w:date="2023-06-19T18:53:59Z">
        <w:del w:id="8213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4.1 </w:delText>
          </w:r>
        </w:del>
      </w:ins>
      <w:ins w:id="8214" w:author="M00007797" w:date="2023-06-19T18:53:59Z">
        <w:del w:id="8215" w:author="M00032937" w:date="2024-06-28T10:27:15Z">
          <w:r>
            <w:rPr>
              <w:rFonts w:hint="eastAsia"/>
            </w:rPr>
            <w:delText>标准要求</w:delText>
          </w:r>
        </w:del>
      </w:ins>
      <w:ins w:id="8216" w:author="M00007797" w:date="2023-06-19T18:53:59Z">
        <w:del w:id="8217" w:author="M00032937" w:date="2024-06-28T10:27:15Z">
          <w:r>
            <w:rPr/>
            <w:tab/>
          </w:r>
        </w:del>
      </w:ins>
      <w:ins w:id="8218" w:author="M00007797" w:date="2023-06-19T18:53:59Z">
        <w:del w:id="8219" w:author="M00032937" w:date="2024-06-28T10:27:15Z">
          <w:r>
            <w:rPr/>
            <w:fldChar w:fldCharType="begin"/>
          </w:r>
        </w:del>
      </w:ins>
      <w:ins w:id="8220" w:author="M00007797" w:date="2023-06-19T18:53:59Z">
        <w:del w:id="8221" w:author="M00032937" w:date="2024-06-28T10:27:15Z">
          <w:r>
            <w:rPr/>
            <w:delInstrText xml:space="preserve"> PAGEREF _Toc18603 \h </w:delInstrText>
          </w:r>
        </w:del>
      </w:ins>
      <w:ins w:id="8222" w:author="M00007797" w:date="2023-06-19T18:53:59Z">
        <w:del w:id="8223" w:author="M00032937" w:date="2024-06-28T10:27:15Z">
          <w:r>
            <w:rPr/>
            <w:fldChar w:fldCharType="separate"/>
          </w:r>
        </w:del>
      </w:ins>
      <w:ins w:id="8224" w:author="M00007797" w:date="2023-06-19T18:54:00Z">
        <w:del w:id="8225" w:author="M00032937" w:date="2024-06-28T10:27:15Z">
          <w:r>
            <w:rPr/>
            <w:delText>10</w:delText>
          </w:r>
        </w:del>
      </w:ins>
      <w:ins w:id="8226" w:author="M00007797" w:date="2023-06-19T18:53:59Z">
        <w:del w:id="8227" w:author="M00032937" w:date="2024-06-28T10:27:15Z">
          <w:r>
            <w:rPr/>
            <w:fldChar w:fldCharType="end"/>
          </w:r>
        </w:del>
      </w:ins>
      <w:ins w:id="8228" w:author="M00007797" w:date="2023-06-19T18:53:59Z">
        <w:del w:id="822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8230" w:author="M00007797" w:date="2023-06-19T18:53:59Z"/>
          <w:del w:id="8231" w:author="M00032937" w:date="2024-06-28T10:27:15Z"/>
        </w:rPr>
      </w:pPr>
      <w:ins w:id="8232" w:author="M00007797" w:date="2023-06-19T18:53:59Z">
        <w:del w:id="8233" w:author="M00032937" w:date="2024-06-28T10:27:15Z">
          <w:r>
            <w:rPr>
              <w:rFonts w:ascii="Times New Roman"/>
            </w:rPr>
            <w:fldChar w:fldCharType="begin"/>
          </w:r>
        </w:del>
      </w:ins>
      <w:ins w:id="8234" w:author="M00007797" w:date="2023-06-19T18:53:59Z">
        <w:del w:id="8235" w:author="M00032937" w:date="2024-06-28T10:27:15Z">
          <w:r>
            <w:rPr>
              <w:rFonts w:ascii="Times New Roman"/>
            </w:rPr>
            <w:delInstrText xml:space="preserve"> HYPERLINK \l _Toc24812 </w:delInstrText>
          </w:r>
        </w:del>
      </w:ins>
      <w:ins w:id="8236" w:author="M00007797" w:date="2023-06-19T18:53:59Z">
        <w:del w:id="823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238" w:author="M00007797" w:date="2023-06-19T18:53:59Z">
        <w:del w:id="8239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4.1.1 </w:delText>
          </w:r>
        </w:del>
      </w:ins>
      <w:ins w:id="8240" w:author="M00007797" w:date="2023-06-19T18:53:59Z">
        <w:del w:id="8241" w:author="M00032937" w:date="2024-06-28T10:27:15Z">
          <w:r>
            <w:rPr>
              <w:rFonts w:hint="eastAsia"/>
            </w:rPr>
            <w:delText>通用外观要求</w:delText>
          </w:r>
        </w:del>
      </w:ins>
      <w:ins w:id="8242" w:author="M00007797" w:date="2023-06-19T18:53:59Z">
        <w:del w:id="8243" w:author="M00032937" w:date="2024-06-28T10:27:15Z">
          <w:r>
            <w:rPr/>
            <w:tab/>
          </w:r>
        </w:del>
      </w:ins>
      <w:ins w:id="8244" w:author="M00007797" w:date="2023-06-19T18:53:59Z">
        <w:del w:id="8245" w:author="M00032937" w:date="2024-06-28T10:27:15Z">
          <w:r>
            <w:rPr/>
            <w:fldChar w:fldCharType="begin"/>
          </w:r>
        </w:del>
      </w:ins>
      <w:ins w:id="8246" w:author="M00007797" w:date="2023-06-19T18:53:59Z">
        <w:del w:id="8247" w:author="M00032937" w:date="2024-06-28T10:27:15Z">
          <w:r>
            <w:rPr/>
            <w:delInstrText xml:space="preserve"> PAGEREF _Toc24812 \h </w:delInstrText>
          </w:r>
        </w:del>
      </w:ins>
      <w:ins w:id="8248" w:author="M00007797" w:date="2023-06-19T18:53:59Z">
        <w:del w:id="8249" w:author="M00032937" w:date="2024-06-28T10:27:15Z">
          <w:r>
            <w:rPr/>
            <w:fldChar w:fldCharType="separate"/>
          </w:r>
        </w:del>
      </w:ins>
      <w:ins w:id="8250" w:author="M00007797" w:date="2023-06-19T18:54:00Z">
        <w:del w:id="8251" w:author="M00032937" w:date="2024-06-28T10:27:15Z">
          <w:r>
            <w:rPr/>
            <w:delText>10</w:delText>
          </w:r>
        </w:del>
      </w:ins>
      <w:ins w:id="8252" w:author="M00007797" w:date="2023-06-19T18:53:59Z">
        <w:del w:id="8253" w:author="M00032937" w:date="2024-06-28T10:27:15Z">
          <w:r>
            <w:rPr/>
            <w:fldChar w:fldCharType="end"/>
          </w:r>
        </w:del>
      </w:ins>
      <w:ins w:id="8254" w:author="M00007797" w:date="2023-06-19T18:53:59Z">
        <w:del w:id="825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8256" w:author="M00007797" w:date="2023-06-19T18:53:59Z"/>
          <w:del w:id="8257" w:author="M00032937" w:date="2024-06-28T10:27:15Z"/>
        </w:rPr>
      </w:pPr>
      <w:ins w:id="8258" w:author="M00007797" w:date="2023-06-19T18:53:59Z">
        <w:del w:id="8259" w:author="M00032937" w:date="2024-06-28T10:27:15Z">
          <w:r>
            <w:rPr>
              <w:rFonts w:ascii="Times New Roman"/>
            </w:rPr>
            <w:fldChar w:fldCharType="begin"/>
          </w:r>
        </w:del>
      </w:ins>
      <w:ins w:id="8260" w:author="M00007797" w:date="2023-06-19T18:53:59Z">
        <w:del w:id="8261" w:author="M00032937" w:date="2024-06-28T10:27:15Z">
          <w:r>
            <w:rPr>
              <w:rFonts w:ascii="Times New Roman"/>
            </w:rPr>
            <w:delInstrText xml:space="preserve"> HYPERLINK \l _Toc13470 </w:delInstrText>
          </w:r>
        </w:del>
      </w:ins>
      <w:ins w:id="8262" w:author="M00007797" w:date="2023-06-19T18:53:59Z">
        <w:del w:id="826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264" w:author="M00007797" w:date="2023-06-19T18:53:59Z">
        <w:del w:id="8265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4.1.2 </w:delText>
          </w:r>
        </w:del>
      </w:ins>
      <w:ins w:id="8266" w:author="M00007797" w:date="2023-06-19T18:53:59Z">
        <w:del w:id="8267" w:author="M00032937" w:date="2024-06-28T10:27:15Z">
          <w:r>
            <w:rPr>
              <w:rFonts w:hint="eastAsia"/>
            </w:rPr>
            <w:delText>标准要求</w:delText>
          </w:r>
        </w:del>
      </w:ins>
      <w:ins w:id="8268" w:author="M00007797" w:date="2023-06-19T18:53:59Z">
        <w:del w:id="8269" w:author="M00032937" w:date="2024-06-28T10:27:15Z">
          <w:r>
            <w:rPr/>
            <w:tab/>
          </w:r>
        </w:del>
      </w:ins>
      <w:ins w:id="8270" w:author="M00007797" w:date="2023-06-19T18:53:59Z">
        <w:del w:id="8271" w:author="M00032937" w:date="2024-06-28T10:27:15Z">
          <w:r>
            <w:rPr/>
            <w:fldChar w:fldCharType="begin"/>
          </w:r>
        </w:del>
      </w:ins>
      <w:ins w:id="8272" w:author="M00007797" w:date="2023-06-19T18:53:59Z">
        <w:del w:id="8273" w:author="M00032937" w:date="2024-06-28T10:27:15Z">
          <w:r>
            <w:rPr/>
            <w:delInstrText xml:space="preserve"> PAGEREF _Toc13470 \h </w:delInstrText>
          </w:r>
        </w:del>
      </w:ins>
      <w:ins w:id="8274" w:author="M00007797" w:date="2023-06-19T18:53:59Z">
        <w:del w:id="8275" w:author="M00032937" w:date="2024-06-28T10:27:15Z">
          <w:r>
            <w:rPr/>
            <w:fldChar w:fldCharType="separate"/>
          </w:r>
        </w:del>
      </w:ins>
      <w:ins w:id="8276" w:author="M00007797" w:date="2023-06-19T18:54:00Z">
        <w:del w:id="8277" w:author="M00032937" w:date="2024-06-28T10:27:15Z">
          <w:r>
            <w:rPr/>
            <w:delText>10</w:delText>
          </w:r>
        </w:del>
      </w:ins>
      <w:ins w:id="8278" w:author="M00007797" w:date="2023-06-19T18:53:59Z">
        <w:del w:id="8279" w:author="M00032937" w:date="2024-06-28T10:27:15Z">
          <w:r>
            <w:rPr/>
            <w:fldChar w:fldCharType="end"/>
          </w:r>
        </w:del>
      </w:ins>
      <w:ins w:id="8280" w:author="M00007797" w:date="2023-06-19T18:53:59Z">
        <w:del w:id="8281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8282" w:author="M00007797" w:date="2023-06-19T18:53:59Z"/>
          <w:del w:id="8283" w:author="M00032937" w:date="2024-06-28T10:27:15Z"/>
        </w:rPr>
      </w:pPr>
      <w:ins w:id="8284" w:author="M00007797" w:date="2023-06-19T18:53:59Z">
        <w:del w:id="8285" w:author="M00032937" w:date="2024-06-28T10:27:15Z">
          <w:r>
            <w:rPr>
              <w:rFonts w:ascii="Times New Roman"/>
            </w:rPr>
            <w:fldChar w:fldCharType="begin"/>
          </w:r>
        </w:del>
      </w:ins>
      <w:ins w:id="8286" w:author="M00007797" w:date="2023-06-19T18:53:59Z">
        <w:del w:id="8287" w:author="M00032937" w:date="2024-06-28T10:27:15Z">
          <w:r>
            <w:rPr>
              <w:rFonts w:ascii="Times New Roman"/>
            </w:rPr>
            <w:delInstrText xml:space="preserve"> HYPERLINK \l _Toc10712 </w:delInstrText>
          </w:r>
        </w:del>
      </w:ins>
      <w:ins w:id="8288" w:author="M00007797" w:date="2023-06-19T18:53:59Z">
        <w:del w:id="8289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290" w:author="M00007797" w:date="2023-06-19T18:53:59Z">
        <w:del w:id="8291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4.2 </w:delText>
          </w:r>
        </w:del>
      </w:ins>
      <w:ins w:id="8292" w:author="M00007797" w:date="2023-06-19T18:53:59Z">
        <w:del w:id="8293" w:author="M00032937" w:date="2024-06-28T10:27:15Z">
          <w:r>
            <w:rPr>
              <w:rFonts w:hint="eastAsia"/>
            </w:rPr>
            <w:delText>产品尺寸要求</w:delText>
          </w:r>
        </w:del>
      </w:ins>
      <w:ins w:id="8294" w:author="M00007797" w:date="2023-06-19T18:53:59Z">
        <w:del w:id="8295" w:author="M00032937" w:date="2024-06-28T10:27:15Z">
          <w:r>
            <w:rPr/>
            <w:tab/>
          </w:r>
        </w:del>
      </w:ins>
      <w:ins w:id="8296" w:author="M00007797" w:date="2023-06-19T18:53:59Z">
        <w:del w:id="8297" w:author="M00032937" w:date="2024-06-28T10:27:15Z">
          <w:r>
            <w:rPr/>
            <w:fldChar w:fldCharType="begin"/>
          </w:r>
        </w:del>
      </w:ins>
      <w:ins w:id="8298" w:author="M00007797" w:date="2023-06-19T18:53:59Z">
        <w:del w:id="8299" w:author="M00032937" w:date="2024-06-28T10:27:15Z">
          <w:r>
            <w:rPr/>
            <w:delInstrText xml:space="preserve"> PAGEREF _Toc10712 \h </w:delInstrText>
          </w:r>
        </w:del>
      </w:ins>
      <w:ins w:id="8300" w:author="M00007797" w:date="2023-06-19T18:53:59Z">
        <w:del w:id="8301" w:author="M00032937" w:date="2024-06-28T10:27:15Z">
          <w:r>
            <w:rPr/>
            <w:fldChar w:fldCharType="separate"/>
          </w:r>
        </w:del>
      </w:ins>
      <w:ins w:id="8302" w:author="M00007797" w:date="2023-06-19T18:54:00Z">
        <w:del w:id="8303" w:author="M00032937" w:date="2024-06-28T10:27:15Z">
          <w:r>
            <w:rPr/>
            <w:delText>10</w:delText>
          </w:r>
        </w:del>
      </w:ins>
      <w:ins w:id="8304" w:author="M00007797" w:date="2023-06-19T18:53:59Z">
        <w:del w:id="8305" w:author="M00032937" w:date="2024-06-28T10:27:15Z">
          <w:r>
            <w:rPr/>
            <w:fldChar w:fldCharType="end"/>
          </w:r>
        </w:del>
      </w:ins>
      <w:ins w:id="8306" w:author="M00007797" w:date="2023-06-19T18:53:59Z">
        <w:del w:id="830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8308" w:author="M00007797" w:date="2023-06-19T18:53:59Z"/>
          <w:del w:id="8309" w:author="M00032937" w:date="2024-06-28T10:27:15Z"/>
        </w:rPr>
      </w:pPr>
      <w:ins w:id="8310" w:author="M00007797" w:date="2023-06-19T18:53:59Z">
        <w:del w:id="8311" w:author="M00032937" w:date="2024-06-28T10:27:15Z">
          <w:r>
            <w:rPr>
              <w:rFonts w:ascii="Times New Roman"/>
            </w:rPr>
            <w:fldChar w:fldCharType="begin"/>
          </w:r>
        </w:del>
      </w:ins>
      <w:ins w:id="8312" w:author="M00007797" w:date="2023-06-19T18:53:59Z">
        <w:del w:id="8313" w:author="M00032937" w:date="2024-06-28T10:27:15Z">
          <w:r>
            <w:rPr>
              <w:rFonts w:ascii="Times New Roman"/>
            </w:rPr>
            <w:delInstrText xml:space="preserve"> HYPERLINK \l _Toc26667 </w:delInstrText>
          </w:r>
        </w:del>
      </w:ins>
      <w:ins w:id="8314" w:author="M00007797" w:date="2023-06-19T18:53:59Z">
        <w:del w:id="831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316" w:author="M00007797" w:date="2023-06-19T18:53:59Z">
        <w:del w:id="8317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4.3 </w:delText>
          </w:r>
        </w:del>
      </w:ins>
      <w:ins w:id="8318" w:author="M00007797" w:date="2023-06-19T18:53:59Z">
        <w:del w:id="8319" w:author="M00032937" w:date="2024-06-28T10:27:15Z">
          <w:r>
            <w:rPr>
              <w:rFonts w:hint="eastAsia"/>
            </w:rPr>
            <w:delText>电气规格</w:delText>
          </w:r>
        </w:del>
      </w:ins>
      <w:ins w:id="8320" w:author="M00007797" w:date="2023-06-19T18:53:59Z">
        <w:del w:id="8321" w:author="M00032937" w:date="2024-06-28T10:27:15Z">
          <w:r>
            <w:rPr/>
            <w:tab/>
          </w:r>
        </w:del>
      </w:ins>
      <w:ins w:id="8322" w:author="M00007797" w:date="2023-06-19T18:53:59Z">
        <w:del w:id="8323" w:author="M00032937" w:date="2024-06-28T10:27:15Z">
          <w:r>
            <w:rPr/>
            <w:fldChar w:fldCharType="begin"/>
          </w:r>
        </w:del>
      </w:ins>
      <w:ins w:id="8324" w:author="M00007797" w:date="2023-06-19T18:53:59Z">
        <w:del w:id="8325" w:author="M00032937" w:date="2024-06-28T10:27:15Z">
          <w:r>
            <w:rPr/>
            <w:delInstrText xml:space="preserve"> PAGEREF _Toc26667 \h </w:delInstrText>
          </w:r>
        </w:del>
      </w:ins>
      <w:ins w:id="8326" w:author="M00007797" w:date="2023-06-19T18:53:59Z">
        <w:del w:id="8327" w:author="M00032937" w:date="2024-06-28T10:27:15Z">
          <w:r>
            <w:rPr/>
            <w:fldChar w:fldCharType="separate"/>
          </w:r>
        </w:del>
      </w:ins>
      <w:ins w:id="8328" w:author="M00007797" w:date="2023-06-19T18:54:00Z">
        <w:del w:id="8329" w:author="M00032937" w:date="2024-06-28T10:27:15Z">
          <w:r>
            <w:rPr/>
            <w:delText>10</w:delText>
          </w:r>
        </w:del>
      </w:ins>
      <w:ins w:id="8330" w:author="M00007797" w:date="2023-06-19T18:53:59Z">
        <w:del w:id="8331" w:author="M00032937" w:date="2024-06-28T10:27:15Z">
          <w:r>
            <w:rPr/>
            <w:fldChar w:fldCharType="end"/>
          </w:r>
        </w:del>
      </w:ins>
      <w:ins w:id="8332" w:author="M00007797" w:date="2023-06-19T18:53:59Z">
        <w:del w:id="833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8334" w:author="M00007797" w:date="2023-06-19T18:53:59Z"/>
          <w:del w:id="8335" w:author="M00032937" w:date="2024-06-28T10:27:15Z"/>
        </w:rPr>
      </w:pPr>
      <w:ins w:id="8336" w:author="M00007797" w:date="2023-06-19T18:53:59Z">
        <w:del w:id="8337" w:author="M00032937" w:date="2024-06-28T10:27:15Z">
          <w:r>
            <w:rPr>
              <w:rFonts w:ascii="Times New Roman"/>
            </w:rPr>
            <w:fldChar w:fldCharType="begin"/>
          </w:r>
        </w:del>
      </w:ins>
      <w:ins w:id="8338" w:author="M00007797" w:date="2023-06-19T18:53:59Z">
        <w:del w:id="8339" w:author="M00032937" w:date="2024-06-28T10:27:15Z">
          <w:r>
            <w:rPr>
              <w:rFonts w:ascii="Times New Roman"/>
            </w:rPr>
            <w:delInstrText xml:space="preserve"> HYPERLINK \l _Toc18009 </w:delInstrText>
          </w:r>
        </w:del>
      </w:ins>
      <w:ins w:id="8340" w:author="M00007797" w:date="2023-06-19T18:53:59Z">
        <w:del w:id="834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342" w:author="M00007797" w:date="2023-06-19T18:53:59Z">
        <w:del w:id="8343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4.4 </w:delText>
          </w:r>
        </w:del>
      </w:ins>
      <w:ins w:id="8344" w:author="M00007797" w:date="2023-06-19T18:53:59Z">
        <w:del w:id="8345" w:author="M00032937" w:date="2024-06-28T10:27:15Z">
          <w:r>
            <w:rPr>
              <w:rFonts w:hint="eastAsia"/>
            </w:rPr>
            <w:delText>防护等级</w:delText>
          </w:r>
        </w:del>
      </w:ins>
      <w:ins w:id="8346" w:author="M00007797" w:date="2023-06-19T18:53:59Z">
        <w:del w:id="8347" w:author="M00032937" w:date="2024-06-28T10:27:15Z">
          <w:r>
            <w:rPr/>
            <w:tab/>
          </w:r>
        </w:del>
      </w:ins>
      <w:ins w:id="8348" w:author="M00007797" w:date="2023-06-19T18:53:59Z">
        <w:del w:id="8349" w:author="M00032937" w:date="2024-06-28T10:27:15Z">
          <w:r>
            <w:rPr/>
            <w:fldChar w:fldCharType="begin"/>
          </w:r>
        </w:del>
      </w:ins>
      <w:ins w:id="8350" w:author="M00007797" w:date="2023-06-19T18:53:59Z">
        <w:del w:id="8351" w:author="M00032937" w:date="2024-06-28T10:27:15Z">
          <w:r>
            <w:rPr/>
            <w:delInstrText xml:space="preserve"> PAGEREF _Toc18009 \h </w:delInstrText>
          </w:r>
        </w:del>
      </w:ins>
      <w:ins w:id="8352" w:author="M00007797" w:date="2023-06-19T18:53:59Z">
        <w:del w:id="8353" w:author="M00032937" w:date="2024-06-28T10:27:15Z">
          <w:r>
            <w:rPr/>
            <w:fldChar w:fldCharType="separate"/>
          </w:r>
        </w:del>
      </w:ins>
      <w:ins w:id="8354" w:author="M00007797" w:date="2023-06-19T18:54:00Z">
        <w:del w:id="8355" w:author="M00032937" w:date="2024-06-28T10:27:15Z">
          <w:r>
            <w:rPr/>
            <w:delText>10</w:delText>
          </w:r>
        </w:del>
      </w:ins>
      <w:ins w:id="8356" w:author="M00007797" w:date="2023-06-19T18:53:59Z">
        <w:del w:id="8357" w:author="M00032937" w:date="2024-06-28T10:27:15Z">
          <w:r>
            <w:rPr/>
            <w:fldChar w:fldCharType="end"/>
          </w:r>
        </w:del>
      </w:ins>
      <w:ins w:id="8358" w:author="M00007797" w:date="2023-06-19T18:53:59Z">
        <w:del w:id="835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8360" w:author="M00007797" w:date="2023-06-19T18:53:59Z"/>
          <w:del w:id="8361" w:author="M00032937" w:date="2024-06-28T10:27:15Z"/>
        </w:rPr>
      </w:pPr>
      <w:ins w:id="8362" w:author="M00007797" w:date="2023-06-19T18:53:59Z">
        <w:del w:id="8363" w:author="M00032937" w:date="2024-06-28T10:27:15Z">
          <w:r>
            <w:rPr>
              <w:rFonts w:ascii="Times New Roman"/>
            </w:rPr>
            <w:fldChar w:fldCharType="begin"/>
          </w:r>
        </w:del>
      </w:ins>
      <w:ins w:id="8364" w:author="M00007797" w:date="2023-06-19T18:53:59Z">
        <w:del w:id="8365" w:author="M00032937" w:date="2024-06-28T10:27:15Z">
          <w:r>
            <w:rPr>
              <w:rFonts w:ascii="Times New Roman"/>
            </w:rPr>
            <w:delInstrText xml:space="preserve"> HYPERLINK \l _Toc18123 </w:delInstrText>
          </w:r>
        </w:del>
      </w:ins>
      <w:ins w:id="8366" w:author="M00007797" w:date="2023-06-19T18:53:59Z">
        <w:del w:id="836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368" w:author="M00007797" w:date="2023-06-19T18:53:59Z">
        <w:del w:id="8369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4.5 </w:delText>
          </w:r>
        </w:del>
      </w:ins>
      <w:ins w:id="8370" w:author="M00007797" w:date="2023-06-19T18:53:59Z">
        <w:del w:id="8371" w:author="M00032937" w:date="2024-06-28T10:27:15Z">
          <w:r>
            <w:rPr>
              <w:rFonts w:hint="eastAsia"/>
            </w:rPr>
            <w:delText>环境</w:delText>
          </w:r>
        </w:del>
      </w:ins>
      <w:ins w:id="8372" w:author="M00007797" w:date="2023-06-19T18:53:59Z">
        <w:del w:id="8373" w:author="M00032937" w:date="2024-06-28T10:27:15Z">
          <w:r>
            <w:rPr/>
            <w:tab/>
          </w:r>
        </w:del>
      </w:ins>
      <w:ins w:id="8374" w:author="M00007797" w:date="2023-06-19T18:53:59Z">
        <w:del w:id="8375" w:author="M00032937" w:date="2024-06-28T10:27:15Z">
          <w:r>
            <w:rPr/>
            <w:fldChar w:fldCharType="begin"/>
          </w:r>
        </w:del>
      </w:ins>
      <w:ins w:id="8376" w:author="M00007797" w:date="2023-06-19T18:53:59Z">
        <w:del w:id="8377" w:author="M00032937" w:date="2024-06-28T10:27:15Z">
          <w:r>
            <w:rPr/>
            <w:delInstrText xml:space="preserve"> PAGEREF _Toc18123 \h </w:delInstrText>
          </w:r>
        </w:del>
      </w:ins>
      <w:ins w:id="8378" w:author="M00007797" w:date="2023-06-19T18:53:59Z">
        <w:del w:id="8379" w:author="M00032937" w:date="2024-06-28T10:27:15Z">
          <w:r>
            <w:rPr/>
            <w:fldChar w:fldCharType="separate"/>
          </w:r>
        </w:del>
      </w:ins>
      <w:ins w:id="8380" w:author="M00007797" w:date="2023-06-19T18:54:00Z">
        <w:del w:id="8381" w:author="M00032937" w:date="2024-06-28T10:27:15Z">
          <w:r>
            <w:rPr/>
            <w:delText>10</w:delText>
          </w:r>
        </w:del>
      </w:ins>
      <w:ins w:id="8382" w:author="M00007797" w:date="2023-06-19T18:53:59Z">
        <w:del w:id="8383" w:author="M00032937" w:date="2024-06-28T10:27:15Z">
          <w:r>
            <w:rPr/>
            <w:fldChar w:fldCharType="end"/>
          </w:r>
        </w:del>
      </w:ins>
      <w:ins w:id="8384" w:author="M00007797" w:date="2023-06-19T18:53:59Z">
        <w:del w:id="838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59"/>
        <w:tabs>
          <w:tab w:val="right" w:leader="dot" w:pos="9864"/>
          <w:tab w:val="clear" w:pos="420"/>
          <w:tab w:val="clear" w:pos="9853"/>
        </w:tabs>
        <w:rPr>
          <w:ins w:id="8386" w:author="M00007797" w:date="2023-06-19T18:53:59Z"/>
          <w:del w:id="8387" w:author="M00032937" w:date="2024-06-28T10:27:15Z"/>
        </w:rPr>
      </w:pPr>
      <w:ins w:id="8388" w:author="M00007797" w:date="2023-06-19T18:53:59Z">
        <w:del w:id="8389" w:author="M00032937" w:date="2024-06-28T10:27:15Z">
          <w:r>
            <w:rPr>
              <w:rFonts w:ascii="Times New Roman"/>
            </w:rPr>
            <w:fldChar w:fldCharType="begin"/>
          </w:r>
        </w:del>
      </w:ins>
      <w:ins w:id="8390" w:author="M00007797" w:date="2023-06-19T18:53:59Z">
        <w:del w:id="8391" w:author="M00032937" w:date="2024-06-28T10:27:15Z">
          <w:r>
            <w:rPr>
              <w:rFonts w:ascii="Times New Roman"/>
            </w:rPr>
            <w:delInstrText xml:space="preserve"> HYPERLINK \l _Toc307 </w:delInstrText>
          </w:r>
        </w:del>
      </w:ins>
      <w:ins w:id="8392" w:author="M00007797" w:date="2023-06-19T18:53:59Z">
        <w:del w:id="839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394" w:author="M00007797" w:date="2023-06-19T18:53:59Z">
        <w:del w:id="8395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5 </w:delText>
          </w:r>
        </w:del>
      </w:ins>
      <w:ins w:id="8396" w:author="M00007797" w:date="2023-06-19T18:53:59Z">
        <w:del w:id="8397" w:author="M00032937" w:date="2024-06-28T10:27:15Z">
          <w:r>
            <w:rPr>
              <w:rFonts w:hint="eastAsia"/>
            </w:rPr>
            <w:delText>产品</w:delText>
          </w:r>
        </w:del>
      </w:ins>
      <w:ins w:id="8398" w:author="M00007797" w:date="2023-06-19T18:53:59Z">
        <w:del w:id="8399" w:author="M00032937" w:date="2024-06-28T10:27:15Z">
          <w:r>
            <w:rPr>
              <w:rFonts w:hint="eastAsia"/>
              <w:lang w:val="en-US" w:eastAsia="zh-CN"/>
            </w:rPr>
            <w:delText>功能配置</w:delText>
          </w:r>
        </w:del>
      </w:ins>
      <w:ins w:id="8400" w:author="M00007797" w:date="2023-06-19T18:53:59Z">
        <w:del w:id="8401" w:author="M00032937" w:date="2024-06-28T10:27:15Z">
          <w:r>
            <w:rPr/>
            <w:tab/>
          </w:r>
        </w:del>
      </w:ins>
      <w:ins w:id="8402" w:author="M00007797" w:date="2023-06-19T18:53:59Z">
        <w:del w:id="8403" w:author="M00032937" w:date="2024-06-28T10:27:15Z">
          <w:r>
            <w:rPr/>
            <w:fldChar w:fldCharType="begin"/>
          </w:r>
        </w:del>
      </w:ins>
      <w:ins w:id="8404" w:author="M00007797" w:date="2023-06-19T18:53:59Z">
        <w:del w:id="8405" w:author="M00032937" w:date="2024-06-28T10:27:15Z">
          <w:r>
            <w:rPr/>
            <w:delInstrText xml:space="preserve"> PAGEREF _Toc307 \h </w:delInstrText>
          </w:r>
        </w:del>
      </w:ins>
      <w:ins w:id="8406" w:author="M00007797" w:date="2023-06-19T18:53:59Z">
        <w:del w:id="8407" w:author="M00032937" w:date="2024-06-28T10:27:15Z">
          <w:r>
            <w:rPr/>
            <w:fldChar w:fldCharType="separate"/>
          </w:r>
        </w:del>
      </w:ins>
      <w:ins w:id="8408" w:author="M00007797" w:date="2023-06-19T18:54:00Z">
        <w:del w:id="8409" w:author="M00032937" w:date="2024-06-28T10:27:15Z">
          <w:r>
            <w:rPr/>
            <w:delText>11</w:delText>
          </w:r>
        </w:del>
      </w:ins>
      <w:ins w:id="8410" w:author="M00007797" w:date="2023-06-19T18:53:59Z">
        <w:del w:id="8411" w:author="M00032937" w:date="2024-06-28T10:27:15Z">
          <w:r>
            <w:rPr/>
            <w:fldChar w:fldCharType="end"/>
          </w:r>
        </w:del>
      </w:ins>
      <w:ins w:id="8412" w:author="M00007797" w:date="2023-06-19T18:53:59Z">
        <w:del w:id="841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8414" w:author="M00007797" w:date="2023-06-19T18:53:59Z"/>
          <w:del w:id="8415" w:author="M00032937" w:date="2024-06-28T10:27:15Z"/>
        </w:rPr>
      </w:pPr>
      <w:ins w:id="8416" w:author="M00007797" w:date="2023-06-19T18:53:59Z">
        <w:del w:id="8417" w:author="M00032937" w:date="2024-06-28T10:27:15Z">
          <w:r>
            <w:rPr>
              <w:rFonts w:ascii="Times New Roman"/>
            </w:rPr>
            <w:fldChar w:fldCharType="begin"/>
          </w:r>
        </w:del>
      </w:ins>
      <w:ins w:id="8418" w:author="M00007797" w:date="2023-06-19T18:53:59Z">
        <w:del w:id="8419" w:author="M00032937" w:date="2024-06-28T10:27:15Z">
          <w:r>
            <w:rPr>
              <w:rFonts w:ascii="Times New Roman"/>
            </w:rPr>
            <w:delInstrText xml:space="preserve"> HYPERLINK \l _Toc14514 </w:delInstrText>
          </w:r>
        </w:del>
      </w:ins>
      <w:ins w:id="8420" w:author="M00007797" w:date="2023-06-19T18:53:59Z">
        <w:del w:id="842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422" w:author="M00007797" w:date="2023-06-19T18:53:59Z">
        <w:del w:id="8423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5.1 </w:delText>
          </w:r>
        </w:del>
      </w:ins>
      <w:ins w:id="8424" w:author="M00007797" w:date="2023-06-19T18:53:59Z">
        <w:del w:id="8425" w:author="M00032937" w:date="2024-06-28T10:27:15Z">
          <w:r>
            <w:rPr>
              <w:rFonts w:hint="eastAsia"/>
              <w:lang w:val="en-US" w:eastAsia="zh-CN"/>
            </w:rPr>
            <w:delText>功能配置表</w:delText>
          </w:r>
        </w:del>
      </w:ins>
      <w:ins w:id="8426" w:author="M00007797" w:date="2023-06-19T18:53:59Z">
        <w:del w:id="8427" w:author="M00032937" w:date="2024-06-28T10:27:15Z">
          <w:r>
            <w:rPr/>
            <w:tab/>
          </w:r>
        </w:del>
      </w:ins>
      <w:ins w:id="8428" w:author="M00007797" w:date="2023-06-19T18:53:59Z">
        <w:del w:id="8429" w:author="M00032937" w:date="2024-06-28T10:27:15Z">
          <w:r>
            <w:rPr/>
            <w:fldChar w:fldCharType="begin"/>
          </w:r>
        </w:del>
      </w:ins>
      <w:ins w:id="8430" w:author="M00007797" w:date="2023-06-19T18:53:59Z">
        <w:del w:id="8431" w:author="M00032937" w:date="2024-06-28T10:27:15Z">
          <w:r>
            <w:rPr/>
            <w:delInstrText xml:space="preserve"> PAGEREF _Toc14514 \h </w:delInstrText>
          </w:r>
        </w:del>
      </w:ins>
      <w:ins w:id="8432" w:author="M00007797" w:date="2023-06-19T18:53:59Z">
        <w:del w:id="8433" w:author="M00032937" w:date="2024-06-28T10:27:15Z">
          <w:r>
            <w:rPr/>
            <w:fldChar w:fldCharType="separate"/>
          </w:r>
        </w:del>
      </w:ins>
      <w:ins w:id="8434" w:author="M00007797" w:date="2023-06-19T18:54:00Z">
        <w:del w:id="8435" w:author="M00032937" w:date="2024-06-28T10:27:15Z">
          <w:r>
            <w:rPr/>
            <w:delText>11</w:delText>
          </w:r>
        </w:del>
      </w:ins>
      <w:ins w:id="8436" w:author="M00007797" w:date="2023-06-19T18:53:59Z">
        <w:del w:id="8437" w:author="M00032937" w:date="2024-06-28T10:27:15Z">
          <w:r>
            <w:rPr/>
            <w:fldChar w:fldCharType="end"/>
          </w:r>
        </w:del>
      </w:ins>
      <w:ins w:id="8438" w:author="M00007797" w:date="2023-06-19T18:53:59Z">
        <w:del w:id="843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8440" w:author="M00007797" w:date="2023-06-19T18:53:59Z"/>
          <w:del w:id="8441" w:author="M00032937" w:date="2024-06-28T10:27:15Z"/>
        </w:rPr>
      </w:pPr>
      <w:ins w:id="8442" w:author="M00007797" w:date="2023-06-19T18:53:59Z">
        <w:del w:id="8443" w:author="M00032937" w:date="2024-06-28T10:27:15Z">
          <w:r>
            <w:rPr>
              <w:rFonts w:ascii="Times New Roman"/>
            </w:rPr>
            <w:fldChar w:fldCharType="begin"/>
          </w:r>
        </w:del>
      </w:ins>
      <w:ins w:id="8444" w:author="M00007797" w:date="2023-06-19T18:53:59Z">
        <w:del w:id="8445" w:author="M00032937" w:date="2024-06-28T10:27:15Z">
          <w:r>
            <w:rPr>
              <w:rFonts w:ascii="Times New Roman"/>
            </w:rPr>
            <w:delInstrText xml:space="preserve"> HYPERLINK \l _Toc20544 </w:delInstrText>
          </w:r>
        </w:del>
      </w:ins>
      <w:ins w:id="8446" w:author="M00007797" w:date="2023-06-19T18:53:59Z">
        <w:del w:id="844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448" w:author="M00007797" w:date="2023-06-19T18:53:59Z">
        <w:del w:id="8449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5.2 </w:delText>
          </w:r>
        </w:del>
      </w:ins>
      <w:ins w:id="8450" w:author="M00007797" w:date="2023-06-19T18:53:59Z">
        <w:del w:id="8451" w:author="M00032937" w:date="2024-06-28T10:27:15Z">
          <w:r>
            <w:rPr>
              <w:rFonts w:hint="eastAsia"/>
              <w:lang w:val="en-US" w:eastAsia="zh-CN"/>
            </w:rPr>
            <w:delText>部件清单</w:delText>
          </w:r>
        </w:del>
      </w:ins>
      <w:ins w:id="8452" w:author="M00007797" w:date="2023-06-19T18:53:59Z">
        <w:del w:id="8453" w:author="M00032937" w:date="2024-06-28T10:27:15Z">
          <w:r>
            <w:rPr/>
            <w:tab/>
          </w:r>
        </w:del>
      </w:ins>
      <w:ins w:id="8454" w:author="M00007797" w:date="2023-06-19T18:53:59Z">
        <w:del w:id="8455" w:author="M00032937" w:date="2024-06-28T10:27:15Z">
          <w:r>
            <w:rPr/>
            <w:fldChar w:fldCharType="begin"/>
          </w:r>
        </w:del>
      </w:ins>
      <w:ins w:id="8456" w:author="M00007797" w:date="2023-06-19T18:53:59Z">
        <w:del w:id="8457" w:author="M00032937" w:date="2024-06-28T10:27:15Z">
          <w:r>
            <w:rPr/>
            <w:delInstrText xml:space="preserve"> PAGEREF _Toc20544 \h </w:delInstrText>
          </w:r>
        </w:del>
      </w:ins>
      <w:ins w:id="8458" w:author="M00007797" w:date="2023-06-19T18:53:59Z">
        <w:del w:id="8459" w:author="M00032937" w:date="2024-06-28T10:27:15Z">
          <w:r>
            <w:rPr/>
            <w:fldChar w:fldCharType="separate"/>
          </w:r>
        </w:del>
      </w:ins>
      <w:ins w:id="8460" w:author="M00007797" w:date="2023-06-19T18:54:00Z">
        <w:del w:id="8461" w:author="M00032937" w:date="2024-06-28T10:27:15Z">
          <w:r>
            <w:rPr/>
            <w:delText>13</w:delText>
          </w:r>
        </w:del>
      </w:ins>
      <w:ins w:id="8462" w:author="M00007797" w:date="2023-06-19T18:53:59Z">
        <w:del w:id="8463" w:author="M00032937" w:date="2024-06-28T10:27:15Z">
          <w:r>
            <w:rPr/>
            <w:fldChar w:fldCharType="end"/>
          </w:r>
        </w:del>
      </w:ins>
      <w:ins w:id="8464" w:author="M00007797" w:date="2023-06-19T18:53:59Z">
        <w:del w:id="846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59"/>
        <w:tabs>
          <w:tab w:val="right" w:leader="dot" w:pos="9864"/>
          <w:tab w:val="clear" w:pos="420"/>
          <w:tab w:val="clear" w:pos="9853"/>
        </w:tabs>
        <w:rPr>
          <w:ins w:id="8466" w:author="M00007797" w:date="2023-06-19T18:53:59Z"/>
          <w:del w:id="8467" w:author="M00032937" w:date="2024-06-28T10:27:15Z"/>
        </w:rPr>
      </w:pPr>
      <w:ins w:id="8468" w:author="M00007797" w:date="2023-06-19T18:53:59Z">
        <w:del w:id="8469" w:author="M00032937" w:date="2024-06-28T10:27:15Z">
          <w:r>
            <w:rPr>
              <w:rFonts w:ascii="Times New Roman"/>
            </w:rPr>
            <w:fldChar w:fldCharType="begin"/>
          </w:r>
        </w:del>
      </w:ins>
      <w:ins w:id="8470" w:author="M00007797" w:date="2023-06-19T18:53:59Z">
        <w:del w:id="8471" w:author="M00032937" w:date="2024-06-28T10:27:15Z">
          <w:r>
            <w:rPr>
              <w:rFonts w:ascii="Times New Roman"/>
            </w:rPr>
            <w:delInstrText xml:space="preserve"> HYPERLINK \l _Toc14565 </w:delInstrText>
          </w:r>
        </w:del>
      </w:ins>
      <w:ins w:id="8472" w:author="M00007797" w:date="2023-06-19T18:53:59Z">
        <w:del w:id="847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474" w:author="M00007797" w:date="2023-06-19T18:53:59Z">
        <w:del w:id="8475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6 </w:delText>
          </w:r>
        </w:del>
      </w:ins>
      <w:ins w:id="8476" w:author="M00007797" w:date="2023-06-19T18:53:59Z">
        <w:del w:id="8477" w:author="M00032937" w:date="2024-06-28T10:27:15Z">
          <w:r>
            <w:rPr>
              <w:rFonts w:hint="eastAsia"/>
              <w:lang w:val="en-US" w:eastAsia="zh-CN"/>
            </w:rPr>
            <w:delText>用户操作</w:delText>
          </w:r>
        </w:del>
      </w:ins>
      <w:ins w:id="8478" w:author="M00007797" w:date="2023-06-19T18:53:59Z">
        <w:del w:id="8479" w:author="M00032937" w:date="2024-06-28T10:27:15Z">
          <w:r>
            <w:rPr/>
            <w:tab/>
          </w:r>
        </w:del>
      </w:ins>
      <w:ins w:id="8480" w:author="M00007797" w:date="2023-06-19T18:53:59Z">
        <w:del w:id="8481" w:author="M00032937" w:date="2024-06-28T10:27:15Z">
          <w:r>
            <w:rPr/>
            <w:fldChar w:fldCharType="begin"/>
          </w:r>
        </w:del>
      </w:ins>
      <w:ins w:id="8482" w:author="M00007797" w:date="2023-06-19T18:53:59Z">
        <w:del w:id="8483" w:author="M00032937" w:date="2024-06-28T10:27:15Z">
          <w:r>
            <w:rPr/>
            <w:delInstrText xml:space="preserve"> PAGEREF _Toc14565 \h </w:delInstrText>
          </w:r>
        </w:del>
      </w:ins>
      <w:ins w:id="8484" w:author="M00007797" w:date="2023-06-19T18:53:59Z">
        <w:del w:id="8485" w:author="M00032937" w:date="2024-06-28T10:27:15Z">
          <w:r>
            <w:rPr/>
            <w:fldChar w:fldCharType="separate"/>
          </w:r>
        </w:del>
      </w:ins>
      <w:ins w:id="8486" w:author="M00007797" w:date="2023-06-19T18:54:00Z">
        <w:del w:id="8487" w:author="M00032937" w:date="2024-06-28T10:27:15Z">
          <w:r>
            <w:rPr/>
            <w:delText>15</w:delText>
          </w:r>
        </w:del>
      </w:ins>
      <w:ins w:id="8488" w:author="M00007797" w:date="2023-06-19T18:53:59Z">
        <w:del w:id="8489" w:author="M00032937" w:date="2024-06-28T10:27:15Z">
          <w:r>
            <w:rPr/>
            <w:fldChar w:fldCharType="end"/>
          </w:r>
        </w:del>
      </w:ins>
      <w:ins w:id="8490" w:author="M00007797" w:date="2023-06-19T18:53:59Z">
        <w:del w:id="8491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8492" w:author="M00007797" w:date="2023-06-19T18:53:59Z"/>
          <w:del w:id="8493" w:author="M00032937" w:date="2024-06-28T10:27:15Z"/>
        </w:rPr>
      </w:pPr>
      <w:ins w:id="8494" w:author="M00007797" w:date="2023-06-19T18:53:59Z">
        <w:del w:id="8495" w:author="M00032937" w:date="2024-06-28T10:27:15Z">
          <w:r>
            <w:rPr>
              <w:rFonts w:ascii="Times New Roman"/>
            </w:rPr>
            <w:fldChar w:fldCharType="begin"/>
          </w:r>
        </w:del>
      </w:ins>
      <w:ins w:id="8496" w:author="M00007797" w:date="2023-06-19T18:53:59Z">
        <w:del w:id="8497" w:author="M00032937" w:date="2024-06-28T10:27:15Z">
          <w:r>
            <w:rPr>
              <w:rFonts w:ascii="Times New Roman"/>
            </w:rPr>
            <w:delInstrText xml:space="preserve"> HYPERLINK \l _Toc29885 </w:delInstrText>
          </w:r>
        </w:del>
      </w:ins>
      <w:ins w:id="8498" w:author="M00007797" w:date="2023-06-19T18:53:59Z">
        <w:del w:id="8499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500" w:author="M00007797" w:date="2023-06-19T18:53:59Z">
        <w:del w:id="8501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6.1 </w:delText>
          </w:r>
        </w:del>
      </w:ins>
      <w:ins w:id="8502" w:author="M00007797" w:date="2023-06-19T18:53:59Z">
        <w:del w:id="8503" w:author="M00032937" w:date="2024-06-28T10:27:15Z">
          <w:r>
            <w:rPr>
              <w:rFonts w:hint="eastAsia"/>
              <w:highlight w:val="none"/>
            </w:rPr>
            <w:delText>遥控器</w:delText>
          </w:r>
        </w:del>
      </w:ins>
      <w:ins w:id="8504" w:author="M00007797" w:date="2023-06-19T18:53:59Z">
        <w:del w:id="8505" w:author="M00032937" w:date="2024-06-28T10:27:15Z">
          <w:r>
            <w:rPr/>
            <w:tab/>
          </w:r>
        </w:del>
      </w:ins>
      <w:ins w:id="8506" w:author="M00007797" w:date="2023-06-19T18:53:59Z">
        <w:del w:id="8507" w:author="M00032937" w:date="2024-06-28T10:27:15Z">
          <w:r>
            <w:rPr/>
            <w:fldChar w:fldCharType="begin"/>
          </w:r>
        </w:del>
      </w:ins>
      <w:ins w:id="8508" w:author="M00007797" w:date="2023-06-19T18:53:59Z">
        <w:del w:id="8509" w:author="M00032937" w:date="2024-06-28T10:27:15Z">
          <w:r>
            <w:rPr/>
            <w:delInstrText xml:space="preserve"> PAGEREF _Toc29885 \h </w:delInstrText>
          </w:r>
        </w:del>
      </w:ins>
      <w:ins w:id="8510" w:author="M00007797" w:date="2023-06-19T18:53:59Z">
        <w:del w:id="8511" w:author="M00032937" w:date="2024-06-28T10:27:15Z">
          <w:r>
            <w:rPr/>
            <w:fldChar w:fldCharType="separate"/>
          </w:r>
        </w:del>
      </w:ins>
      <w:ins w:id="8512" w:author="M00007797" w:date="2023-06-19T18:54:00Z">
        <w:del w:id="8513" w:author="M00032937" w:date="2024-06-28T10:27:15Z">
          <w:r>
            <w:rPr/>
            <w:delText>15</w:delText>
          </w:r>
        </w:del>
      </w:ins>
      <w:ins w:id="8514" w:author="M00007797" w:date="2023-06-19T18:53:59Z">
        <w:del w:id="8515" w:author="M00032937" w:date="2024-06-28T10:27:15Z">
          <w:r>
            <w:rPr/>
            <w:fldChar w:fldCharType="end"/>
          </w:r>
        </w:del>
      </w:ins>
      <w:ins w:id="8516" w:author="M00007797" w:date="2023-06-19T18:53:59Z">
        <w:del w:id="851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8518" w:author="M00007797" w:date="2023-06-19T18:53:59Z"/>
          <w:del w:id="8519" w:author="M00032937" w:date="2024-06-28T10:27:15Z"/>
        </w:rPr>
      </w:pPr>
      <w:ins w:id="8520" w:author="M00007797" w:date="2023-06-19T18:53:59Z">
        <w:del w:id="8521" w:author="M00032937" w:date="2024-06-28T10:27:15Z">
          <w:r>
            <w:rPr>
              <w:rFonts w:ascii="Times New Roman"/>
            </w:rPr>
            <w:fldChar w:fldCharType="begin"/>
          </w:r>
        </w:del>
      </w:ins>
      <w:ins w:id="8522" w:author="M00007797" w:date="2023-06-19T18:53:59Z">
        <w:del w:id="8523" w:author="M00032937" w:date="2024-06-28T10:27:15Z">
          <w:r>
            <w:rPr>
              <w:rFonts w:ascii="Times New Roman"/>
            </w:rPr>
            <w:delInstrText xml:space="preserve"> HYPERLINK \l _Toc5324 </w:delInstrText>
          </w:r>
        </w:del>
      </w:ins>
      <w:ins w:id="8524" w:author="M00007797" w:date="2023-06-19T18:53:59Z">
        <w:del w:id="852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526" w:author="M00007797" w:date="2023-06-19T18:53:59Z">
        <w:del w:id="8527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6.2 </w:delText>
          </w:r>
        </w:del>
      </w:ins>
      <w:ins w:id="8528" w:author="M00007797" w:date="2023-06-19T18:53:59Z">
        <w:del w:id="8529" w:author="M00032937" w:date="2024-06-28T10:27:15Z">
          <w:r>
            <w:rPr>
              <w:rFonts w:hint="eastAsia"/>
              <w:highlight w:val="none"/>
              <w:lang w:val="en-US" w:eastAsia="zh-CN"/>
            </w:rPr>
            <w:delText>旋钮操作</w:delText>
          </w:r>
        </w:del>
      </w:ins>
      <w:ins w:id="8530" w:author="M00007797" w:date="2023-06-19T18:53:59Z">
        <w:del w:id="8531" w:author="M00032937" w:date="2024-06-28T10:27:15Z">
          <w:r>
            <w:rPr/>
            <w:tab/>
          </w:r>
        </w:del>
      </w:ins>
      <w:ins w:id="8532" w:author="M00007797" w:date="2023-06-19T18:53:59Z">
        <w:del w:id="8533" w:author="M00032937" w:date="2024-06-28T10:27:15Z">
          <w:r>
            <w:rPr/>
            <w:fldChar w:fldCharType="begin"/>
          </w:r>
        </w:del>
      </w:ins>
      <w:ins w:id="8534" w:author="M00007797" w:date="2023-06-19T18:53:59Z">
        <w:del w:id="8535" w:author="M00032937" w:date="2024-06-28T10:27:15Z">
          <w:r>
            <w:rPr/>
            <w:delInstrText xml:space="preserve"> PAGEREF _Toc5324 \h </w:delInstrText>
          </w:r>
        </w:del>
      </w:ins>
      <w:ins w:id="8536" w:author="M00007797" w:date="2023-06-19T18:53:59Z">
        <w:del w:id="8537" w:author="M00032937" w:date="2024-06-28T10:27:15Z">
          <w:r>
            <w:rPr/>
            <w:fldChar w:fldCharType="separate"/>
          </w:r>
        </w:del>
      </w:ins>
      <w:ins w:id="8538" w:author="M00007797" w:date="2023-06-19T18:54:00Z">
        <w:del w:id="8539" w:author="M00032937" w:date="2024-06-28T10:27:15Z">
          <w:r>
            <w:rPr/>
            <w:delText>16</w:delText>
          </w:r>
        </w:del>
      </w:ins>
      <w:ins w:id="8540" w:author="M00007797" w:date="2023-06-19T18:53:59Z">
        <w:del w:id="8541" w:author="M00032937" w:date="2024-06-28T10:27:15Z">
          <w:r>
            <w:rPr/>
            <w:fldChar w:fldCharType="end"/>
          </w:r>
        </w:del>
      </w:ins>
      <w:ins w:id="8542" w:author="M00007797" w:date="2023-06-19T18:53:59Z">
        <w:del w:id="854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8544" w:author="M00007797" w:date="2023-06-19T18:53:59Z"/>
          <w:del w:id="8545" w:author="M00032937" w:date="2024-06-28T10:27:15Z"/>
        </w:rPr>
      </w:pPr>
      <w:ins w:id="8546" w:author="M00007797" w:date="2023-06-19T18:53:59Z">
        <w:del w:id="8547" w:author="M00032937" w:date="2024-06-28T10:27:15Z">
          <w:r>
            <w:rPr>
              <w:rFonts w:ascii="Times New Roman"/>
            </w:rPr>
            <w:fldChar w:fldCharType="begin"/>
          </w:r>
        </w:del>
      </w:ins>
      <w:ins w:id="8548" w:author="M00007797" w:date="2023-06-19T18:53:59Z">
        <w:del w:id="8549" w:author="M00032937" w:date="2024-06-28T10:27:15Z">
          <w:r>
            <w:rPr>
              <w:rFonts w:ascii="Times New Roman"/>
            </w:rPr>
            <w:delInstrText xml:space="preserve"> HYPERLINK \l _Toc23308 </w:delInstrText>
          </w:r>
        </w:del>
      </w:ins>
      <w:ins w:id="8550" w:author="M00007797" w:date="2023-06-19T18:53:59Z">
        <w:del w:id="855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552" w:author="M00007797" w:date="2023-06-19T18:53:59Z">
        <w:del w:id="8553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6.3 </w:delText>
          </w:r>
        </w:del>
      </w:ins>
      <w:ins w:id="8554" w:author="M00007797" w:date="2023-06-19T18:53:59Z">
        <w:del w:id="8555" w:author="M00032937" w:date="2024-06-28T10:27:15Z">
          <w:r>
            <w:rPr>
              <w:rFonts w:hint="eastAsia"/>
              <w:highlight w:val="none"/>
              <w:lang w:val="en-US" w:eastAsia="zh-CN"/>
            </w:rPr>
            <w:delText>侧面按键操作</w:delText>
          </w:r>
        </w:del>
      </w:ins>
      <w:ins w:id="8556" w:author="M00007797" w:date="2023-06-19T18:53:59Z">
        <w:del w:id="8557" w:author="M00032937" w:date="2024-06-28T10:27:15Z">
          <w:r>
            <w:rPr/>
            <w:tab/>
          </w:r>
        </w:del>
      </w:ins>
      <w:ins w:id="8558" w:author="M00007797" w:date="2023-06-19T18:53:59Z">
        <w:del w:id="8559" w:author="M00032937" w:date="2024-06-28T10:27:15Z">
          <w:r>
            <w:rPr/>
            <w:fldChar w:fldCharType="begin"/>
          </w:r>
        </w:del>
      </w:ins>
      <w:ins w:id="8560" w:author="M00007797" w:date="2023-06-19T18:53:59Z">
        <w:del w:id="8561" w:author="M00032937" w:date="2024-06-28T10:27:15Z">
          <w:r>
            <w:rPr/>
            <w:delInstrText xml:space="preserve"> PAGEREF _Toc23308 \h </w:delInstrText>
          </w:r>
        </w:del>
      </w:ins>
      <w:ins w:id="8562" w:author="M00007797" w:date="2023-06-19T18:53:59Z">
        <w:del w:id="8563" w:author="M00032937" w:date="2024-06-28T10:27:15Z">
          <w:r>
            <w:rPr/>
            <w:fldChar w:fldCharType="separate"/>
          </w:r>
        </w:del>
      </w:ins>
      <w:ins w:id="8564" w:author="M00007797" w:date="2023-06-19T18:54:00Z">
        <w:del w:id="8565" w:author="M00032937" w:date="2024-06-28T10:27:15Z">
          <w:r>
            <w:rPr/>
            <w:delText>17</w:delText>
          </w:r>
        </w:del>
      </w:ins>
      <w:ins w:id="8566" w:author="M00007797" w:date="2023-06-19T18:53:59Z">
        <w:del w:id="8567" w:author="M00032937" w:date="2024-06-28T10:27:15Z">
          <w:r>
            <w:rPr/>
            <w:fldChar w:fldCharType="end"/>
          </w:r>
        </w:del>
      </w:ins>
      <w:ins w:id="8568" w:author="M00007797" w:date="2023-06-19T18:53:59Z">
        <w:del w:id="856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8570" w:author="M00007797" w:date="2023-06-19T18:53:59Z"/>
          <w:del w:id="8571" w:author="M00032937" w:date="2024-06-28T10:27:15Z"/>
        </w:rPr>
      </w:pPr>
      <w:ins w:id="8572" w:author="M00007797" w:date="2023-06-19T18:53:59Z">
        <w:del w:id="8573" w:author="M00032937" w:date="2024-06-28T10:27:15Z">
          <w:r>
            <w:rPr>
              <w:rFonts w:ascii="Times New Roman"/>
            </w:rPr>
            <w:fldChar w:fldCharType="begin"/>
          </w:r>
        </w:del>
      </w:ins>
      <w:ins w:id="8574" w:author="M00007797" w:date="2023-06-19T18:53:59Z">
        <w:del w:id="8575" w:author="M00032937" w:date="2024-06-28T10:27:15Z">
          <w:r>
            <w:rPr>
              <w:rFonts w:ascii="Times New Roman"/>
            </w:rPr>
            <w:delInstrText xml:space="preserve"> HYPERLINK \l _Toc29045 </w:delInstrText>
          </w:r>
        </w:del>
      </w:ins>
      <w:ins w:id="8576" w:author="M00007797" w:date="2023-06-19T18:53:59Z">
        <w:del w:id="857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578" w:author="M00007797" w:date="2023-06-19T18:53:59Z">
        <w:del w:id="8579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6.4 </w:delText>
          </w:r>
        </w:del>
      </w:ins>
      <w:ins w:id="8580" w:author="M00007797" w:date="2023-06-19T18:53:59Z">
        <w:del w:id="8581" w:author="M00032937" w:date="2024-06-28T10:27:15Z">
          <w:r>
            <w:rPr>
              <w:rFonts w:hint="eastAsia"/>
              <w:highlight w:val="none"/>
              <w:lang w:val="en-US" w:eastAsia="zh-CN"/>
            </w:rPr>
            <w:delText>脚踢操作</w:delText>
          </w:r>
        </w:del>
      </w:ins>
      <w:ins w:id="8582" w:author="M00007797" w:date="2023-06-19T18:53:59Z">
        <w:del w:id="8583" w:author="M00032937" w:date="2024-06-28T10:27:15Z">
          <w:r>
            <w:rPr/>
            <w:tab/>
          </w:r>
        </w:del>
      </w:ins>
      <w:ins w:id="8584" w:author="M00007797" w:date="2023-06-19T18:53:59Z">
        <w:del w:id="8585" w:author="M00032937" w:date="2024-06-28T10:27:15Z">
          <w:r>
            <w:rPr/>
            <w:fldChar w:fldCharType="begin"/>
          </w:r>
        </w:del>
      </w:ins>
      <w:ins w:id="8586" w:author="M00007797" w:date="2023-06-19T18:53:59Z">
        <w:del w:id="8587" w:author="M00032937" w:date="2024-06-28T10:27:15Z">
          <w:r>
            <w:rPr/>
            <w:delInstrText xml:space="preserve"> PAGEREF _Toc29045 \h </w:delInstrText>
          </w:r>
        </w:del>
      </w:ins>
      <w:ins w:id="8588" w:author="M00007797" w:date="2023-06-19T18:53:59Z">
        <w:del w:id="8589" w:author="M00032937" w:date="2024-06-28T10:27:15Z">
          <w:r>
            <w:rPr/>
            <w:fldChar w:fldCharType="separate"/>
          </w:r>
        </w:del>
      </w:ins>
      <w:ins w:id="8590" w:author="M00007797" w:date="2023-06-19T18:54:00Z">
        <w:del w:id="8591" w:author="M00032937" w:date="2024-06-28T10:27:15Z">
          <w:r>
            <w:rPr/>
            <w:delText>17</w:delText>
          </w:r>
        </w:del>
      </w:ins>
      <w:ins w:id="8592" w:author="M00007797" w:date="2023-06-19T18:53:59Z">
        <w:del w:id="8593" w:author="M00032937" w:date="2024-06-28T10:27:15Z">
          <w:r>
            <w:rPr/>
            <w:fldChar w:fldCharType="end"/>
          </w:r>
        </w:del>
      </w:ins>
      <w:ins w:id="8594" w:author="M00007797" w:date="2023-06-19T18:53:59Z">
        <w:del w:id="859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8596" w:author="M00007797" w:date="2023-06-19T18:53:59Z"/>
          <w:del w:id="8597" w:author="M00032937" w:date="2024-06-28T10:27:15Z"/>
        </w:rPr>
      </w:pPr>
      <w:ins w:id="8598" w:author="M00007797" w:date="2023-06-19T18:53:59Z">
        <w:del w:id="8599" w:author="M00032937" w:date="2024-06-28T10:27:15Z">
          <w:r>
            <w:rPr>
              <w:rFonts w:ascii="Times New Roman"/>
            </w:rPr>
            <w:fldChar w:fldCharType="begin"/>
          </w:r>
        </w:del>
      </w:ins>
      <w:ins w:id="8600" w:author="M00007797" w:date="2023-06-19T18:53:59Z">
        <w:del w:id="8601" w:author="M00032937" w:date="2024-06-28T10:27:15Z">
          <w:r>
            <w:rPr>
              <w:rFonts w:ascii="Times New Roman"/>
            </w:rPr>
            <w:delInstrText xml:space="preserve"> HYPERLINK \l _Toc7529 </w:delInstrText>
          </w:r>
        </w:del>
      </w:ins>
      <w:ins w:id="8602" w:author="M00007797" w:date="2023-06-19T18:53:59Z">
        <w:del w:id="860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604" w:author="M00007797" w:date="2023-06-19T18:53:59Z">
        <w:del w:id="8605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6.5 </w:delText>
          </w:r>
        </w:del>
      </w:ins>
      <w:ins w:id="8606" w:author="M00007797" w:date="2023-06-19T18:53:59Z">
        <w:del w:id="8607" w:author="M00032937" w:date="2024-06-28T10:27:15Z">
          <w:r>
            <w:rPr>
              <w:rFonts w:hint="eastAsia"/>
              <w:highlight w:val="none"/>
              <w:lang w:val="en-US" w:eastAsia="zh-CN"/>
            </w:rPr>
            <w:delText>旋钮灯、脚踢灯</w:delText>
          </w:r>
        </w:del>
      </w:ins>
      <w:ins w:id="8608" w:author="M00007797" w:date="2023-06-19T18:53:59Z">
        <w:del w:id="8609" w:author="M00032937" w:date="2024-06-28T10:27:15Z">
          <w:r>
            <w:rPr/>
            <w:tab/>
          </w:r>
        </w:del>
      </w:ins>
      <w:ins w:id="8610" w:author="M00007797" w:date="2023-06-19T18:53:59Z">
        <w:del w:id="8611" w:author="M00032937" w:date="2024-06-28T10:27:15Z">
          <w:r>
            <w:rPr/>
            <w:fldChar w:fldCharType="begin"/>
          </w:r>
        </w:del>
      </w:ins>
      <w:ins w:id="8612" w:author="M00007797" w:date="2023-06-19T18:53:59Z">
        <w:del w:id="8613" w:author="M00032937" w:date="2024-06-28T10:27:15Z">
          <w:r>
            <w:rPr/>
            <w:delInstrText xml:space="preserve"> PAGEREF _Toc7529 \h </w:delInstrText>
          </w:r>
        </w:del>
      </w:ins>
      <w:ins w:id="8614" w:author="M00007797" w:date="2023-06-19T18:53:59Z">
        <w:del w:id="8615" w:author="M00032937" w:date="2024-06-28T10:27:15Z">
          <w:r>
            <w:rPr/>
            <w:fldChar w:fldCharType="separate"/>
          </w:r>
        </w:del>
      </w:ins>
      <w:ins w:id="8616" w:author="M00007797" w:date="2023-06-19T18:54:00Z">
        <w:del w:id="8617" w:author="M00032937" w:date="2024-06-28T10:27:15Z">
          <w:r>
            <w:rPr/>
            <w:delText>18</w:delText>
          </w:r>
        </w:del>
      </w:ins>
      <w:ins w:id="8618" w:author="M00007797" w:date="2023-06-19T18:53:59Z">
        <w:del w:id="8619" w:author="M00032937" w:date="2024-06-28T10:27:15Z">
          <w:r>
            <w:rPr/>
            <w:fldChar w:fldCharType="end"/>
          </w:r>
        </w:del>
      </w:ins>
      <w:ins w:id="8620" w:author="M00007797" w:date="2023-06-19T18:53:59Z">
        <w:del w:id="8621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59"/>
        <w:tabs>
          <w:tab w:val="right" w:leader="dot" w:pos="9864"/>
          <w:tab w:val="clear" w:pos="420"/>
          <w:tab w:val="clear" w:pos="9853"/>
        </w:tabs>
        <w:rPr>
          <w:ins w:id="8622" w:author="M00007797" w:date="2023-06-19T18:53:59Z"/>
          <w:del w:id="8623" w:author="M00032937" w:date="2024-06-28T10:27:15Z"/>
        </w:rPr>
      </w:pPr>
      <w:ins w:id="8624" w:author="M00007797" w:date="2023-06-19T18:53:59Z">
        <w:del w:id="8625" w:author="M00032937" w:date="2024-06-28T10:27:15Z">
          <w:r>
            <w:rPr>
              <w:rFonts w:ascii="Times New Roman"/>
            </w:rPr>
            <w:fldChar w:fldCharType="begin"/>
          </w:r>
        </w:del>
      </w:ins>
      <w:ins w:id="8626" w:author="M00007797" w:date="2023-06-19T18:53:59Z">
        <w:del w:id="8627" w:author="M00032937" w:date="2024-06-28T10:27:15Z">
          <w:r>
            <w:rPr>
              <w:rFonts w:ascii="Times New Roman"/>
            </w:rPr>
            <w:delInstrText xml:space="preserve"> HYPERLINK \l _Toc3056 </w:delInstrText>
          </w:r>
        </w:del>
      </w:ins>
      <w:ins w:id="8628" w:author="M00007797" w:date="2023-06-19T18:53:59Z">
        <w:del w:id="8629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630" w:author="M00007797" w:date="2023-06-19T18:53:59Z">
        <w:del w:id="8631" w:author="M00032937" w:date="2024-06-28T10:27:15Z">
          <w:r>
            <w:rPr>
              <w:rFonts w:hint="default" w:ascii="Times New Roman" w:hAnsi="Times New Roman" w:eastAsia="宋体"/>
              <w:i w:val="0"/>
              <w:lang w:val="en-US" w:eastAsia="zh-CN"/>
            </w:rPr>
            <w:delText xml:space="preserve">7 </w:delText>
          </w:r>
        </w:del>
      </w:ins>
      <w:ins w:id="8632" w:author="M00007797" w:date="2023-06-19T18:53:59Z">
        <w:del w:id="8633" w:author="M00032937" w:date="2024-06-28T10:27:15Z">
          <w:r>
            <w:rPr>
              <w:rFonts w:hint="eastAsia"/>
              <w:lang w:val="en-US" w:eastAsia="zh-CN"/>
            </w:rPr>
            <w:delText>参数设置</w:delText>
          </w:r>
        </w:del>
      </w:ins>
      <w:ins w:id="8634" w:author="M00007797" w:date="2023-06-19T18:53:59Z">
        <w:del w:id="8635" w:author="M00032937" w:date="2024-06-28T10:27:15Z">
          <w:r>
            <w:rPr/>
            <w:tab/>
          </w:r>
        </w:del>
      </w:ins>
      <w:ins w:id="8636" w:author="M00007797" w:date="2023-06-19T18:53:59Z">
        <w:del w:id="8637" w:author="M00032937" w:date="2024-06-28T10:27:15Z">
          <w:r>
            <w:rPr/>
            <w:fldChar w:fldCharType="begin"/>
          </w:r>
        </w:del>
      </w:ins>
      <w:ins w:id="8638" w:author="M00007797" w:date="2023-06-19T18:53:59Z">
        <w:del w:id="8639" w:author="M00032937" w:date="2024-06-28T10:27:15Z">
          <w:r>
            <w:rPr/>
            <w:delInstrText xml:space="preserve"> PAGEREF _Toc3056 \h </w:delInstrText>
          </w:r>
        </w:del>
      </w:ins>
      <w:ins w:id="8640" w:author="M00007797" w:date="2023-06-19T18:53:59Z">
        <w:del w:id="8641" w:author="M00032937" w:date="2024-06-28T10:27:15Z">
          <w:r>
            <w:rPr/>
            <w:fldChar w:fldCharType="separate"/>
          </w:r>
        </w:del>
      </w:ins>
      <w:ins w:id="8642" w:author="M00007797" w:date="2023-06-19T18:54:00Z">
        <w:del w:id="8643" w:author="M00032937" w:date="2024-06-28T10:27:15Z">
          <w:r>
            <w:rPr/>
            <w:delText>18</w:delText>
          </w:r>
        </w:del>
      </w:ins>
      <w:ins w:id="8644" w:author="M00007797" w:date="2023-06-19T18:53:59Z">
        <w:del w:id="8645" w:author="M00032937" w:date="2024-06-28T10:27:15Z">
          <w:r>
            <w:rPr/>
            <w:fldChar w:fldCharType="end"/>
          </w:r>
        </w:del>
      </w:ins>
      <w:ins w:id="8646" w:author="M00007797" w:date="2023-06-19T18:53:59Z">
        <w:del w:id="864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8648" w:author="M00007797" w:date="2023-06-19T18:53:59Z"/>
          <w:del w:id="8649" w:author="M00032937" w:date="2024-06-28T10:27:15Z"/>
        </w:rPr>
      </w:pPr>
      <w:ins w:id="8650" w:author="M00007797" w:date="2023-06-19T18:53:59Z">
        <w:del w:id="8651" w:author="M00032937" w:date="2024-06-28T10:27:15Z">
          <w:r>
            <w:rPr>
              <w:rFonts w:ascii="Times New Roman"/>
            </w:rPr>
            <w:fldChar w:fldCharType="begin"/>
          </w:r>
        </w:del>
      </w:ins>
      <w:ins w:id="8652" w:author="M00007797" w:date="2023-06-19T18:53:59Z">
        <w:del w:id="8653" w:author="M00032937" w:date="2024-06-28T10:27:15Z">
          <w:r>
            <w:rPr>
              <w:rFonts w:ascii="Times New Roman"/>
            </w:rPr>
            <w:delInstrText xml:space="preserve"> HYPERLINK \l _Toc26980 </w:delInstrText>
          </w:r>
        </w:del>
      </w:ins>
      <w:ins w:id="8654" w:author="M00007797" w:date="2023-06-19T18:53:59Z">
        <w:del w:id="865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656" w:author="M00007797" w:date="2023-06-19T18:53:59Z">
        <w:del w:id="8657" w:author="M00032937" w:date="2024-06-28T10:27:15Z">
          <w:r>
            <w:rPr>
              <w:rFonts w:hint="default" w:ascii="Times New Roman" w:hAnsi="Times New Roman" w:eastAsia="宋体"/>
              <w:i w:val="0"/>
              <w:lang w:val="en-US" w:eastAsia="zh-CN"/>
            </w:rPr>
            <w:delText xml:space="preserve">7.1 </w:delText>
          </w:r>
        </w:del>
      </w:ins>
      <w:ins w:id="8658" w:author="M00007797" w:date="2023-06-19T18:53:59Z">
        <w:del w:id="8659" w:author="M00032937" w:date="2024-06-28T10:27:15Z">
          <w:r>
            <w:rPr>
              <w:rFonts w:hint="eastAsia"/>
              <w:lang w:val="en-US" w:eastAsia="zh-CN"/>
            </w:rPr>
            <w:delText>系统时间设定</w:delText>
          </w:r>
        </w:del>
      </w:ins>
      <w:ins w:id="8660" w:author="M00007797" w:date="2023-06-19T18:53:59Z">
        <w:del w:id="8661" w:author="M00032937" w:date="2024-06-28T10:27:15Z">
          <w:r>
            <w:rPr/>
            <w:tab/>
          </w:r>
        </w:del>
      </w:ins>
      <w:ins w:id="8662" w:author="M00007797" w:date="2023-06-19T18:53:59Z">
        <w:del w:id="8663" w:author="M00032937" w:date="2024-06-28T10:27:15Z">
          <w:r>
            <w:rPr/>
            <w:fldChar w:fldCharType="begin"/>
          </w:r>
        </w:del>
      </w:ins>
      <w:ins w:id="8664" w:author="M00007797" w:date="2023-06-19T18:53:59Z">
        <w:del w:id="8665" w:author="M00032937" w:date="2024-06-28T10:27:15Z">
          <w:r>
            <w:rPr/>
            <w:delInstrText xml:space="preserve"> PAGEREF _Toc26980 \h </w:delInstrText>
          </w:r>
        </w:del>
      </w:ins>
      <w:ins w:id="8666" w:author="M00007797" w:date="2023-06-19T18:53:59Z">
        <w:del w:id="8667" w:author="M00032937" w:date="2024-06-28T10:27:15Z">
          <w:r>
            <w:rPr/>
            <w:fldChar w:fldCharType="separate"/>
          </w:r>
        </w:del>
      </w:ins>
      <w:ins w:id="8668" w:author="M00007797" w:date="2023-06-19T18:54:00Z">
        <w:del w:id="8669" w:author="M00032937" w:date="2024-06-28T10:27:15Z">
          <w:r>
            <w:rPr/>
            <w:delText>18</w:delText>
          </w:r>
        </w:del>
      </w:ins>
      <w:ins w:id="8670" w:author="M00007797" w:date="2023-06-19T18:53:59Z">
        <w:del w:id="8671" w:author="M00032937" w:date="2024-06-28T10:27:15Z">
          <w:r>
            <w:rPr/>
            <w:fldChar w:fldCharType="end"/>
          </w:r>
        </w:del>
      </w:ins>
      <w:ins w:id="8672" w:author="M00007797" w:date="2023-06-19T18:53:59Z">
        <w:del w:id="867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8674" w:author="M00007797" w:date="2023-06-19T18:53:59Z"/>
          <w:del w:id="8675" w:author="M00032937" w:date="2024-06-28T10:27:15Z"/>
        </w:rPr>
      </w:pPr>
      <w:ins w:id="8676" w:author="M00007797" w:date="2023-06-19T18:53:59Z">
        <w:del w:id="8677" w:author="M00032937" w:date="2024-06-28T10:27:15Z">
          <w:r>
            <w:rPr>
              <w:rFonts w:ascii="Times New Roman"/>
            </w:rPr>
            <w:fldChar w:fldCharType="begin"/>
          </w:r>
        </w:del>
      </w:ins>
      <w:ins w:id="8678" w:author="M00007797" w:date="2023-06-19T18:53:59Z">
        <w:del w:id="8679" w:author="M00032937" w:date="2024-06-28T10:27:15Z">
          <w:r>
            <w:rPr>
              <w:rFonts w:ascii="Times New Roman"/>
            </w:rPr>
            <w:delInstrText xml:space="preserve"> HYPERLINK \l _Toc5469 </w:delInstrText>
          </w:r>
        </w:del>
      </w:ins>
      <w:ins w:id="8680" w:author="M00007797" w:date="2023-06-19T18:53:59Z">
        <w:del w:id="868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682" w:author="M00007797" w:date="2023-06-19T18:53:59Z">
        <w:del w:id="8683" w:author="M00032937" w:date="2024-06-28T10:27:15Z">
          <w:r>
            <w:rPr>
              <w:rFonts w:hint="default" w:ascii="Times New Roman" w:hAnsi="Times New Roman" w:eastAsia="宋体"/>
              <w:i w:val="0"/>
              <w:lang w:val="en-US" w:eastAsia="zh-CN"/>
            </w:rPr>
            <w:delText xml:space="preserve">7.2 </w:delText>
          </w:r>
        </w:del>
      </w:ins>
      <w:ins w:id="8684" w:author="M00007797" w:date="2023-06-19T18:53:59Z">
        <w:del w:id="8685" w:author="M00032937" w:date="2024-06-28T10:27:15Z">
          <w:r>
            <w:rPr>
              <w:rFonts w:hint="eastAsia"/>
              <w:highlight w:val="none"/>
              <w:lang w:val="en-US" w:eastAsia="zh-CN"/>
            </w:rPr>
            <w:delText>系统提示音</w:delText>
          </w:r>
        </w:del>
      </w:ins>
      <w:ins w:id="8686" w:author="M00007797" w:date="2023-06-19T18:53:59Z">
        <w:del w:id="8687" w:author="M00032937" w:date="2024-06-28T10:27:15Z">
          <w:r>
            <w:rPr/>
            <w:tab/>
          </w:r>
        </w:del>
      </w:ins>
      <w:ins w:id="8688" w:author="M00007797" w:date="2023-06-19T18:53:59Z">
        <w:del w:id="8689" w:author="M00032937" w:date="2024-06-28T10:27:15Z">
          <w:r>
            <w:rPr/>
            <w:fldChar w:fldCharType="begin"/>
          </w:r>
        </w:del>
      </w:ins>
      <w:ins w:id="8690" w:author="M00007797" w:date="2023-06-19T18:53:59Z">
        <w:del w:id="8691" w:author="M00032937" w:date="2024-06-28T10:27:15Z">
          <w:r>
            <w:rPr/>
            <w:delInstrText xml:space="preserve"> PAGEREF _Toc5469 \h </w:delInstrText>
          </w:r>
        </w:del>
      </w:ins>
      <w:ins w:id="8692" w:author="M00007797" w:date="2023-06-19T18:53:59Z">
        <w:del w:id="8693" w:author="M00032937" w:date="2024-06-28T10:27:15Z">
          <w:r>
            <w:rPr/>
            <w:fldChar w:fldCharType="separate"/>
          </w:r>
        </w:del>
      </w:ins>
      <w:ins w:id="8694" w:author="M00007797" w:date="2023-06-19T18:54:00Z">
        <w:del w:id="8695" w:author="M00032937" w:date="2024-06-28T10:27:15Z">
          <w:r>
            <w:rPr/>
            <w:delText>19</w:delText>
          </w:r>
        </w:del>
      </w:ins>
      <w:ins w:id="8696" w:author="M00007797" w:date="2023-06-19T18:53:59Z">
        <w:del w:id="8697" w:author="M00032937" w:date="2024-06-28T10:27:15Z">
          <w:r>
            <w:rPr/>
            <w:fldChar w:fldCharType="end"/>
          </w:r>
        </w:del>
      </w:ins>
      <w:ins w:id="8698" w:author="M00007797" w:date="2023-06-19T18:53:59Z">
        <w:del w:id="869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8700" w:author="M00007797" w:date="2023-06-19T18:54:00Z"/>
          <w:del w:id="8701" w:author="M00032937" w:date="2024-06-28T10:27:15Z"/>
        </w:rPr>
      </w:pPr>
      <w:ins w:id="8702" w:author="M00007797" w:date="2023-06-19T18:53:59Z">
        <w:del w:id="8703" w:author="M00032937" w:date="2024-06-28T10:27:15Z">
          <w:r>
            <w:rPr>
              <w:rFonts w:ascii="Times New Roman"/>
            </w:rPr>
            <w:fldChar w:fldCharType="begin"/>
          </w:r>
        </w:del>
      </w:ins>
      <w:ins w:id="8704" w:author="M00007797" w:date="2023-06-19T18:53:59Z">
        <w:del w:id="8705" w:author="M00032937" w:date="2024-06-28T10:27:15Z">
          <w:r>
            <w:rPr>
              <w:rFonts w:ascii="Times New Roman"/>
            </w:rPr>
            <w:delInstrText xml:space="preserve"> HYPERLINK \l _Toc17956 </w:delInstrText>
          </w:r>
        </w:del>
      </w:ins>
      <w:ins w:id="8706" w:author="M00007797" w:date="2023-06-19T18:53:59Z">
        <w:del w:id="870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708" w:author="M00007797" w:date="2023-06-19T18:53:59Z">
        <w:del w:id="8709" w:author="M00032937" w:date="2024-06-28T10:27:15Z">
          <w:r>
            <w:rPr>
              <w:rFonts w:hint="default" w:ascii="Times New Roman" w:hAnsi="Times New Roman" w:eastAsia="宋体"/>
              <w:i w:val="0"/>
              <w:lang w:val="en-US" w:eastAsia="zh-CN"/>
            </w:rPr>
            <w:delText xml:space="preserve">7.3 </w:delText>
          </w:r>
        </w:del>
      </w:ins>
      <w:ins w:id="8710" w:author="M00007797" w:date="2023-06-19T18:54:00Z">
        <w:del w:id="8711" w:author="M00032937" w:date="2024-06-28T10:27:15Z">
          <w:r>
            <w:rPr>
              <w:rFonts w:hint="eastAsia"/>
              <w:highlight w:val="none"/>
              <w:lang w:val="en-US" w:eastAsia="zh-CN"/>
            </w:rPr>
            <w:delText>上电复位</w:delText>
          </w:r>
        </w:del>
      </w:ins>
      <w:ins w:id="8712" w:author="M00007797" w:date="2023-06-19T18:54:00Z">
        <w:del w:id="8713" w:author="M00032937" w:date="2024-06-28T10:27:15Z">
          <w:r>
            <w:rPr/>
            <w:tab/>
          </w:r>
        </w:del>
      </w:ins>
      <w:ins w:id="8714" w:author="M00007797" w:date="2023-06-19T18:54:00Z">
        <w:del w:id="8715" w:author="M00032937" w:date="2024-06-28T10:27:15Z">
          <w:r>
            <w:rPr/>
            <w:fldChar w:fldCharType="begin"/>
          </w:r>
        </w:del>
      </w:ins>
      <w:ins w:id="8716" w:author="M00007797" w:date="2023-06-19T18:54:00Z">
        <w:del w:id="8717" w:author="M00032937" w:date="2024-06-28T10:27:15Z">
          <w:r>
            <w:rPr/>
            <w:delInstrText xml:space="preserve"> PAGEREF _Toc17956 \h </w:delInstrText>
          </w:r>
        </w:del>
      </w:ins>
      <w:ins w:id="8718" w:author="M00007797" w:date="2023-06-19T18:54:00Z">
        <w:del w:id="8719" w:author="M00032937" w:date="2024-06-28T10:27:15Z">
          <w:r>
            <w:rPr/>
            <w:fldChar w:fldCharType="separate"/>
          </w:r>
        </w:del>
      </w:ins>
      <w:ins w:id="8720" w:author="M00007797" w:date="2023-06-19T18:54:00Z">
        <w:del w:id="8721" w:author="M00032937" w:date="2024-06-28T10:27:15Z">
          <w:r>
            <w:rPr/>
            <w:delText>19</w:delText>
          </w:r>
        </w:del>
      </w:ins>
      <w:ins w:id="8722" w:author="M00007797" w:date="2023-06-19T18:54:00Z">
        <w:del w:id="8723" w:author="M00032937" w:date="2024-06-28T10:27:15Z">
          <w:r>
            <w:rPr/>
            <w:fldChar w:fldCharType="end"/>
          </w:r>
        </w:del>
      </w:ins>
      <w:ins w:id="8724" w:author="M00007797" w:date="2023-06-19T18:53:59Z">
        <w:del w:id="872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8726" w:author="M00007797" w:date="2023-06-19T18:54:00Z"/>
          <w:del w:id="8727" w:author="M00032937" w:date="2024-06-28T10:27:15Z"/>
        </w:rPr>
      </w:pPr>
      <w:ins w:id="8728" w:author="M00007797" w:date="2023-06-19T18:54:00Z">
        <w:del w:id="8729" w:author="M00032937" w:date="2024-06-28T10:27:15Z">
          <w:r>
            <w:rPr>
              <w:rFonts w:ascii="Times New Roman"/>
            </w:rPr>
            <w:fldChar w:fldCharType="begin"/>
          </w:r>
        </w:del>
      </w:ins>
      <w:ins w:id="8730" w:author="M00007797" w:date="2023-06-19T18:54:00Z">
        <w:del w:id="8731" w:author="M00032937" w:date="2024-06-28T10:27:15Z">
          <w:r>
            <w:rPr>
              <w:rFonts w:ascii="Times New Roman"/>
            </w:rPr>
            <w:delInstrText xml:space="preserve"> HYPERLINK \l _Toc20650 </w:delInstrText>
          </w:r>
        </w:del>
      </w:ins>
      <w:ins w:id="8732" w:author="M00007797" w:date="2023-06-19T18:54:00Z">
        <w:del w:id="873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734" w:author="M00007797" w:date="2023-06-19T18:54:00Z">
        <w:del w:id="8735" w:author="M00032937" w:date="2024-06-28T10:27:15Z">
          <w:r>
            <w:rPr>
              <w:rFonts w:hint="default" w:ascii="Times New Roman" w:hAnsi="Times New Roman" w:eastAsia="宋体"/>
              <w:i w:val="0"/>
              <w:lang w:val="en-US" w:eastAsia="zh-CN"/>
            </w:rPr>
            <w:delText xml:space="preserve">7.4 </w:delText>
          </w:r>
        </w:del>
      </w:ins>
      <w:ins w:id="8736" w:author="M00007797" w:date="2023-06-19T18:54:00Z">
        <w:del w:id="8737" w:author="M00032937" w:date="2024-06-28T10:27:15Z">
          <w:r>
            <w:rPr>
              <w:rFonts w:hint="eastAsia"/>
              <w:highlight w:val="none"/>
              <w:lang w:val="en-US" w:eastAsia="zh-CN"/>
            </w:rPr>
            <w:delText>默认设置</w:delText>
          </w:r>
        </w:del>
      </w:ins>
      <w:ins w:id="8738" w:author="M00007797" w:date="2023-06-19T18:54:00Z">
        <w:del w:id="8739" w:author="M00032937" w:date="2024-06-28T10:27:15Z">
          <w:r>
            <w:rPr/>
            <w:tab/>
          </w:r>
        </w:del>
      </w:ins>
      <w:ins w:id="8740" w:author="M00007797" w:date="2023-06-19T18:54:00Z">
        <w:del w:id="8741" w:author="M00032937" w:date="2024-06-28T10:27:15Z">
          <w:r>
            <w:rPr/>
            <w:fldChar w:fldCharType="begin"/>
          </w:r>
        </w:del>
      </w:ins>
      <w:ins w:id="8742" w:author="M00007797" w:date="2023-06-19T18:54:00Z">
        <w:del w:id="8743" w:author="M00032937" w:date="2024-06-28T10:27:15Z">
          <w:r>
            <w:rPr/>
            <w:delInstrText xml:space="preserve"> PAGEREF _Toc20650 \h </w:delInstrText>
          </w:r>
        </w:del>
      </w:ins>
      <w:ins w:id="8744" w:author="M00007797" w:date="2023-06-19T18:54:00Z">
        <w:del w:id="8745" w:author="M00032937" w:date="2024-06-28T10:27:15Z">
          <w:r>
            <w:rPr/>
            <w:fldChar w:fldCharType="separate"/>
          </w:r>
        </w:del>
      </w:ins>
      <w:ins w:id="8746" w:author="M00007797" w:date="2023-06-19T18:54:00Z">
        <w:del w:id="8747" w:author="M00032937" w:date="2024-06-28T10:27:15Z">
          <w:r>
            <w:rPr/>
            <w:delText>19</w:delText>
          </w:r>
        </w:del>
      </w:ins>
      <w:ins w:id="8748" w:author="M00007797" w:date="2023-06-19T18:54:00Z">
        <w:del w:id="8749" w:author="M00032937" w:date="2024-06-28T10:27:15Z">
          <w:r>
            <w:rPr/>
            <w:fldChar w:fldCharType="end"/>
          </w:r>
        </w:del>
      </w:ins>
      <w:ins w:id="8750" w:author="M00007797" w:date="2023-06-19T18:54:00Z">
        <w:del w:id="8751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8752" w:author="M00007797" w:date="2023-06-19T18:54:00Z"/>
          <w:del w:id="8753" w:author="M00032937" w:date="2024-06-28T10:27:15Z"/>
        </w:rPr>
      </w:pPr>
      <w:ins w:id="8754" w:author="M00007797" w:date="2023-06-19T18:54:00Z">
        <w:del w:id="8755" w:author="M00032937" w:date="2024-06-28T10:27:15Z">
          <w:r>
            <w:rPr>
              <w:rFonts w:ascii="Times New Roman"/>
            </w:rPr>
            <w:fldChar w:fldCharType="begin"/>
          </w:r>
        </w:del>
      </w:ins>
      <w:ins w:id="8756" w:author="M00007797" w:date="2023-06-19T18:54:00Z">
        <w:del w:id="8757" w:author="M00032937" w:date="2024-06-28T10:27:15Z">
          <w:r>
            <w:rPr>
              <w:rFonts w:ascii="Times New Roman"/>
            </w:rPr>
            <w:delInstrText xml:space="preserve"> HYPERLINK \l _Toc27064 </w:delInstrText>
          </w:r>
        </w:del>
      </w:ins>
      <w:ins w:id="8758" w:author="M00007797" w:date="2023-06-19T18:54:00Z">
        <w:del w:id="8759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760" w:author="M00007797" w:date="2023-06-19T18:54:00Z">
        <w:del w:id="8761" w:author="M00032937" w:date="2024-06-28T10:27:15Z">
          <w:r>
            <w:rPr>
              <w:rFonts w:hint="default" w:ascii="Times New Roman" w:hAnsi="Times New Roman" w:eastAsia="宋体"/>
              <w:i w:val="0"/>
              <w:lang w:val="en-US" w:eastAsia="zh-CN"/>
            </w:rPr>
            <w:delText xml:space="preserve">7.5 </w:delText>
          </w:r>
        </w:del>
      </w:ins>
      <w:ins w:id="8762" w:author="M00007797" w:date="2023-06-19T18:54:00Z">
        <w:del w:id="8763" w:author="M00032937" w:date="2024-06-28T10:27:15Z">
          <w:r>
            <w:rPr>
              <w:rFonts w:hint="eastAsia"/>
              <w:lang w:val="en-US" w:eastAsia="zh-CN"/>
            </w:rPr>
            <w:delText>挡位设置</w:delText>
          </w:r>
        </w:del>
      </w:ins>
      <w:ins w:id="8764" w:author="M00007797" w:date="2023-06-19T18:54:00Z">
        <w:del w:id="8765" w:author="M00032937" w:date="2024-06-28T10:27:15Z">
          <w:r>
            <w:rPr/>
            <w:tab/>
          </w:r>
        </w:del>
      </w:ins>
      <w:ins w:id="8766" w:author="M00007797" w:date="2023-06-19T18:54:00Z">
        <w:del w:id="8767" w:author="M00032937" w:date="2024-06-28T10:27:15Z">
          <w:r>
            <w:rPr/>
            <w:fldChar w:fldCharType="begin"/>
          </w:r>
        </w:del>
      </w:ins>
      <w:ins w:id="8768" w:author="M00007797" w:date="2023-06-19T18:54:00Z">
        <w:del w:id="8769" w:author="M00032937" w:date="2024-06-28T10:27:15Z">
          <w:r>
            <w:rPr/>
            <w:delInstrText xml:space="preserve"> PAGEREF _Toc27064 \h </w:delInstrText>
          </w:r>
        </w:del>
      </w:ins>
      <w:ins w:id="8770" w:author="M00007797" w:date="2023-06-19T18:54:00Z">
        <w:del w:id="8771" w:author="M00032937" w:date="2024-06-28T10:27:15Z">
          <w:r>
            <w:rPr/>
            <w:fldChar w:fldCharType="separate"/>
          </w:r>
        </w:del>
      </w:ins>
      <w:ins w:id="8772" w:author="M00007797" w:date="2023-06-19T18:54:00Z">
        <w:del w:id="8773" w:author="M00032937" w:date="2024-06-28T10:27:15Z">
          <w:r>
            <w:rPr/>
            <w:delText>20</w:delText>
          </w:r>
        </w:del>
      </w:ins>
      <w:ins w:id="8774" w:author="M00007797" w:date="2023-06-19T18:54:00Z">
        <w:del w:id="8775" w:author="M00032937" w:date="2024-06-28T10:27:15Z">
          <w:r>
            <w:rPr/>
            <w:fldChar w:fldCharType="end"/>
          </w:r>
        </w:del>
      </w:ins>
      <w:ins w:id="8776" w:author="M00007797" w:date="2023-06-19T18:54:00Z">
        <w:del w:id="877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ind w:left="0" w:leftChars="0" w:firstLine="1058" w:firstLineChars="441"/>
        <w:rPr>
          <w:ins w:id="8779" w:author="M00007797" w:date="2023-06-19T18:54:00Z"/>
          <w:del w:id="8780" w:author="M00032937" w:date="2024-06-28T10:27:15Z"/>
        </w:rPr>
        <w:pPrChange w:id="8778" w:author="M00007797" w:date="2023-06-19T18:54:42Z">
          <w:pPr>
            <w:pStyle w:val="44"/>
            <w:tabs>
              <w:tab w:val="right" w:leader="dot" w:pos="9864"/>
              <w:tab w:val="clear" w:pos="1890"/>
              <w:tab w:val="clear" w:pos="9853"/>
            </w:tabs>
          </w:pPr>
        </w:pPrChange>
      </w:pPr>
      <w:ins w:id="8781" w:author="M00007797" w:date="2023-06-19T18:54:00Z">
        <w:del w:id="8782" w:author="M00032937" w:date="2024-06-28T10:27:15Z">
          <w:r>
            <w:rPr>
              <w:rFonts w:ascii="Times New Roman"/>
            </w:rPr>
            <w:fldChar w:fldCharType="begin"/>
          </w:r>
        </w:del>
      </w:ins>
      <w:ins w:id="8783" w:author="M00007797" w:date="2023-06-19T18:54:00Z">
        <w:del w:id="8784" w:author="M00032937" w:date="2024-06-28T10:27:15Z">
          <w:r>
            <w:rPr>
              <w:rFonts w:ascii="Times New Roman"/>
            </w:rPr>
            <w:delInstrText xml:space="preserve"> HYPERLINK \l _Toc1817 </w:delInstrText>
          </w:r>
        </w:del>
      </w:ins>
      <w:ins w:id="8785" w:author="M00007797" w:date="2023-06-19T18:54:00Z">
        <w:del w:id="878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787" w:author="M00007797" w:date="2023-06-19T18:54:00Z">
        <w:del w:id="8788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  <w:lang w:val="en-US" w:eastAsia="zh-CN"/>
            </w:rPr>
            <w:delText xml:space="preserve">7.5.1 </w:delText>
          </w:r>
        </w:del>
      </w:ins>
      <w:ins w:id="8789" w:author="M00007797" w:date="2023-06-19T18:54:00Z">
        <w:del w:id="8790" w:author="M00032937" w:date="2024-06-28T10:27:15Z">
          <w:r>
            <w:rPr>
              <w:rFonts w:hint="eastAsia"/>
              <w:highlight w:val="none"/>
              <w:lang w:val="en-US" w:eastAsia="zh-CN"/>
            </w:rPr>
            <w:delText>水压挡位</w:delText>
          </w:r>
        </w:del>
      </w:ins>
      <w:ins w:id="8791" w:author="M00007797" w:date="2023-06-19T18:54:00Z">
        <w:del w:id="8792" w:author="M00032937" w:date="2024-06-28T10:27:15Z">
          <w:r>
            <w:rPr/>
            <w:tab/>
          </w:r>
        </w:del>
      </w:ins>
      <w:ins w:id="8793" w:author="M00007797" w:date="2023-06-19T18:54:00Z">
        <w:del w:id="8794" w:author="M00032937" w:date="2024-06-28T10:27:15Z">
          <w:r>
            <w:rPr/>
            <w:fldChar w:fldCharType="begin"/>
          </w:r>
        </w:del>
      </w:ins>
      <w:ins w:id="8795" w:author="M00007797" w:date="2023-06-19T18:54:00Z">
        <w:del w:id="8796" w:author="M00032937" w:date="2024-06-28T10:27:15Z">
          <w:r>
            <w:rPr/>
            <w:delInstrText xml:space="preserve"> PAGEREF _Toc1817 \h </w:delInstrText>
          </w:r>
        </w:del>
      </w:ins>
      <w:ins w:id="8797" w:author="M00007797" w:date="2023-06-19T18:54:00Z">
        <w:del w:id="8798" w:author="M00032937" w:date="2024-06-28T10:27:15Z">
          <w:r>
            <w:rPr/>
            <w:fldChar w:fldCharType="separate"/>
          </w:r>
        </w:del>
      </w:ins>
      <w:ins w:id="8799" w:author="M00007797" w:date="2023-06-19T18:54:00Z">
        <w:del w:id="8800" w:author="M00032937" w:date="2024-06-28T10:27:15Z">
          <w:r>
            <w:rPr/>
            <w:delText>20</w:delText>
          </w:r>
        </w:del>
      </w:ins>
      <w:ins w:id="8801" w:author="M00007797" w:date="2023-06-19T18:54:00Z">
        <w:del w:id="8802" w:author="M00032937" w:date="2024-06-28T10:27:15Z">
          <w:r>
            <w:rPr/>
            <w:fldChar w:fldCharType="end"/>
          </w:r>
        </w:del>
      </w:ins>
      <w:ins w:id="8803" w:author="M00007797" w:date="2023-06-19T18:54:00Z">
        <w:del w:id="880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8805" w:author="M00007797" w:date="2023-06-19T18:54:00Z"/>
          <w:del w:id="8806" w:author="M00032937" w:date="2024-06-28T10:27:15Z"/>
        </w:rPr>
      </w:pPr>
      <w:ins w:id="8807" w:author="M00007797" w:date="2023-06-19T18:54:00Z">
        <w:del w:id="8808" w:author="M00032937" w:date="2024-06-28T10:27:15Z">
          <w:r>
            <w:rPr>
              <w:rFonts w:ascii="Times New Roman"/>
            </w:rPr>
            <w:fldChar w:fldCharType="begin"/>
          </w:r>
        </w:del>
      </w:ins>
      <w:ins w:id="8809" w:author="M00007797" w:date="2023-06-19T18:54:00Z">
        <w:del w:id="8810" w:author="M00032937" w:date="2024-06-28T10:27:15Z">
          <w:r>
            <w:rPr>
              <w:rFonts w:ascii="Times New Roman"/>
            </w:rPr>
            <w:delInstrText xml:space="preserve"> HYPERLINK \l _Toc7760 </w:delInstrText>
          </w:r>
        </w:del>
      </w:ins>
      <w:ins w:id="8811" w:author="M00007797" w:date="2023-06-19T18:54:00Z">
        <w:del w:id="881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813" w:author="M00007797" w:date="2023-06-19T18:54:00Z">
        <w:del w:id="8814" w:author="M00032937" w:date="2024-06-28T10:27:15Z">
          <w:r>
            <w:rPr>
              <w:rFonts w:hint="default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  <w:lang w:val="en-US" w:eastAsia="zh-CN"/>
            </w:rPr>
            <w:delText xml:space="preserve">7.5.2 </w:delText>
          </w:r>
        </w:del>
      </w:ins>
      <w:ins w:id="8815" w:author="M00007797" w:date="2023-06-19T18:54:00Z">
        <w:del w:id="8816" w:author="M00032937" w:date="2024-06-28T10:27:15Z">
          <w:r>
            <w:rPr>
              <w:rFonts w:hint="eastAsia"/>
              <w:highlight w:val="none"/>
              <w:lang w:val="en-US" w:eastAsia="zh-CN"/>
            </w:rPr>
            <w:delText>水温挡位</w:delText>
          </w:r>
        </w:del>
      </w:ins>
      <w:ins w:id="8817" w:author="M00007797" w:date="2023-06-19T18:54:00Z">
        <w:del w:id="8818" w:author="M00032937" w:date="2024-06-28T10:27:15Z">
          <w:r>
            <w:rPr/>
            <w:tab/>
          </w:r>
        </w:del>
      </w:ins>
      <w:ins w:id="8819" w:author="M00007797" w:date="2023-06-19T18:54:00Z">
        <w:del w:id="8820" w:author="M00032937" w:date="2024-06-28T10:27:15Z">
          <w:r>
            <w:rPr/>
            <w:fldChar w:fldCharType="begin"/>
          </w:r>
        </w:del>
      </w:ins>
      <w:ins w:id="8821" w:author="M00007797" w:date="2023-06-19T18:54:00Z">
        <w:del w:id="8822" w:author="M00032937" w:date="2024-06-28T10:27:15Z">
          <w:r>
            <w:rPr/>
            <w:delInstrText xml:space="preserve"> PAGEREF _Toc7760 \h </w:delInstrText>
          </w:r>
        </w:del>
      </w:ins>
      <w:ins w:id="8823" w:author="M00007797" w:date="2023-06-19T18:54:00Z">
        <w:del w:id="8824" w:author="M00032937" w:date="2024-06-28T10:27:15Z">
          <w:r>
            <w:rPr/>
            <w:fldChar w:fldCharType="separate"/>
          </w:r>
        </w:del>
      </w:ins>
      <w:ins w:id="8825" w:author="M00007797" w:date="2023-06-19T18:54:00Z">
        <w:del w:id="8826" w:author="M00032937" w:date="2024-06-28T10:27:15Z">
          <w:r>
            <w:rPr/>
            <w:delText>20</w:delText>
          </w:r>
        </w:del>
      </w:ins>
      <w:ins w:id="8827" w:author="M00007797" w:date="2023-06-19T18:54:00Z">
        <w:del w:id="8828" w:author="M00032937" w:date="2024-06-28T10:27:15Z">
          <w:r>
            <w:rPr/>
            <w:fldChar w:fldCharType="end"/>
          </w:r>
        </w:del>
      </w:ins>
      <w:ins w:id="8829" w:author="M00007797" w:date="2023-06-19T18:54:00Z">
        <w:del w:id="883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8831" w:author="M00007797" w:date="2023-06-19T18:54:00Z"/>
          <w:del w:id="8832" w:author="M00032937" w:date="2024-06-28T10:27:15Z"/>
        </w:rPr>
      </w:pPr>
      <w:ins w:id="8833" w:author="M00007797" w:date="2023-06-19T18:54:00Z">
        <w:del w:id="8834" w:author="M00032937" w:date="2024-06-28T10:27:15Z">
          <w:r>
            <w:rPr>
              <w:rFonts w:ascii="Times New Roman"/>
            </w:rPr>
            <w:fldChar w:fldCharType="begin"/>
          </w:r>
        </w:del>
      </w:ins>
      <w:ins w:id="8835" w:author="M00007797" w:date="2023-06-19T18:54:00Z">
        <w:del w:id="8836" w:author="M00032937" w:date="2024-06-28T10:27:15Z">
          <w:r>
            <w:rPr>
              <w:rFonts w:ascii="Times New Roman"/>
            </w:rPr>
            <w:delInstrText xml:space="preserve"> HYPERLINK \l _Toc22110 </w:delInstrText>
          </w:r>
        </w:del>
      </w:ins>
      <w:ins w:id="8837" w:author="M00007797" w:date="2023-06-19T18:54:00Z">
        <w:del w:id="883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839" w:author="M00007797" w:date="2023-06-19T18:54:00Z">
        <w:del w:id="8840" w:author="M00032937" w:date="2024-06-28T10:27:15Z">
          <w:r>
            <w:rPr>
              <w:rFonts w:hint="default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  <w:lang w:val="en-US" w:eastAsia="zh-CN"/>
            </w:rPr>
            <w:delText xml:space="preserve">7.5.3 </w:delText>
          </w:r>
        </w:del>
      </w:ins>
      <w:ins w:id="8841" w:author="M00007797" w:date="2023-06-19T18:54:00Z">
        <w:del w:id="8842" w:author="M00032937" w:date="2024-06-28T10:27:15Z">
          <w:r>
            <w:rPr>
              <w:rFonts w:hint="eastAsia"/>
              <w:highlight w:val="none"/>
              <w:lang w:val="en-US" w:eastAsia="zh-CN"/>
            </w:rPr>
            <w:delText>喷嘴管位（仅供型式测试使用）</w:delText>
          </w:r>
        </w:del>
      </w:ins>
      <w:ins w:id="8843" w:author="M00007797" w:date="2023-06-19T18:54:00Z">
        <w:del w:id="8844" w:author="M00032937" w:date="2024-06-28T10:27:15Z">
          <w:r>
            <w:rPr/>
            <w:tab/>
          </w:r>
        </w:del>
      </w:ins>
      <w:ins w:id="8845" w:author="M00007797" w:date="2023-06-19T18:54:00Z">
        <w:del w:id="8846" w:author="M00032937" w:date="2024-06-28T10:27:15Z">
          <w:r>
            <w:rPr/>
            <w:fldChar w:fldCharType="begin"/>
          </w:r>
        </w:del>
      </w:ins>
      <w:ins w:id="8847" w:author="M00007797" w:date="2023-06-19T18:54:00Z">
        <w:del w:id="8848" w:author="M00032937" w:date="2024-06-28T10:27:15Z">
          <w:r>
            <w:rPr/>
            <w:delInstrText xml:space="preserve"> PAGEREF _Toc22110 \h </w:delInstrText>
          </w:r>
        </w:del>
      </w:ins>
      <w:ins w:id="8849" w:author="M00007797" w:date="2023-06-19T18:54:00Z">
        <w:del w:id="8850" w:author="M00032937" w:date="2024-06-28T10:27:15Z">
          <w:r>
            <w:rPr/>
            <w:fldChar w:fldCharType="separate"/>
          </w:r>
        </w:del>
      </w:ins>
      <w:ins w:id="8851" w:author="M00007797" w:date="2023-06-19T18:54:00Z">
        <w:del w:id="8852" w:author="M00032937" w:date="2024-06-28T10:27:15Z">
          <w:r>
            <w:rPr/>
            <w:delText>20</w:delText>
          </w:r>
        </w:del>
      </w:ins>
      <w:ins w:id="8853" w:author="M00007797" w:date="2023-06-19T18:54:00Z">
        <w:del w:id="8854" w:author="M00032937" w:date="2024-06-28T10:27:15Z">
          <w:r>
            <w:rPr/>
            <w:fldChar w:fldCharType="end"/>
          </w:r>
        </w:del>
      </w:ins>
      <w:ins w:id="8855" w:author="M00007797" w:date="2023-06-19T18:54:00Z">
        <w:del w:id="885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8857" w:author="M00007797" w:date="2023-06-19T18:54:00Z"/>
          <w:del w:id="8858" w:author="M00032937" w:date="2024-06-28T10:27:15Z"/>
        </w:rPr>
      </w:pPr>
      <w:ins w:id="8859" w:author="M00007797" w:date="2023-06-19T18:54:00Z">
        <w:del w:id="8860" w:author="M00032937" w:date="2024-06-28T10:27:15Z">
          <w:r>
            <w:rPr>
              <w:rFonts w:ascii="Times New Roman"/>
            </w:rPr>
            <w:fldChar w:fldCharType="begin"/>
          </w:r>
        </w:del>
      </w:ins>
      <w:ins w:id="8861" w:author="M00007797" w:date="2023-06-19T18:54:00Z">
        <w:del w:id="8862" w:author="M00032937" w:date="2024-06-28T10:27:15Z">
          <w:r>
            <w:rPr>
              <w:rFonts w:ascii="Times New Roman"/>
            </w:rPr>
            <w:delInstrText xml:space="preserve"> HYPERLINK \l _Toc16278 </w:delInstrText>
          </w:r>
        </w:del>
      </w:ins>
      <w:ins w:id="8863" w:author="M00007797" w:date="2023-06-19T18:54:00Z">
        <w:del w:id="886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865" w:author="M00007797" w:date="2023-06-19T18:54:00Z">
        <w:del w:id="8866" w:author="M00032937" w:date="2024-06-28T10:27:15Z">
          <w:r>
            <w:rPr>
              <w:rFonts w:hint="default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  <w:lang w:val="en-US" w:eastAsia="zh-CN"/>
            </w:rPr>
            <w:delText xml:space="preserve">7.5.4 </w:delText>
          </w:r>
        </w:del>
      </w:ins>
      <w:ins w:id="8867" w:author="M00007797" w:date="2023-06-19T18:54:00Z">
        <w:del w:id="8868" w:author="M00032937" w:date="2024-06-28T10:27:15Z">
          <w:r>
            <w:rPr>
              <w:rFonts w:hint="eastAsia"/>
              <w:highlight w:val="none"/>
              <w:lang w:val="en-US" w:eastAsia="zh-CN"/>
            </w:rPr>
            <w:delText>坐温挡位</w:delText>
          </w:r>
        </w:del>
      </w:ins>
      <w:ins w:id="8869" w:author="M00007797" w:date="2023-06-19T18:54:00Z">
        <w:del w:id="8870" w:author="M00032937" w:date="2024-06-28T10:27:15Z">
          <w:r>
            <w:rPr/>
            <w:tab/>
          </w:r>
        </w:del>
      </w:ins>
      <w:ins w:id="8871" w:author="M00007797" w:date="2023-06-19T18:54:00Z">
        <w:del w:id="8872" w:author="M00032937" w:date="2024-06-28T10:27:15Z">
          <w:r>
            <w:rPr/>
            <w:fldChar w:fldCharType="begin"/>
          </w:r>
        </w:del>
      </w:ins>
      <w:ins w:id="8873" w:author="M00007797" w:date="2023-06-19T18:54:00Z">
        <w:del w:id="8874" w:author="M00032937" w:date="2024-06-28T10:27:15Z">
          <w:r>
            <w:rPr/>
            <w:delInstrText xml:space="preserve"> PAGEREF _Toc16278 \h </w:delInstrText>
          </w:r>
        </w:del>
      </w:ins>
      <w:ins w:id="8875" w:author="M00007797" w:date="2023-06-19T18:54:00Z">
        <w:del w:id="8876" w:author="M00032937" w:date="2024-06-28T10:27:15Z">
          <w:r>
            <w:rPr/>
            <w:fldChar w:fldCharType="separate"/>
          </w:r>
        </w:del>
      </w:ins>
      <w:ins w:id="8877" w:author="M00007797" w:date="2023-06-19T18:54:00Z">
        <w:del w:id="8878" w:author="M00032937" w:date="2024-06-28T10:27:15Z">
          <w:r>
            <w:rPr/>
            <w:delText>20</w:delText>
          </w:r>
        </w:del>
      </w:ins>
      <w:ins w:id="8879" w:author="M00007797" w:date="2023-06-19T18:54:00Z">
        <w:del w:id="8880" w:author="M00032937" w:date="2024-06-28T10:27:15Z">
          <w:r>
            <w:rPr/>
            <w:fldChar w:fldCharType="end"/>
          </w:r>
        </w:del>
      </w:ins>
      <w:ins w:id="8881" w:author="M00007797" w:date="2023-06-19T18:54:00Z">
        <w:del w:id="888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8883" w:author="M00007797" w:date="2023-06-19T18:54:00Z"/>
          <w:del w:id="8884" w:author="M00032937" w:date="2024-06-28T10:27:15Z"/>
        </w:rPr>
      </w:pPr>
      <w:ins w:id="8885" w:author="M00007797" w:date="2023-06-19T18:54:00Z">
        <w:del w:id="8886" w:author="M00032937" w:date="2024-06-28T10:27:15Z">
          <w:r>
            <w:rPr>
              <w:rFonts w:ascii="Times New Roman"/>
            </w:rPr>
            <w:fldChar w:fldCharType="begin"/>
          </w:r>
        </w:del>
      </w:ins>
      <w:ins w:id="8887" w:author="M00007797" w:date="2023-06-19T18:54:00Z">
        <w:del w:id="8888" w:author="M00032937" w:date="2024-06-28T10:27:15Z">
          <w:r>
            <w:rPr>
              <w:rFonts w:ascii="Times New Roman"/>
            </w:rPr>
            <w:delInstrText xml:space="preserve"> HYPERLINK \l _Toc7095 </w:delInstrText>
          </w:r>
        </w:del>
      </w:ins>
      <w:ins w:id="8889" w:author="M00007797" w:date="2023-06-19T18:54:00Z">
        <w:del w:id="8890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891" w:author="M00007797" w:date="2023-06-19T18:54:00Z">
        <w:del w:id="8892" w:author="M00032937" w:date="2024-06-28T10:27:15Z">
          <w:r>
            <w:rPr>
              <w:rFonts w:hint="default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  <w:lang w:val="en-US" w:eastAsia="zh-CN"/>
            </w:rPr>
            <w:delText xml:space="preserve">7.5.5 </w:delText>
          </w:r>
        </w:del>
      </w:ins>
      <w:ins w:id="8893" w:author="M00007797" w:date="2023-06-19T18:54:00Z">
        <w:del w:id="8894" w:author="M00032937" w:date="2024-06-28T10:27:15Z">
          <w:r>
            <w:rPr>
              <w:rFonts w:hint="eastAsia"/>
              <w:highlight w:val="none"/>
              <w:lang w:val="en-US" w:eastAsia="zh-CN"/>
            </w:rPr>
            <w:delText>风温挡位</w:delText>
          </w:r>
        </w:del>
      </w:ins>
      <w:ins w:id="8895" w:author="M00007797" w:date="2023-06-19T18:54:00Z">
        <w:del w:id="8896" w:author="M00032937" w:date="2024-06-28T10:27:15Z">
          <w:r>
            <w:rPr/>
            <w:tab/>
          </w:r>
        </w:del>
      </w:ins>
      <w:ins w:id="8897" w:author="M00007797" w:date="2023-06-19T18:54:00Z">
        <w:del w:id="8898" w:author="M00032937" w:date="2024-06-28T10:27:15Z">
          <w:r>
            <w:rPr/>
            <w:fldChar w:fldCharType="begin"/>
          </w:r>
        </w:del>
      </w:ins>
      <w:ins w:id="8899" w:author="M00007797" w:date="2023-06-19T18:54:00Z">
        <w:del w:id="8900" w:author="M00032937" w:date="2024-06-28T10:27:15Z">
          <w:r>
            <w:rPr/>
            <w:delInstrText xml:space="preserve"> PAGEREF _Toc7095 \h </w:delInstrText>
          </w:r>
        </w:del>
      </w:ins>
      <w:ins w:id="8901" w:author="M00007797" w:date="2023-06-19T18:54:00Z">
        <w:del w:id="8902" w:author="M00032937" w:date="2024-06-28T10:27:15Z">
          <w:r>
            <w:rPr/>
            <w:fldChar w:fldCharType="separate"/>
          </w:r>
        </w:del>
      </w:ins>
      <w:ins w:id="8903" w:author="M00007797" w:date="2023-06-19T18:54:00Z">
        <w:del w:id="8904" w:author="M00032937" w:date="2024-06-28T10:27:15Z">
          <w:r>
            <w:rPr/>
            <w:delText>21</w:delText>
          </w:r>
        </w:del>
      </w:ins>
      <w:ins w:id="8905" w:author="M00007797" w:date="2023-06-19T18:54:00Z">
        <w:del w:id="8906" w:author="M00032937" w:date="2024-06-28T10:27:15Z">
          <w:r>
            <w:rPr/>
            <w:fldChar w:fldCharType="end"/>
          </w:r>
        </w:del>
      </w:ins>
      <w:ins w:id="8907" w:author="M00007797" w:date="2023-06-19T18:54:00Z">
        <w:del w:id="890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8909" w:author="M00007797" w:date="2023-06-19T18:54:00Z"/>
          <w:del w:id="8910" w:author="M00032937" w:date="2024-06-28T10:27:15Z"/>
        </w:rPr>
      </w:pPr>
      <w:ins w:id="8911" w:author="M00007797" w:date="2023-06-19T18:54:00Z">
        <w:del w:id="8912" w:author="M00032937" w:date="2024-06-28T10:27:15Z">
          <w:r>
            <w:rPr>
              <w:rFonts w:ascii="Times New Roman"/>
            </w:rPr>
            <w:fldChar w:fldCharType="begin"/>
          </w:r>
        </w:del>
      </w:ins>
      <w:ins w:id="8913" w:author="M00007797" w:date="2023-06-19T18:54:00Z">
        <w:del w:id="8914" w:author="M00032937" w:date="2024-06-28T10:27:15Z">
          <w:r>
            <w:rPr>
              <w:rFonts w:ascii="Times New Roman"/>
            </w:rPr>
            <w:delInstrText xml:space="preserve"> HYPERLINK \l _Toc7207 </w:delInstrText>
          </w:r>
        </w:del>
      </w:ins>
      <w:ins w:id="8915" w:author="M00007797" w:date="2023-06-19T18:54:00Z">
        <w:del w:id="891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917" w:author="M00007797" w:date="2023-06-19T18:54:00Z">
        <w:del w:id="8918" w:author="M00032937" w:date="2024-06-28T10:27:15Z">
          <w:r>
            <w:rPr>
              <w:rFonts w:hint="default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  <w:lang w:val="en-US" w:eastAsia="zh-CN"/>
            </w:rPr>
            <w:delText xml:space="preserve">7.5.6 </w:delText>
          </w:r>
        </w:del>
      </w:ins>
      <w:ins w:id="8919" w:author="M00007797" w:date="2023-06-19T18:54:00Z">
        <w:del w:id="8920" w:author="M00032937" w:date="2024-06-28T10:27:15Z">
          <w:r>
            <w:rPr>
              <w:rFonts w:hint="eastAsia"/>
              <w:highlight w:val="none"/>
              <w:lang w:val="en-US" w:eastAsia="zh-CN"/>
            </w:rPr>
            <w:delText>风速档位</w:delText>
          </w:r>
        </w:del>
      </w:ins>
      <w:ins w:id="8921" w:author="M00007797" w:date="2023-06-19T18:54:00Z">
        <w:del w:id="8922" w:author="M00032937" w:date="2024-06-28T10:27:15Z">
          <w:r>
            <w:rPr/>
            <w:tab/>
          </w:r>
        </w:del>
      </w:ins>
      <w:ins w:id="8923" w:author="M00007797" w:date="2023-06-19T18:54:00Z">
        <w:del w:id="8924" w:author="M00032937" w:date="2024-06-28T10:27:15Z">
          <w:r>
            <w:rPr/>
            <w:fldChar w:fldCharType="begin"/>
          </w:r>
        </w:del>
      </w:ins>
      <w:ins w:id="8925" w:author="M00007797" w:date="2023-06-19T18:54:00Z">
        <w:del w:id="8926" w:author="M00032937" w:date="2024-06-28T10:27:15Z">
          <w:r>
            <w:rPr/>
            <w:delInstrText xml:space="preserve"> PAGEREF _Toc7207 \h </w:delInstrText>
          </w:r>
        </w:del>
      </w:ins>
      <w:ins w:id="8927" w:author="M00007797" w:date="2023-06-19T18:54:00Z">
        <w:del w:id="8928" w:author="M00032937" w:date="2024-06-28T10:27:15Z">
          <w:r>
            <w:rPr/>
            <w:fldChar w:fldCharType="separate"/>
          </w:r>
        </w:del>
      </w:ins>
      <w:ins w:id="8929" w:author="M00007797" w:date="2023-06-19T18:54:00Z">
        <w:del w:id="8930" w:author="M00032937" w:date="2024-06-28T10:27:15Z">
          <w:r>
            <w:rPr/>
            <w:delText>21</w:delText>
          </w:r>
        </w:del>
      </w:ins>
      <w:ins w:id="8931" w:author="M00007797" w:date="2023-06-19T18:54:00Z">
        <w:del w:id="8932" w:author="M00032937" w:date="2024-06-28T10:27:15Z">
          <w:r>
            <w:rPr/>
            <w:fldChar w:fldCharType="end"/>
          </w:r>
        </w:del>
      </w:ins>
      <w:ins w:id="8933" w:author="M00007797" w:date="2023-06-19T18:54:00Z">
        <w:del w:id="893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8935" w:author="M00007797" w:date="2023-06-19T18:54:00Z"/>
          <w:del w:id="8936" w:author="M00032937" w:date="2024-06-28T10:27:15Z"/>
        </w:rPr>
      </w:pPr>
      <w:ins w:id="8937" w:author="M00007797" w:date="2023-06-19T18:54:00Z">
        <w:del w:id="8938" w:author="M00032937" w:date="2024-06-28T10:27:15Z">
          <w:r>
            <w:rPr>
              <w:rFonts w:ascii="Times New Roman"/>
            </w:rPr>
            <w:fldChar w:fldCharType="begin"/>
          </w:r>
        </w:del>
      </w:ins>
      <w:ins w:id="8939" w:author="M00007797" w:date="2023-06-19T18:54:00Z">
        <w:del w:id="8940" w:author="M00032937" w:date="2024-06-28T10:27:15Z">
          <w:r>
            <w:rPr>
              <w:rFonts w:ascii="Times New Roman"/>
            </w:rPr>
            <w:delInstrText xml:space="preserve"> HYPERLINK \l _Toc1996 </w:delInstrText>
          </w:r>
        </w:del>
      </w:ins>
      <w:ins w:id="8941" w:author="M00007797" w:date="2023-06-19T18:54:00Z">
        <w:del w:id="894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943" w:author="M00007797" w:date="2023-06-19T18:54:00Z">
        <w:del w:id="8944" w:author="M00032937" w:date="2024-06-28T10:27:15Z">
          <w:r>
            <w:rPr>
              <w:rFonts w:hint="default" w:ascii="Times New Roman" w:hAnsi="Times New Roman" w:eastAsia="宋体"/>
              <w:i w:val="0"/>
              <w:lang w:val="en-US" w:eastAsia="zh-CN"/>
            </w:rPr>
            <w:delText xml:space="preserve">7.6 </w:delText>
          </w:r>
        </w:del>
      </w:ins>
      <w:ins w:id="8945" w:author="M00007797" w:date="2023-06-19T18:54:00Z">
        <w:del w:id="8946" w:author="M00032937" w:date="2024-06-28T10:27:15Z">
          <w:r>
            <w:rPr>
              <w:rFonts w:hint="eastAsia"/>
              <w:lang w:val="en-US" w:eastAsia="zh-CN"/>
            </w:rPr>
            <w:delText>陶瓷冲水时序</w:delText>
          </w:r>
        </w:del>
      </w:ins>
      <w:ins w:id="8947" w:author="M00007797" w:date="2023-06-19T18:54:00Z">
        <w:del w:id="8948" w:author="M00032937" w:date="2024-06-28T10:27:15Z">
          <w:r>
            <w:rPr/>
            <w:tab/>
          </w:r>
        </w:del>
      </w:ins>
      <w:ins w:id="8949" w:author="M00007797" w:date="2023-06-19T18:54:00Z">
        <w:del w:id="8950" w:author="M00032937" w:date="2024-06-28T10:27:15Z">
          <w:r>
            <w:rPr/>
            <w:fldChar w:fldCharType="begin"/>
          </w:r>
        </w:del>
      </w:ins>
      <w:ins w:id="8951" w:author="M00007797" w:date="2023-06-19T18:54:00Z">
        <w:del w:id="8952" w:author="M00032937" w:date="2024-06-28T10:27:15Z">
          <w:r>
            <w:rPr/>
            <w:delInstrText xml:space="preserve"> PAGEREF _Toc1996 \h </w:delInstrText>
          </w:r>
        </w:del>
      </w:ins>
      <w:ins w:id="8953" w:author="M00007797" w:date="2023-06-19T18:54:00Z">
        <w:del w:id="8954" w:author="M00032937" w:date="2024-06-28T10:27:15Z">
          <w:r>
            <w:rPr/>
            <w:fldChar w:fldCharType="separate"/>
          </w:r>
        </w:del>
      </w:ins>
      <w:ins w:id="8955" w:author="M00007797" w:date="2023-06-19T18:54:00Z">
        <w:del w:id="8956" w:author="M00032937" w:date="2024-06-28T10:27:15Z">
          <w:r>
            <w:rPr/>
            <w:delText>21</w:delText>
          </w:r>
        </w:del>
      </w:ins>
      <w:ins w:id="8957" w:author="M00007797" w:date="2023-06-19T18:54:00Z">
        <w:del w:id="8958" w:author="M00032937" w:date="2024-06-28T10:27:15Z">
          <w:r>
            <w:rPr/>
            <w:fldChar w:fldCharType="end"/>
          </w:r>
        </w:del>
      </w:ins>
      <w:ins w:id="8959" w:author="M00007797" w:date="2023-06-19T18:54:00Z">
        <w:del w:id="896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8961" w:author="M00007797" w:date="2023-06-19T18:54:00Z"/>
          <w:del w:id="8962" w:author="M00032937" w:date="2024-06-28T10:27:15Z"/>
        </w:rPr>
      </w:pPr>
      <w:ins w:id="8963" w:author="M00007797" w:date="2023-06-19T18:54:00Z">
        <w:del w:id="8964" w:author="M00032937" w:date="2024-06-28T10:27:15Z">
          <w:r>
            <w:rPr>
              <w:rFonts w:ascii="Times New Roman"/>
            </w:rPr>
            <w:fldChar w:fldCharType="begin"/>
          </w:r>
        </w:del>
      </w:ins>
      <w:ins w:id="8965" w:author="M00007797" w:date="2023-06-19T18:54:00Z">
        <w:del w:id="8966" w:author="M00032937" w:date="2024-06-28T10:27:15Z">
          <w:r>
            <w:rPr>
              <w:rFonts w:ascii="Times New Roman"/>
            </w:rPr>
            <w:delInstrText xml:space="preserve"> HYPERLINK \l _Toc15281 </w:delInstrText>
          </w:r>
        </w:del>
      </w:ins>
      <w:ins w:id="8967" w:author="M00007797" w:date="2023-06-19T18:54:00Z">
        <w:del w:id="896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969" w:author="M00007797" w:date="2023-06-19T18:54:00Z">
        <w:del w:id="8970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  <w:lang w:val="en-US" w:eastAsia="zh-CN"/>
            </w:rPr>
            <w:delText xml:space="preserve">7.6.1 </w:delText>
          </w:r>
        </w:del>
      </w:ins>
      <w:ins w:id="8971" w:author="M00007797" w:date="2023-06-19T18:54:00Z">
        <w:del w:id="8972" w:author="M00032937" w:date="2024-06-28T10:27:15Z">
          <w:r>
            <w:rPr>
              <w:rFonts w:hint="eastAsia"/>
              <w:highlight w:val="none"/>
              <w:lang w:val="en-US" w:eastAsia="zh-CN"/>
            </w:rPr>
            <w:delText>小冲</w:delText>
          </w:r>
        </w:del>
      </w:ins>
      <w:ins w:id="8973" w:author="M00007797" w:date="2023-06-19T18:54:00Z">
        <w:del w:id="8974" w:author="M00032937" w:date="2024-06-28T10:27:15Z">
          <w:r>
            <w:rPr/>
            <w:tab/>
          </w:r>
        </w:del>
      </w:ins>
      <w:ins w:id="8975" w:author="M00007797" w:date="2023-06-19T18:54:00Z">
        <w:del w:id="8976" w:author="M00032937" w:date="2024-06-28T10:27:15Z">
          <w:r>
            <w:rPr/>
            <w:fldChar w:fldCharType="begin"/>
          </w:r>
        </w:del>
      </w:ins>
      <w:ins w:id="8977" w:author="M00007797" w:date="2023-06-19T18:54:00Z">
        <w:del w:id="8978" w:author="M00032937" w:date="2024-06-28T10:27:15Z">
          <w:r>
            <w:rPr/>
            <w:delInstrText xml:space="preserve"> PAGEREF _Toc15281 \h </w:delInstrText>
          </w:r>
        </w:del>
      </w:ins>
      <w:ins w:id="8979" w:author="M00007797" w:date="2023-06-19T18:54:00Z">
        <w:del w:id="8980" w:author="M00032937" w:date="2024-06-28T10:27:15Z">
          <w:r>
            <w:rPr/>
            <w:fldChar w:fldCharType="separate"/>
          </w:r>
        </w:del>
      </w:ins>
      <w:ins w:id="8981" w:author="M00007797" w:date="2023-06-19T18:54:00Z">
        <w:del w:id="8982" w:author="M00032937" w:date="2024-06-28T10:27:15Z">
          <w:r>
            <w:rPr/>
            <w:delText>21</w:delText>
          </w:r>
        </w:del>
      </w:ins>
      <w:ins w:id="8983" w:author="M00007797" w:date="2023-06-19T18:54:00Z">
        <w:del w:id="8984" w:author="M00032937" w:date="2024-06-28T10:27:15Z">
          <w:r>
            <w:rPr/>
            <w:fldChar w:fldCharType="end"/>
          </w:r>
        </w:del>
      </w:ins>
      <w:ins w:id="8985" w:author="M00007797" w:date="2023-06-19T18:54:00Z">
        <w:del w:id="898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8987" w:author="M00007797" w:date="2023-06-19T18:54:00Z"/>
          <w:del w:id="8988" w:author="M00032937" w:date="2024-06-28T10:27:15Z"/>
        </w:rPr>
      </w:pPr>
      <w:ins w:id="8989" w:author="M00007797" w:date="2023-06-19T18:54:00Z">
        <w:del w:id="8990" w:author="M00032937" w:date="2024-06-28T10:27:15Z">
          <w:r>
            <w:rPr>
              <w:rFonts w:ascii="Times New Roman"/>
            </w:rPr>
            <w:fldChar w:fldCharType="begin"/>
          </w:r>
        </w:del>
      </w:ins>
      <w:ins w:id="8991" w:author="M00007797" w:date="2023-06-19T18:54:00Z">
        <w:del w:id="8992" w:author="M00032937" w:date="2024-06-28T10:27:15Z">
          <w:r>
            <w:rPr>
              <w:rFonts w:ascii="Times New Roman"/>
            </w:rPr>
            <w:delInstrText xml:space="preserve"> HYPERLINK \l _Toc29194 </w:delInstrText>
          </w:r>
        </w:del>
      </w:ins>
      <w:ins w:id="8993" w:author="M00007797" w:date="2023-06-19T18:54:00Z">
        <w:del w:id="899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995" w:author="M00007797" w:date="2023-06-19T18:54:00Z">
        <w:del w:id="8996" w:author="M00032937" w:date="2024-06-28T10:27:15Z">
          <w:r>
            <w:rPr>
              <w:rFonts w:hint="default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  <w:lang w:val="en-US" w:eastAsia="zh-CN"/>
            </w:rPr>
            <w:delText xml:space="preserve">7.6.2 </w:delText>
          </w:r>
        </w:del>
      </w:ins>
      <w:ins w:id="8997" w:author="M00007797" w:date="2023-06-19T18:54:00Z">
        <w:del w:id="8998" w:author="M00032937" w:date="2024-06-28T10:27:15Z">
          <w:r>
            <w:rPr>
              <w:rFonts w:hint="eastAsia"/>
              <w:highlight w:val="none"/>
              <w:lang w:val="en-US" w:eastAsia="zh-CN"/>
            </w:rPr>
            <w:delText>大冲</w:delText>
          </w:r>
        </w:del>
      </w:ins>
      <w:ins w:id="8999" w:author="M00007797" w:date="2023-06-19T18:54:00Z">
        <w:del w:id="9000" w:author="M00032937" w:date="2024-06-28T10:27:15Z">
          <w:r>
            <w:rPr/>
            <w:tab/>
          </w:r>
        </w:del>
      </w:ins>
      <w:ins w:id="9001" w:author="M00007797" w:date="2023-06-19T18:54:00Z">
        <w:del w:id="9002" w:author="M00032937" w:date="2024-06-28T10:27:15Z">
          <w:r>
            <w:rPr/>
            <w:fldChar w:fldCharType="begin"/>
          </w:r>
        </w:del>
      </w:ins>
      <w:ins w:id="9003" w:author="M00007797" w:date="2023-06-19T18:54:00Z">
        <w:del w:id="9004" w:author="M00032937" w:date="2024-06-28T10:27:15Z">
          <w:r>
            <w:rPr/>
            <w:delInstrText xml:space="preserve"> PAGEREF _Toc29194 \h </w:delInstrText>
          </w:r>
        </w:del>
      </w:ins>
      <w:ins w:id="9005" w:author="M00007797" w:date="2023-06-19T18:54:00Z">
        <w:del w:id="9006" w:author="M00032937" w:date="2024-06-28T10:27:15Z">
          <w:r>
            <w:rPr/>
            <w:fldChar w:fldCharType="separate"/>
          </w:r>
        </w:del>
      </w:ins>
      <w:ins w:id="9007" w:author="M00007797" w:date="2023-06-19T18:54:00Z">
        <w:del w:id="9008" w:author="M00032937" w:date="2024-06-28T10:27:15Z">
          <w:r>
            <w:rPr/>
            <w:delText>21</w:delText>
          </w:r>
        </w:del>
      </w:ins>
      <w:ins w:id="9009" w:author="M00007797" w:date="2023-06-19T18:54:00Z">
        <w:del w:id="9010" w:author="M00032937" w:date="2024-06-28T10:27:15Z">
          <w:r>
            <w:rPr/>
            <w:fldChar w:fldCharType="end"/>
          </w:r>
        </w:del>
      </w:ins>
      <w:ins w:id="9011" w:author="M00007797" w:date="2023-06-19T18:54:00Z">
        <w:del w:id="901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59"/>
        <w:tabs>
          <w:tab w:val="right" w:leader="dot" w:pos="9864"/>
          <w:tab w:val="clear" w:pos="420"/>
          <w:tab w:val="clear" w:pos="9853"/>
        </w:tabs>
        <w:rPr>
          <w:ins w:id="9013" w:author="M00007797" w:date="2023-06-19T18:54:00Z"/>
          <w:del w:id="9014" w:author="M00032937" w:date="2024-06-28T10:27:15Z"/>
        </w:rPr>
      </w:pPr>
      <w:ins w:id="9015" w:author="M00007797" w:date="2023-06-19T18:54:00Z">
        <w:del w:id="9016" w:author="M00032937" w:date="2024-06-28T10:27:15Z">
          <w:r>
            <w:rPr>
              <w:rFonts w:ascii="Times New Roman"/>
            </w:rPr>
            <w:fldChar w:fldCharType="begin"/>
          </w:r>
        </w:del>
      </w:ins>
      <w:ins w:id="9017" w:author="M00007797" w:date="2023-06-19T18:54:00Z">
        <w:del w:id="9018" w:author="M00032937" w:date="2024-06-28T10:27:15Z">
          <w:r>
            <w:rPr>
              <w:rFonts w:ascii="Times New Roman"/>
            </w:rPr>
            <w:delInstrText xml:space="preserve"> HYPERLINK \l _Toc22048 </w:delInstrText>
          </w:r>
        </w:del>
      </w:ins>
      <w:ins w:id="9019" w:author="M00007797" w:date="2023-06-19T18:54:00Z">
        <w:del w:id="9020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021" w:author="M00007797" w:date="2023-06-19T18:54:00Z">
        <w:del w:id="9022" w:author="M00032937" w:date="2024-06-28T10:27:15Z">
          <w:r>
            <w:rPr>
              <w:rFonts w:hint="default" w:ascii="Times New Roman" w:hAnsi="Times New Roman" w:eastAsia="宋体"/>
              <w:i w:val="0"/>
              <w:lang w:val="en-US" w:eastAsia="zh-CN"/>
            </w:rPr>
            <w:delText xml:space="preserve">8 </w:delText>
          </w:r>
        </w:del>
      </w:ins>
      <w:ins w:id="9023" w:author="M00007797" w:date="2023-06-19T18:54:00Z">
        <w:del w:id="9024" w:author="M00032937" w:date="2024-06-28T10:27:15Z">
          <w:r>
            <w:rPr>
              <w:rFonts w:hint="eastAsia"/>
              <w:lang w:val="en-US" w:eastAsia="zh-CN"/>
            </w:rPr>
            <w:delText>软件功能</w:delText>
          </w:r>
        </w:del>
      </w:ins>
      <w:ins w:id="9025" w:author="M00007797" w:date="2023-06-19T18:54:00Z">
        <w:del w:id="9026" w:author="M00032937" w:date="2024-06-28T10:27:15Z">
          <w:r>
            <w:rPr/>
            <w:tab/>
          </w:r>
        </w:del>
      </w:ins>
      <w:ins w:id="9027" w:author="M00007797" w:date="2023-06-19T18:54:00Z">
        <w:del w:id="9028" w:author="M00032937" w:date="2024-06-28T10:27:15Z">
          <w:r>
            <w:rPr/>
            <w:fldChar w:fldCharType="begin"/>
          </w:r>
        </w:del>
      </w:ins>
      <w:ins w:id="9029" w:author="M00007797" w:date="2023-06-19T18:54:00Z">
        <w:del w:id="9030" w:author="M00032937" w:date="2024-06-28T10:27:15Z">
          <w:r>
            <w:rPr/>
            <w:delInstrText xml:space="preserve"> PAGEREF _Toc22048 \h </w:delInstrText>
          </w:r>
        </w:del>
      </w:ins>
      <w:ins w:id="9031" w:author="M00007797" w:date="2023-06-19T18:54:00Z">
        <w:del w:id="9032" w:author="M00032937" w:date="2024-06-28T10:27:15Z">
          <w:r>
            <w:rPr/>
            <w:fldChar w:fldCharType="separate"/>
          </w:r>
        </w:del>
      </w:ins>
      <w:ins w:id="9033" w:author="M00007797" w:date="2023-06-19T18:54:00Z">
        <w:del w:id="9034" w:author="M00032937" w:date="2024-06-28T10:27:15Z">
          <w:r>
            <w:rPr/>
            <w:delText>22</w:delText>
          </w:r>
        </w:del>
      </w:ins>
      <w:ins w:id="9035" w:author="M00007797" w:date="2023-06-19T18:54:00Z">
        <w:del w:id="9036" w:author="M00032937" w:date="2024-06-28T10:27:15Z">
          <w:r>
            <w:rPr/>
            <w:fldChar w:fldCharType="end"/>
          </w:r>
        </w:del>
      </w:ins>
      <w:ins w:id="9037" w:author="M00007797" w:date="2023-06-19T18:54:00Z">
        <w:del w:id="903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039" w:author="M00007797" w:date="2023-06-19T18:54:00Z"/>
          <w:del w:id="9040" w:author="M00032937" w:date="2024-06-28T10:27:15Z"/>
        </w:rPr>
      </w:pPr>
      <w:ins w:id="9041" w:author="M00007797" w:date="2023-06-19T18:54:00Z">
        <w:del w:id="9042" w:author="M00032937" w:date="2024-06-28T10:27:15Z">
          <w:r>
            <w:rPr>
              <w:rFonts w:ascii="Times New Roman"/>
            </w:rPr>
            <w:fldChar w:fldCharType="begin"/>
          </w:r>
        </w:del>
      </w:ins>
      <w:ins w:id="9043" w:author="M00007797" w:date="2023-06-19T18:54:00Z">
        <w:del w:id="9044" w:author="M00032937" w:date="2024-06-28T10:27:15Z">
          <w:r>
            <w:rPr>
              <w:rFonts w:ascii="Times New Roman"/>
            </w:rPr>
            <w:delInstrText xml:space="preserve"> HYPERLINK \l _Toc22016 </w:delInstrText>
          </w:r>
        </w:del>
      </w:ins>
      <w:ins w:id="9045" w:author="M00007797" w:date="2023-06-19T18:54:00Z">
        <w:del w:id="904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047" w:author="M00007797" w:date="2023-06-19T18:54:00Z">
        <w:del w:id="9048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8.1.1 </w:delText>
          </w:r>
        </w:del>
      </w:ins>
      <w:ins w:id="9049" w:author="M00007797" w:date="2023-06-19T18:54:00Z">
        <w:del w:id="9050" w:author="M00032937" w:date="2024-06-28T10:27:15Z">
          <w:r>
            <w:rPr>
              <w:rFonts w:hint="eastAsia"/>
            </w:rPr>
            <w:delText>上电复位</w:delText>
          </w:r>
        </w:del>
      </w:ins>
      <w:ins w:id="9051" w:author="M00007797" w:date="2023-06-19T18:54:00Z">
        <w:del w:id="9052" w:author="M00032937" w:date="2024-06-28T10:27:15Z">
          <w:r>
            <w:rPr/>
            <w:tab/>
          </w:r>
        </w:del>
      </w:ins>
      <w:ins w:id="9053" w:author="M00007797" w:date="2023-06-19T18:54:00Z">
        <w:del w:id="9054" w:author="M00032937" w:date="2024-06-28T10:27:15Z">
          <w:r>
            <w:rPr/>
            <w:fldChar w:fldCharType="begin"/>
          </w:r>
        </w:del>
      </w:ins>
      <w:ins w:id="9055" w:author="M00007797" w:date="2023-06-19T18:54:00Z">
        <w:del w:id="9056" w:author="M00032937" w:date="2024-06-28T10:27:15Z">
          <w:r>
            <w:rPr/>
            <w:delInstrText xml:space="preserve"> PAGEREF _Toc22016 \h </w:delInstrText>
          </w:r>
        </w:del>
      </w:ins>
      <w:ins w:id="9057" w:author="M00007797" w:date="2023-06-19T18:54:00Z">
        <w:del w:id="9058" w:author="M00032937" w:date="2024-06-28T10:27:15Z">
          <w:r>
            <w:rPr/>
            <w:fldChar w:fldCharType="separate"/>
          </w:r>
        </w:del>
      </w:ins>
      <w:ins w:id="9059" w:author="M00007797" w:date="2023-06-19T18:54:00Z">
        <w:del w:id="9060" w:author="M00032937" w:date="2024-06-28T10:27:15Z">
          <w:r>
            <w:rPr/>
            <w:delText>22</w:delText>
          </w:r>
        </w:del>
      </w:ins>
      <w:ins w:id="9061" w:author="M00007797" w:date="2023-06-19T18:54:00Z">
        <w:del w:id="9062" w:author="M00032937" w:date="2024-06-28T10:27:15Z">
          <w:r>
            <w:rPr/>
            <w:fldChar w:fldCharType="end"/>
          </w:r>
        </w:del>
      </w:ins>
      <w:ins w:id="9063" w:author="M00007797" w:date="2023-06-19T18:54:00Z">
        <w:del w:id="906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065" w:author="M00007797" w:date="2023-06-19T18:54:00Z"/>
          <w:del w:id="9066" w:author="M00032937" w:date="2024-06-28T10:27:15Z"/>
        </w:rPr>
      </w:pPr>
      <w:ins w:id="9067" w:author="M00007797" w:date="2023-06-19T18:54:00Z">
        <w:del w:id="9068" w:author="M00032937" w:date="2024-06-28T10:27:15Z">
          <w:r>
            <w:rPr>
              <w:rFonts w:ascii="Times New Roman"/>
            </w:rPr>
            <w:fldChar w:fldCharType="begin"/>
          </w:r>
        </w:del>
      </w:ins>
      <w:ins w:id="9069" w:author="M00007797" w:date="2023-06-19T18:54:00Z">
        <w:del w:id="9070" w:author="M00032937" w:date="2024-06-28T10:27:15Z">
          <w:r>
            <w:rPr>
              <w:rFonts w:ascii="Times New Roman"/>
            </w:rPr>
            <w:delInstrText xml:space="preserve"> HYPERLINK \l _Toc999 </w:delInstrText>
          </w:r>
        </w:del>
      </w:ins>
      <w:ins w:id="9071" w:author="M00007797" w:date="2023-06-19T18:54:00Z">
        <w:del w:id="907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073" w:author="M00007797" w:date="2023-06-19T18:54:00Z">
        <w:del w:id="9074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8.1.2 </w:delText>
          </w:r>
        </w:del>
      </w:ins>
      <w:ins w:id="9075" w:author="M00007797" w:date="2023-06-19T18:54:00Z">
        <w:del w:id="9076" w:author="M00032937" w:date="2024-06-28T10:27:15Z">
          <w:r>
            <w:rPr>
              <w:rFonts w:hint="eastAsia"/>
            </w:rPr>
            <w:delText>开/关机</w:delText>
          </w:r>
        </w:del>
      </w:ins>
      <w:ins w:id="9077" w:author="M00007797" w:date="2023-06-19T18:54:00Z">
        <w:del w:id="9078" w:author="M00032937" w:date="2024-06-28T10:27:15Z">
          <w:r>
            <w:rPr/>
            <w:tab/>
          </w:r>
        </w:del>
      </w:ins>
      <w:ins w:id="9079" w:author="M00007797" w:date="2023-06-19T18:54:00Z">
        <w:del w:id="9080" w:author="M00032937" w:date="2024-06-28T10:27:15Z">
          <w:r>
            <w:rPr/>
            <w:fldChar w:fldCharType="begin"/>
          </w:r>
        </w:del>
      </w:ins>
      <w:ins w:id="9081" w:author="M00007797" w:date="2023-06-19T18:54:00Z">
        <w:del w:id="9082" w:author="M00032937" w:date="2024-06-28T10:27:15Z">
          <w:r>
            <w:rPr/>
            <w:delInstrText xml:space="preserve"> PAGEREF _Toc999 \h </w:delInstrText>
          </w:r>
        </w:del>
      </w:ins>
      <w:ins w:id="9083" w:author="M00007797" w:date="2023-06-19T18:54:00Z">
        <w:del w:id="9084" w:author="M00032937" w:date="2024-06-28T10:27:15Z">
          <w:r>
            <w:rPr/>
            <w:fldChar w:fldCharType="separate"/>
          </w:r>
        </w:del>
      </w:ins>
      <w:ins w:id="9085" w:author="M00007797" w:date="2023-06-19T18:54:00Z">
        <w:del w:id="9086" w:author="M00032937" w:date="2024-06-28T10:27:15Z">
          <w:r>
            <w:rPr/>
            <w:delText>22</w:delText>
          </w:r>
        </w:del>
      </w:ins>
      <w:ins w:id="9087" w:author="M00007797" w:date="2023-06-19T18:54:00Z">
        <w:del w:id="9088" w:author="M00032937" w:date="2024-06-28T10:27:15Z">
          <w:r>
            <w:rPr/>
            <w:fldChar w:fldCharType="end"/>
          </w:r>
        </w:del>
      </w:ins>
      <w:ins w:id="9089" w:author="M00007797" w:date="2023-06-19T18:54:00Z">
        <w:del w:id="909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091" w:author="M00007797" w:date="2023-06-19T18:54:00Z"/>
          <w:del w:id="9092" w:author="M00032937" w:date="2024-06-28T10:27:15Z"/>
        </w:rPr>
      </w:pPr>
      <w:ins w:id="9093" w:author="M00007797" w:date="2023-06-19T18:54:00Z">
        <w:del w:id="9094" w:author="M00032937" w:date="2024-06-28T10:27:15Z">
          <w:r>
            <w:rPr>
              <w:rFonts w:ascii="Times New Roman"/>
            </w:rPr>
            <w:fldChar w:fldCharType="begin"/>
          </w:r>
        </w:del>
      </w:ins>
      <w:ins w:id="9095" w:author="M00007797" w:date="2023-06-19T18:54:00Z">
        <w:del w:id="9096" w:author="M00032937" w:date="2024-06-28T10:27:15Z">
          <w:r>
            <w:rPr>
              <w:rFonts w:ascii="Times New Roman"/>
            </w:rPr>
            <w:delInstrText xml:space="preserve"> HYPERLINK \l _Toc7122 </w:delInstrText>
          </w:r>
        </w:del>
      </w:ins>
      <w:ins w:id="9097" w:author="M00007797" w:date="2023-06-19T18:54:00Z">
        <w:del w:id="909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099" w:author="M00007797" w:date="2023-06-19T18:54:00Z">
        <w:del w:id="9100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8.1.3 </w:delText>
          </w:r>
        </w:del>
      </w:ins>
      <w:ins w:id="9101" w:author="M00007797" w:date="2023-06-19T18:54:00Z">
        <w:del w:id="9102" w:author="M00032937" w:date="2024-06-28T10:27:15Z">
          <w:r>
            <w:rPr>
              <w:rFonts w:hint="eastAsia"/>
              <w:lang w:val="en-US" w:eastAsia="zh-CN"/>
            </w:rPr>
            <w:delText>臀洗</w:delText>
          </w:r>
        </w:del>
      </w:ins>
      <w:ins w:id="9103" w:author="M00007797" w:date="2023-06-19T18:54:00Z">
        <w:del w:id="9104" w:author="M00032937" w:date="2024-06-28T10:27:15Z">
          <w:r>
            <w:rPr/>
            <w:tab/>
          </w:r>
        </w:del>
      </w:ins>
      <w:ins w:id="9105" w:author="M00007797" w:date="2023-06-19T18:54:00Z">
        <w:del w:id="9106" w:author="M00032937" w:date="2024-06-28T10:27:15Z">
          <w:r>
            <w:rPr/>
            <w:fldChar w:fldCharType="begin"/>
          </w:r>
        </w:del>
      </w:ins>
      <w:ins w:id="9107" w:author="M00007797" w:date="2023-06-19T18:54:00Z">
        <w:del w:id="9108" w:author="M00032937" w:date="2024-06-28T10:27:15Z">
          <w:r>
            <w:rPr/>
            <w:delInstrText xml:space="preserve"> PAGEREF _Toc7122 \h </w:delInstrText>
          </w:r>
        </w:del>
      </w:ins>
      <w:ins w:id="9109" w:author="M00007797" w:date="2023-06-19T18:54:00Z">
        <w:del w:id="9110" w:author="M00032937" w:date="2024-06-28T10:27:15Z">
          <w:r>
            <w:rPr/>
            <w:fldChar w:fldCharType="separate"/>
          </w:r>
        </w:del>
      </w:ins>
      <w:ins w:id="9111" w:author="M00007797" w:date="2023-06-19T18:54:00Z">
        <w:del w:id="9112" w:author="M00032937" w:date="2024-06-28T10:27:15Z">
          <w:r>
            <w:rPr/>
            <w:delText>22</w:delText>
          </w:r>
        </w:del>
      </w:ins>
      <w:ins w:id="9113" w:author="M00007797" w:date="2023-06-19T18:54:00Z">
        <w:del w:id="9114" w:author="M00032937" w:date="2024-06-28T10:27:15Z">
          <w:r>
            <w:rPr/>
            <w:fldChar w:fldCharType="end"/>
          </w:r>
        </w:del>
      </w:ins>
      <w:ins w:id="9115" w:author="M00007797" w:date="2023-06-19T18:54:00Z">
        <w:del w:id="911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117" w:author="M00007797" w:date="2023-06-19T18:54:00Z"/>
          <w:del w:id="9118" w:author="M00032937" w:date="2024-06-28T10:27:15Z"/>
        </w:rPr>
      </w:pPr>
      <w:ins w:id="9119" w:author="M00007797" w:date="2023-06-19T18:54:00Z">
        <w:del w:id="9120" w:author="M00032937" w:date="2024-06-28T10:27:15Z">
          <w:r>
            <w:rPr>
              <w:rFonts w:ascii="Times New Roman"/>
            </w:rPr>
            <w:fldChar w:fldCharType="begin"/>
          </w:r>
        </w:del>
      </w:ins>
      <w:ins w:id="9121" w:author="M00007797" w:date="2023-06-19T18:54:00Z">
        <w:del w:id="9122" w:author="M00032937" w:date="2024-06-28T10:27:15Z">
          <w:r>
            <w:rPr>
              <w:rFonts w:ascii="Times New Roman"/>
            </w:rPr>
            <w:delInstrText xml:space="preserve"> HYPERLINK \l _Toc12443 </w:delInstrText>
          </w:r>
        </w:del>
      </w:ins>
      <w:ins w:id="9123" w:author="M00007797" w:date="2023-06-19T18:54:00Z">
        <w:del w:id="912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125" w:author="M00007797" w:date="2023-06-19T18:54:00Z">
        <w:del w:id="9126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8.1.4 </w:delText>
          </w:r>
        </w:del>
      </w:ins>
      <w:ins w:id="9127" w:author="M00007797" w:date="2023-06-19T18:54:00Z">
        <w:del w:id="9128" w:author="M00032937" w:date="2024-06-28T10:27:15Z">
          <w:r>
            <w:rPr>
              <w:rFonts w:hint="eastAsia"/>
            </w:rPr>
            <w:delText>妇洗</w:delText>
          </w:r>
        </w:del>
      </w:ins>
      <w:ins w:id="9129" w:author="M00007797" w:date="2023-06-19T18:54:00Z">
        <w:del w:id="9130" w:author="M00032937" w:date="2024-06-28T10:27:15Z">
          <w:r>
            <w:rPr/>
            <w:tab/>
          </w:r>
        </w:del>
      </w:ins>
      <w:ins w:id="9131" w:author="M00007797" w:date="2023-06-19T18:54:00Z">
        <w:del w:id="9132" w:author="M00032937" w:date="2024-06-28T10:27:15Z">
          <w:r>
            <w:rPr/>
            <w:fldChar w:fldCharType="begin"/>
          </w:r>
        </w:del>
      </w:ins>
      <w:ins w:id="9133" w:author="M00007797" w:date="2023-06-19T18:54:00Z">
        <w:del w:id="9134" w:author="M00032937" w:date="2024-06-28T10:27:15Z">
          <w:r>
            <w:rPr/>
            <w:delInstrText xml:space="preserve"> PAGEREF _Toc12443 \h </w:delInstrText>
          </w:r>
        </w:del>
      </w:ins>
      <w:ins w:id="9135" w:author="M00007797" w:date="2023-06-19T18:54:00Z">
        <w:del w:id="9136" w:author="M00032937" w:date="2024-06-28T10:27:15Z">
          <w:r>
            <w:rPr/>
            <w:fldChar w:fldCharType="separate"/>
          </w:r>
        </w:del>
      </w:ins>
      <w:ins w:id="9137" w:author="M00007797" w:date="2023-06-19T18:54:00Z">
        <w:del w:id="9138" w:author="M00032937" w:date="2024-06-28T10:27:15Z">
          <w:r>
            <w:rPr/>
            <w:delText>22</w:delText>
          </w:r>
        </w:del>
      </w:ins>
      <w:ins w:id="9139" w:author="M00007797" w:date="2023-06-19T18:54:00Z">
        <w:del w:id="9140" w:author="M00032937" w:date="2024-06-28T10:27:15Z">
          <w:r>
            <w:rPr/>
            <w:fldChar w:fldCharType="end"/>
          </w:r>
        </w:del>
      </w:ins>
      <w:ins w:id="9141" w:author="M00007797" w:date="2023-06-19T18:54:00Z">
        <w:del w:id="914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143" w:author="M00007797" w:date="2023-06-19T18:54:00Z"/>
          <w:del w:id="9144" w:author="M00032937" w:date="2024-06-28T10:27:15Z"/>
        </w:rPr>
      </w:pPr>
      <w:ins w:id="9145" w:author="M00007797" w:date="2023-06-19T18:54:00Z">
        <w:del w:id="9146" w:author="M00032937" w:date="2024-06-28T10:27:15Z">
          <w:r>
            <w:rPr>
              <w:rFonts w:ascii="Times New Roman"/>
            </w:rPr>
            <w:fldChar w:fldCharType="begin"/>
          </w:r>
        </w:del>
      </w:ins>
      <w:ins w:id="9147" w:author="M00007797" w:date="2023-06-19T18:54:00Z">
        <w:del w:id="9148" w:author="M00032937" w:date="2024-06-28T10:27:15Z">
          <w:r>
            <w:rPr>
              <w:rFonts w:ascii="Times New Roman"/>
            </w:rPr>
            <w:delInstrText xml:space="preserve"> HYPERLINK \l _Toc22607 </w:delInstrText>
          </w:r>
        </w:del>
      </w:ins>
      <w:ins w:id="9149" w:author="M00007797" w:date="2023-06-19T18:54:00Z">
        <w:del w:id="9150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151" w:author="M00007797" w:date="2023-06-19T18:54:00Z">
        <w:del w:id="9152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8.1.5 </w:delText>
          </w:r>
        </w:del>
      </w:ins>
      <w:ins w:id="9153" w:author="M00007797" w:date="2023-06-19T18:54:00Z">
        <w:del w:id="9154" w:author="M00032937" w:date="2024-06-28T10:27:15Z">
          <w:r>
            <w:rPr>
              <w:rFonts w:hint="eastAsia"/>
              <w:lang w:val="en-US" w:eastAsia="zh-CN"/>
            </w:rPr>
            <w:delText>通便功能</w:delText>
          </w:r>
        </w:del>
      </w:ins>
      <w:ins w:id="9155" w:author="M00007797" w:date="2023-06-19T18:54:00Z">
        <w:del w:id="9156" w:author="M00032937" w:date="2024-06-28T10:27:15Z">
          <w:r>
            <w:rPr/>
            <w:tab/>
          </w:r>
        </w:del>
      </w:ins>
      <w:ins w:id="9157" w:author="M00007797" w:date="2023-06-19T18:54:00Z">
        <w:del w:id="9158" w:author="M00032937" w:date="2024-06-28T10:27:15Z">
          <w:r>
            <w:rPr/>
            <w:fldChar w:fldCharType="begin"/>
          </w:r>
        </w:del>
      </w:ins>
      <w:ins w:id="9159" w:author="M00007797" w:date="2023-06-19T18:54:00Z">
        <w:del w:id="9160" w:author="M00032937" w:date="2024-06-28T10:27:15Z">
          <w:r>
            <w:rPr/>
            <w:delInstrText xml:space="preserve"> PAGEREF _Toc22607 \h </w:delInstrText>
          </w:r>
        </w:del>
      </w:ins>
      <w:ins w:id="9161" w:author="M00007797" w:date="2023-06-19T18:54:00Z">
        <w:del w:id="9162" w:author="M00032937" w:date="2024-06-28T10:27:15Z">
          <w:r>
            <w:rPr/>
            <w:fldChar w:fldCharType="separate"/>
          </w:r>
        </w:del>
      </w:ins>
      <w:ins w:id="9163" w:author="M00007797" w:date="2023-06-19T18:54:00Z">
        <w:del w:id="9164" w:author="M00032937" w:date="2024-06-28T10:27:15Z">
          <w:r>
            <w:rPr/>
            <w:delText>23</w:delText>
          </w:r>
        </w:del>
      </w:ins>
      <w:ins w:id="9165" w:author="M00007797" w:date="2023-06-19T18:54:00Z">
        <w:del w:id="9166" w:author="M00032937" w:date="2024-06-28T10:27:15Z">
          <w:r>
            <w:rPr/>
            <w:fldChar w:fldCharType="end"/>
          </w:r>
        </w:del>
      </w:ins>
      <w:ins w:id="9167" w:author="M00007797" w:date="2023-06-19T18:54:00Z">
        <w:del w:id="916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169" w:author="M00007797" w:date="2023-06-19T18:54:00Z"/>
          <w:del w:id="9170" w:author="M00032937" w:date="2024-06-28T10:27:15Z"/>
        </w:rPr>
      </w:pPr>
      <w:ins w:id="9171" w:author="M00007797" w:date="2023-06-19T18:54:00Z">
        <w:del w:id="9172" w:author="M00032937" w:date="2024-06-28T10:27:15Z">
          <w:r>
            <w:rPr>
              <w:rFonts w:ascii="Times New Roman"/>
            </w:rPr>
            <w:fldChar w:fldCharType="begin"/>
          </w:r>
        </w:del>
      </w:ins>
      <w:ins w:id="9173" w:author="M00007797" w:date="2023-06-19T18:54:00Z">
        <w:del w:id="9174" w:author="M00032937" w:date="2024-06-28T10:27:15Z">
          <w:r>
            <w:rPr>
              <w:rFonts w:ascii="Times New Roman"/>
            </w:rPr>
            <w:delInstrText xml:space="preserve"> HYPERLINK \l _Toc31736 </w:delInstrText>
          </w:r>
        </w:del>
      </w:ins>
      <w:ins w:id="9175" w:author="M00007797" w:date="2023-06-19T18:54:00Z">
        <w:del w:id="917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177" w:author="M00007797" w:date="2023-06-19T18:54:00Z">
        <w:del w:id="9178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8.1.6 </w:delText>
          </w:r>
        </w:del>
      </w:ins>
      <w:ins w:id="9179" w:author="M00007797" w:date="2023-06-19T18:54:00Z">
        <w:del w:id="9180" w:author="M00032937" w:date="2024-06-28T10:27:15Z">
          <w:r>
            <w:rPr>
              <w:rFonts w:hint="eastAsia"/>
            </w:rPr>
            <w:delText>智能臀洗</w:delText>
          </w:r>
        </w:del>
      </w:ins>
      <w:ins w:id="9181" w:author="M00007797" w:date="2023-06-19T18:54:00Z">
        <w:del w:id="9182" w:author="M00032937" w:date="2024-06-28T10:27:15Z">
          <w:r>
            <w:rPr/>
            <w:tab/>
          </w:r>
        </w:del>
      </w:ins>
      <w:ins w:id="9183" w:author="M00007797" w:date="2023-06-19T18:54:00Z">
        <w:del w:id="9184" w:author="M00032937" w:date="2024-06-28T10:27:15Z">
          <w:r>
            <w:rPr/>
            <w:fldChar w:fldCharType="begin"/>
          </w:r>
        </w:del>
      </w:ins>
      <w:ins w:id="9185" w:author="M00007797" w:date="2023-06-19T18:54:00Z">
        <w:del w:id="9186" w:author="M00032937" w:date="2024-06-28T10:27:15Z">
          <w:r>
            <w:rPr/>
            <w:delInstrText xml:space="preserve"> PAGEREF _Toc31736 \h </w:delInstrText>
          </w:r>
        </w:del>
      </w:ins>
      <w:ins w:id="9187" w:author="M00007797" w:date="2023-06-19T18:54:00Z">
        <w:del w:id="9188" w:author="M00032937" w:date="2024-06-28T10:27:15Z">
          <w:r>
            <w:rPr/>
            <w:fldChar w:fldCharType="separate"/>
          </w:r>
        </w:del>
      </w:ins>
      <w:ins w:id="9189" w:author="M00007797" w:date="2023-06-19T18:54:00Z">
        <w:del w:id="9190" w:author="M00032937" w:date="2024-06-28T10:27:15Z">
          <w:r>
            <w:rPr/>
            <w:delText>23</w:delText>
          </w:r>
        </w:del>
      </w:ins>
      <w:ins w:id="9191" w:author="M00007797" w:date="2023-06-19T18:54:00Z">
        <w:del w:id="9192" w:author="M00032937" w:date="2024-06-28T10:27:15Z">
          <w:r>
            <w:rPr/>
            <w:fldChar w:fldCharType="end"/>
          </w:r>
        </w:del>
      </w:ins>
      <w:ins w:id="9193" w:author="M00007797" w:date="2023-06-19T18:54:00Z">
        <w:del w:id="919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195" w:author="M00007797" w:date="2023-06-19T18:54:00Z"/>
          <w:del w:id="9196" w:author="M00032937" w:date="2024-06-28T10:27:15Z"/>
        </w:rPr>
      </w:pPr>
      <w:ins w:id="9197" w:author="M00007797" w:date="2023-06-19T18:54:00Z">
        <w:del w:id="9198" w:author="M00032937" w:date="2024-06-28T10:27:15Z">
          <w:r>
            <w:rPr>
              <w:rFonts w:ascii="Times New Roman"/>
            </w:rPr>
            <w:fldChar w:fldCharType="begin"/>
          </w:r>
        </w:del>
      </w:ins>
      <w:ins w:id="9199" w:author="M00007797" w:date="2023-06-19T18:54:00Z">
        <w:del w:id="9200" w:author="M00032937" w:date="2024-06-28T10:27:15Z">
          <w:r>
            <w:rPr>
              <w:rFonts w:ascii="Times New Roman"/>
            </w:rPr>
            <w:delInstrText xml:space="preserve"> HYPERLINK \l _Toc6624 </w:delInstrText>
          </w:r>
        </w:del>
      </w:ins>
      <w:ins w:id="9201" w:author="M00007797" w:date="2023-06-19T18:54:00Z">
        <w:del w:id="920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203" w:author="M00007797" w:date="2023-06-19T18:54:00Z">
        <w:del w:id="9204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8.1.7 </w:delText>
          </w:r>
        </w:del>
      </w:ins>
      <w:ins w:id="9205" w:author="M00007797" w:date="2023-06-19T18:54:00Z">
        <w:del w:id="9206" w:author="M00032937" w:date="2024-06-28T10:27:15Z">
          <w:r>
            <w:rPr>
              <w:rFonts w:hint="eastAsia"/>
            </w:rPr>
            <w:delText>智能妇洗</w:delText>
          </w:r>
        </w:del>
      </w:ins>
      <w:ins w:id="9207" w:author="M00007797" w:date="2023-06-19T18:54:00Z">
        <w:del w:id="9208" w:author="M00032937" w:date="2024-06-28T10:27:15Z">
          <w:r>
            <w:rPr/>
            <w:tab/>
          </w:r>
        </w:del>
      </w:ins>
      <w:ins w:id="9209" w:author="M00007797" w:date="2023-06-19T18:54:00Z">
        <w:del w:id="9210" w:author="M00032937" w:date="2024-06-28T10:27:15Z">
          <w:r>
            <w:rPr/>
            <w:fldChar w:fldCharType="begin"/>
          </w:r>
        </w:del>
      </w:ins>
      <w:ins w:id="9211" w:author="M00007797" w:date="2023-06-19T18:54:00Z">
        <w:del w:id="9212" w:author="M00032937" w:date="2024-06-28T10:27:15Z">
          <w:r>
            <w:rPr/>
            <w:delInstrText xml:space="preserve"> PAGEREF _Toc6624 \h </w:delInstrText>
          </w:r>
        </w:del>
      </w:ins>
      <w:ins w:id="9213" w:author="M00007797" w:date="2023-06-19T18:54:00Z">
        <w:del w:id="9214" w:author="M00032937" w:date="2024-06-28T10:27:15Z">
          <w:r>
            <w:rPr/>
            <w:fldChar w:fldCharType="separate"/>
          </w:r>
        </w:del>
      </w:ins>
      <w:ins w:id="9215" w:author="M00007797" w:date="2023-06-19T18:54:00Z">
        <w:del w:id="9216" w:author="M00032937" w:date="2024-06-28T10:27:15Z">
          <w:r>
            <w:rPr/>
            <w:delText>23</w:delText>
          </w:r>
        </w:del>
      </w:ins>
      <w:ins w:id="9217" w:author="M00007797" w:date="2023-06-19T18:54:00Z">
        <w:del w:id="9218" w:author="M00032937" w:date="2024-06-28T10:27:15Z">
          <w:r>
            <w:rPr/>
            <w:fldChar w:fldCharType="end"/>
          </w:r>
        </w:del>
      </w:ins>
      <w:ins w:id="9219" w:author="M00007797" w:date="2023-06-19T18:54:00Z">
        <w:del w:id="922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221" w:author="M00007797" w:date="2023-06-19T18:54:00Z"/>
          <w:del w:id="9222" w:author="M00032937" w:date="2024-06-28T10:27:15Z"/>
        </w:rPr>
      </w:pPr>
      <w:ins w:id="9223" w:author="M00007797" w:date="2023-06-19T18:54:00Z">
        <w:del w:id="9224" w:author="M00032937" w:date="2024-06-28T10:27:15Z">
          <w:r>
            <w:rPr>
              <w:rFonts w:ascii="Times New Roman"/>
            </w:rPr>
            <w:fldChar w:fldCharType="begin"/>
          </w:r>
        </w:del>
      </w:ins>
      <w:ins w:id="9225" w:author="M00007797" w:date="2023-06-19T18:54:00Z">
        <w:del w:id="9226" w:author="M00032937" w:date="2024-06-28T10:27:15Z">
          <w:r>
            <w:rPr>
              <w:rFonts w:ascii="Times New Roman"/>
            </w:rPr>
            <w:delInstrText xml:space="preserve"> HYPERLINK \l _Toc23024 </w:delInstrText>
          </w:r>
        </w:del>
      </w:ins>
      <w:ins w:id="9227" w:author="M00007797" w:date="2023-06-19T18:54:00Z">
        <w:del w:id="922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229" w:author="M00007797" w:date="2023-06-19T18:54:00Z">
        <w:del w:id="9230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8.1.8 </w:delText>
          </w:r>
        </w:del>
      </w:ins>
      <w:ins w:id="9231" w:author="M00007797" w:date="2023-06-19T18:54:00Z">
        <w:del w:id="9232" w:author="M00032937" w:date="2024-06-28T10:27:15Z">
          <w:r>
            <w:rPr>
              <w:rFonts w:hint="eastAsia"/>
              <w:lang w:val="en-US" w:eastAsia="zh-CN"/>
            </w:rPr>
            <w:delText>儿童模式</w:delText>
          </w:r>
        </w:del>
      </w:ins>
      <w:ins w:id="9233" w:author="M00007797" w:date="2023-06-19T18:54:00Z">
        <w:del w:id="9234" w:author="M00032937" w:date="2024-06-28T10:27:15Z">
          <w:r>
            <w:rPr/>
            <w:tab/>
          </w:r>
        </w:del>
      </w:ins>
      <w:ins w:id="9235" w:author="M00007797" w:date="2023-06-19T18:54:00Z">
        <w:del w:id="9236" w:author="M00032937" w:date="2024-06-28T10:27:15Z">
          <w:r>
            <w:rPr/>
            <w:fldChar w:fldCharType="begin"/>
          </w:r>
        </w:del>
      </w:ins>
      <w:ins w:id="9237" w:author="M00007797" w:date="2023-06-19T18:54:00Z">
        <w:del w:id="9238" w:author="M00032937" w:date="2024-06-28T10:27:15Z">
          <w:r>
            <w:rPr/>
            <w:delInstrText xml:space="preserve"> PAGEREF _Toc23024 \h </w:delInstrText>
          </w:r>
        </w:del>
      </w:ins>
      <w:ins w:id="9239" w:author="M00007797" w:date="2023-06-19T18:54:00Z">
        <w:del w:id="9240" w:author="M00032937" w:date="2024-06-28T10:27:15Z">
          <w:r>
            <w:rPr/>
            <w:fldChar w:fldCharType="separate"/>
          </w:r>
        </w:del>
      </w:ins>
      <w:ins w:id="9241" w:author="M00007797" w:date="2023-06-19T18:54:00Z">
        <w:del w:id="9242" w:author="M00032937" w:date="2024-06-28T10:27:15Z">
          <w:r>
            <w:rPr/>
            <w:delText>23</w:delText>
          </w:r>
        </w:del>
      </w:ins>
      <w:ins w:id="9243" w:author="M00007797" w:date="2023-06-19T18:54:00Z">
        <w:del w:id="9244" w:author="M00032937" w:date="2024-06-28T10:27:15Z">
          <w:r>
            <w:rPr/>
            <w:fldChar w:fldCharType="end"/>
          </w:r>
        </w:del>
      </w:ins>
      <w:ins w:id="9245" w:author="M00007797" w:date="2023-06-19T18:54:00Z">
        <w:del w:id="924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247" w:author="M00007797" w:date="2023-06-19T18:54:00Z"/>
          <w:del w:id="9248" w:author="M00032937" w:date="2024-06-28T10:27:15Z"/>
        </w:rPr>
      </w:pPr>
      <w:ins w:id="9249" w:author="M00007797" w:date="2023-06-19T18:54:00Z">
        <w:del w:id="9250" w:author="M00032937" w:date="2024-06-28T10:27:15Z">
          <w:r>
            <w:rPr>
              <w:rFonts w:ascii="Times New Roman"/>
            </w:rPr>
            <w:fldChar w:fldCharType="begin"/>
          </w:r>
        </w:del>
      </w:ins>
      <w:ins w:id="9251" w:author="M00007797" w:date="2023-06-19T18:54:00Z">
        <w:del w:id="9252" w:author="M00032937" w:date="2024-06-28T10:27:15Z">
          <w:r>
            <w:rPr>
              <w:rFonts w:ascii="Times New Roman"/>
            </w:rPr>
            <w:delInstrText xml:space="preserve"> HYPERLINK \l _Toc28436 </w:delInstrText>
          </w:r>
        </w:del>
      </w:ins>
      <w:ins w:id="9253" w:author="M00007797" w:date="2023-06-19T18:54:00Z">
        <w:del w:id="925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255" w:author="M00007797" w:date="2023-06-19T18:54:00Z">
        <w:del w:id="9256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8.1.9 </w:delText>
          </w:r>
        </w:del>
      </w:ins>
      <w:ins w:id="9257" w:author="M00007797" w:date="2023-06-19T18:54:00Z">
        <w:del w:id="9258" w:author="M00032937" w:date="2024-06-28T10:27:15Z">
          <w:r>
            <w:rPr>
              <w:rFonts w:hint="eastAsia"/>
              <w:lang w:val="en-US" w:eastAsia="zh-CN"/>
            </w:rPr>
            <w:delText>坐浴功能</w:delText>
          </w:r>
        </w:del>
      </w:ins>
      <w:ins w:id="9259" w:author="M00007797" w:date="2023-06-19T18:54:00Z">
        <w:del w:id="9260" w:author="M00032937" w:date="2024-06-28T10:27:15Z">
          <w:r>
            <w:rPr/>
            <w:tab/>
          </w:r>
        </w:del>
      </w:ins>
      <w:ins w:id="9261" w:author="M00007797" w:date="2023-06-19T18:54:00Z">
        <w:del w:id="9262" w:author="M00032937" w:date="2024-06-28T10:27:15Z">
          <w:r>
            <w:rPr/>
            <w:fldChar w:fldCharType="begin"/>
          </w:r>
        </w:del>
      </w:ins>
      <w:ins w:id="9263" w:author="M00007797" w:date="2023-06-19T18:54:00Z">
        <w:del w:id="9264" w:author="M00032937" w:date="2024-06-28T10:27:15Z">
          <w:r>
            <w:rPr/>
            <w:delInstrText xml:space="preserve"> PAGEREF _Toc28436 \h </w:delInstrText>
          </w:r>
        </w:del>
      </w:ins>
      <w:ins w:id="9265" w:author="M00007797" w:date="2023-06-19T18:54:00Z">
        <w:del w:id="9266" w:author="M00032937" w:date="2024-06-28T10:27:15Z">
          <w:r>
            <w:rPr/>
            <w:fldChar w:fldCharType="separate"/>
          </w:r>
        </w:del>
      </w:ins>
      <w:ins w:id="9267" w:author="M00007797" w:date="2023-06-19T18:54:00Z">
        <w:del w:id="9268" w:author="M00032937" w:date="2024-06-28T10:27:15Z">
          <w:r>
            <w:rPr/>
            <w:delText>23</w:delText>
          </w:r>
        </w:del>
      </w:ins>
      <w:ins w:id="9269" w:author="M00007797" w:date="2023-06-19T18:54:00Z">
        <w:del w:id="9270" w:author="M00032937" w:date="2024-06-28T10:27:15Z">
          <w:r>
            <w:rPr/>
            <w:fldChar w:fldCharType="end"/>
          </w:r>
        </w:del>
      </w:ins>
      <w:ins w:id="9271" w:author="M00007797" w:date="2023-06-19T18:54:00Z">
        <w:del w:id="927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273" w:author="M00007797" w:date="2023-06-19T18:54:00Z"/>
          <w:del w:id="9274" w:author="M00032937" w:date="2024-06-28T10:27:15Z"/>
        </w:rPr>
      </w:pPr>
      <w:ins w:id="9275" w:author="M00007797" w:date="2023-06-19T18:54:00Z">
        <w:del w:id="9276" w:author="M00032937" w:date="2024-06-28T10:27:15Z">
          <w:r>
            <w:rPr>
              <w:rFonts w:ascii="Times New Roman"/>
            </w:rPr>
            <w:fldChar w:fldCharType="begin"/>
          </w:r>
        </w:del>
      </w:ins>
      <w:ins w:id="9277" w:author="M00007797" w:date="2023-06-19T18:54:00Z">
        <w:del w:id="9278" w:author="M00032937" w:date="2024-06-28T10:27:15Z">
          <w:r>
            <w:rPr>
              <w:rFonts w:ascii="Times New Roman"/>
            </w:rPr>
            <w:delInstrText xml:space="preserve"> HYPERLINK \l _Toc1945 </w:delInstrText>
          </w:r>
        </w:del>
      </w:ins>
      <w:ins w:id="9279" w:author="M00007797" w:date="2023-06-19T18:54:00Z">
        <w:del w:id="9280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281" w:author="M00007797" w:date="2023-06-19T18:54:00Z">
        <w:del w:id="9282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8.1.10 </w:delText>
          </w:r>
        </w:del>
      </w:ins>
      <w:ins w:id="9283" w:author="M00007797" w:date="2023-06-19T18:54:00Z">
        <w:del w:id="9284" w:author="M00032937" w:date="2024-06-28T10:27:15Z">
          <w:r>
            <w:rPr>
              <w:rFonts w:hint="eastAsia" w:hAnsi="Times New Roman" w:cs="Times New Roman"/>
            </w:rPr>
            <w:delText>超长清洗</w:delText>
          </w:r>
        </w:del>
      </w:ins>
      <w:ins w:id="9285" w:author="M00007797" w:date="2023-06-19T18:54:00Z">
        <w:del w:id="9286" w:author="M00032937" w:date="2024-06-28T10:27:15Z">
          <w:r>
            <w:rPr/>
            <w:tab/>
          </w:r>
        </w:del>
      </w:ins>
      <w:ins w:id="9287" w:author="M00007797" w:date="2023-06-19T18:54:00Z">
        <w:del w:id="9288" w:author="M00032937" w:date="2024-06-28T10:27:15Z">
          <w:r>
            <w:rPr/>
            <w:fldChar w:fldCharType="begin"/>
          </w:r>
        </w:del>
      </w:ins>
      <w:ins w:id="9289" w:author="M00007797" w:date="2023-06-19T18:54:00Z">
        <w:del w:id="9290" w:author="M00032937" w:date="2024-06-28T10:27:15Z">
          <w:r>
            <w:rPr/>
            <w:delInstrText xml:space="preserve"> PAGEREF _Toc1945 \h </w:delInstrText>
          </w:r>
        </w:del>
      </w:ins>
      <w:ins w:id="9291" w:author="M00007797" w:date="2023-06-19T18:54:00Z">
        <w:del w:id="9292" w:author="M00032937" w:date="2024-06-28T10:27:15Z">
          <w:r>
            <w:rPr/>
            <w:fldChar w:fldCharType="separate"/>
          </w:r>
        </w:del>
      </w:ins>
      <w:ins w:id="9293" w:author="M00007797" w:date="2023-06-19T18:54:00Z">
        <w:del w:id="9294" w:author="M00032937" w:date="2024-06-28T10:27:15Z">
          <w:r>
            <w:rPr/>
            <w:delText>23</w:delText>
          </w:r>
        </w:del>
      </w:ins>
      <w:ins w:id="9295" w:author="M00007797" w:date="2023-06-19T18:54:00Z">
        <w:del w:id="9296" w:author="M00032937" w:date="2024-06-28T10:27:15Z">
          <w:r>
            <w:rPr/>
            <w:fldChar w:fldCharType="end"/>
          </w:r>
        </w:del>
      </w:ins>
      <w:ins w:id="9297" w:author="M00007797" w:date="2023-06-19T18:54:00Z">
        <w:del w:id="929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299" w:author="M00007797" w:date="2023-06-19T18:54:00Z"/>
          <w:del w:id="9300" w:author="M00032937" w:date="2024-06-28T10:27:15Z"/>
        </w:rPr>
      </w:pPr>
      <w:ins w:id="9301" w:author="M00007797" w:date="2023-06-19T18:54:00Z">
        <w:del w:id="9302" w:author="M00032937" w:date="2024-06-28T10:27:15Z">
          <w:r>
            <w:rPr>
              <w:rFonts w:ascii="Times New Roman"/>
            </w:rPr>
            <w:fldChar w:fldCharType="begin"/>
          </w:r>
        </w:del>
      </w:ins>
      <w:ins w:id="9303" w:author="M00007797" w:date="2023-06-19T18:54:00Z">
        <w:del w:id="9304" w:author="M00032937" w:date="2024-06-28T10:27:15Z">
          <w:r>
            <w:rPr>
              <w:rFonts w:ascii="Times New Roman"/>
            </w:rPr>
            <w:delInstrText xml:space="preserve"> HYPERLINK \l _Toc28265 </w:delInstrText>
          </w:r>
        </w:del>
      </w:ins>
      <w:ins w:id="9305" w:author="M00007797" w:date="2023-06-19T18:54:00Z">
        <w:del w:id="930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307" w:author="M00007797" w:date="2023-06-19T18:54:00Z">
        <w:del w:id="9308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8.1.11 </w:delText>
          </w:r>
        </w:del>
      </w:ins>
      <w:ins w:id="9309" w:author="M00007797" w:date="2023-06-19T18:54:00Z">
        <w:del w:id="9310" w:author="M00032937" w:date="2024-06-28T10:27:15Z">
          <w:r>
            <w:rPr>
              <w:rFonts w:hint="eastAsia"/>
            </w:rPr>
            <w:delText>往复清洗</w:delText>
          </w:r>
        </w:del>
      </w:ins>
      <w:ins w:id="9311" w:author="M00007797" w:date="2023-06-19T18:54:00Z">
        <w:del w:id="9312" w:author="M00032937" w:date="2024-06-28T10:27:15Z">
          <w:r>
            <w:rPr/>
            <w:tab/>
          </w:r>
        </w:del>
      </w:ins>
      <w:ins w:id="9313" w:author="M00007797" w:date="2023-06-19T18:54:00Z">
        <w:del w:id="9314" w:author="M00032937" w:date="2024-06-28T10:27:15Z">
          <w:r>
            <w:rPr/>
            <w:fldChar w:fldCharType="begin"/>
          </w:r>
        </w:del>
      </w:ins>
      <w:ins w:id="9315" w:author="M00007797" w:date="2023-06-19T18:54:00Z">
        <w:del w:id="9316" w:author="M00032937" w:date="2024-06-28T10:27:15Z">
          <w:r>
            <w:rPr/>
            <w:delInstrText xml:space="preserve"> PAGEREF _Toc28265 \h </w:delInstrText>
          </w:r>
        </w:del>
      </w:ins>
      <w:ins w:id="9317" w:author="M00007797" w:date="2023-06-19T18:54:00Z">
        <w:del w:id="9318" w:author="M00032937" w:date="2024-06-28T10:27:15Z">
          <w:r>
            <w:rPr/>
            <w:fldChar w:fldCharType="separate"/>
          </w:r>
        </w:del>
      </w:ins>
      <w:ins w:id="9319" w:author="M00007797" w:date="2023-06-19T18:54:00Z">
        <w:del w:id="9320" w:author="M00032937" w:date="2024-06-28T10:27:15Z">
          <w:r>
            <w:rPr/>
            <w:delText>24</w:delText>
          </w:r>
        </w:del>
      </w:ins>
      <w:ins w:id="9321" w:author="M00007797" w:date="2023-06-19T18:54:00Z">
        <w:del w:id="9322" w:author="M00032937" w:date="2024-06-28T10:27:15Z">
          <w:r>
            <w:rPr/>
            <w:fldChar w:fldCharType="end"/>
          </w:r>
        </w:del>
      </w:ins>
      <w:ins w:id="9323" w:author="M00007797" w:date="2023-06-19T18:54:00Z">
        <w:del w:id="932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325" w:author="M00007797" w:date="2023-06-19T18:54:00Z"/>
          <w:del w:id="9326" w:author="M00032937" w:date="2024-06-28T10:27:15Z"/>
        </w:rPr>
      </w:pPr>
      <w:ins w:id="9327" w:author="M00007797" w:date="2023-06-19T18:54:00Z">
        <w:del w:id="9328" w:author="M00032937" w:date="2024-06-28T10:27:15Z">
          <w:r>
            <w:rPr>
              <w:rFonts w:ascii="Times New Roman"/>
            </w:rPr>
            <w:fldChar w:fldCharType="begin"/>
          </w:r>
        </w:del>
      </w:ins>
      <w:ins w:id="9329" w:author="M00007797" w:date="2023-06-19T18:54:00Z">
        <w:del w:id="9330" w:author="M00032937" w:date="2024-06-28T10:27:15Z">
          <w:r>
            <w:rPr>
              <w:rFonts w:ascii="Times New Roman"/>
            </w:rPr>
            <w:delInstrText xml:space="preserve"> HYPERLINK \l _Toc16459 </w:delInstrText>
          </w:r>
        </w:del>
      </w:ins>
      <w:ins w:id="9331" w:author="M00007797" w:date="2023-06-19T18:54:00Z">
        <w:del w:id="933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333" w:author="M00007797" w:date="2023-06-19T18:54:00Z">
        <w:del w:id="9334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8.1.12 </w:delText>
          </w:r>
        </w:del>
      </w:ins>
      <w:ins w:id="9335" w:author="M00007797" w:date="2023-06-19T18:54:00Z">
        <w:del w:id="9336" w:author="M00032937" w:date="2024-06-28T10:27:15Z">
          <w:r>
            <w:rPr>
              <w:rFonts w:hint="eastAsia"/>
              <w:lang w:val="en-US" w:eastAsia="zh-CN"/>
            </w:rPr>
            <w:delText>清洗强度</w:delText>
          </w:r>
        </w:del>
      </w:ins>
      <w:ins w:id="9337" w:author="M00007797" w:date="2023-06-19T18:54:00Z">
        <w:del w:id="9338" w:author="M00032937" w:date="2024-06-28T10:27:15Z">
          <w:r>
            <w:rPr/>
            <w:tab/>
          </w:r>
        </w:del>
      </w:ins>
      <w:ins w:id="9339" w:author="M00007797" w:date="2023-06-19T18:54:00Z">
        <w:del w:id="9340" w:author="M00032937" w:date="2024-06-28T10:27:15Z">
          <w:r>
            <w:rPr/>
            <w:fldChar w:fldCharType="begin"/>
          </w:r>
        </w:del>
      </w:ins>
      <w:ins w:id="9341" w:author="M00007797" w:date="2023-06-19T18:54:00Z">
        <w:del w:id="9342" w:author="M00032937" w:date="2024-06-28T10:27:15Z">
          <w:r>
            <w:rPr/>
            <w:delInstrText xml:space="preserve"> PAGEREF _Toc16459 \h </w:delInstrText>
          </w:r>
        </w:del>
      </w:ins>
      <w:ins w:id="9343" w:author="M00007797" w:date="2023-06-19T18:54:00Z">
        <w:del w:id="9344" w:author="M00032937" w:date="2024-06-28T10:27:15Z">
          <w:r>
            <w:rPr/>
            <w:fldChar w:fldCharType="separate"/>
          </w:r>
        </w:del>
      </w:ins>
      <w:ins w:id="9345" w:author="M00007797" w:date="2023-06-19T18:54:00Z">
        <w:del w:id="9346" w:author="M00032937" w:date="2024-06-28T10:27:15Z">
          <w:r>
            <w:rPr/>
            <w:delText>24</w:delText>
          </w:r>
        </w:del>
      </w:ins>
      <w:ins w:id="9347" w:author="M00007797" w:date="2023-06-19T18:54:00Z">
        <w:del w:id="9348" w:author="M00032937" w:date="2024-06-28T10:27:15Z">
          <w:r>
            <w:rPr/>
            <w:fldChar w:fldCharType="end"/>
          </w:r>
        </w:del>
      </w:ins>
      <w:ins w:id="9349" w:author="M00007797" w:date="2023-06-19T18:54:00Z">
        <w:del w:id="935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351" w:author="M00007797" w:date="2023-06-19T18:54:00Z"/>
          <w:del w:id="9352" w:author="M00032937" w:date="2024-06-28T10:27:15Z"/>
        </w:rPr>
      </w:pPr>
      <w:ins w:id="9353" w:author="M00007797" w:date="2023-06-19T18:54:00Z">
        <w:del w:id="9354" w:author="M00032937" w:date="2024-06-28T10:27:15Z">
          <w:r>
            <w:rPr>
              <w:rFonts w:ascii="Times New Roman"/>
            </w:rPr>
            <w:fldChar w:fldCharType="begin"/>
          </w:r>
        </w:del>
      </w:ins>
      <w:ins w:id="9355" w:author="M00007797" w:date="2023-06-19T18:54:00Z">
        <w:del w:id="9356" w:author="M00032937" w:date="2024-06-28T10:27:15Z">
          <w:r>
            <w:rPr>
              <w:rFonts w:ascii="Times New Roman"/>
            </w:rPr>
            <w:delInstrText xml:space="preserve"> HYPERLINK \l _Toc12638 </w:delInstrText>
          </w:r>
        </w:del>
      </w:ins>
      <w:ins w:id="9357" w:author="M00007797" w:date="2023-06-19T18:54:00Z">
        <w:del w:id="935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359" w:author="M00007797" w:date="2023-06-19T18:54:00Z">
        <w:del w:id="9360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8.1.13 </w:delText>
          </w:r>
        </w:del>
      </w:ins>
      <w:ins w:id="9361" w:author="M00007797" w:date="2023-06-19T18:54:00Z">
        <w:del w:id="9362" w:author="M00032937" w:date="2024-06-28T10:27:15Z">
          <w:r>
            <w:rPr>
              <w:rFonts w:hint="eastAsia"/>
            </w:rPr>
            <w:delText>冷热按摩</w:delText>
          </w:r>
        </w:del>
      </w:ins>
      <w:ins w:id="9363" w:author="M00007797" w:date="2023-06-19T18:54:00Z">
        <w:del w:id="9364" w:author="M00032937" w:date="2024-06-28T10:27:15Z">
          <w:r>
            <w:rPr/>
            <w:tab/>
          </w:r>
        </w:del>
      </w:ins>
      <w:ins w:id="9365" w:author="M00007797" w:date="2023-06-19T18:54:00Z">
        <w:del w:id="9366" w:author="M00032937" w:date="2024-06-28T10:27:15Z">
          <w:r>
            <w:rPr/>
            <w:fldChar w:fldCharType="begin"/>
          </w:r>
        </w:del>
      </w:ins>
      <w:ins w:id="9367" w:author="M00007797" w:date="2023-06-19T18:54:00Z">
        <w:del w:id="9368" w:author="M00032937" w:date="2024-06-28T10:27:15Z">
          <w:r>
            <w:rPr/>
            <w:delInstrText xml:space="preserve"> PAGEREF _Toc12638 \h </w:delInstrText>
          </w:r>
        </w:del>
      </w:ins>
      <w:ins w:id="9369" w:author="M00007797" w:date="2023-06-19T18:54:00Z">
        <w:del w:id="9370" w:author="M00032937" w:date="2024-06-28T10:27:15Z">
          <w:r>
            <w:rPr/>
            <w:fldChar w:fldCharType="separate"/>
          </w:r>
        </w:del>
      </w:ins>
      <w:ins w:id="9371" w:author="M00007797" w:date="2023-06-19T18:54:00Z">
        <w:del w:id="9372" w:author="M00032937" w:date="2024-06-28T10:27:15Z">
          <w:r>
            <w:rPr/>
            <w:delText>24</w:delText>
          </w:r>
        </w:del>
      </w:ins>
      <w:ins w:id="9373" w:author="M00007797" w:date="2023-06-19T18:54:00Z">
        <w:del w:id="9374" w:author="M00032937" w:date="2024-06-28T10:27:15Z">
          <w:r>
            <w:rPr/>
            <w:fldChar w:fldCharType="end"/>
          </w:r>
        </w:del>
      </w:ins>
      <w:ins w:id="9375" w:author="M00007797" w:date="2023-06-19T18:54:00Z">
        <w:del w:id="937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377" w:author="M00007797" w:date="2023-06-19T18:54:00Z"/>
          <w:del w:id="9378" w:author="M00032937" w:date="2024-06-28T10:27:15Z"/>
        </w:rPr>
      </w:pPr>
      <w:ins w:id="9379" w:author="M00007797" w:date="2023-06-19T18:54:00Z">
        <w:del w:id="9380" w:author="M00032937" w:date="2024-06-28T10:27:15Z">
          <w:r>
            <w:rPr>
              <w:rFonts w:ascii="Times New Roman"/>
            </w:rPr>
            <w:fldChar w:fldCharType="begin"/>
          </w:r>
        </w:del>
      </w:ins>
      <w:ins w:id="9381" w:author="M00007797" w:date="2023-06-19T18:54:00Z">
        <w:del w:id="9382" w:author="M00032937" w:date="2024-06-28T10:27:15Z">
          <w:r>
            <w:rPr>
              <w:rFonts w:ascii="Times New Roman"/>
            </w:rPr>
            <w:delInstrText xml:space="preserve"> HYPERLINK \l _Toc31983 </w:delInstrText>
          </w:r>
        </w:del>
      </w:ins>
      <w:ins w:id="9383" w:author="M00007797" w:date="2023-06-19T18:54:00Z">
        <w:del w:id="938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385" w:author="M00007797" w:date="2023-06-19T18:54:00Z">
        <w:del w:id="9386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8.1.14 </w:delText>
          </w:r>
        </w:del>
      </w:ins>
      <w:ins w:id="9387" w:author="M00007797" w:date="2023-06-19T18:54:00Z">
        <w:del w:id="9388" w:author="M00032937" w:date="2024-06-28T10:27:15Z">
          <w:r>
            <w:rPr>
              <w:rFonts w:hint="eastAsia"/>
            </w:rPr>
            <w:delText>喷嘴位置</w:delText>
          </w:r>
        </w:del>
      </w:ins>
      <w:ins w:id="9389" w:author="M00007797" w:date="2023-06-19T18:54:00Z">
        <w:del w:id="9390" w:author="M00032937" w:date="2024-06-28T10:27:15Z">
          <w:r>
            <w:rPr/>
            <w:tab/>
          </w:r>
        </w:del>
      </w:ins>
      <w:ins w:id="9391" w:author="M00007797" w:date="2023-06-19T18:54:00Z">
        <w:del w:id="9392" w:author="M00032937" w:date="2024-06-28T10:27:15Z">
          <w:r>
            <w:rPr/>
            <w:fldChar w:fldCharType="begin"/>
          </w:r>
        </w:del>
      </w:ins>
      <w:ins w:id="9393" w:author="M00007797" w:date="2023-06-19T18:54:00Z">
        <w:del w:id="9394" w:author="M00032937" w:date="2024-06-28T10:27:15Z">
          <w:r>
            <w:rPr/>
            <w:delInstrText xml:space="preserve"> PAGEREF _Toc31983 \h </w:delInstrText>
          </w:r>
        </w:del>
      </w:ins>
      <w:ins w:id="9395" w:author="M00007797" w:date="2023-06-19T18:54:00Z">
        <w:del w:id="9396" w:author="M00032937" w:date="2024-06-28T10:27:15Z">
          <w:r>
            <w:rPr/>
            <w:fldChar w:fldCharType="separate"/>
          </w:r>
        </w:del>
      </w:ins>
      <w:ins w:id="9397" w:author="M00007797" w:date="2023-06-19T18:54:00Z">
        <w:del w:id="9398" w:author="M00032937" w:date="2024-06-28T10:27:15Z">
          <w:r>
            <w:rPr/>
            <w:delText>24</w:delText>
          </w:r>
        </w:del>
      </w:ins>
      <w:ins w:id="9399" w:author="M00007797" w:date="2023-06-19T18:54:00Z">
        <w:del w:id="9400" w:author="M00032937" w:date="2024-06-28T10:27:15Z">
          <w:r>
            <w:rPr/>
            <w:fldChar w:fldCharType="end"/>
          </w:r>
        </w:del>
      </w:ins>
      <w:ins w:id="9401" w:author="M00007797" w:date="2023-06-19T18:54:00Z">
        <w:del w:id="940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403" w:author="M00007797" w:date="2023-06-19T18:54:00Z"/>
          <w:del w:id="9404" w:author="M00032937" w:date="2024-06-28T10:27:15Z"/>
        </w:rPr>
      </w:pPr>
      <w:ins w:id="9405" w:author="M00007797" w:date="2023-06-19T18:54:00Z">
        <w:del w:id="9406" w:author="M00032937" w:date="2024-06-28T10:27:15Z">
          <w:r>
            <w:rPr>
              <w:rFonts w:ascii="Times New Roman"/>
            </w:rPr>
            <w:fldChar w:fldCharType="begin"/>
          </w:r>
        </w:del>
      </w:ins>
      <w:ins w:id="9407" w:author="M00007797" w:date="2023-06-19T18:54:00Z">
        <w:del w:id="9408" w:author="M00032937" w:date="2024-06-28T10:27:15Z">
          <w:r>
            <w:rPr>
              <w:rFonts w:ascii="Times New Roman"/>
            </w:rPr>
            <w:delInstrText xml:space="preserve"> HYPERLINK \l _Toc1298 </w:delInstrText>
          </w:r>
        </w:del>
      </w:ins>
      <w:ins w:id="9409" w:author="M00007797" w:date="2023-06-19T18:54:00Z">
        <w:del w:id="9410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411" w:author="M00007797" w:date="2023-06-19T18:54:00Z">
        <w:del w:id="9412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8.1.15 </w:delText>
          </w:r>
        </w:del>
      </w:ins>
      <w:ins w:id="9413" w:author="M00007797" w:date="2023-06-19T18:54:00Z">
        <w:del w:id="9414" w:author="M00032937" w:date="2024-06-28T10:27:15Z">
          <w:r>
            <w:rPr>
              <w:rFonts w:hint="eastAsia"/>
            </w:rPr>
            <w:delText>喷嘴清洗</w:delText>
          </w:r>
        </w:del>
      </w:ins>
      <w:ins w:id="9415" w:author="M00007797" w:date="2023-06-19T18:54:00Z">
        <w:del w:id="9416" w:author="M00032937" w:date="2024-06-28T10:27:15Z">
          <w:r>
            <w:rPr/>
            <w:tab/>
          </w:r>
        </w:del>
      </w:ins>
      <w:ins w:id="9417" w:author="M00007797" w:date="2023-06-19T18:54:00Z">
        <w:del w:id="9418" w:author="M00032937" w:date="2024-06-28T10:27:15Z">
          <w:r>
            <w:rPr/>
            <w:fldChar w:fldCharType="begin"/>
          </w:r>
        </w:del>
      </w:ins>
      <w:ins w:id="9419" w:author="M00007797" w:date="2023-06-19T18:54:00Z">
        <w:del w:id="9420" w:author="M00032937" w:date="2024-06-28T10:27:15Z">
          <w:r>
            <w:rPr/>
            <w:delInstrText xml:space="preserve"> PAGEREF _Toc1298 \h </w:delInstrText>
          </w:r>
        </w:del>
      </w:ins>
      <w:ins w:id="9421" w:author="M00007797" w:date="2023-06-19T18:54:00Z">
        <w:del w:id="9422" w:author="M00032937" w:date="2024-06-28T10:27:15Z">
          <w:r>
            <w:rPr/>
            <w:fldChar w:fldCharType="separate"/>
          </w:r>
        </w:del>
      </w:ins>
      <w:ins w:id="9423" w:author="M00007797" w:date="2023-06-19T18:54:00Z">
        <w:del w:id="9424" w:author="M00032937" w:date="2024-06-28T10:27:15Z">
          <w:r>
            <w:rPr/>
            <w:delText>24</w:delText>
          </w:r>
        </w:del>
      </w:ins>
      <w:ins w:id="9425" w:author="M00007797" w:date="2023-06-19T18:54:00Z">
        <w:del w:id="9426" w:author="M00032937" w:date="2024-06-28T10:27:15Z">
          <w:r>
            <w:rPr/>
            <w:fldChar w:fldCharType="end"/>
          </w:r>
        </w:del>
      </w:ins>
      <w:ins w:id="9427" w:author="M00007797" w:date="2023-06-19T18:54:00Z">
        <w:del w:id="942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429" w:author="M00007797" w:date="2023-06-19T18:54:00Z"/>
          <w:del w:id="9430" w:author="M00032937" w:date="2024-06-28T10:27:15Z"/>
        </w:rPr>
      </w:pPr>
      <w:ins w:id="9431" w:author="M00007797" w:date="2023-06-19T18:54:00Z">
        <w:del w:id="9432" w:author="M00032937" w:date="2024-06-28T10:27:15Z">
          <w:r>
            <w:rPr>
              <w:rFonts w:ascii="Times New Roman"/>
            </w:rPr>
            <w:fldChar w:fldCharType="begin"/>
          </w:r>
        </w:del>
      </w:ins>
      <w:ins w:id="9433" w:author="M00007797" w:date="2023-06-19T18:54:00Z">
        <w:del w:id="9434" w:author="M00032937" w:date="2024-06-28T10:27:15Z">
          <w:r>
            <w:rPr>
              <w:rFonts w:ascii="Times New Roman"/>
            </w:rPr>
            <w:delInstrText xml:space="preserve"> HYPERLINK \l _Toc5778 </w:delInstrText>
          </w:r>
        </w:del>
      </w:ins>
      <w:ins w:id="9435" w:author="M00007797" w:date="2023-06-19T18:54:00Z">
        <w:del w:id="943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437" w:author="M00007797" w:date="2023-06-19T18:54:00Z">
        <w:del w:id="9438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8.1.16 </w:delText>
          </w:r>
        </w:del>
      </w:ins>
      <w:ins w:id="9439" w:author="M00007797" w:date="2023-06-19T18:54:00Z">
        <w:del w:id="9440" w:author="M00032937" w:date="2024-06-28T10:27:15Z">
          <w:r>
            <w:rPr>
              <w:rFonts w:hint="eastAsia"/>
              <w:lang w:val="en-US" w:eastAsia="zh-CN"/>
            </w:rPr>
            <w:delText>烘干</w:delText>
          </w:r>
        </w:del>
      </w:ins>
      <w:ins w:id="9441" w:author="M00007797" w:date="2023-06-19T18:54:00Z">
        <w:del w:id="9442" w:author="M00032937" w:date="2024-06-28T10:27:15Z">
          <w:r>
            <w:rPr/>
            <w:tab/>
          </w:r>
        </w:del>
      </w:ins>
      <w:ins w:id="9443" w:author="M00007797" w:date="2023-06-19T18:54:00Z">
        <w:del w:id="9444" w:author="M00032937" w:date="2024-06-28T10:27:15Z">
          <w:r>
            <w:rPr/>
            <w:fldChar w:fldCharType="begin"/>
          </w:r>
        </w:del>
      </w:ins>
      <w:ins w:id="9445" w:author="M00007797" w:date="2023-06-19T18:54:00Z">
        <w:del w:id="9446" w:author="M00032937" w:date="2024-06-28T10:27:15Z">
          <w:r>
            <w:rPr/>
            <w:delInstrText xml:space="preserve"> PAGEREF _Toc5778 \h </w:delInstrText>
          </w:r>
        </w:del>
      </w:ins>
      <w:ins w:id="9447" w:author="M00007797" w:date="2023-06-19T18:54:00Z">
        <w:del w:id="9448" w:author="M00032937" w:date="2024-06-28T10:27:15Z">
          <w:r>
            <w:rPr/>
            <w:fldChar w:fldCharType="separate"/>
          </w:r>
        </w:del>
      </w:ins>
      <w:ins w:id="9449" w:author="M00007797" w:date="2023-06-19T18:54:00Z">
        <w:del w:id="9450" w:author="M00032937" w:date="2024-06-28T10:27:15Z">
          <w:r>
            <w:rPr/>
            <w:delText>24</w:delText>
          </w:r>
        </w:del>
      </w:ins>
      <w:ins w:id="9451" w:author="M00007797" w:date="2023-06-19T18:54:00Z">
        <w:del w:id="9452" w:author="M00032937" w:date="2024-06-28T10:27:15Z">
          <w:r>
            <w:rPr/>
            <w:fldChar w:fldCharType="end"/>
          </w:r>
        </w:del>
      </w:ins>
      <w:ins w:id="9453" w:author="M00007797" w:date="2023-06-19T18:54:00Z">
        <w:del w:id="945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455" w:author="M00007797" w:date="2023-06-19T18:54:00Z"/>
          <w:del w:id="9456" w:author="M00032937" w:date="2024-06-28T10:27:15Z"/>
        </w:rPr>
      </w:pPr>
      <w:ins w:id="9457" w:author="M00007797" w:date="2023-06-19T18:54:00Z">
        <w:del w:id="9458" w:author="M00032937" w:date="2024-06-28T10:27:15Z">
          <w:r>
            <w:rPr>
              <w:rFonts w:ascii="Times New Roman"/>
            </w:rPr>
            <w:fldChar w:fldCharType="begin"/>
          </w:r>
        </w:del>
      </w:ins>
      <w:ins w:id="9459" w:author="M00007797" w:date="2023-06-19T18:54:00Z">
        <w:del w:id="9460" w:author="M00032937" w:date="2024-06-28T10:27:15Z">
          <w:r>
            <w:rPr>
              <w:rFonts w:ascii="Times New Roman"/>
            </w:rPr>
            <w:delInstrText xml:space="preserve"> HYPERLINK \l _Toc25864 </w:delInstrText>
          </w:r>
        </w:del>
      </w:ins>
      <w:ins w:id="9461" w:author="M00007797" w:date="2023-06-19T18:54:00Z">
        <w:del w:id="946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463" w:author="M00007797" w:date="2023-06-19T18:54:00Z">
        <w:del w:id="9464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8.1.17 </w:delText>
          </w:r>
        </w:del>
      </w:ins>
      <w:ins w:id="9465" w:author="M00007797" w:date="2023-06-19T18:54:00Z">
        <w:del w:id="9466" w:author="M00032937" w:date="2024-06-28T10:27:15Z">
          <w:r>
            <w:rPr>
              <w:rFonts w:hint="eastAsia"/>
              <w:lang w:val="en-US" w:eastAsia="zh-CN"/>
            </w:rPr>
            <w:delText>风速调节</w:delText>
          </w:r>
        </w:del>
      </w:ins>
      <w:ins w:id="9467" w:author="M00007797" w:date="2023-06-19T18:54:00Z">
        <w:del w:id="9468" w:author="M00032937" w:date="2024-06-28T10:27:15Z">
          <w:r>
            <w:rPr/>
            <w:tab/>
          </w:r>
        </w:del>
      </w:ins>
      <w:ins w:id="9469" w:author="M00007797" w:date="2023-06-19T18:54:00Z">
        <w:del w:id="9470" w:author="M00032937" w:date="2024-06-28T10:27:15Z">
          <w:r>
            <w:rPr/>
            <w:fldChar w:fldCharType="begin"/>
          </w:r>
        </w:del>
      </w:ins>
      <w:ins w:id="9471" w:author="M00007797" w:date="2023-06-19T18:54:00Z">
        <w:del w:id="9472" w:author="M00032937" w:date="2024-06-28T10:27:15Z">
          <w:r>
            <w:rPr/>
            <w:delInstrText xml:space="preserve"> PAGEREF _Toc25864 \h </w:delInstrText>
          </w:r>
        </w:del>
      </w:ins>
      <w:ins w:id="9473" w:author="M00007797" w:date="2023-06-19T18:54:00Z">
        <w:del w:id="9474" w:author="M00032937" w:date="2024-06-28T10:27:15Z">
          <w:r>
            <w:rPr/>
            <w:fldChar w:fldCharType="separate"/>
          </w:r>
        </w:del>
      </w:ins>
      <w:ins w:id="9475" w:author="M00007797" w:date="2023-06-19T18:54:00Z">
        <w:del w:id="9476" w:author="M00032937" w:date="2024-06-28T10:27:15Z">
          <w:r>
            <w:rPr/>
            <w:delText>24</w:delText>
          </w:r>
        </w:del>
      </w:ins>
      <w:ins w:id="9477" w:author="M00007797" w:date="2023-06-19T18:54:00Z">
        <w:del w:id="9478" w:author="M00032937" w:date="2024-06-28T10:27:15Z">
          <w:r>
            <w:rPr/>
            <w:fldChar w:fldCharType="end"/>
          </w:r>
        </w:del>
      </w:ins>
      <w:ins w:id="9479" w:author="M00007797" w:date="2023-06-19T18:54:00Z">
        <w:del w:id="948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481" w:author="M00007797" w:date="2023-06-19T18:54:00Z"/>
          <w:del w:id="9482" w:author="M00032937" w:date="2024-06-28T10:27:15Z"/>
        </w:rPr>
      </w:pPr>
      <w:ins w:id="9483" w:author="M00007797" w:date="2023-06-19T18:54:00Z">
        <w:del w:id="9484" w:author="M00032937" w:date="2024-06-28T10:27:15Z">
          <w:r>
            <w:rPr>
              <w:rFonts w:ascii="Times New Roman"/>
            </w:rPr>
            <w:fldChar w:fldCharType="begin"/>
          </w:r>
        </w:del>
      </w:ins>
      <w:ins w:id="9485" w:author="M00007797" w:date="2023-06-19T18:54:00Z">
        <w:del w:id="9486" w:author="M00032937" w:date="2024-06-28T10:27:15Z">
          <w:r>
            <w:rPr>
              <w:rFonts w:ascii="Times New Roman"/>
            </w:rPr>
            <w:delInstrText xml:space="preserve"> HYPERLINK \l _Toc11955 </w:delInstrText>
          </w:r>
        </w:del>
      </w:ins>
      <w:ins w:id="9487" w:author="M00007797" w:date="2023-06-19T18:54:00Z">
        <w:del w:id="948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489" w:author="M00007797" w:date="2023-06-19T18:54:00Z">
        <w:del w:id="9490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8.1.18 </w:delText>
          </w:r>
        </w:del>
      </w:ins>
      <w:ins w:id="9491" w:author="M00007797" w:date="2023-06-19T18:54:00Z">
        <w:del w:id="9492" w:author="M00032937" w:date="2024-06-28T10:27:15Z">
          <w:r>
            <w:rPr>
              <w:rFonts w:hint="eastAsia"/>
            </w:rPr>
            <w:delText>除臭</w:delText>
          </w:r>
        </w:del>
      </w:ins>
      <w:ins w:id="9493" w:author="M00007797" w:date="2023-06-19T18:54:00Z">
        <w:del w:id="9494" w:author="M00032937" w:date="2024-06-28T10:27:15Z">
          <w:r>
            <w:rPr/>
            <w:tab/>
          </w:r>
        </w:del>
      </w:ins>
      <w:ins w:id="9495" w:author="M00007797" w:date="2023-06-19T18:54:00Z">
        <w:del w:id="9496" w:author="M00032937" w:date="2024-06-28T10:27:15Z">
          <w:r>
            <w:rPr/>
            <w:fldChar w:fldCharType="begin"/>
          </w:r>
        </w:del>
      </w:ins>
      <w:ins w:id="9497" w:author="M00007797" w:date="2023-06-19T18:54:00Z">
        <w:del w:id="9498" w:author="M00032937" w:date="2024-06-28T10:27:15Z">
          <w:r>
            <w:rPr/>
            <w:delInstrText xml:space="preserve"> PAGEREF _Toc11955 \h </w:delInstrText>
          </w:r>
        </w:del>
      </w:ins>
      <w:ins w:id="9499" w:author="M00007797" w:date="2023-06-19T18:54:00Z">
        <w:del w:id="9500" w:author="M00032937" w:date="2024-06-28T10:27:15Z">
          <w:r>
            <w:rPr/>
            <w:fldChar w:fldCharType="separate"/>
          </w:r>
        </w:del>
      </w:ins>
      <w:ins w:id="9501" w:author="M00007797" w:date="2023-06-19T18:54:00Z">
        <w:del w:id="9502" w:author="M00032937" w:date="2024-06-28T10:27:15Z">
          <w:r>
            <w:rPr/>
            <w:delText>24</w:delText>
          </w:r>
        </w:del>
      </w:ins>
      <w:ins w:id="9503" w:author="M00007797" w:date="2023-06-19T18:54:00Z">
        <w:del w:id="9504" w:author="M00032937" w:date="2024-06-28T10:27:15Z">
          <w:r>
            <w:rPr/>
            <w:fldChar w:fldCharType="end"/>
          </w:r>
        </w:del>
      </w:ins>
      <w:ins w:id="9505" w:author="M00007797" w:date="2023-06-19T18:54:00Z">
        <w:del w:id="950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507" w:author="M00007797" w:date="2023-06-19T18:54:00Z"/>
          <w:del w:id="9508" w:author="M00032937" w:date="2024-06-28T10:27:15Z"/>
        </w:rPr>
      </w:pPr>
      <w:ins w:id="9509" w:author="M00007797" w:date="2023-06-19T18:54:00Z">
        <w:del w:id="9510" w:author="M00032937" w:date="2024-06-28T10:27:15Z">
          <w:r>
            <w:rPr>
              <w:rFonts w:ascii="Times New Roman"/>
            </w:rPr>
            <w:fldChar w:fldCharType="begin"/>
          </w:r>
        </w:del>
      </w:ins>
      <w:ins w:id="9511" w:author="M00007797" w:date="2023-06-19T18:54:00Z">
        <w:del w:id="9512" w:author="M00032937" w:date="2024-06-28T10:27:15Z">
          <w:r>
            <w:rPr>
              <w:rFonts w:ascii="Times New Roman"/>
            </w:rPr>
            <w:delInstrText xml:space="preserve"> HYPERLINK \l _Toc14525 </w:delInstrText>
          </w:r>
        </w:del>
      </w:ins>
      <w:ins w:id="9513" w:author="M00007797" w:date="2023-06-19T18:54:00Z">
        <w:del w:id="951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515" w:author="M00007797" w:date="2023-06-19T18:54:00Z">
        <w:del w:id="9516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8.1.19 </w:delText>
          </w:r>
        </w:del>
      </w:ins>
      <w:ins w:id="9517" w:author="M00007797" w:date="2023-06-19T18:54:00Z">
        <w:del w:id="9518" w:author="M00032937" w:date="2024-06-28T10:27:15Z">
          <w:r>
            <w:rPr>
              <w:rFonts w:hint="eastAsia"/>
            </w:rPr>
            <w:delText>夜灯</w:delText>
          </w:r>
        </w:del>
      </w:ins>
      <w:ins w:id="9519" w:author="M00007797" w:date="2023-06-19T18:54:00Z">
        <w:del w:id="9520" w:author="M00032937" w:date="2024-06-28T10:27:15Z">
          <w:r>
            <w:rPr/>
            <w:tab/>
          </w:r>
        </w:del>
      </w:ins>
      <w:ins w:id="9521" w:author="M00007797" w:date="2023-06-19T18:54:00Z">
        <w:del w:id="9522" w:author="M00032937" w:date="2024-06-28T10:27:15Z">
          <w:r>
            <w:rPr/>
            <w:fldChar w:fldCharType="begin"/>
          </w:r>
        </w:del>
      </w:ins>
      <w:ins w:id="9523" w:author="M00007797" w:date="2023-06-19T18:54:00Z">
        <w:del w:id="9524" w:author="M00032937" w:date="2024-06-28T10:27:15Z">
          <w:r>
            <w:rPr/>
            <w:delInstrText xml:space="preserve"> PAGEREF _Toc14525 \h </w:delInstrText>
          </w:r>
        </w:del>
      </w:ins>
      <w:ins w:id="9525" w:author="M00007797" w:date="2023-06-19T18:54:00Z">
        <w:del w:id="9526" w:author="M00032937" w:date="2024-06-28T10:27:15Z">
          <w:r>
            <w:rPr/>
            <w:fldChar w:fldCharType="separate"/>
          </w:r>
        </w:del>
      </w:ins>
      <w:ins w:id="9527" w:author="M00007797" w:date="2023-06-19T18:54:00Z">
        <w:del w:id="9528" w:author="M00032937" w:date="2024-06-28T10:27:15Z">
          <w:r>
            <w:rPr/>
            <w:delText>24</w:delText>
          </w:r>
        </w:del>
      </w:ins>
      <w:ins w:id="9529" w:author="M00007797" w:date="2023-06-19T18:54:00Z">
        <w:del w:id="9530" w:author="M00032937" w:date="2024-06-28T10:27:15Z">
          <w:r>
            <w:rPr/>
            <w:fldChar w:fldCharType="end"/>
          </w:r>
        </w:del>
      </w:ins>
      <w:ins w:id="9531" w:author="M00007797" w:date="2023-06-19T18:54:00Z">
        <w:del w:id="953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533" w:author="M00007797" w:date="2023-06-19T18:54:00Z"/>
          <w:del w:id="9534" w:author="M00032937" w:date="2024-06-28T10:27:15Z"/>
        </w:rPr>
      </w:pPr>
      <w:ins w:id="9535" w:author="M00007797" w:date="2023-06-19T18:54:00Z">
        <w:del w:id="9536" w:author="M00032937" w:date="2024-06-28T10:27:15Z">
          <w:r>
            <w:rPr>
              <w:rFonts w:ascii="Times New Roman"/>
            </w:rPr>
            <w:fldChar w:fldCharType="begin"/>
          </w:r>
        </w:del>
      </w:ins>
      <w:ins w:id="9537" w:author="M00007797" w:date="2023-06-19T18:54:00Z">
        <w:del w:id="9538" w:author="M00032937" w:date="2024-06-28T10:27:15Z">
          <w:r>
            <w:rPr>
              <w:rFonts w:ascii="Times New Roman"/>
            </w:rPr>
            <w:delInstrText xml:space="preserve"> HYPERLINK \l _Toc4843 </w:delInstrText>
          </w:r>
        </w:del>
      </w:ins>
      <w:ins w:id="9539" w:author="M00007797" w:date="2023-06-19T18:54:00Z">
        <w:del w:id="9540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541" w:author="M00007797" w:date="2023-06-19T18:54:00Z">
        <w:del w:id="9542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8.1.20 </w:delText>
          </w:r>
        </w:del>
      </w:ins>
      <w:ins w:id="9543" w:author="M00007797" w:date="2023-06-19T18:54:00Z">
        <w:del w:id="9544" w:author="M00032937" w:date="2024-06-28T10:27:15Z">
          <w:r>
            <w:rPr>
              <w:rFonts w:hint="eastAsia"/>
            </w:rPr>
            <w:delText>光线感应</w:delText>
          </w:r>
        </w:del>
      </w:ins>
      <w:ins w:id="9545" w:author="M00007797" w:date="2023-06-19T18:54:00Z">
        <w:del w:id="9546" w:author="M00032937" w:date="2024-06-28T10:27:15Z">
          <w:r>
            <w:rPr/>
            <w:tab/>
          </w:r>
        </w:del>
      </w:ins>
      <w:ins w:id="9547" w:author="M00007797" w:date="2023-06-19T18:54:00Z">
        <w:del w:id="9548" w:author="M00032937" w:date="2024-06-28T10:27:15Z">
          <w:r>
            <w:rPr/>
            <w:fldChar w:fldCharType="begin"/>
          </w:r>
        </w:del>
      </w:ins>
      <w:ins w:id="9549" w:author="M00007797" w:date="2023-06-19T18:54:00Z">
        <w:del w:id="9550" w:author="M00032937" w:date="2024-06-28T10:27:15Z">
          <w:r>
            <w:rPr/>
            <w:delInstrText xml:space="preserve"> PAGEREF _Toc4843 \h </w:delInstrText>
          </w:r>
        </w:del>
      </w:ins>
      <w:ins w:id="9551" w:author="M00007797" w:date="2023-06-19T18:54:00Z">
        <w:del w:id="9552" w:author="M00032937" w:date="2024-06-28T10:27:15Z">
          <w:r>
            <w:rPr/>
            <w:fldChar w:fldCharType="separate"/>
          </w:r>
        </w:del>
      </w:ins>
      <w:ins w:id="9553" w:author="M00007797" w:date="2023-06-19T18:54:00Z">
        <w:del w:id="9554" w:author="M00032937" w:date="2024-06-28T10:27:15Z">
          <w:r>
            <w:rPr/>
            <w:delText>25</w:delText>
          </w:r>
        </w:del>
      </w:ins>
      <w:ins w:id="9555" w:author="M00007797" w:date="2023-06-19T18:54:00Z">
        <w:del w:id="9556" w:author="M00032937" w:date="2024-06-28T10:27:15Z">
          <w:r>
            <w:rPr/>
            <w:fldChar w:fldCharType="end"/>
          </w:r>
        </w:del>
      </w:ins>
      <w:ins w:id="9557" w:author="M00007797" w:date="2023-06-19T18:54:00Z">
        <w:del w:id="955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559" w:author="M00007797" w:date="2023-06-19T18:54:00Z"/>
          <w:del w:id="9560" w:author="M00032937" w:date="2024-06-28T10:27:15Z"/>
        </w:rPr>
      </w:pPr>
      <w:ins w:id="9561" w:author="M00007797" w:date="2023-06-19T18:54:00Z">
        <w:del w:id="9562" w:author="M00032937" w:date="2024-06-28T10:27:15Z">
          <w:r>
            <w:rPr>
              <w:rFonts w:ascii="Times New Roman"/>
            </w:rPr>
            <w:fldChar w:fldCharType="begin"/>
          </w:r>
        </w:del>
      </w:ins>
      <w:ins w:id="9563" w:author="M00007797" w:date="2023-06-19T18:54:00Z">
        <w:del w:id="9564" w:author="M00032937" w:date="2024-06-28T10:27:15Z">
          <w:r>
            <w:rPr>
              <w:rFonts w:ascii="Times New Roman"/>
            </w:rPr>
            <w:delInstrText xml:space="preserve"> HYPERLINK \l _Toc21298 </w:delInstrText>
          </w:r>
        </w:del>
      </w:ins>
      <w:ins w:id="9565" w:author="M00007797" w:date="2023-06-19T18:54:00Z">
        <w:del w:id="956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567" w:author="M00007797" w:date="2023-06-19T18:54:00Z">
        <w:del w:id="9568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8.1.21 </w:delText>
          </w:r>
        </w:del>
      </w:ins>
      <w:ins w:id="9569" w:author="M00007797" w:date="2023-06-19T18:54:00Z">
        <w:del w:id="9570" w:author="M00032937" w:date="2024-06-28T10:27:15Z">
          <w:r>
            <w:rPr>
              <w:rFonts w:hint="eastAsia"/>
              <w:lang w:val="en-US" w:eastAsia="zh-CN"/>
            </w:rPr>
            <w:delText>座圈氛围灯</w:delText>
          </w:r>
        </w:del>
      </w:ins>
      <w:ins w:id="9571" w:author="M00007797" w:date="2023-06-19T18:54:00Z">
        <w:del w:id="9572" w:author="M00032937" w:date="2024-06-28T10:27:15Z">
          <w:r>
            <w:rPr/>
            <w:tab/>
          </w:r>
        </w:del>
      </w:ins>
      <w:ins w:id="9573" w:author="M00007797" w:date="2023-06-19T18:54:00Z">
        <w:del w:id="9574" w:author="M00032937" w:date="2024-06-28T10:27:15Z">
          <w:r>
            <w:rPr/>
            <w:fldChar w:fldCharType="begin"/>
          </w:r>
        </w:del>
      </w:ins>
      <w:ins w:id="9575" w:author="M00007797" w:date="2023-06-19T18:54:00Z">
        <w:del w:id="9576" w:author="M00032937" w:date="2024-06-28T10:27:15Z">
          <w:r>
            <w:rPr/>
            <w:delInstrText xml:space="preserve"> PAGEREF _Toc21298 \h </w:delInstrText>
          </w:r>
        </w:del>
      </w:ins>
      <w:ins w:id="9577" w:author="M00007797" w:date="2023-06-19T18:54:00Z">
        <w:del w:id="9578" w:author="M00032937" w:date="2024-06-28T10:27:15Z">
          <w:r>
            <w:rPr/>
            <w:fldChar w:fldCharType="separate"/>
          </w:r>
        </w:del>
      </w:ins>
      <w:ins w:id="9579" w:author="M00007797" w:date="2023-06-19T18:54:00Z">
        <w:del w:id="9580" w:author="M00032937" w:date="2024-06-28T10:27:15Z">
          <w:r>
            <w:rPr/>
            <w:delText>25</w:delText>
          </w:r>
        </w:del>
      </w:ins>
      <w:ins w:id="9581" w:author="M00007797" w:date="2023-06-19T18:54:00Z">
        <w:del w:id="9582" w:author="M00032937" w:date="2024-06-28T10:27:15Z">
          <w:r>
            <w:rPr/>
            <w:fldChar w:fldCharType="end"/>
          </w:r>
        </w:del>
      </w:ins>
      <w:ins w:id="9583" w:author="M00007797" w:date="2023-06-19T18:54:00Z">
        <w:del w:id="958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585" w:author="M00007797" w:date="2023-06-19T18:54:00Z"/>
          <w:del w:id="9586" w:author="M00032937" w:date="2024-06-28T10:27:15Z"/>
        </w:rPr>
      </w:pPr>
      <w:ins w:id="9587" w:author="M00007797" w:date="2023-06-19T18:54:00Z">
        <w:del w:id="9588" w:author="M00032937" w:date="2024-06-28T10:27:15Z">
          <w:r>
            <w:rPr>
              <w:rFonts w:ascii="Times New Roman"/>
            </w:rPr>
            <w:fldChar w:fldCharType="begin"/>
          </w:r>
        </w:del>
      </w:ins>
      <w:ins w:id="9589" w:author="M00007797" w:date="2023-06-19T18:54:00Z">
        <w:del w:id="9590" w:author="M00032937" w:date="2024-06-28T10:27:15Z">
          <w:r>
            <w:rPr>
              <w:rFonts w:ascii="Times New Roman"/>
            </w:rPr>
            <w:delInstrText xml:space="preserve"> HYPERLINK \l _Toc16089 </w:delInstrText>
          </w:r>
        </w:del>
      </w:ins>
      <w:ins w:id="9591" w:author="M00007797" w:date="2023-06-19T18:54:00Z">
        <w:del w:id="959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593" w:author="M00007797" w:date="2023-06-19T18:54:00Z">
        <w:del w:id="9594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8.1.22 </w:delText>
          </w:r>
        </w:del>
      </w:ins>
      <w:ins w:id="9595" w:author="M00007797" w:date="2023-06-19T18:54:00Z">
        <w:del w:id="9596" w:author="M00032937" w:date="2024-06-28T10:27:15Z">
          <w:r>
            <w:rPr>
              <w:rFonts w:hint="eastAsia"/>
            </w:rPr>
            <w:delText>遥控开</w:delText>
          </w:r>
        </w:del>
      </w:ins>
      <w:ins w:id="9597" w:author="M00007797" w:date="2023-06-19T18:54:00Z">
        <w:del w:id="9598" w:author="M00032937" w:date="2024-06-28T10:27:15Z">
          <w:r>
            <w:rPr>
              <w:rFonts w:hint="eastAsia"/>
              <w:lang w:val="en-US" w:eastAsia="zh-CN"/>
            </w:rPr>
            <w:delText>关</w:delText>
          </w:r>
        </w:del>
      </w:ins>
      <w:ins w:id="9599" w:author="M00007797" w:date="2023-06-19T18:54:00Z">
        <w:del w:id="9600" w:author="M00032937" w:date="2024-06-28T10:27:15Z">
          <w:r>
            <w:rPr/>
            <w:delText>圈</w:delText>
          </w:r>
        </w:del>
      </w:ins>
      <w:ins w:id="9601" w:author="M00007797" w:date="2023-06-19T18:54:00Z">
        <w:del w:id="9602" w:author="M00032937" w:date="2024-06-28T10:27:15Z">
          <w:r>
            <w:rPr>
              <w:rFonts w:hint="eastAsia"/>
            </w:rPr>
            <w:delText>/盖</w:delText>
          </w:r>
        </w:del>
      </w:ins>
      <w:ins w:id="9603" w:author="M00007797" w:date="2023-06-19T18:54:00Z">
        <w:del w:id="9604" w:author="M00032937" w:date="2024-06-28T10:27:15Z">
          <w:r>
            <w:rPr/>
            <w:tab/>
          </w:r>
        </w:del>
      </w:ins>
      <w:ins w:id="9605" w:author="M00007797" w:date="2023-06-19T18:54:00Z">
        <w:del w:id="9606" w:author="M00032937" w:date="2024-06-28T10:27:15Z">
          <w:r>
            <w:rPr/>
            <w:fldChar w:fldCharType="begin"/>
          </w:r>
        </w:del>
      </w:ins>
      <w:ins w:id="9607" w:author="M00007797" w:date="2023-06-19T18:54:00Z">
        <w:del w:id="9608" w:author="M00032937" w:date="2024-06-28T10:27:15Z">
          <w:r>
            <w:rPr/>
            <w:delInstrText xml:space="preserve"> PAGEREF _Toc16089 \h </w:delInstrText>
          </w:r>
        </w:del>
      </w:ins>
      <w:ins w:id="9609" w:author="M00007797" w:date="2023-06-19T18:54:00Z">
        <w:del w:id="9610" w:author="M00032937" w:date="2024-06-28T10:27:15Z">
          <w:r>
            <w:rPr/>
            <w:fldChar w:fldCharType="separate"/>
          </w:r>
        </w:del>
      </w:ins>
      <w:ins w:id="9611" w:author="M00007797" w:date="2023-06-19T18:54:00Z">
        <w:del w:id="9612" w:author="M00032937" w:date="2024-06-28T10:27:15Z">
          <w:r>
            <w:rPr/>
            <w:delText>25</w:delText>
          </w:r>
        </w:del>
      </w:ins>
      <w:ins w:id="9613" w:author="M00007797" w:date="2023-06-19T18:54:00Z">
        <w:del w:id="9614" w:author="M00032937" w:date="2024-06-28T10:27:15Z">
          <w:r>
            <w:rPr/>
            <w:fldChar w:fldCharType="end"/>
          </w:r>
        </w:del>
      </w:ins>
      <w:ins w:id="9615" w:author="M00007797" w:date="2023-06-19T18:54:00Z">
        <w:del w:id="961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ind w:left="0" w:leftChars="0" w:firstLine="1058" w:firstLineChars="441"/>
        <w:rPr>
          <w:ins w:id="9618" w:author="M00007797" w:date="2023-06-19T18:54:00Z"/>
          <w:del w:id="9619" w:author="M00032937" w:date="2024-06-28T10:27:15Z"/>
        </w:rPr>
        <w:pPrChange w:id="9617" w:author="M00007797" w:date="2023-06-19T18:55:12Z">
          <w:pPr>
            <w:pStyle w:val="44"/>
            <w:tabs>
              <w:tab w:val="right" w:leader="dot" w:pos="9864"/>
              <w:tab w:val="clear" w:pos="1890"/>
              <w:tab w:val="clear" w:pos="9853"/>
            </w:tabs>
          </w:pPr>
        </w:pPrChange>
      </w:pPr>
      <w:ins w:id="9620" w:author="M00007797" w:date="2023-06-19T18:54:00Z">
        <w:del w:id="9621" w:author="M00032937" w:date="2024-06-28T10:27:15Z">
          <w:r>
            <w:rPr>
              <w:rFonts w:ascii="Times New Roman"/>
            </w:rPr>
            <w:fldChar w:fldCharType="begin"/>
          </w:r>
        </w:del>
      </w:ins>
      <w:ins w:id="9622" w:author="M00007797" w:date="2023-06-19T18:54:00Z">
        <w:del w:id="9623" w:author="M00032937" w:date="2024-06-28T10:27:15Z">
          <w:r>
            <w:rPr>
              <w:rFonts w:ascii="Times New Roman"/>
            </w:rPr>
            <w:delInstrText xml:space="preserve"> HYPERLINK \l _Toc30334 </w:delInstrText>
          </w:r>
        </w:del>
      </w:ins>
      <w:ins w:id="9624" w:author="M00007797" w:date="2023-06-19T18:54:00Z">
        <w:del w:id="962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626" w:author="M00007797" w:date="2023-06-19T18:54:00Z">
        <w:del w:id="9627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8.1.23 </w:delText>
          </w:r>
        </w:del>
      </w:ins>
      <w:ins w:id="9628" w:author="M00007797" w:date="2023-06-19T18:54:00Z">
        <w:del w:id="9629" w:author="M00032937" w:date="2024-06-28T10:27:15Z">
          <w:r>
            <w:rPr>
              <w:rFonts w:hint="eastAsia"/>
            </w:rPr>
            <w:delText>离座冲水</w:delText>
          </w:r>
        </w:del>
      </w:ins>
      <w:ins w:id="9630" w:author="M00007797" w:date="2023-06-19T18:54:00Z">
        <w:del w:id="9631" w:author="M00032937" w:date="2024-06-28T10:27:15Z">
          <w:r>
            <w:rPr/>
            <w:tab/>
          </w:r>
        </w:del>
      </w:ins>
      <w:ins w:id="9632" w:author="M00007797" w:date="2023-06-19T18:54:00Z">
        <w:del w:id="9633" w:author="M00032937" w:date="2024-06-28T10:27:15Z">
          <w:r>
            <w:rPr/>
            <w:fldChar w:fldCharType="begin"/>
          </w:r>
        </w:del>
      </w:ins>
      <w:ins w:id="9634" w:author="M00007797" w:date="2023-06-19T18:54:00Z">
        <w:del w:id="9635" w:author="M00032937" w:date="2024-06-28T10:27:15Z">
          <w:r>
            <w:rPr/>
            <w:delInstrText xml:space="preserve"> PAGEREF _Toc30334 \h </w:delInstrText>
          </w:r>
        </w:del>
      </w:ins>
      <w:ins w:id="9636" w:author="M00007797" w:date="2023-06-19T18:54:00Z">
        <w:del w:id="9637" w:author="M00032937" w:date="2024-06-28T10:27:15Z">
          <w:r>
            <w:rPr/>
            <w:fldChar w:fldCharType="separate"/>
          </w:r>
        </w:del>
      </w:ins>
      <w:ins w:id="9638" w:author="M00007797" w:date="2023-06-19T18:54:00Z">
        <w:del w:id="9639" w:author="M00032937" w:date="2024-06-28T10:27:15Z">
          <w:r>
            <w:rPr/>
            <w:delText>25</w:delText>
          </w:r>
        </w:del>
      </w:ins>
      <w:ins w:id="9640" w:author="M00007797" w:date="2023-06-19T18:54:00Z">
        <w:del w:id="9641" w:author="M00032937" w:date="2024-06-28T10:27:15Z">
          <w:r>
            <w:rPr/>
            <w:fldChar w:fldCharType="end"/>
          </w:r>
        </w:del>
      </w:ins>
      <w:ins w:id="9642" w:author="M00007797" w:date="2023-06-19T18:54:00Z">
        <w:del w:id="964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644" w:author="M00007797" w:date="2023-06-19T18:54:00Z"/>
          <w:del w:id="9645" w:author="M00032937" w:date="2024-06-28T10:27:15Z"/>
        </w:rPr>
      </w:pPr>
      <w:ins w:id="9646" w:author="M00007797" w:date="2023-06-19T18:54:00Z">
        <w:del w:id="9647" w:author="M00032937" w:date="2024-06-28T10:27:15Z">
          <w:r>
            <w:rPr>
              <w:rFonts w:ascii="Times New Roman"/>
            </w:rPr>
            <w:fldChar w:fldCharType="begin"/>
          </w:r>
        </w:del>
      </w:ins>
      <w:ins w:id="9648" w:author="M00007797" w:date="2023-06-19T18:54:00Z">
        <w:del w:id="9649" w:author="M00032937" w:date="2024-06-28T10:27:15Z">
          <w:r>
            <w:rPr>
              <w:rFonts w:ascii="Times New Roman"/>
            </w:rPr>
            <w:delInstrText xml:space="preserve"> HYPERLINK \l _Toc17020 </w:delInstrText>
          </w:r>
        </w:del>
      </w:ins>
      <w:ins w:id="9650" w:author="M00007797" w:date="2023-06-19T18:54:00Z">
        <w:del w:id="965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652" w:author="M00007797" w:date="2023-06-19T18:54:00Z">
        <w:del w:id="9653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>8.1.2</w:delText>
          </w:r>
        </w:del>
      </w:ins>
      <w:ins w:id="9654" w:author="M00007797" w:date="2023-07-10T11:50:59Z">
        <w:del w:id="9655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  <w:lang w:val="en-US" w:eastAsia="zh-CN"/>
            </w:rPr>
            <w:delText>4</w:delText>
          </w:r>
        </w:del>
      </w:ins>
      <w:ins w:id="9656" w:author="M00007797" w:date="2023-06-19T18:54:00Z">
        <w:del w:id="9657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 </w:delText>
          </w:r>
        </w:del>
      </w:ins>
      <w:ins w:id="9658" w:author="M00007797" w:date="2023-06-19T18:54:00Z">
        <w:del w:id="9659" w:author="M00032937" w:date="2024-06-28T10:27:15Z">
          <w:r>
            <w:rPr>
              <w:rFonts w:hint="eastAsia"/>
            </w:rPr>
            <w:delText>紫外线杀菌</w:delText>
          </w:r>
        </w:del>
      </w:ins>
      <w:ins w:id="9660" w:author="M00007797" w:date="2023-06-19T18:54:00Z">
        <w:del w:id="9661" w:author="M00032937" w:date="2024-06-28T10:27:15Z">
          <w:r>
            <w:rPr/>
            <w:tab/>
          </w:r>
        </w:del>
      </w:ins>
      <w:ins w:id="9662" w:author="M00007797" w:date="2023-06-19T18:54:00Z">
        <w:del w:id="9663" w:author="M00032937" w:date="2024-06-28T10:27:15Z">
          <w:r>
            <w:rPr/>
            <w:fldChar w:fldCharType="begin"/>
          </w:r>
        </w:del>
      </w:ins>
      <w:ins w:id="9664" w:author="M00007797" w:date="2023-06-19T18:54:00Z">
        <w:del w:id="9665" w:author="M00032937" w:date="2024-06-28T10:27:15Z">
          <w:r>
            <w:rPr/>
            <w:delInstrText xml:space="preserve"> PAGEREF _Toc17020 \h </w:delInstrText>
          </w:r>
        </w:del>
      </w:ins>
      <w:ins w:id="9666" w:author="M00007797" w:date="2023-06-19T18:54:00Z">
        <w:del w:id="9667" w:author="M00032937" w:date="2024-06-28T10:27:15Z">
          <w:r>
            <w:rPr/>
            <w:fldChar w:fldCharType="separate"/>
          </w:r>
        </w:del>
      </w:ins>
      <w:ins w:id="9668" w:author="M00007797" w:date="2023-06-19T18:54:00Z">
        <w:del w:id="9669" w:author="M00032937" w:date="2024-06-28T10:27:15Z">
          <w:r>
            <w:rPr/>
            <w:delText>25</w:delText>
          </w:r>
        </w:del>
      </w:ins>
      <w:ins w:id="9670" w:author="M00007797" w:date="2023-06-19T18:54:00Z">
        <w:del w:id="9671" w:author="M00032937" w:date="2024-06-28T10:27:15Z">
          <w:r>
            <w:rPr/>
            <w:fldChar w:fldCharType="end"/>
          </w:r>
        </w:del>
      </w:ins>
      <w:ins w:id="9672" w:author="M00007797" w:date="2023-06-19T18:54:00Z">
        <w:del w:id="967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674" w:author="M00007797" w:date="2023-06-19T18:54:00Z"/>
          <w:del w:id="9675" w:author="M00032937" w:date="2024-06-28T10:27:15Z"/>
        </w:rPr>
      </w:pPr>
      <w:ins w:id="9676" w:author="M00007797" w:date="2023-06-19T18:54:00Z">
        <w:del w:id="9677" w:author="M00032937" w:date="2024-06-28T10:27:15Z">
          <w:r>
            <w:rPr>
              <w:rFonts w:ascii="Times New Roman"/>
            </w:rPr>
            <w:fldChar w:fldCharType="begin"/>
          </w:r>
        </w:del>
      </w:ins>
      <w:ins w:id="9678" w:author="M00007797" w:date="2023-06-19T18:54:00Z">
        <w:del w:id="9679" w:author="M00032937" w:date="2024-06-28T10:27:15Z">
          <w:r>
            <w:rPr>
              <w:rFonts w:ascii="Times New Roman"/>
            </w:rPr>
            <w:delInstrText xml:space="preserve"> HYPERLINK \l _Toc24646 </w:delInstrText>
          </w:r>
        </w:del>
      </w:ins>
      <w:ins w:id="9680" w:author="M00007797" w:date="2023-06-19T18:54:00Z">
        <w:del w:id="968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682" w:author="M00007797" w:date="2023-06-19T18:54:00Z">
        <w:del w:id="9683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>8.1.2</w:delText>
          </w:r>
        </w:del>
      </w:ins>
      <w:ins w:id="9684" w:author="M00007797" w:date="2023-07-10T11:51:01Z">
        <w:del w:id="9685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  <w:lang w:val="en-US" w:eastAsia="zh-CN"/>
            </w:rPr>
            <w:delText>5</w:delText>
          </w:r>
        </w:del>
      </w:ins>
      <w:ins w:id="9686" w:author="M00007797" w:date="2023-06-19T18:54:00Z">
        <w:del w:id="9687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 </w:delText>
          </w:r>
        </w:del>
      </w:ins>
      <w:ins w:id="9688" w:author="M00007797" w:date="2023-06-19T18:54:00Z">
        <w:del w:id="9689" w:author="M00032937" w:date="2024-06-28T10:27:15Z">
          <w:r>
            <w:rPr>
              <w:rFonts w:hint="eastAsia"/>
              <w:highlight w:val="none"/>
              <w:lang w:val="en-US" w:eastAsia="zh-CN"/>
            </w:rPr>
            <w:delText>功能切换</w:delText>
          </w:r>
        </w:del>
      </w:ins>
      <w:ins w:id="9690" w:author="M00007797" w:date="2023-06-19T18:54:00Z">
        <w:del w:id="9691" w:author="M00032937" w:date="2024-06-28T10:27:15Z">
          <w:r>
            <w:rPr/>
            <w:tab/>
          </w:r>
        </w:del>
      </w:ins>
      <w:ins w:id="9692" w:author="M00007797" w:date="2023-06-19T18:54:00Z">
        <w:del w:id="9693" w:author="M00032937" w:date="2024-06-28T10:27:15Z">
          <w:r>
            <w:rPr/>
            <w:fldChar w:fldCharType="begin"/>
          </w:r>
        </w:del>
      </w:ins>
      <w:ins w:id="9694" w:author="M00007797" w:date="2023-06-19T18:54:00Z">
        <w:del w:id="9695" w:author="M00032937" w:date="2024-06-28T10:27:15Z">
          <w:r>
            <w:rPr/>
            <w:delInstrText xml:space="preserve"> PAGEREF _Toc24646 \h </w:delInstrText>
          </w:r>
        </w:del>
      </w:ins>
      <w:ins w:id="9696" w:author="M00007797" w:date="2023-06-19T18:54:00Z">
        <w:del w:id="9697" w:author="M00032937" w:date="2024-06-28T10:27:15Z">
          <w:r>
            <w:rPr/>
            <w:fldChar w:fldCharType="separate"/>
          </w:r>
        </w:del>
      </w:ins>
      <w:ins w:id="9698" w:author="M00007797" w:date="2023-06-19T18:54:00Z">
        <w:del w:id="9699" w:author="M00032937" w:date="2024-06-28T10:27:15Z">
          <w:r>
            <w:rPr/>
            <w:delText>25</w:delText>
          </w:r>
        </w:del>
      </w:ins>
      <w:ins w:id="9700" w:author="M00007797" w:date="2023-06-19T18:54:00Z">
        <w:del w:id="9701" w:author="M00032937" w:date="2024-06-28T10:27:15Z">
          <w:r>
            <w:rPr/>
            <w:fldChar w:fldCharType="end"/>
          </w:r>
        </w:del>
      </w:ins>
      <w:ins w:id="9702" w:author="M00007797" w:date="2023-06-19T18:54:00Z">
        <w:del w:id="970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704" w:author="M00007797" w:date="2023-06-19T18:54:00Z"/>
          <w:del w:id="9705" w:author="M00032937" w:date="2024-06-28T10:27:15Z"/>
        </w:rPr>
      </w:pPr>
      <w:ins w:id="9706" w:author="M00007797" w:date="2023-06-19T18:54:00Z">
        <w:del w:id="9707" w:author="M00032937" w:date="2024-06-28T10:27:15Z">
          <w:r>
            <w:rPr>
              <w:rFonts w:ascii="Times New Roman"/>
            </w:rPr>
            <w:fldChar w:fldCharType="begin"/>
          </w:r>
        </w:del>
      </w:ins>
      <w:ins w:id="9708" w:author="M00007797" w:date="2023-06-19T18:54:00Z">
        <w:del w:id="9709" w:author="M00032937" w:date="2024-06-28T10:27:15Z">
          <w:r>
            <w:rPr>
              <w:rFonts w:ascii="Times New Roman"/>
            </w:rPr>
            <w:delInstrText xml:space="preserve"> HYPERLINK \l _Toc2247 </w:delInstrText>
          </w:r>
        </w:del>
      </w:ins>
      <w:ins w:id="9710" w:author="M00007797" w:date="2023-06-19T18:54:00Z">
        <w:del w:id="971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712" w:author="M00007797" w:date="2023-06-19T18:54:00Z">
        <w:del w:id="9713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>8.1.2</w:delText>
          </w:r>
        </w:del>
      </w:ins>
      <w:ins w:id="9714" w:author="M00007797" w:date="2023-07-10T11:51:06Z">
        <w:del w:id="9715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  <w:lang w:val="en-US" w:eastAsia="zh-CN"/>
            </w:rPr>
            <w:delText>6</w:delText>
          </w:r>
        </w:del>
      </w:ins>
      <w:ins w:id="9716" w:author="M00007797" w:date="2023-06-19T18:54:00Z">
        <w:del w:id="9717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 </w:delText>
          </w:r>
        </w:del>
      </w:ins>
      <w:ins w:id="9718" w:author="M00007797" w:date="2023-06-19T18:54:00Z">
        <w:del w:id="9719" w:author="M00032937" w:date="2024-06-28T10:27:15Z">
          <w:r>
            <w:rPr>
              <w:rFonts w:hint="eastAsia"/>
            </w:rPr>
            <w:delText>座圈感应</w:delText>
          </w:r>
        </w:del>
      </w:ins>
      <w:ins w:id="9720" w:author="M00007797" w:date="2023-06-19T18:54:00Z">
        <w:del w:id="9721" w:author="M00032937" w:date="2024-06-28T10:27:15Z">
          <w:r>
            <w:rPr/>
            <w:tab/>
          </w:r>
        </w:del>
      </w:ins>
      <w:ins w:id="9722" w:author="M00007797" w:date="2023-06-19T18:54:00Z">
        <w:del w:id="9723" w:author="M00032937" w:date="2024-06-28T10:27:15Z">
          <w:r>
            <w:rPr/>
            <w:fldChar w:fldCharType="begin"/>
          </w:r>
        </w:del>
      </w:ins>
      <w:ins w:id="9724" w:author="M00007797" w:date="2023-06-19T18:54:00Z">
        <w:del w:id="9725" w:author="M00032937" w:date="2024-06-28T10:27:15Z">
          <w:r>
            <w:rPr/>
            <w:delInstrText xml:space="preserve"> PAGEREF _Toc2247 \h </w:delInstrText>
          </w:r>
        </w:del>
      </w:ins>
      <w:ins w:id="9726" w:author="M00007797" w:date="2023-06-19T18:54:00Z">
        <w:del w:id="9727" w:author="M00032937" w:date="2024-06-28T10:27:15Z">
          <w:r>
            <w:rPr/>
            <w:fldChar w:fldCharType="separate"/>
          </w:r>
        </w:del>
      </w:ins>
      <w:ins w:id="9728" w:author="M00007797" w:date="2023-06-19T18:54:00Z">
        <w:del w:id="9729" w:author="M00032937" w:date="2024-06-28T10:27:15Z">
          <w:r>
            <w:rPr/>
            <w:delText>26</w:delText>
          </w:r>
        </w:del>
      </w:ins>
      <w:ins w:id="9730" w:author="M00007797" w:date="2023-06-19T18:54:00Z">
        <w:del w:id="9731" w:author="M00032937" w:date="2024-06-28T10:27:15Z">
          <w:r>
            <w:rPr/>
            <w:fldChar w:fldCharType="end"/>
          </w:r>
        </w:del>
      </w:ins>
      <w:ins w:id="9732" w:author="M00007797" w:date="2023-06-19T18:54:00Z">
        <w:del w:id="973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734" w:author="M00007797" w:date="2023-06-19T18:54:00Z"/>
          <w:del w:id="9735" w:author="M00032937" w:date="2024-06-28T10:27:15Z"/>
        </w:rPr>
      </w:pPr>
      <w:ins w:id="9736" w:author="M00007797" w:date="2023-06-19T18:54:00Z">
        <w:del w:id="9737" w:author="M00032937" w:date="2024-06-28T10:27:15Z">
          <w:r>
            <w:rPr>
              <w:rFonts w:ascii="Times New Roman"/>
            </w:rPr>
            <w:fldChar w:fldCharType="begin"/>
          </w:r>
        </w:del>
      </w:ins>
      <w:ins w:id="9738" w:author="M00007797" w:date="2023-06-19T18:54:00Z">
        <w:del w:id="9739" w:author="M00032937" w:date="2024-06-28T10:27:15Z">
          <w:r>
            <w:rPr>
              <w:rFonts w:ascii="Times New Roman"/>
            </w:rPr>
            <w:delInstrText xml:space="preserve"> HYPERLINK \l _Toc27862 </w:delInstrText>
          </w:r>
        </w:del>
      </w:ins>
      <w:ins w:id="9740" w:author="M00007797" w:date="2023-06-19T18:54:00Z">
        <w:del w:id="974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742" w:author="M00007797" w:date="2023-06-19T18:54:00Z">
        <w:del w:id="9743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>8.1.2</w:delText>
          </w:r>
        </w:del>
      </w:ins>
      <w:ins w:id="9744" w:author="M00007797" w:date="2023-07-10T11:51:10Z">
        <w:del w:id="9745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  <w:lang w:val="en-US" w:eastAsia="zh-CN"/>
            </w:rPr>
            <w:delText>7</w:delText>
          </w:r>
        </w:del>
      </w:ins>
      <w:ins w:id="9746" w:author="M00007797" w:date="2023-06-19T18:54:00Z">
        <w:del w:id="9747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 </w:delText>
          </w:r>
        </w:del>
      </w:ins>
      <w:ins w:id="9748" w:author="M00007797" w:date="2023-06-19T18:54:00Z">
        <w:del w:id="9749" w:author="M00032937" w:date="2024-06-28T10:27:15Z">
          <w:r>
            <w:rPr>
              <w:rFonts w:hint="eastAsia"/>
              <w:lang w:val="en-US" w:eastAsia="zh-CN"/>
            </w:rPr>
            <w:delText>电解水杀菌</w:delText>
          </w:r>
        </w:del>
      </w:ins>
      <w:ins w:id="9750" w:author="M00007797" w:date="2023-06-19T18:54:00Z">
        <w:del w:id="9751" w:author="M00032937" w:date="2024-06-28T10:27:15Z">
          <w:r>
            <w:rPr/>
            <w:tab/>
          </w:r>
        </w:del>
      </w:ins>
      <w:ins w:id="9752" w:author="M00007797" w:date="2023-06-19T18:54:00Z">
        <w:del w:id="9753" w:author="M00032937" w:date="2024-06-28T10:27:15Z">
          <w:r>
            <w:rPr/>
            <w:fldChar w:fldCharType="begin"/>
          </w:r>
        </w:del>
      </w:ins>
      <w:ins w:id="9754" w:author="M00007797" w:date="2023-06-19T18:54:00Z">
        <w:del w:id="9755" w:author="M00032937" w:date="2024-06-28T10:27:15Z">
          <w:r>
            <w:rPr/>
            <w:delInstrText xml:space="preserve"> PAGEREF _Toc27862 \h </w:delInstrText>
          </w:r>
        </w:del>
      </w:ins>
      <w:ins w:id="9756" w:author="M00007797" w:date="2023-06-19T18:54:00Z">
        <w:del w:id="9757" w:author="M00032937" w:date="2024-06-28T10:27:15Z">
          <w:r>
            <w:rPr/>
            <w:fldChar w:fldCharType="separate"/>
          </w:r>
        </w:del>
      </w:ins>
      <w:ins w:id="9758" w:author="M00007797" w:date="2023-06-19T18:54:00Z">
        <w:del w:id="9759" w:author="M00032937" w:date="2024-06-28T10:27:15Z">
          <w:r>
            <w:rPr/>
            <w:delText>26</w:delText>
          </w:r>
        </w:del>
      </w:ins>
      <w:ins w:id="9760" w:author="M00007797" w:date="2023-06-19T18:54:00Z">
        <w:del w:id="9761" w:author="M00032937" w:date="2024-06-28T10:27:15Z">
          <w:r>
            <w:rPr/>
            <w:fldChar w:fldCharType="end"/>
          </w:r>
        </w:del>
      </w:ins>
      <w:ins w:id="9762" w:author="M00007797" w:date="2023-06-19T18:54:00Z">
        <w:del w:id="976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764" w:author="M00007797" w:date="2023-06-19T18:54:00Z"/>
          <w:del w:id="9765" w:author="M00032937" w:date="2024-06-28T10:27:15Z"/>
        </w:rPr>
      </w:pPr>
      <w:ins w:id="9766" w:author="M00007797" w:date="2023-06-19T18:54:00Z">
        <w:del w:id="9767" w:author="M00032937" w:date="2024-06-28T10:27:15Z">
          <w:r>
            <w:rPr>
              <w:rFonts w:ascii="Times New Roman"/>
            </w:rPr>
            <w:fldChar w:fldCharType="begin"/>
          </w:r>
        </w:del>
      </w:ins>
      <w:ins w:id="9768" w:author="M00007797" w:date="2023-06-19T18:54:00Z">
        <w:del w:id="9769" w:author="M00032937" w:date="2024-06-28T10:27:15Z">
          <w:r>
            <w:rPr>
              <w:rFonts w:ascii="Times New Roman"/>
            </w:rPr>
            <w:delInstrText xml:space="preserve"> HYPERLINK \l _Toc15968 </w:delInstrText>
          </w:r>
        </w:del>
      </w:ins>
      <w:ins w:id="9770" w:author="M00007797" w:date="2023-06-19T18:54:00Z">
        <w:del w:id="977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772" w:author="M00007797" w:date="2023-06-19T18:54:00Z">
        <w:del w:id="9773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>8.1.2</w:delText>
          </w:r>
        </w:del>
      </w:ins>
      <w:ins w:id="9774" w:author="M00007797" w:date="2023-07-10T11:51:13Z">
        <w:del w:id="9775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  <w:lang w:val="en-US" w:eastAsia="zh-CN"/>
            </w:rPr>
            <w:delText>8</w:delText>
          </w:r>
        </w:del>
      </w:ins>
      <w:ins w:id="9776" w:author="M00007797" w:date="2023-06-19T18:54:00Z">
        <w:del w:id="9777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 </w:delText>
          </w:r>
        </w:del>
      </w:ins>
      <w:ins w:id="9778" w:author="M00007797" w:date="2023-06-19T18:54:00Z">
        <w:del w:id="9779" w:author="M00032937" w:date="2024-06-28T10:27:15Z">
          <w:r>
            <w:rPr>
              <w:rFonts w:hint="eastAsia"/>
            </w:rPr>
            <w:delText>商务模式</w:delText>
          </w:r>
        </w:del>
      </w:ins>
      <w:ins w:id="9780" w:author="M00007797" w:date="2023-06-19T18:54:00Z">
        <w:del w:id="9781" w:author="M00032937" w:date="2024-06-28T10:27:15Z">
          <w:r>
            <w:rPr/>
            <w:tab/>
          </w:r>
        </w:del>
      </w:ins>
      <w:ins w:id="9782" w:author="M00007797" w:date="2023-06-19T18:54:00Z">
        <w:del w:id="9783" w:author="M00032937" w:date="2024-06-28T10:27:15Z">
          <w:r>
            <w:rPr/>
            <w:fldChar w:fldCharType="begin"/>
          </w:r>
        </w:del>
      </w:ins>
      <w:ins w:id="9784" w:author="M00007797" w:date="2023-06-19T18:54:00Z">
        <w:del w:id="9785" w:author="M00032937" w:date="2024-06-28T10:27:15Z">
          <w:r>
            <w:rPr/>
            <w:delInstrText xml:space="preserve"> PAGEREF _Toc15968 \h </w:delInstrText>
          </w:r>
        </w:del>
      </w:ins>
      <w:ins w:id="9786" w:author="M00007797" w:date="2023-06-19T18:54:00Z">
        <w:del w:id="9787" w:author="M00032937" w:date="2024-06-28T10:27:15Z">
          <w:r>
            <w:rPr/>
            <w:fldChar w:fldCharType="separate"/>
          </w:r>
        </w:del>
      </w:ins>
      <w:ins w:id="9788" w:author="M00007797" w:date="2023-06-19T18:54:00Z">
        <w:del w:id="9789" w:author="M00032937" w:date="2024-06-28T10:27:15Z">
          <w:r>
            <w:rPr/>
            <w:delText>26</w:delText>
          </w:r>
        </w:del>
      </w:ins>
      <w:ins w:id="9790" w:author="M00007797" w:date="2023-06-19T18:54:00Z">
        <w:del w:id="9791" w:author="M00032937" w:date="2024-06-28T10:27:15Z">
          <w:r>
            <w:rPr/>
            <w:fldChar w:fldCharType="end"/>
          </w:r>
        </w:del>
      </w:ins>
      <w:ins w:id="9792" w:author="M00007797" w:date="2023-06-19T18:54:00Z">
        <w:del w:id="979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794" w:author="M00007797" w:date="2023-06-19T18:54:00Z"/>
          <w:del w:id="9795" w:author="M00032937" w:date="2024-06-28T10:27:15Z"/>
        </w:rPr>
      </w:pPr>
      <w:ins w:id="9796" w:author="M00007797" w:date="2023-06-19T18:54:00Z">
        <w:del w:id="9797" w:author="M00032937" w:date="2024-06-28T10:27:15Z">
          <w:r>
            <w:rPr>
              <w:rFonts w:ascii="Times New Roman"/>
            </w:rPr>
            <w:fldChar w:fldCharType="begin"/>
          </w:r>
        </w:del>
      </w:ins>
      <w:ins w:id="9798" w:author="M00007797" w:date="2023-06-19T18:54:00Z">
        <w:del w:id="9799" w:author="M00032937" w:date="2024-06-28T10:27:15Z">
          <w:r>
            <w:rPr>
              <w:rFonts w:ascii="Times New Roman"/>
            </w:rPr>
            <w:delInstrText xml:space="preserve"> HYPERLINK \l _Toc19789 </w:delInstrText>
          </w:r>
        </w:del>
      </w:ins>
      <w:ins w:id="9800" w:author="M00007797" w:date="2023-06-19T18:54:00Z">
        <w:del w:id="980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802" w:author="M00007797" w:date="2023-06-19T18:54:00Z">
        <w:del w:id="9803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>8.1.</w:delText>
          </w:r>
        </w:del>
      </w:ins>
      <w:ins w:id="9804" w:author="M00007797" w:date="2023-07-10T11:51:16Z">
        <w:del w:id="9805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  <w:lang w:val="en-US" w:eastAsia="zh-CN"/>
            </w:rPr>
            <w:delText>29</w:delText>
          </w:r>
        </w:del>
      </w:ins>
      <w:ins w:id="9806" w:author="M00007797" w:date="2023-06-19T18:54:00Z">
        <w:del w:id="9807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 </w:delText>
          </w:r>
        </w:del>
      </w:ins>
      <w:ins w:id="9808" w:author="M00007797" w:date="2023-06-19T18:54:00Z">
        <w:del w:id="9809" w:author="M00032937" w:date="2024-06-28T10:27:15Z">
          <w:r>
            <w:rPr>
              <w:rFonts w:hint="eastAsia"/>
            </w:rPr>
            <w:delText>喷口自洁</w:delText>
          </w:r>
        </w:del>
      </w:ins>
      <w:ins w:id="9810" w:author="M00007797" w:date="2023-06-19T18:54:00Z">
        <w:del w:id="9811" w:author="M00032937" w:date="2024-06-28T10:27:15Z">
          <w:r>
            <w:rPr/>
            <w:tab/>
          </w:r>
        </w:del>
      </w:ins>
      <w:ins w:id="9812" w:author="M00007797" w:date="2023-06-19T18:54:00Z">
        <w:del w:id="9813" w:author="M00032937" w:date="2024-06-28T10:27:15Z">
          <w:r>
            <w:rPr/>
            <w:fldChar w:fldCharType="begin"/>
          </w:r>
        </w:del>
      </w:ins>
      <w:ins w:id="9814" w:author="M00007797" w:date="2023-06-19T18:54:00Z">
        <w:del w:id="9815" w:author="M00032937" w:date="2024-06-28T10:27:15Z">
          <w:r>
            <w:rPr/>
            <w:delInstrText xml:space="preserve"> PAGEREF _Toc19789 \h </w:delInstrText>
          </w:r>
        </w:del>
      </w:ins>
      <w:ins w:id="9816" w:author="M00007797" w:date="2023-06-19T18:54:00Z">
        <w:del w:id="9817" w:author="M00032937" w:date="2024-06-28T10:27:15Z">
          <w:r>
            <w:rPr/>
            <w:fldChar w:fldCharType="separate"/>
          </w:r>
        </w:del>
      </w:ins>
      <w:ins w:id="9818" w:author="M00007797" w:date="2023-06-19T18:54:00Z">
        <w:del w:id="9819" w:author="M00032937" w:date="2024-06-28T10:27:15Z">
          <w:r>
            <w:rPr/>
            <w:delText>26</w:delText>
          </w:r>
        </w:del>
      </w:ins>
      <w:ins w:id="9820" w:author="M00007797" w:date="2023-06-19T18:54:00Z">
        <w:del w:id="9821" w:author="M00032937" w:date="2024-06-28T10:27:15Z">
          <w:r>
            <w:rPr/>
            <w:fldChar w:fldCharType="end"/>
          </w:r>
        </w:del>
      </w:ins>
      <w:ins w:id="9822" w:author="M00007797" w:date="2023-06-19T18:54:00Z">
        <w:del w:id="982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824" w:author="M00007797" w:date="2023-06-19T18:54:00Z"/>
          <w:del w:id="9825" w:author="M00032937" w:date="2024-06-28T10:27:15Z"/>
        </w:rPr>
      </w:pPr>
      <w:ins w:id="9826" w:author="M00007797" w:date="2023-06-19T18:54:00Z">
        <w:del w:id="9827" w:author="M00032937" w:date="2024-06-28T10:27:15Z">
          <w:r>
            <w:rPr>
              <w:rFonts w:ascii="Times New Roman"/>
            </w:rPr>
            <w:fldChar w:fldCharType="begin"/>
          </w:r>
        </w:del>
      </w:ins>
      <w:ins w:id="9828" w:author="M00007797" w:date="2023-06-19T18:54:00Z">
        <w:del w:id="9829" w:author="M00032937" w:date="2024-06-28T10:27:15Z">
          <w:r>
            <w:rPr>
              <w:rFonts w:ascii="Times New Roman"/>
            </w:rPr>
            <w:delInstrText xml:space="preserve"> HYPERLINK \l _Toc24536 </w:delInstrText>
          </w:r>
        </w:del>
      </w:ins>
      <w:ins w:id="9830" w:author="M00007797" w:date="2023-06-19T18:54:00Z">
        <w:del w:id="983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832" w:author="M00007797" w:date="2023-06-19T18:54:00Z">
        <w:del w:id="9833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>8.1.3</w:delText>
          </w:r>
        </w:del>
      </w:ins>
      <w:ins w:id="9834" w:author="M00007797" w:date="2023-07-10T11:51:37Z">
        <w:del w:id="9835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  <w:lang w:val="en-US" w:eastAsia="zh-CN"/>
            </w:rPr>
            <w:delText>0</w:delText>
          </w:r>
        </w:del>
      </w:ins>
      <w:ins w:id="9836" w:author="M00007797" w:date="2023-06-19T18:54:00Z">
        <w:del w:id="9837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 </w:delText>
          </w:r>
        </w:del>
      </w:ins>
      <w:ins w:id="9838" w:author="M00007797" w:date="2023-06-19T18:54:00Z">
        <w:del w:id="9839" w:author="M00032937" w:date="2024-06-28T10:27:15Z">
          <w:r>
            <w:rPr>
              <w:rFonts w:hint="eastAsia"/>
            </w:rPr>
            <w:delText>记忆功能</w:delText>
          </w:r>
        </w:del>
      </w:ins>
      <w:ins w:id="9840" w:author="M00007797" w:date="2023-06-19T18:54:00Z">
        <w:del w:id="9841" w:author="M00032937" w:date="2024-06-28T10:27:15Z">
          <w:r>
            <w:rPr/>
            <w:tab/>
          </w:r>
        </w:del>
      </w:ins>
      <w:ins w:id="9842" w:author="M00007797" w:date="2023-06-19T18:54:00Z">
        <w:del w:id="9843" w:author="M00032937" w:date="2024-06-28T10:27:15Z">
          <w:r>
            <w:rPr/>
            <w:fldChar w:fldCharType="begin"/>
          </w:r>
        </w:del>
      </w:ins>
      <w:ins w:id="9844" w:author="M00007797" w:date="2023-06-19T18:54:00Z">
        <w:del w:id="9845" w:author="M00032937" w:date="2024-06-28T10:27:15Z">
          <w:r>
            <w:rPr/>
            <w:delInstrText xml:space="preserve"> PAGEREF _Toc24536 \h </w:delInstrText>
          </w:r>
        </w:del>
      </w:ins>
      <w:ins w:id="9846" w:author="M00007797" w:date="2023-06-19T18:54:00Z">
        <w:del w:id="9847" w:author="M00032937" w:date="2024-06-28T10:27:15Z">
          <w:r>
            <w:rPr/>
            <w:fldChar w:fldCharType="separate"/>
          </w:r>
        </w:del>
      </w:ins>
      <w:ins w:id="9848" w:author="M00007797" w:date="2023-06-19T18:54:00Z">
        <w:del w:id="9849" w:author="M00032937" w:date="2024-06-28T10:27:15Z">
          <w:r>
            <w:rPr/>
            <w:delText>26</w:delText>
          </w:r>
        </w:del>
      </w:ins>
      <w:ins w:id="9850" w:author="M00007797" w:date="2023-06-19T18:54:00Z">
        <w:del w:id="9851" w:author="M00032937" w:date="2024-06-28T10:27:15Z">
          <w:r>
            <w:rPr/>
            <w:fldChar w:fldCharType="end"/>
          </w:r>
        </w:del>
      </w:ins>
      <w:ins w:id="9852" w:author="M00007797" w:date="2023-06-19T18:54:00Z">
        <w:del w:id="985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854" w:author="M00007797" w:date="2023-06-19T18:54:00Z"/>
          <w:del w:id="9855" w:author="M00032937" w:date="2024-06-28T10:27:15Z"/>
        </w:rPr>
      </w:pPr>
      <w:ins w:id="9856" w:author="M00007797" w:date="2023-06-19T18:54:00Z">
        <w:del w:id="9857" w:author="M00032937" w:date="2024-06-28T10:27:15Z">
          <w:r>
            <w:rPr>
              <w:rFonts w:ascii="Times New Roman"/>
            </w:rPr>
            <w:fldChar w:fldCharType="begin"/>
          </w:r>
        </w:del>
      </w:ins>
      <w:ins w:id="9858" w:author="M00007797" w:date="2023-06-19T18:54:00Z">
        <w:del w:id="9859" w:author="M00032937" w:date="2024-06-28T10:27:15Z">
          <w:r>
            <w:rPr>
              <w:rFonts w:ascii="Times New Roman"/>
            </w:rPr>
            <w:delInstrText xml:space="preserve"> HYPERLINK \l _Toc19567 </w:delInstrText>
          </w:r>
        </w:del>
      </w:ins>
      <w:ins w:id="9860" w:author="M00007797" w:date="2023-06-19T18:54:00Z">
        <w:del w:id="986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862" w:author="M00007797" w:date="2023-06-19T18:54:00Z">
        <w:del w:id="9863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>8.1.3</w:delText>
          </w:r>
        </w:del>
      </w:ins>
      <w:ins w:id="9864" w:author="M00007797" w:date="2023-07-10T11:51:40Z">
        <w:del w:id="9865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  <w:lang w:val="en-US" w:eastAsia="zh-CN"/>
            </w:rPr>
            <w:delText>1</w:delText>
          </w:r>
        </w:del>
      </w:ins>
      <w:ins w:id="9866" w:author="M00007797" w:date="2023-06-19T18:54:00Z">
        <w:del w:id="9867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 </w:delText>
          </w:r>
        </w:del>
      </w:ins>
      <w:ins w:id="9868" w:author="M00007797" w:date="2023-06-19T18:54:00Z">
        <w:del w:id="9869" w:author="M00032937" w:date="2024-06-28T10:27:15Z">
          <w:r>
            <w:rPr>
              <w:rFonts w:hint="eastAsia"/>
              <w:lang w:val="en-US" w:eastAsia="zh-CN"/>
            </w:rPr>
            <w:delText>四季温感</w:delText>
          </w:r>
        </w:del>
      </w:ins>
      <w:ins w:id="9870" w:author="M00007797" w:date="2023-06-19T18:54:00Z">
        <w:del w:id="9871" w:author="M00032937" w:date="2024-06-28T10:27:15Z">
          <w:r>
            <w:rPr/>
            <w:tab/>
          </w:r>
        </w:del>
      </w:ins>
      <w:ins w:id="9872" w:author="M00007797" w:date="2023-06-19T18:54:00Z">
        <w:del w:id="9873" w:author="M00032937" w:date="2024-06-28T10:27:15Z">
          <w:r>
            <w:rPr/>
            <w:fldChar w:fldCharType="begin"/>
          </w:r>
        </w:del>
      </w:ins>
      <w:ins w:id="9874" w:author="M00007797" w:date="2023-06-19T18:54:00Z">
        <w:del w:id="9875" w:author="M00032937" w:date="2024-06-28T10:27:15Z">
          <w:r>
            <w:rPr/>
            <w:delInstrText xml:space="preserve"> PAGEREF _Toc19567 \h </w:delInstrText>
          </w:r>
        </w:del>
      </w:ins>
      <w:ins w:id="9876" w:author="M00007797" w:date="2023-06-19T18:54:00Z">
        <w:del w:id="9877" w:author="M00032937" w:date="2024-06-28T10:27:15Z">
          <w:r>
            <w:rPr/>
            <w:fldChar w:fldCharType="separate"/>
          </w:r>
        </w:del>
      </w:ins>
      <w:ins w:id="9878" w:author="M00007797" w:date="2023-06-19T18:54:00Z">
        <w:del w:id="9879" w:author="M00032937" w:date="2024-06-28T10:27:15Z">
          <w:r>
            <w:rPr/>
            <w:delText>27</w:delText>
          </w:r>
        </w:del>
      </w:ins>
      <w:ins w:id="9880" w:author="M00007797" w:date="2023-06-19T18:54:00Z">
        <w:del w:id="9881" w:author="M00032937" w:date="2024-06-28T10:27:15Z">
          <w:r>
            <w:rPr/>
            <w:fldChar w:fldCharType="end"/>
          </w:r>
        </w:del>
      </w:ins>
      <w:ins w:id="9882" w:author="M00007797" w:date="2023-06-19T18:54:00Z">
        <w:del w:id="988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884" w:author="M00007797" w:date="2023-06-19T18:54:00Z"/>
          <w:del w:id="9885" w:author="M00032937" w:date="2024-06-28T10:27:15Z"/>
        </w:rPr>
      </w:pPr>
      <w:ins w:id="9886" w:author="M00007797" w:date="2023-06-19T18:54:00Z">
        <w:del w:id="9887" w:author="M00032937" w:date="2024-06-28T10:27:15Z">
          <w:r>
            <w:rPr>
              <w:rFonts w:ascii="Times New Roman"/>
            </w:rPr>
            <w:fldChar w:fldCharType="begin"/>
          </w:r>
        </w:del>
      </w:ins>
      <w:ins w:id="9888" w:author="M00007797" w:date="2023-06-19T18:54:00Z">
        <w:del w:id="9889" w:author="M00032937" w:date="2024-06-28T10:27:15Z">
          <w:r>
            <w:rPr>
              <w:rFonts w:ascii="Times New Roman"/>
            </w:rPr>
            <w:delInstrText xml:space="preserve"> HYPERLINK \l _Toc13173 </w:delInstrText>
          </w:r>
        </w:del>
      </w:ins>
      <w:ins w:id="9890" w:author="M00007797" w:date="2023-06-19T18:54:00Z">
        <w:del w:id="989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892" w:author="M00007797" w:date="2023-06-19T18:54:00Z">
        <w:del w:id="9893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>8.1.3</w:delText>
          </w:r>
        </w:del>
      </w:ins>
      <w:ins w:id="9894" w:author="M00007797" w:date="2023-07-10T11:51:42Z">
        <w:del w:id="9895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  <w:lang w:val="en-US" w:eastAsia="zh-CN"/>
            </w:rPr>
            <w:delText>2</w:delText>
          </w:r>
        </w:del>
      </w:ins>
      <w:ins w:id="9896" w:author="M00007797" w:date="2023-06-19T18:54:00Z">
        <w:del w:id="9897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 </w:delText>
          </w:r>
        </w:del>
      </w:ins>
      <w:ins w:id="9898" w:author="M00007797" w:date="2023-06-19T18:54:00Z">
        <w:del w:id="9899" w:author="M00032937" w:date="2024-06-28T10:27:15Z">
          <w:r>
            <w:rPr>
              <w:rFonts w:hint="eastAsia"/>
              <w:lang w:val="en-US" w:eastAsia="zh-CN"/>
            </w:rPr>
            <w:delText>离座自动关盖（无微波或微波关闭）</w:delText>
          </w:r>
        </w:del>
      </w:ins>
      <w:ins w:id="9900" w:author="M00007797" w:date="2023-06-19T18:54:00Z">
        <w:del w:id="9901" w:author="M00032937" w:date="2024-06-28T10:27:15Z">
          <w:r>
            <w:rPr/>
            <w:tab/>
          </w:r>
        </w:del>
      </w:ins>
      <w:ins w:id="9902" w:author="M00007797" w:date="2023-06-19T18:54:00Z">
        <w:del w:id="9903" w:author="M00032937" w:date="2024-06-28T10:27:15Z">
          <w:r>
            <w:rPr/>
            <w:fldChar w:fldCharType="begin"/>
          </w:r>
        </w:del>
      </w:ins>
      <w:ins w:id="9904" w:author="M00007797" w:date="2023-06-19T18:54:00Z">
        <w:del w:id="9905" w:author="M00032937" w:date="2024-06-28T10:27:15Z">
          <w:r>
            <w:rPr/>
            <w:delInstrText xml:space="preserve"> PAGEREF _Toc13173 \h </w:delInstrText>
          </w:r>
        </w:del>
      </w:ins>
      <w:ins w:id="9906" w:author="M00007797" w:date="2023-06-19T18:54:00Z">
        <w:del w:id="9907" w:author="M00032937" w:date="2024-06-28T10:27:15Z">
          <w:r>
            <w:rPr/>
            <w:fldChar w:fldCharType="separate"/>
          </w:r>
        </w:del>
      </w:ins>
      <w:ins w:id="9908" w:author="M00007797" w:date="2023-06-19T18:54:00Z">
        <w:del w:id="9909" w:author="M00032937" w:date="2024-06-28T10:27:15Z">
          <w:r>
            <w:rPr/>
            <w:delText>27</w:delText>
          </w:r>
        </w:del>
      </w:ins>
      <w:ins w:id="9910" w:author="M00007797" w:date="2023-06-19T18:54:00Z">
        <w:del w:id="9911" w:author="M00032937" w:date="2024-06-28T10:27:15Z">
          <w:r>
            <w:rPr/>
            <w:fldChar w:fldCharType="end"/>
          </w:r>
        </w:del>
      </w:ins>
      <w:ins w:id="9912" w:author="M00007797" w:date="2023-06-19T18:54:00Z">
        <w:del w:id="991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914" w:author="M00007797" w:date="2023-06-19T18:54:00Z"/>
          <w:del w:id="9915" w:author="M00032937" w:date="2024-06-28T10:27:15Z"/>
        </w:rPr>
      </w:pPr>
      <w:ins w:id="9916" w:author="M00007797" w:date="2023-06-19T18:54:00Z">
        <w:del w:id="9917" w:author="M00032937" w:date="2024-06-28T10:27:15Z">
          <w:r>
            <w:rPr>
              <w:rFonts w:ascii="Times New Roman"/>
            </w:rPr>
            <w:fldChar w:fldCharType="begin"/>
          </w:r>
        </w:del>
      </w:ins>
      <w:ins w:id="9918" w:author="M00007797" w:date="2023-06-19T18:54:00Z">
        <w:del w:id="9919" w:author="M00032937" w:date="2024-06-28T10:27:15Z">
          <w:r>
            <w:rPr>
              <w:rFonts w:ascii="Times New Roman"/>
            </w:rPr>
            <w:delInstrText xml:space="preserve"> HYPERLINK \l _Toc27575 </w:delInstrText>
          </w:r>
        </w:del>
      </w:ins>
      <w:ins w:id="9920" w:author="M00007797" w:date="2023-06-19T18:54:00Z">
        <w:del w:id="992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922" w:author="M00007797" w:date="2023-06-19T18:54:00Z">
        <w:del w:id="9923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>8.1.3</w:delText>
          </w:r>
        </w:del>
      </w:ins>
      <w:ins w:id="9924" w:author="M00007797" w:date="2023-07-10T11:51:44Z">
        <w:del w:id="9925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  <w:lang w:val="en-US" w:eastAsia="zh-CN"/>
            </w:rPr>
            <w:delText>3</w:delText>
          </w:r>
        </w:del>
      </w:ins>
      <w:ins w:id="9926" w:author="M00007797" w:date="2023-06-19T18:54:00Z">
        <w:del w:id="9927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 </w:delText>
          </w:r>
        </w:del>
      </w:ins>
      <w:ins w:id="9928" w:author="M00007797" w:date="2023-06-19T18:54:00Z">
        <w:del w:id="9929" w:author="M00032937" w:date="2024-06-28T10:27:15Z">
          <w:r>
            <w:rPr>
              <w:rFonts w:hint="eastAsia"/>
            </w:rPr>
            <w:delText>人体</w:delText>
          </w:r>
        </w:del>
      </w:ins>
      <w:ins w:id="9930" w:author="M00007797" w:date="2023-06-19T18:54:00Z">
        <w:del w:id="9931" w:author="M00032937" w:date="2024-06-28T10:27:15Z">
          <w:r>
            <w:rPr/>
            <w:delText>感应</w:delText>
          </w:r>
        </w:del>
      </w:ins>
      <w:ins w:id="9932" w:author="M00007797" w:date="2023-06-19T18:54:00Z">
        <w:del w:id="9933" w:author="M00032937" w:date="2024-06-28T10:27:15Z">
          <w:r>
            <w:rPr/>
            <w:tab/>
          </w:r>
        </w:del>
      </w:ins>
      <w:ins w:id="9934" w:author="M00007797" w:date="2023-06-19T18:54:00Z">
        <w:del w:id="9935" w:author="M00032937" w:date="2024-06-28T10:27:15Z">
          <w:r>
            <w:rPr/>
            <w:fldChar w:fldCharType="begin"/>
          </w:r>
        </w:del>
      </w:ins>
      <w:ins w:id="9936" w:author="M00007797" w:date="2023-06-19T18:54:00Z">
        <w:del w:id="9937" w:author="M00032937" w:date="2024-06-28T10:27:15Z">
          <w:r>
            <w:rPr/>
            <w:delInstrText xml:space="preserve"> PAGEREF _Toc27575 \h </w:delInstrText>
          </w:r>
        </w:del>
      </w:ins>
      <w:ins w:id="9938" w:author="M00007797" w:date="2023-06-19T18:54:00Z">
        <w:del w:id="9939" w:author="M00032937" w:date="2024-06-28T10:27:15Z">
          <w:r>
            <w:rPr/>
            <w:fldChar w:fldCharType="separate"/>
          </w:r>
        </w:del>
      </w:ins>
      <w:ins w:id="9940" w:author="M00007797" w:date="2023-06-19T18:54:00Z">
        <w:del w:id="9941" w:author="M00032937" w:date="2024-06-28T10:27:15Z">
          <w:r>
            <w:rPr/>
            <w:delText>27</w:delText>
          </w:r>
        </w:del>
      </w:ins>
      <w:ins w:id="9942" w:author="M00007797" w:date="2023-06-19T18:54:00Z">
        <w:del w:id="9943" w:author="M00032937" w:date="2024-06-28T10:27:15Z">
          <w:r>
            <w:rPr/>
            <w:fldChar w:fldCharType="end"/>
          </w:r>
        </w:del>
      </w:ins>
      <w:ins w:id="9944" w:author="M00007797" w:date="2023-06-19T18:54:00Z">
        <w:del w:id="994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946" w:author="M00007797" w:date="2023-06-19T18:54:00Z"/>
          <w:del w:id="9947" w:author="M00032937" w:date="2024-06-28T10:27:15Z"/>
        </w:rPr>
      </w:pPr>
      <w:ins w:id="9948" w:author="M00007797" w:date="2023-06-19T18:54:00Z">
        <w:del w:id="9949" w:author="M00032937" w:date="2024-06-28T10:27:15Z">
          <w:r>
            <w:rPr>
              <w:rFonts w:ascii="Times New Roman"/>
            </w:rPr>
            <w:fldChar w:fldCharType="begin"/>
          </w:r>
        </w:del>
      </w:ins>
      <w:ins w:id="9950" w:author="M00007797" w:date="2023-06-19T18:54:00Z">
        <w:del w:id="9951" w:author="M00032937" w:date="2024-06-28T10:27:15Z">
          <w:r>
            <w:rPr>
              <w:rFonts w:ascii="Times New Roman"/>
            </w:rPr>
            <w:delInstrText xml:space="preserve"> HYPERLINK \l _Toc24546 </w:delInstrText>
          </w:r>
        </w:del>
      </w:ins>
      <w:ins w:id="9952" w:author="M00007797" w:date="2023-06-19T18:54:00Z">
        <w:del w:id="995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954" w:author="M00007797" w:date="2023-06-19T18:54:00Z">
        <w:del w:id="9955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>8.1.3</w:delText>
          </w:r>
        </w:del>
      </w:ins>
      <w:ins w:id="9956" w:author="M00007797" w:date="2023-07-10T11:51:45Z">
        <w:del w:id="9957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  <w:lang w:val="en-US" w:eastAsia="zh-CN"/>
            </w:rPr>
            <w:delText>4</w:delText>
          </w:r>
        </w:del>
      </w:ins>
      <w:ins w:id="9958" w:author="M00007797" w:date="2023-06-19T18:54:00Z">
        <w:del w:id="9959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 </w:delText>
          </w:r>
        </w:del>
      </w:ins>
      <w:ins w:id="9960" w:author="M00007797" w:date="2023-06-19T18:54:00Z">
        <w:del w:id="9961" w:author="M00032937" w:date="2024-06-28T10:27:15Z">
          <w:r>
            <w:rPr>
              <w:rFonts w:hint="eastAsia"/>
              <w:lang w:val="en-US" w:eastAsia="zh-CN"/>
            </w:rPr>
            <w:delText>过滤器提示</w:delText>
          </w:r>
        </w:del>
      </w:ins>
      <w:ins w:id="9962" w:author="M00007797" w:date="2023-06-19T18:54:00Z">
        <w:del w:id="9963" w:author="M00032937" w:date="2024-06-28T10:27:15Z">
          <w:r>
            <w:rPr/>
            <w:tab/>
          </w:r>
        </w:del>
      </w:ins>
      <w:ins w:id="9964" w:author="M00007797" w:date="2023-06-19T18:54:00Z">
        <w:del w:id="9965" w:author="M00032937" w:date="2024-06-28T10:27:15Z">
          <w:r>
            <w:rPr/>
            <w:fldChar w:fldCharType="begin"/>
          </w:r>
        </w:del>
      </w:ins>
      <w:ins w:id="9966" w:author="M00007797" w:date="2023-06-19T18:54:00Z">
        <w:del w:id="9967" w:author="M00032937" w:date="2024-06-28T10:27:15Z">
          <w:r>
            <w:rPr/>
            <w:delInstrText xml:space="preserve"> PAGEREF _Toc24546 \h </w:delInstrText>
          </w:r>
        </w:del>
      </w:ins>
      <w:ins w:id="9968" w:author="M00007797" w:date="2023-06-19T18:54:00Z">
        <w:del w:id="9969" w:author="M00032937" w:date="2024-06-28T10:27:15Z">
          <w:r>
            <w:rPr/>
            <w:fldChar w:fldCharType="separate"/>
          </w:r>
        </w:del>
      </w:ins>
      <w:ins w:id="9970" w:author="M00007797" w:date="2023-06-19T18:54:00Z">
        <w:del w:id="9971" w:author="M00032937" w:date="2024-06-28T10:27:15Z">
          <w:r>
            <w:rPr/>
            <w:delText>28</w:delText>
          </w:r>
        </w:del>
      </w:ins>
      <w:ins w:id="9972" w:author="M00007797" w:date="2023-06-19T18:54:00Z">
        <w:del w:id="9973" w:author="M00032937" w:date="2024-06-28T10:27:15Z">
          <w:r>
            <w:rPr/>
            <w:fldChar w:fldCharType="end"/>
          </w:r>
        </w:del>
      </w:ins>
      <w:ins w:id="9974" w:author="M00007797" w:date="2023-06-19T18:54:00Z">
        <w:del w:id="997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976" w:author="M00007797" w:date="2023-06-19T18:54:00Z"/>
          <w:del w:id="9977" w:author="M00032937" w:date="2024-06-28T10:27:15Z"/>
        </w:rPr>
      </w:pPr>
      <w:ins w:id="9978" w:author="M00007797" w:date="2023-06-19T18:54:00Z">
        <w:del w:id="9979" w:author="M00032937" w:date="2024-06-28T10:27:15Z">
          <w:r>
            <w:rPr>
              <w:rFonts w:ascii="Times New Roman"/>
            </w:rPr>
            <w:fldChar w:fldCharType="begin"/>
          </w:r>
        </w:del>
      </w:ins>
      <w:ins w:id="9980" w:author="M00007797" w:date="2023-06-19T18:54:00Z">
        <w:del w:id="9981" w:author="M00032937" w:date="2024-06-28T10:27:15Z">
          <w:r>
            <w:rPr>
              <w:rFonts w:ascii="Times New Roman"/>
            </w:rPr>
            <w:delInstrText xml:space="preserve"> HYPERLINK \l _Toc15802 </w:delInstrText>
          </w:r>
        </w:del>
      </w:ins>
      <w:ins w:id="9982" w:author="M00007797" w:date="2023-06-19T18:54:00Z">
        <w:del w:id="998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984" w:author="M00007797" w:date="2023-06-19T18:54:00Z">
        <w:del w:id="9985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>8.1.3</w:delText>
          </w:r>
        </w:del>
      </w:ins>
      <w:ins w:id="9986" w:author="M00007797" w:date="2023-07-10T11:51:48Z">
        <w:del w:id="9987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  <w:lang w:val="en-US" w:eastAsia="zh-CN"/>
            </w:rPr>
            <w:delText>5</w:delText>
          </w:r>
        </w:del>
      </w:ins>
      <w:ins w:id="9988" w:author="M00007797" w:date="2023-06-19T18:54:00Z">
        <w:del w:id="9989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 </w:delText>
          </w:r>
        </w:del>
      </w:ins>
      <w:ins w:id="9990" w:author="M00007797" w:date="2023-06-19T18:54:00Z">
        <w:del w:id="9991" w:author="M00032937" w:date="2024-06-28T10:27:15Z">
          <w:r>
            <w:rPr>
              <w:rFonts w:hint="eastAsia"/>
              <w:highlight w:val="yellow"/>
              <w:lang w:val="en-US" w:eastAsia="zh-CN"/>
            </w:rPr>
            <w:delText>用户按键</w:delText>
          </w:r>
        </w:del>
      </w:ins>
      <w:ins w:id="9992" w:author="M00007797" w:date="2023-06-19T18:54:00Z">
        <w:del w:id="9993" w:author="M00032937" w:date="2024-06-28T10:27:15Z">
          <w:r>
            <w:rPr/>
            <w:tab/>
          </w:r>
        </w:del>
      </w:ins>
      <w:ins w:id="9994" w:author="M00007797" w:date="2023-06-19T18:54:00Z">
        <w:del w:id="9995" w:author="M00032937" w:date="2024-06-28T10:27:15Z">
          <w:r>
            <w:rPr/>
            <w:fldChar w:fldCharType="begin"/>
          </w:r>
        </w:del>
      </w:ins>
      <w:ins w:id="9996" w:author="M00007797" w:date="2023-06-19T18:54:00Z">
        <w:del w:id="9997" w:author="M00032937" w:date="2024-06-28T10:27:15Z">
          <w:r>
            <w:rPr/>
            <w:delInstrText xml:space="preserve"> PAGEREF _Toc15802 \h </w:delInstrText>
          </w:r>
        </w:del>
      </w:ins>
      <w:ins w:id="9998" w:author="M00007797" w:date="2023-06-19T18:54:00Z">
        <w:del w:id="9999" w:author="M00032937" w:date="2024-06-28T10:27:15Z">
          <w:r>
            <w:rPr/>
            <w:fldChar w:fldCharType="separate"/>
          </w:r>
        </w:del>
      </w:ins>
      <w:ins w:id="10000" w:author="M00007797" w:date="2023-06-19T18:54:00Z">
        <w:del w:id="10001" w:author="M00032937" w:date="2024-06-28T10:27:15Z">
          <w:r>
            <w:rPr/>
            <w:delText>28</w:delText>
          </w:r>
        </w:del>
      </w:ins>
      <w:ins w:id="10002" w:author="M00007797" w:date="2023-06-19T18:54:00Z">
        <w:del w:id="10003" w:author="M00032937" w:date="2024-06-28T10:27:15Z">
          <w:r>
            <w:rPr/>
            <w:fldChar w:fldCharType="end"/>
          </w:r>
        </w:del>
      </w:ins>
      <w:ins w:id="10004" w:author="M00007797" w:date="2023-06-19T18:54:00Z">
        <w:del w:id="1000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59"/>
        <w:tabs>
          <w:tab w:val="right" w:leader="dot" w:pos="9864"/>
          <w:tab w:val="clear" w:pos="420"/>
          <w:tab w:val="clear" w:pos="9853"/>
        </w:tabs>
        <w:rPr>
          <w:ins w:id="10006" w:author="M00007797" w:date="2023-06-19T18:54:00Z"/>
          <w:del w:id="10007" w:author="M00032937" w:date="2024-06-28T10:27:15Z"/>
        </w:rPr>
      </w:pPr>
      <w:ins w:id="10008" w:author="M00007797" w:date="2023-06-19T18:54:00Z">
        <w:del w:id="10009" w:author="M00032937" w:date="2024-06-28T10:27:15Z">
          <w:r>
            <w:rPr>
              <w:rFonts w:ascii="Times New Roman"/>
            </w:rPr>
            <w:fldChar w:fldCharType="begin"/>
          </w:r>
        </w:del>
      </w:ins>
      <w:ins w:id="10010" w:author="M00007797" w:date="2023-06-19T18:54:00Z">
        <w:del w:id="10011" w:author="M00032937" w:date="2024-06-28T10:27:15Z">
          <w:r>
            <w:rPr>
              <w:rFonts w:ascii="Times New Roman"/>
            </w:rPr>
            <w:delInstrText xml:space="preserve"> HYPERLINK \l _Toc408 </w:delInstrText>
          </w:r>
        </w:del>
      </w:ins>
      <w:ins w:id="10012" w:author="M00007797" w:date="2023-06-19T18:54:00Z">
        <w:del w:id="1001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10014" w:author="M00007797" w:date="2023-06-19T18:54:00Z">
        <w:del w:id="10015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9 </w:delText>
          </w:r>
        </w:del>
      </w:ins>
      <w:ins w:id="10016" w:author="M00007797" w:date="2023-06-19T18:54:00Z">
        <w:del w:id="10017" w:author="M00032937" w:date="2024-06-28T10:27:15Z">
          <w:r>
            <w:rPr>
              <w:rFonts w:hint="eastAsia"/>
              <w:lang w:val="en-US" w:eastAsia="zh-CN"/>
            </w:rPr>
            <w:delText>硬件配置功能</w:delText>
          </w:r>
        </w:del>
      </w:ins>
      <w:ins w:id="10018" w:author="M00007797" w:date="2023-06-19T18:54:00Z">
        <w:del w:id="10019" w:author="M00032937" w:date="2024-06-28T10:27:15Z">
          <w:r>
            <w:rPr/>
            <w:tab/>
          </w:r>
        </w:del>
      </w:ins>
      <w:ins w:id="10020" w:author="M00007797" w:date="2023-06-19T18:54:00Z">
        <w:del w:id="10021" w:author="M00032937" w:date="2024-06-28T10:27:15Z">
          <w:r>
            <w:rPr/>
            <w:fldChar w:fldCharType="begin"/>
          </w:r>
        </w:del>
      </w:ins>
      <w:ins w:id="10022" w:author="M00007797" w:date="2023-06-19T18:54:00Z">
        <w:del w:id="10023" w:author="M00032937" w:date="2024-06-28T10:27:15Z">
          <w:r>
            <w:rPr/>
            <w:delInstrText xml:space="preserve"> PAGEREF _Toc408 \h </w:delInstrText>
          </w:r>
        </w:del>
      </w:ins>
      <w:ins w:id="10024" w:author="M00007797" w:date="2023-06-19T18:54:00Z">
        <w:del w:id="10025" w:author="M00032937" w:date="2024-06-28T10:27:15Z">
          <w:r>
            <w:rPr/>
            <w:fldChar w:fldCharType="separate"/>
          </w:r>
        </w:del>
      </w:ins>
      <w:ins w:id="10026" w:author="M00007797" w:date="2023-06-19T18:54:00Z">
        <w:del w:id="10027" w:author="M00032937" w:date="2024-06-28T10:27:15Z">
          <w:r>
            <w:rPr/>
            <w:delText>28</w:delText>
          </w:r>
        </w:del>
      </w:ins>
      <w:ins w:id="10028" w:author="M00007797" w:date="2023-06-19T18:54:00Z">
        <w:del w:id="10029" w:author="M00032937" w:date="2024-06-28T10:27:15Z">
          <w:r>
            <w:rPr/>
            <w:fldChar w:fldCharType="end"/>
          </w:r>
        </w:del>
      </w:ins>
      <w:ins w:id="10030" w:author="M00007797" w:date="2023-06-19T18:54:00Z">
        <w:del w:id="10031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10032" w:author="M00007797" w:date="2023-06-19T18:54:00Z"/>
          <w:del w:id="10033" w:author="M00032937" w:date="2024-06-28T10:27:15Z"/>
        </w:rPr>
      </w:pPr>
      <w:ins w:id="10034" w:author="M00007797" w:date="2023-06-19T18:54:00Z">
        <w:del w:id="10035" w:author="M00032937" w:date="2024-06-28T10:27:15Z">
          <w:r>
            <w:rPr>
              <w:rFonts w:ascii="Times New Roman"/>
            </w:rPr>
            <w:fldChar w:fldCharType="begin"/>
          </w:r>
        </w:del>
      </w:ins>
      <w:ins w:id="10036" w:author="M00007797" w:date="2023-06-19T18:54:00Z">
        <w:del w:id="10037" w:author="M00032937" w:date="2024-06-28T10:27:15Z">
          <w:r>
            <w:rPr>
              <w:rFonts w:ascii="Times New Roman"/>
            </w:rPr>
            <w:delInstrText xml:space="preserve"> HYPERLINK \l _Toc14458 </w:delInstrText>
          </w:r>
        </w:del>
      </w:ins>
      <w:ins w:id="10038" w:author="M00007797" w:date="2023-06-19T18:54:00Z">
        <w:del w:id="10039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10040" w:author="M00007797" w:date="2023-06-19T18:54:00Z">
        <w:del w:id="10041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9.1.1 </w:delText>
          </w:r>
        </w:del>
      </w:ins>
      <w:ins w:id="10042" w:author="M00007797" w:date="2023-06-19T18:54:00Z">
        <w:del w:id="10043" w:author="M00032937" w:date="2024-06-28T10:27:15Z">
          <w:r>
            <w:rPr>
              <w:rFonts w:hint="eastAsia"/>
            </w:rPr>
            <w:delText>漏电保护</w:delText>
          </w:r>
        </w:del>
      </w:ins>
      <w:ins w:id="10044" w:author="M00007797" w:date="2023-06-19T18:54:00Z">
        <w:del w:id="10045" w:author="M00032937" w:date="2024-06-28T10:27:15Z">
          <w:r>
            <w:rPr/>
            <w:tab/>
          </w:r>
        </w:del>
      </w:ins>
      <w:ins w:id="10046" w:author="M00007797" w:date="2023-06-19T18:54:00Z">
        <w:del w:id="10047" w:author="M00032937" w:date="2024-06-28T10:27:15Z">
          <w:r>
            <w:rPr/>
            <w:fldChar w:fldCharType="begin"/>
          </w:r>
        </w:del>
      </w:ins>
      <w:ins w:id="10048" w:author="M00007797" w:date="2023-06-19T18:54:00Z">
        <w:del w:id="10049" w:author="M00032937" w:date="2024-06-28T10:27:15Z">
          <w:r>
            <w:rPr/>
            <w:delInstrText xml:space="preserve"> PAGEREF _Toc14458 \h </w:delInstrText>
          </w:r>
        </w:del>
      </w:ins>
      <w:ins w:id="10050" w:author="M00007797" w:date="2023-06-19T18:54:00Z">
        <w:del w:id="10051" w:author="M00032937" w:date="2024-06-28T10:27:15Z">
          <w:r>
            <w:rPr/>
            <w:fldChar w:fldCharType="separate"/>
          </w:r>
        </w:del>
      </w:ins>
      <w:ins w:id="10052" w:author="M00007797" w:date="2023-06-19T18:54:00Z">
        <w:del w:id="10053" w:author="M00032937" w:date="2024-06-28T10:27:15Z">
          <w:r>
            <w:rPr/>
            <w:delText>28</w:delText>
          </w:r>
        </w:del>
      </w:ins>
      <w:ins w:id="10054" w:author="M00007797" w:date="2023-06-19T18:54:00Z">
        <w:del w:id="10055" w:author="M00032937" w:date="2024-06-28T10:27:15Z">
          <w:r>
            <w:rPr/>
            <w:fldChar w:fldCharType="end"/>
          </w:r>
        </w:del>
      </w:ins>
      <w:ins w:id="10056" w:author="M00007797" w:date="2023-06-19T18:54:00Z">
        <w:del w:id="1005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10058" w:author="M00007797" w:date="2023-06-19T18:54:00Z"/>
          <w:del w:id="10059" w:author="M00032937" w:date="2024-06-28T10:27:15Z"/>
        </w:rPr>
      </w:pPr>
      <w:ins w:id="10060" w:author="M00007797" w:date="2023-06-19T18:54:00Z">
        <w:del w:id="10061" w:author="M00032937" w:date="2024-06-28T10:27:15Z">
          <w:r>
            <w:rPr>
              <w:rFonts w:ascii="Times New Roman"/>
            </w:rPr>
            <w:fldChar w:fldCharType="begin"/>
          </w:r>
        </w:del>
      </w:ins>
      <w:ins w:id="10062" w:author="M00007797" w:date="2023-06-19T18:54:00Z">
        <w:del w:id="10063" w:author="M00032937" w:date="2024-06-28T10:27:15Z">
          <w:r>
            <w:rPr>
              <w:rFonts w:ascii="Times New Roman"/>
            </w:rPr>
            <w:delInstrText xml:space="preserve"> HYPERLINK \l _Toc31825 </w:delInstrText>
          </w:r>
        </w:del>
      </w:ins>
      <w:ins w:id="10064" w:author="M00007797" w:date="2023-06-19T18:54:00Z">
        <w:del w:id="1006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10066" w:author="M00007797" w:date="2023-06-19T18:54:00Z">
        <w:del w:id="10067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9.1.2 </w:delText>
          </w:r>
        </w:del>
      </w:ins>
      <w:ins w:id="10068" w:author="M00007797" w:date="2023-06-19T18:54:00Z">
        <w:del w:id="10069" w:author="M00032937" w:date="2024-06-28T10:27:15Z">
          <w:r>
            <w:rPr>
              <w:rFonts w:hint="eastAsia"/>
            </w:rPr>
            <w:delText>纳米抗菌</w:delText>
          </w:r>
        </w:del>
      </w:ins>
      <w:ins w:id="10070" w:author="M00007797" w:date="2023-06-19T18:54:00Z">
        <w:del w:id="10071" w:author="M00032937" w:date="2024-06-28T10:27:15Z">
          <w:r>
            <w:rPr/>
            <w:tab/>
          </w:r>
        </w:del>
      </w:ins>
      <w:ins w:id="10072" w:author="M00007797" w:date="2023-06-19T18:54:00Z">
        <w:del w:id="10073" w:author="M00032937" w:date="2024-06-28T10:27:15Z">
          <w:r>
            <w:rPr/>
            <w:fldChar w:fldCharType="begin"/>
          </w:r>
        </w:del>
      </w:ins>
      <w:ins w:id="10074" w:author="M00007797" w:date="2023-06-19T18:54:00Z">
        <w:del w:id="10075" w:author="M00032937" w:date="2024-06-28T10:27:15Z">
          <w:r>
            <w:rPr/>
            <w:delInstrText xml:space="preserve"> PAGEREF _Toc31825 \h </w:delInstrText>
          </w:r>
        </w:del>
      </w:ins>
      <w:ins w:id="10076" w:author="M00007797" w:date="2023-06-19T18:54:00Z">
        <w:del w:id="10077" w:author="M00032937" w:date="2024-06-28T10:27:15Z">
          <w:r>
            <w:rPr/>
            <w:fldChar w:fldCharType="separate"/>
          </w:r>
        </w:del>
      </w:ins>
      <w:ins w:id="10078" w:author="M00007797" w:date="2023-06-19T18:54:00Z">
        <w:del w:id="10079" w:author="M00032937" w:date="2024-06-28T10:27:15Z">
          <w:r>
            <w:rPr/>
            <w:delText>29</w:delText>
          </w:r>
        </w:del>
      </w:ins>
      <w:ins w:id="10080" w:author="M00007797" w:date="2023-06-19T18:54:00Z">
        <w:del w:id="10081" w:author="M00032937" w:date="2024-06-28T10:27:15Z">
          <w:r>
            <w:rPr/>
            <w:fldChar w:fldCharType="end"/>
          </w:r>
        </w:del>
      </w:ins>
      <w:ins w:id="10082" w:author="M00007797" w:date="2023-06-19T18:54:00Z">
        <w:del w:id="1008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10084" w:author="M00007797" w:date="2023-06-19T18:54:00Z"/>
          <w:del w:id="10085" w:author="M00032937" w:date="2024-06-28T10:27:15Z"/>
        </w:rPr>
      </w:pPr>
      <w:ins w:id="10086" w:author="M00007797" w:date="2023-06-19T18:54:00Z">
        <w:del w:id="10087" w:author="M00032937" w:date="2024-06-28T10:27:15Z">
          <w:r>
            <w:rPr>
              <w:rFonts w:ascii="Times New Roman"/>
            </w:rPr>
            <w:fldChar w:fldCharType="begin"/>
          </w:r>
        </w:del>
      </w:ins>
      <w:ins w:id="10088" w:author="M00007797" w:date="2023-06-19T18:54:00Z">
        <w:del w:id="10089" w:author="M00032937" w:date="2024-06-28T10:27:15Z">
          <w:r>
            <w:rPr>
              <w:rFonts w:ascii="Times New Roman"/>
            </w:rPr>
            <w:delInstrText xml:space="preserve"> HYPERLINK \l _Toc26498 </w:delInstrText>
          </w:r>
        </w:del>
      </w:ins>
      <w:ins w:id="10090" w:author="M00007797" w:date="2023-06-19T18:54:00Z">
        <w:del w:id="1009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10092" w:author="M00007797" w:date="2023-06-19T18:54:00Z">
        <w:del w:id="10093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9.1.3 </w:delText>
          </w:r>
        </w:del>
      </w:ins>
      <w:ins w:id="10094" w:author="M00007797" w:date="2023-06-19T18:54:00Z">
        <w:del w:id="10095" w:author="M00032937" w:date="2024-06-28T10:27:15Z">
          <w:r>
            <w:rPr>
              <w:rFonts w:hint="eastAsia"/>
            </w:rPr>
            <w:delText>阻尼缓降</w:delText>
          </w:r>
        </w:del>
      </w:ins>
      <w:ins w:id="10096" w:author="M00007797" w:date="2023-06-19T18:54:00Z">
        <w:del w:id="10097" w:author="M00032937" w:date="2024-06-28T10:27:15Z">
          <w:r>
            <w:rPr/>
            <w:tab/>
          </w:r>
        </w:del>
      </w:ins>
      <w:ins w:id="10098" w:author="M00007797" w:date="2023-06-19T18:54:00Z">
        <w:del w:id="10099" w:author="M00032937" w:date="2024-06-28T10:27:15Z">
          <w:r>
            <w:rPr/>
            <w:fldChar w:fldCharType="begin"/>
          </w:r>
        </w:del>
      </w:ins>
      <w:ins w:id="10100" w:author="M00007797" w:date="2023-06-19T18:54:00Z">
        <w:del w:id="10101" w:author="M00032937" w:date="2024-06-28T10:27:15Z">
          <w:r>
            <w:rPr/>
            <w:delInstrText xml:space="preserve"> PAGEREF _Toc26498 \h </w:delInstrText>
          </w:r>
        </w:del>
      </w:ins>
      <w:ins w:id="10102" w:author="M00007797" w:date="2023-06-19T18:54:00Z">
        <w:del w:id="10103" w:author="M00032937" w:date="2024-06-28T10:27:15Z">
          <w:r>
            <w:rPr/>
            <w:fldChar w:fldCharType="separate"/>
          </w:r>
        </w:del>
      </w:ins>
      <w:ins w:id="10104" w:author="M00007797" w:date="2023-06-19T18:54:00Z">
        <w:del w:id="10105" w:author="M00032937" w:date="2024-06-28T10:27:15Z">
          <w:r>
            <w:rPr/>
            <w:delText>29</w:delText>
          </w:r>
        </w:del>
      </w:ins>
      <w:ins w:id="10106" w:author="M00007797" w:date="2023-06-19T18:54:00Z">
        <w:del w:id="10107" w:author="M00032937" w:date="2024-06-28T10:27:15Z">
          <w:r>
            <w:rPr/>
            <w:fldChar w:fldCharType="end"/>
          </w:r>
        </w:del>
      </w:ins>
      <w:ins w:id="10108" w:author="M00007797" w:date="2023-06-19T18:54:00Z">
        <w:del w:id="1010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10110" w:author="M00007797" w:date="2023-06-19T18:54:00Z"/>
          <w:del w:id="10111" w:author="M00032937" w:date="2024-06-28T10:27:15Z"/>
        </w:rPr>
      </w:pPr>
      <w:ins w:id="10112" w:author="M00007797" w:date="2023-06-19T18:54:00Z">
        <w:del w:id="10113" w:author="M00032937" w:date="2024-06-28T10:27:15Z">
          <w:r>
            <w:rPr>
              <w:rFonts w:ascii="Times New Roman"/>
            </w:rPr>
            <w:fldChar w:fldCharType="begin"/>
          </w:r>
        </w:del>
      </w:ins>
      <w:ins w:id="10114" w:author="M00007797" w:date="2023-06-19T18:54:00Z">
        <w:del w:id="10115" w:author="M00032937" w:date="2024-06-28T10:27:15Z">
          <w:r>
            <w:rPr>
              <w:rFonts w:ascii="Times New Roman"/>
            </w:rPr>
            <w:delInstrText xml:space="preserve"> HYPERLINK \l _Toc28991 </w:delInstrText>
          </w:r>
        </w:del>
      </w:ins>
      <w:ins w:id="10116" w:author="M00007797" w:date="2023-06-19T18:54:00Z">
        <w:del w:id="1011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10118" w:author="M00007797" w:date="2023-06-19T18:54:00Z">
        <w:del w:id="10119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9.1.4 </w:delText>
          </w:r>
        </w:del>
      </w:ins>
      <w:ins w:id="10120" w:author="M00007797" w:date="2023-06-19T18:54:00Z">
        <w:del w:id="10121" w:author="M00032937" w:date="2024-06-28T10:27:15Z">
          <w:r>
            <w:rPr>
              <w:rFonts w:hint="eastAsia"/>
            </w:rPr>
            <w:delText>空气隔离</w:delText>
          </w:r>
        </w:del>
      </w:ins>
      <w:ins w:id="10122" w:author="M00007797" w:date="2023-06-19T18:54:00Z">
        <w:del w:id="10123" w:author="M00032937" w:date="2024-06-28T10:27:15Z">
          <w:r>
            <w:rPr/>
            <w:tab/>
          </w:r>
        </w:del>
      </w:ins>
      <w:ins w:id="10124" w:author="M00007797" w:date="2023-06-19T18:54:00Z">
        <w:del w:id="10125" w:author="M00032937" w:date="2024-06-28T10:27:15Z">
          <w:r>
            <w:rPr/>
            <w:fldChar w:fldCharType="begin"/>
          </w:r>
        </w:del>
      </w:ins>
      <w:ins w:id="10126" w:author="M00007797" w:date="2023-06-19T18:54:00Z">
        <w:del w:id="10127" w:author="M00032937" w:date="2024-06-28T10:27:15Z">
          <w:r>
            <w:rPr/>
            <w:delInstrText xml:space="preserve"> PAGEREF _Toc28991 \h </w:delInstrText>
          </w:r>
        </w:del>
      </w:ins>
      <w:ins w:id="10128" w:author="M00007797" w:date="2023-06-19T18:54:00Z">
        <w:del w:id="10129" w:author="M00032937" w:date="2024-06-28T10:27:15Z">
          <w:r>
            <w:rPr/>
            <w:fldChar w:fldCharType="separate"/>
          </w:r>
        </w:del>
      </w:ins>
      <w:ins w:id="10130" w:author="M00007797" w:date="2023-06-19T18:54:00Z">
        <w:del w:id="10131" w:author="M00032937" w:date="2024-06-28T10:27:15Z">
          <w:r>
            <w:rPr/>
            <w:delText>29</w:delText>
          </w:r>
        </w:del>
      </w:ins>
      <w:ins w:id="10132" w:author="M00007797" w:date="2023-06-19T18:54:00Z">
        <w:del w:id="10133" w:author="M00032937" w:date="2024-06-28T10:27:15Z">
          <w:r>
            <w:rPr/>
            <w:fldChar w:fldCharType="end"/>
          </w:r>
        </w:del>
      </w:ins>
      <w:ins w:id="10134" w:author="M00007797" w:date="2023-06-19T18:54:00Z">
        <w:del w:id="1013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10136" w:author="M00007797" w:date="2023-06-19T18:54:00Z"/>
          <w:del w:id="10137" w:author="M00032937" w:date="2024-06-28T10:27:15Z"/>
        </w:rPr>
      </w:pPr>
      <w:ins w:id="10138" w:author="M00007797" w:date="2023-06-19T18:54:00Z">
        <w:del w:id="10139" w:author="M00032937" w:date="2024-06-28T10:27:15Z">
          <w:r>
            <w:rPr>
              <w:rFonts w:ascii="Times New Roman"/>
            </w:rPr>
            <w:fldChar w:fldCharType="begin"/>
          </w:r>
        </w:del>
      </w:ins>
      <w:ins w:id="10140" w:author="M00007797" w:date="2023-06-19T18:54:00Z">
        <w:del w:id="10141" w:author="M00032937" w:date="2024-06-28T10:27:15Z">
          <w:r>
            <w:rPr>
              <w:rFonts w:ascii="Times New Roman"/>
            </w:rPr>
            <w:delInstrText xml:space="preserve"> HYPERLINK \l _Toc25543 </w:delInstrText>
          </w:r>
        </w:del>
      </w:ins>
      <w:ins w:id="10142" w:author="M00007797" w:date="2023-06-19T18:54:00Z">
        <w:del w:id="1014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10144" w:author="M00007797" w:date="2023-06-19T18:54:00Z">
        <w:del w:id="10145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9.1.5 </w:delText>
          </w:r>
        </w:del>
      </w:ins>
      <w:ins w:id="10146" w:author="M00007797" w:date="2023-06-19T18:54:00Z">
        <w:del w:id="10147" w:author="M00032937" w:date="2024-06-28T10:27:15Z">
          <w:r>
            <w:rPr>
              <w:rFonts w:hint="eastAsia"/>
            </w:rPr>
            <w:delText>防止逆流</w:delText>
          </w:r>
        </w:del>
      </w:ins>
      <w:ins w:id="10148" w:author="M00007797" w:date="2023-06-19T18:54:00Z">
        <w:del w:id="10149" w:author="M00032937" w:date="2024-06-28T10:27:15Z">
          <w:r>
            <w:rPr/>
            <w:tab/>
          </w:r>
        </w:del>
      </w:ins>
      <w:ins w:id="10150" w:author="M00007797" w:date="2023-06-19T18:54:00Z">
        <w:del w:id="10151" w:author="M00032937" w:date="2024-06-28T10:27:15Z">
          <w:r>
            <w:rPr/>
            <w:fldChar w:fldCharType="begin"/>
          </w:r>
        </w:del>
      </w:ins>
      <w:ins w:id="10152" w:author="M00007797" w:date="2023-06-19T18:54:00Z">
        <w:del w:id="10153" w:author="M00032937" w:date="2024-06-28T10:27:15Z">
          <w:r>
            <w:rPr/>
            <w:delInstrText xml:space="preserve"> PAGEREF _Toc25543 \h </w:delInstrText>
          </w:r>
        </w:del>
      </w:ins>
      <w:ins w:id="10154" w:author="M00007797" w:date="2023-06-19T18:54:00Z">
        <w:del w:id="10155" w:author="M00032937" w:date="2024-06-28T10:27:15Z">
          <w:r>
            <w:rPr/>
            <w:fldChar w:fldCharType="separate"/>
          </w:r>
        </w:del>
      </w:ins>
      <w:ins w:id="10156" w:author="M00007797" w:date="2023-06-19T18:54:00Z">
        <w:del w:id="10157" w:author="M00032937" w:date="2024-06-28T10:27:15Z">
          <w:r>
            <w:rPr/>
            <w:delText>29</w:delText>
          </w:r>
        </w:del>
      </w:ins>
      <w:ins w:id="10158" w:author="M00007797" w:date="2023-06-19T18:54:00Z">
        <w:del w:id="10159" w:author="M00032937" w:date="2024-06-28T10:27:15Z">
          <w:r>
            <w:rPr/>
            <w:fldChar w:fldCharType="end"/>
          </w:r>
        </w:del>
      </w:ins>
      <w:ins w:id="10160" w:author="M00007797" w:date="2023-06-19T18:54:00Z">
        <w:del w:id="10161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ind w:left="0" w:leftChars="0" w:firstLine="1058" w:firstLineChars="441"/>
        <w:rPr>
          <w:ins w:id="10163" w:author="M00007797" w:date="2023-06-19T18:54:00Z"/>
          <w:del w:id="10164" w:author="M00032937" w:date="2024-06-28T10:27:15Z"/>
        </w:rPr>
        <w:pPrChange w:id="10162" w:author="M00007797" w:date="2023-06-19T18:55:33Z">
          <w:pPr>
            <w:pStyle w:val="44"/>
            <w:tabs>
              <w:tab w:val="right" w:leader="dot" w:pos="9864"/>
              <w:tab w:val="clear" w:pos="1890"/>
              <w:tab w:val="clear" w:pos="9853"/>
            </w:tabs>
          </w:pPr>
        </w:pPrChange>
      </w:pPr>
      <w:ins w:id="10165" w:author="M00007797" w:date="2023-06-19T18:54:00Z">
        <w:del w:id="10166" w:author="M00032937" w:date="2024-06-28T10:27:15Z">
          <w:r>
            <w:rPr>
              <w:rFonts w:ascii="Times New Roman"/>
            </w:rPr>
            <w:fldChar w:fldCharType="begin"/>
          </w:r>
        </w:del>
      </w:ins>
      <w:ins w:id="10167" w:author="M00007797" w:date="2023-06-19T18:54:00Z">
        <w:del w:id="10168" w:author="M00032937" w:date="2024-06-28T10:27:15Z">
          <w:r>
            <w:rPr>
              <w:rFonts w:ascii="Times New Roman"/>
            </w:rPr>
            <w:delInstrText xml:space="preserve"> HYPERLINK \l _Toc18404 </w:delInstrText>
          </w:r>
        </w:del>
      </w:ins>
      <w:ins w:id="10169" w:author="M00007797" w:date="2023-06-19T18:54:00Z">
        <w:del w:id="10170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10171" w:author="M00007797" w:date="2023-06-19T18:54:00Z">
        <w:del w:id="10172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  <w:lang w:val="en-US" w:eastAsia="zh-CN"/>
            </w:rPr>
            <w:delText xml:space="preserve">9.1.6 </w:delText>
          </w:r>
        </w:del>
      </w:ins>
      <w:ins w:id="10173" w:author="M00007797" w:date="2023-06-19T18:54:00Z">
        <w:del w:id="10174" w:author="M00032937" w:date="2024-06-28T10:27:15Z">
          <w:r>
            <w:rPr>
              <w:rFonts w:hint="eastAsia"/>
            </w:rPr>
            <w:delText>水质净化</w:delText>
          </w:r>
        </w:del>
      </w:ins>
      <w:ins w:id="10175" w:author="M00007797" w:date="2023-06-19T18:54:00Z">
        <w:del w:id="10176" w:author="M00032937" w:date="2024-06-28T10:27:15Z">
          <w:r>
            <w:rPr/>
            <w:tab/>
          </w:r>
        </w:del>
      </w:ins>
      <w:ins w:id="10177" w:author="M00007797" w:date="2023-06-19T18:54:00Z">
        <w:del w:id="10178" w:author="M00032937" w:date="2024-06-28T10:27:15Z">
          <w:r>
            <w:rPr/>
            <w:fldChar w:fldCharType="begin"/>
          </w:r>
        </w:del>
      </w:ins>
      <w:ins w:id="10179" w:author="M00007797" w:date="2023-06-19T18:54:00Z">
        <w:del w:id="10180" w:author="M00032937" w:date="2024-06-28T10:27:15Z">
          <w:r>
            <w:rPr/>
            <w:delInstrText xml:space="preserve"> PAGEREF _Toc18404 \h </w:delInstrText>
          </w:r>
        </w:del>
      </w:ins>
      <w:ins w:id="10181" w:author="M00007797" w:date="2023-06-19T18:54:00Z">
        <w:del w:id="10182" w:author="M00032937" w:date="2024-06-28T10:27:15Z">
          <w:r>
            <w:rPr/>
            <w:fldChar w:fldCharType="separate"/>
          </w:r>
        </w:del>
      </w:ins>
      <w:ins w:id="10183" w:author="M00007797" w:date="2023-06-19T18:54:00Z">
        <w:del w:id="10184" w:author="M00032937" w:date="2024-06-28T10:27:15Z">
          <w:r>
            <w:rPr/>
            <w:delText>29</w:delText>
          </w:r>
        </w:del>
      </w:ins>
      <w:ins w:id="10185" w:author="M00007797" w:date="2023-06-19T18:54:00Z">
        <w:del w:id="10186" w:author="M00032937" w:date="2024-06-28T10:27:15Z">
          <w:r>
            <w:rPr/>
            <w:fldChar w:fldCharType="end"/>
          </w:r>
        </w:del>
      </w:ins>
      <w:ins w:id="10187" w:author="M00007797" w:date="2023-06-19T18:54:00Z">
        <w:del w:id="1018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10189" w:author="M00007797" w:date="2023-06-19T18:54:00Z"/>
          <w:del w:id="10190" w:author="M00032937" w:date="2024-06-28T10:27:15Z"/>
        </w:rPr>
      </w:pPr>
      <w:ins w:id="10191" w:author="M00007797" w:date="2023-06-19T18:54:00Z">
        <w:del w:id="10192" w:author="M00032937" w:date="2024-06-28T10:27:15Z">
          <w:r>
            <w:rPr>
              <w:rFonts w:ascii="Times New Roman"/>
            </w:rPr>
            <w:fldChar w:fldCharType="begin"/>
          </w:r>
        </w:del>
      </w:ins>
      <w:ins w:id="10193" w:author="M00007797" w:date="2023-06-19T18:54:00Z">
        <w:del w:id="10194" w:author="M00032937" w:date="2024-06-28T10:27:15Z">
          <w:r>
            <w:rPr>
              <w:rFonts w:ascii="Times New Roman"/>
            </w:rPr>
            <w:delInstrText xml:space="preserve"> HYPERLINK \l _Toc26298 </w:delInstrText>
          </w:r>
        </w:del>
      </w:ins>
      <w:ins w:id="10195" w:author="M00007797" w:date="2023-06-19T18:54:00Z">
        <w:del w:id="1019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10197" w:author="M00007797" w:date="2023-06-19T18:54:00Z">
        <w:del w:id="10198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9.1.7 </w:delText>
          </w:r>
        </w:del>
      </w:ins>
      <w:ins w:id="10199" w:author="M00007797" w:date="2023-06-19T18:54:00Z">
        <w:del w:id="10200" w:author="M00032937" w:date="2024-06-28T10:27:15Z">
          <w:r>
            <w:rPr>
              <w:rFonts w:hint="eastAsia"/>
            </w:rPr>
            <w:delText>安全防护</w:delText>
          </w:r>
        </w:del>
      </w:ins>
      <w:ins w:id="10201" w:author="M00007797" w:date="2023-06-19T18:54:00Z">
        <w:del w:id="10202" w:author="M00032937" w:date="2024-06-28T10:27:15Z">
          <w:r>
            <w:rPr/>
            <w:tab/>
          </w:r>
        </w:del>
      </w:ins>
      <w:ins w:id="10203" w:author="M00007797" w:date="2023-06-19T18:54:00Z">
        <w:del w:id="10204" w:author="M00032937" w:date="2024-06-28T10:27:15Z">
          <w:r>
            <w:rPr/>
            <w:fldChar w:fldCharType="begin"/>
          </w:r>
        </w:del>
      </w:ins>
      <w:ins w:id="10205" w:author="M00007797" w:date="2023-06-19T18:54:00Z">
        <w:del w:id="10206" w:author="M00032937" w:date="2024-06-28T10:27:15Z">
          <w:r>
            <w:rPr/>
            <w:delInstrText xml:space="preserve"> PAGEREF _Toc26298 \h </w:delInstrText>
          </w:r>
        </w:del>
      </w:ins>
      <w:ins w:id="10207" w:author="M00007797" w:date="2023-06-19T18:54:00Z">
        <w:del w:id="10208" w:author="M00032937" w:date="2024-06-28T10:27:15Z">
          <w:r>
            <w:rPr/>
            <w:fldChar w:fldCharType="separate"/>
          </w:r>
        </w:del>
      </w:ins>
      <w:ins w:id="10209" w:author="M00007797" w:date="2023-06-19T18:54:00Z">
        <w:del w:id="10210" w:author="M00032937" w:date="2024-06-28T10:27:15Z">
          <w:r>
            <w:rPr/>
            <w:delText>29</w:delText>
          </w:r>
        </w:del>
      </w:ins>
      <w:ins w:id="10211" w:author="M00007797" w:date="2023-06-19T18:54:00Z">
        <w:del w:id="10212" w:author="M00032937" w:date="2024-06-28T10:27:15Z">
          <w:r>
            <w:rPr/>
            <w:fldChar w:fldCharType="end"/>
          </w:r>
        </w:del>
      </w:ins>
      <w:ins w:id="10213" w:author="M00007797" w:date="2023-06-19T18:54:00Z">
        <w:del w:id="1021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10215" w:author="M00007797" w:date="2023-06-19T18:54:00Z"/>
          <w:del w:id="10216" w:author="M00032937" w:date="2024-06-28T10:27:15Z"/>
        </w:rPr>
      </w:pPr>
      <w:ins w:id="10217" w:author="M00007797" w:date="2023-06-19T18:54:00Z">
        <w:del w:id="10218" w:author="M00032937" w:date="2024-06-28T10:27:15Z">
          <w:r>
            <w:rPr>
              <w:rFonts w:ascii="Times New Roman"/>
            </w:rPr>
            <w:fldChar w:fldCharType="begin"/>
          </w:r>
        </w:del>
      </w:ins>
      <w:ins w:id="10219" w:author="M00007797" w:date="2023-06-19T18:54:00Z">
        <w:del w:id="10220" w:author="M00032937" w:date="2024-06-28T10:27:15Z">
          <w:r>
            <w:rPr>
              <w:rFonts w:ascii="Times New Roman"/>
            </w:rPr>
            <w:delInstrText xml:space="preserve"> HYPERLINK \l _Toc18237 </w:delInstrText>
          </w:r>
        </w:del>
      </w:ins>
      <w:ins w:id="10221" w:author="M00007797" w:date="2023-06-19T18:54:00Z">
        <w:del w:id="1022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10223" w:author="M00007797" w:date="2023-06-19T18:54:00Z">
        <w:del w:id="10224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9.1.8 </w:delText>
          </w:r>
        </w:del>
      </w:ins>
      <w:ins w:id="10225" w:author="M00007797" w:date="2023-06-19T18:54:00Z">
        <w:del w:id="10226" w:author="M00032937" w:date="2024-06-28T10:27:15Z">
          <w:r>
            <w:rPr>
              <w:rFonts w:hint="eastAsia"/>
            </w:rPr>
            <w:delText>材料阻燃</w:delText>
          </w:r>
        </w:del>
      </w:ins>
      <w:ins w:id="10227" w:author="M00007797" w:date="2023-06-19T18:54:00Z">
        <w:del w:id="10228" w:author="M00032937" w:date="2024-06-28T10:27:15Z">
          <w:r>
            <w:rPr/>
            <w:tab/>
          </w:r>
        </w:del>
      </w:ins>
      <w:ins w:id="10229" w:author="M00007797" w:date="2023-06-19T18:54:00Z">
        <w:del w:id="10230" w:author="M00032937" w:date="2024-06-28T10:27:15Z">
          <w:r>
            <w:rPr/>
            <w:fldChar w:fldCharType="begin"/>
          </w:r>
        </w:del>
      </w:ins>
      <w:ins w:id="10231" w:author="M00007797" w:date="2023-06-19T18:54:00Z">
        <w:del w:id="10232" w:author="M00032937" w:date="2024-06-28T10:27:15Z">
          <w:r>
            <w:rPr/>
            <w:delInstrText xml:space="preserve"> PAGEREF _Toc18237 \h </w:delInstrText>
          </w:r>
        </w:del>
      </w:ins>
      <w:ins w:id="10233" w:author="M00007797" w:date="2023-06-19T18:54:00Z">
        <w:del w:id="10234" w:author="M00032937" w:date="2024-06-28T10:27:15Z">
          <w:r>
            <w:rPr/>
            <w:fldChar w:fldCharType="separate"/>
          </w:r>
        </w:del>
      </w:ins>
      <w:ins w:id="10235" w:author="M00007797" w:date="2023-06-19T18:54:00Z">
        <w:del w:id="10236" w:author="M00032937" w:date="2024-06-28T10:27:15Z">
          <w:r>
            <w:rPr/>
            <w:delText>29</w:delText>
          </w:r>
        </w:del>
      </w:ins>
      <w:ins w:id="10237" w:author="M00007797" w:date="2023-06-19T18:54:00Z">
        <w:del w:id="10238" w:author="M00032937" w:date="2024-06-28T10:27:15Z">
          <w:r>
            <w:rPr/>
            <w:fldChar w:fldCharType="end"/>
          </w:r>
        </w:del>
      </w:ins>
      <w:ins w:id="10239" w:author="M00007797" w:date="2023-06-19T18:54:00Z">
        <w:del w:id="1024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59"/>
        <w:tabs>
          <w:tab w:val="right" w:leader="dot" w:pos="9864"/>
          <w:tab w:val="clear" w:pos="420"/>
          <w:tab w:val="clear" w:pos="9853"/>
        </w:tabs>
        <w:rPr>
          <w:ins w:id="10241" w:author="M00007797" w:date="2023-06-19T18:54:00Z"/>
          <w:del w:id="10242" w:author="M00032937" w:date="2024-06-28T10:27:15Z"/>
        </w:rPr>
      </w:pPr>
      <w:ins w:id="10243" w:author="M00007797" w:date="2023-06-19T18:54:00Z">
        <w:del w:id="10244" w:author="M00032937" w:date="2024-06-28T10:27:15Z">
          <w:r>
            <w:rPr>
              <w:rFonts w:ascii="Times New Roman"/>
            </w:rPr>
            <w:fldChar w:fldCharType="begin"/>
          </w:r>
        </w:del>
      </w:ins>
      <w:ins w:id="10245" w:author="M00007797" w:date="2023-06-19T18:54:00Z">
        <w:del w:id="10246" w:author="M00032937" w:date="2024-06-28T10:27:15Z">
          <w:r>
            <w:rPr>
              <w:rFonts w:ascii="Times New Roman"/>
            </w:rPr>
            <w:delInstrText xml:space="preserve"> HYPERLINK \l _Toc25102 </w:delInstrText>
          </w:r>
        </w:del>
      </w:ins>
      <w:ins w:id="10247" w:author="M00007797" w:date="2023-06-19T18:54:00Z">
        <w:del w:id="1024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10249" w:author="M00007797" w:date="2023-06-19T18:54:00Z">
        <w:del w:id="10250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10 </w:delText>
          </w:r>
        </w:del>
      </w:ins>
      <w:ins w:id="10251" w:author="M00007797" w:date="2023-06-19T18:54:00Z">
        <w:del w:id="10252" w:author="M00032937" w:date="2024-06-28T10:27:15Z">
          <w:r>
            <w:rPr>
              <w:rFonts w:hint="eastAsia"/>
            </w:rPr>
            <w:delText>工程模式</w:delText>
          </w:r>
        </w:del>
      </w:ins>
      <w:ins w:id="10253" w:author="M00007797" w:date="2023-06-19T18:54:00Z">
        <w:del w:id="10254" w:author="M00032937" w:date="2024-06-28T10:27:15Z">
          <w:r>
            <w:rPr/>
            <w:tab/>
          </w:r>
        </w:del>
      </w:ins>
      <w:ins w:id="10255" w:author="M00007797" w:date="2023-06-19T18:54:00Z">
        <w:del w:id="10256" w:author="M00032937" w:date="2024-06-28T10:27:15Z">
          <w:r>
            <w:rPr/>
            <w:fldChar w:fldCharType="begin"/>
          </w:r>
        </w:del>
      </w:ins>
      <w:ins w:id="10257" w:author="M00007797" w:date="2023-06-19T18:54:00Z">
        <w:del w:id="10258" w:author="M00032937" w:date="2024-06-28T10:27:15Z">
          <w:r>
            <w:rPr/>
            <w:delInstrText xml:space="preserve"> PAGEREF _Toc25102 \h </w:delInstrText>
          </w:r>
        </w:del>
      </w:ins>
      <w:ins w:id="10259" w:author="M00007797" w:date="2023-06-19T18:54:00Z">
        <w:del w:id="10260" w:author="M00032937" w:date="2024-06-28T10:27:15Z">
          <w:r>
            <w:rPr/>
            <w:fldChar w:fldCharType="separate"/>
          </w:r>
        </w:del>
      </w:ins>
      <w:ins w:id="10261" w:author="M00007797" w:date="2023-06-19T18:54:00Z">
        <w:del w:id="10262" w:author="M00032937" w:date="2024-06-28T10:27:15Z">
          <w:r>
            <w:rPr/>
            <w:delText>29</w:delText>
          </w:r>
        </w:del>
      </w:ins>
      <w:ins w:id="10263" w:author="M00007797" w:date="2023-06-19T18:54:00Z">
        <w:del w:id="10264" w:author="M00032937" w:date="2024-06-28T10:27:15Z">
          <w:r>
            <w:rPr/>
            <w:fldChar w:fldCharType="end"/>
          </w:r>
        </w:del>
      </w:ins>
      <w:ins w:id="10265" w:author="M00007797" w:date="2023-06-19T18:54:00Z">
        <w:del w:id="1026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10267" w:author="M00007797" w:date="2023-06-19T18:54:00Z"/>
          <w:del w:id="10268" w:author="M00032937" w:date="2024-06-28T10:27:15Z"/>
        </w:rPr>
      </w:pPr>
      <w:ins w:id="10269" w:author="M00007797" w:date="2023-06-19T18:54:00Z">
        <w:del w:id="10270" w:author="M00032937" w:date="2024-06-28T10:27:15Z">
          <w:r>
            <w:rPr>
              <w:rFonts w:ascii="Times New Roman"/>
            </w:rPr>
            <w:fldChar w:fldCharType="begin"/>
          </w:r>
        </w:del>
      </w:ins>
      <w:ins w:id="10271" w:author="M00007797" w:date="2023-06-19T18:54:00Z">
        <w:del w:id="10272" w:author="M00032937" w:date="2024-06-28T10:27:15Z">
          <w:r>
            <w:rPr>
              <w:rFonts w:ascii="Times New Roman"/>
            </w:rPr>
            <w:delInstrText xml:space="preserve"> HYPERLINK \l _Toc6845 </w:delInstrText>
          </w:r>
        </w:del>
      </w:ins>
      <w:ins w:id="10273" w:author="M00007797" w:date="2023-06-19T18:54:00Z">
        <w:del w:id="1027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10275" w:author="M00007797" w:date="2023-06-19T18:54:00Z">
        <w:del w:id="10276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10.1.1 </w:delText>
          </w:r>
        </w:del>
      </w:ins>
      <w:ins w:id="10277" w:author="M00007797" w:date="2023-06-19T18:54:00Z">
        <w:del w:id="10278" w:author="M00032937" w:date="2024-06-28T10:27:15Z">
          <w:r>
            <w:rPr>
              <w:rFonts w:hint="eastAsia"/>
            </w:rPr>
            <w:delText>老化模式</w:delText>
          </w:r>
        </w:del>
      </w:ins>
      <w:ins w:id="10279" w:author="M00007797" w:date="2023-06-19T18:54:00Z">
        <w:del w:id="10280" w:author="M00032937" w:date="2024-06-28T10:27:15Z">
          <w:r>
            <w:rPr/>
            <w:tab/>
          </w:r>
        </w:del>
      </w:ins>
      <w:ins w:id="10281" w:author="M00007797" w:date="2023-06-19T18:54:00Z">
        <w:del w:id="10282" w:author="M00032937" w:date="2024-06-28T10:27:15Z">
          <w:r>
            <w:rPr/>
            <w:fldChar w:fldCharType="begin"/>
          </w:r>
        </w:del>
      </w:ins>
      <w:ins w:id="10283" w:author="M00007797" w:date="2023-06-19T18:54:00Z">
        <w:del w:id="10284" w:author="M00032937" w:date="2024-06-28T10:27:15Z">
          <w:r>
            <w:rPr/>
            <w:delInstrText xml:space="preserve"> PAGEREF _Toc6845 \h </w:delInstrText>
          </w:r>
        </w:del>
      </w:ins>
      <w:ins w:id="10285" w:author="M00007797" w:date="2023-06-19T18:54:00Z">
        <w:del w:id="10286" w:author="M00032937" w:date="2024-06-28T10:27:15Z">
          <w:r>
            <w:rPr/>
            <w:fldChar w:fldCharType="separate"/>
          </w:r>
        </w:del>
      </w:ins>
      <w:ins w:id="10287" w:author="M00007797" w:date="2023-06-19T18:54:00Z">
        <w:del w:id="10288" w:author="M00032937" w:date="2024-06-28T10:27:15Z">
          <w:r>
            <w:rPr/>
            <w:delText>29</w:delText>
          </w:r>
        </w:del>
      </w:ins>
      <w:ins w:id="10289" w:author="M00007797" w:date="2023-06-19T18:54:00Z">
        <w:del w:id="10290" w:author="M00032937" w:date="2024-06-28T10:27:15Z">
          <w:r>
            <w:rPr/>
            <w:fldChar w:fldCharType="end"/>
          </w:r>
        </w:del>
      </w:ins>
      <w:ins w:id="10291" w:author="M00007797" w:date="2023-06-19T18:54:00Z">
        <w:del w:id="1029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pos="3200"/>
          <w:tab w:val="right" w:leader="dot" w:pos="9864"/>
          <w:tab w:val="clear" w:pos="1890"/>
          <w:tab w:val="clear" w:pos="9853"/>
        </w:tabs>
        <w:rPr>
          <w:ins w:id="10293" w:author="M00007797" w:date="2023-06-19T18:54:00Z"/>
          <w:del w:id="10294" w:author="M00032937" w:date="2024-06-28T10:27:15Z"/>
        </w:rPr>
      </w:pPr>
      <w:ins w:id="10295" w:author="M00007797" w:date="2023-06-19T18:54:00Z">
        <w:del w:id="10296" w:author="M00032937" w:date="2024-06-28T10:27:15Z">
          <w:r>
            <w:rPr>
              <w:rFonts w:ascii="Times New Roman"/>
            </w:rPr>
            <w:fldChar w:fldCharType="begin"/>
          </w:r>
        </w:del>
      </w:ins>
      <w:ins w:id="10297" w:author="M00007797" w:date="2023-06-19T18:54:00Z">
        <w:del w:id="10298" w:author="M00032937" w:date="2024-06-28T10:27:15Z">
          <w:r>
            <w:rPr>
              <w:rFonts w:ascii="Times New Roman"/>
            </w:rPr>
            <w:delInstrText xml:space="preserve"> HYPERLINK \l _Toc23225 </w:delInstrText>
          </w:r>
        </w:del>
      </w:ins>
      <w:ins w:id="10299" w:author="M00007797" w:date="2023-06-19T18:54:00Z">
        <w:del w:id="10300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10301" w:author="M00007797" w:date="2023-06-19T18:54:00Z">
        <w:del w:id="10302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10.1.2 </w:delText>
          </w:r>
        </w:del>
      </w:ins>
      <w:ins w:id="10303" w:author="M00007797" w:date="2023-06-19T18:54:00Z">
        <w:del w:id="10304" w:author="M00032937" w:date="2024-06-28T10:27:15Z">
          <w:r>
            <w:rPr>
              <w:rFonts w:hint="eastAsia"/>
            </w:rPr>
            <w:delText>排水模式</w:delText>
          </w:r>
        </w:del>
      </w:ins>
      <w:ins w:id="10305" w:author="M00007797" w:date="2023-06-19T18:54:00Z">
        <w:del w:id="10306" w:author="M00032937" w:date="2024-06-28T10:27:15Z">
          <w:r>
            <w:rPr/>
            <w:tab/>
          </w:r>
        </w:del>
      </w:ins>
      <w:ins w:id="10307" w:author="M00007797" w:date="2023-06-19T18:54:00Z">
        <w:del w:id="10308" w:author="M00032937" w:date="2024-06-28T10:27:15Z">
          <w:r>
            <w:rPr>
              <w:rFonts w:hint="eastAsia"/>
              <w:lang w:val="en-US" w:eastAsia="zh-CN"/>
            </w:rPr>
            <w:delText xml:space="preserve">   </w:delText>
          </w:r>
        </w:del>
      </w:ins>
      <w:ins w:id="10309" w:author="M00007797" w:date="2023-06-19T18:54:00Z">
        <w:del w:id="10310" w:author="M00032937" w:date="2024-06-28T10:27:15Z">
          <w:r>
            <w:rPr/>
            <w:tab/>
          </w:r>
        </w:del>
      </w:ins>
      <w:ins w:id="10311" w:author="M00007797" w:date="2023-06-19T18:54:00Z">
        <w:del w:id="10312" w:author="M00032937" w:date="2024-06-28T10:27:15Z">
          <w:r>
            <w:rPr/>
            <w:fldChar w:fldCharType="begin"/>
          </w:r>
        </w:del>
      </w:ins>
      <w:ins w:id="10313" w:author="M00007797" w:date="2023-06-19T18:54:00Z">
        <w:del w:id="10314" w:author="M00032937" w:date="2024-06-28T10:27:15Z">
          <w:r>
            <w:rPr/>
            <w:delInstrText xml:space="preserve"> PAGEREF _Toc23225 \h </w:delInstrText>
          </w:r>
        </w:del>
      </w:ins>
      <w:ins w:id="10315" w:author="M00007797" w:date="2023-06-19T18:54:00Z">
        <w:del w:id="10316" w:author="M00032937" w:date="2024-06-28T10:27:15Z">
          <w:r>
            <w:rPr/>
            <w:fldChar w:fldCharType="separate"/>
          </w:r>
        </w:del>
      </w:ins>
      <w:ins w:id="10317" w:author="M00007797" w:date="2023-06-19T18:54:00Z">
        <w:del w:id="10318" w:author="M00032937" w:date="2024-06-28T10:27:15Z">
          <w:r>
            <w:rPr/>
            <w:delText>30</w:delText>
          </w:r>
        </w:del>
      </w:ins>
      <w:ins w:id="10319" w:author="M00007797" w:date="2023-06-19T18:54:00Z">
        <w:del w:id="10320" w:author="M00032937" w:date="2024-06-28T10:27:15Z">
          <w:r>
            <w:rPr/>
            <w:fldChar w:fldCharType="end"/>
          </w:r>
        </w:del>
      </w:ins>
      <w:ins w:id="10321" w:author="M00007797" w:date="2023-06-19T18:54:00Z">
        <w:del w:id="1032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59"/>
        <w:tabs>
          <w:tab w:val="right" w:leader="dot" w:pos="9865"/>
          <w:tab w:val="clear" w:pos="420"/>
          <w:tab w:val="clear" w:pos="9853"/>
        </w:tabs>
        <w:rPr>
          <w:ins w:id="10323" w:author="M00032937" w:date="2024-06-28T10:27:15Z"/>
        </w:rPr>
      </w:pPr>
      <w:ins w:id="10324" w:author="M00032937" w:date="2024-06-28T10:27:15Z">
        <w:r>
          <w:rPr>
            <w:rFonts w:ascii="Times New Roman"/>
          </w:rPr>
          <w:fldChar w:fldCharType="begin"/>
        </w:r>
      </w:ins>
      <w:ins w:id="10325" w:author="M00032937" w:date="2024-06-28T10:27:15Z">
        <w:r>
          <w:rPr>
            <w:rFonts w:ascii="Times New Roman"/>
          </w:rPr>
          <w:instrText xml:space="preserve"> HYPERLINK \l _Toc24130 </w:instrText>
        </w:r>
      </w:ins>
      <w:ins w:id="10326" w:author="M00032937" w:date="2024-06-28T10:27:15Z">
        <w:r>
          <w:rPr>
            <w:rFonts w:ascii="Times New Roman"/>
          </w:rPr>
          <w:fldChar w:fldCharType="separate"/>
        </w:r>
      </w:ins>
      <w:ins w:id="10327" w:author="M00032937" w:date="2024-06-28T10:27:15Z">
        <w:r>
          <w:rPr>
            <w:rFonts w:hint="eastAsia"/>
          </w:rPr>
          <w:t>目 录</w:t>
        </w:r>
      </w:ins>
      <w:ins w:id="10328" w:author="M00032937" w:date="2024-06-28T10:27:15Z">
        <w:r>
          <w:rPr/>
          <w:tab/>
        </w:r>
      </w:ins>
      <w:ins w:id="10329" w:author="M00032937" w:date="2024-06-28T10:27:15Z">
        <w:r>
          <w:rPr/>
          <w:fldChar w:fldCharType="begin"/>
        </w:r>
      </w:ins>
      <w:ins w:id="10330" w:author="M00032937" w:date="2024-06-28T10:27:15Z">
        <w:r>
          <w:rPr/>
          <w:instrText xml:space="preserve"> PAGEREF _Toc24130 \h </w:instrText>
        </w:r>
      </w:ins>
      <w:ins w:id="10331" w:author="M00032937" w:date="2024-06-28T10:27:15Z">
        <w:r>
          <w:rPr/>
          <w:fldChar w:fldCharType="separate"/>
        </w:r>
      </w:ins>
      <w:ins w:id="10332" w:author="M00032937" w:date="2024-06-28T10:27:16Z">
        <w:r>
          <w:rPr/>
          <w:t>3</w:t>
        </w:r>
      </w:ins>
      <w:ins w:id="10333" w:author="M00032937" w:date="2024-06-28T10:27:15Z">
        <w:r>
          <w:rPr/>
          <w:fldChar w:fldCharType="end"/>
        </w:r>
      </w:ins>
      <w:ins w:id="10334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59"/>
        <w:tabs>
          <w:tab w:val="right" w:leader="dot" w:pos="9865"/>
          <w:tab w:val="clear" w:pos="420"/>
          <w:tab w:val="clear" w:pos="9853"/>
        </w:tabs>
        <w:rPr>
          <w:ins w:id="10335" w:author="M00032937" w:date="2024-06-28T10:27:15Z"/>
        </w:rPr>
      </w:pPr>
      <w:ins w:id="10336" w:author="M00032937" w:date="2024-06-28T10:27:15Z">
        <w:r>
          <w:rPr>
            <w:rFonts w:ascii="Times New Roman"/>
          </w:rPr>
          <w:fldChar w:fldCharType="begin"/>
        </w:r>
      </w:ins>
      <w:ins w:id="10337" w:author="M00032937" w:date="2024-06-28T10:27:15Z">
        <w:r>
          <w:rPr>
            <w:rFonts w:ascii="Times New Roman"/>
          </w:rPr>
          <w:instrText xml:space="preserve"> HYPERLINK \l _Toc17937 </w:instrText>
        </w:r>
      </w:ins>
      <w:ins w:id="10338" w:author="M00032937" w:date="2024-06-28T10:27:15Z">
        <w:r>
          <w:rPr>
            <w:rFonts w:ascii="Times New Roman"/>
          </w:rPr>
          <w:fldChar w:fldCharType="separate"/>
        </w:r>
      </w:ins>
      <w:ins w:id="10339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1 </w:t>
        </w:r>
      </w:ins>
      <w:ins w:id="10340" w:author="M00032937" w:date="2024-06-28T10:27:15Z">
        <w:r>
          <w:rPr>
            <w:rFonts w:hint="eastAsia"/>
          </w:rPr>
          <w:t>用语定义</w:t>
        </w:r>
      </w:ins>
      <w:ins w:id="10341" w:author="M00032937" w:date="2024-06-28T10:27:15Z">
        <w:r>
          <w:rPr/>
          <w:tab/>
        </w:r>
      </w:ins>
      <w:ins w:id="10342" w:author="M00032937" w:date="2024-06-28T10:27:15Z">
        <w:r>
          <w:rPr/>
          <w:fldChar w:fldCharType="begin"/>
        </w:r>
      </w:ins>
      <w:ins w:id="10343" w:author="M00032937" w:date="2024-06-28T10:27:15Z">
        <w:r>
          <w:rPr/>
          <w:instrText xml:space="preserve"> PAGEREF _Toc17937 \h </w:instrText>
        </w:r>
      </w:ins>
      <w:ins w:id="10344" w:author="M00032937" w:date="2024-06-28T10:27:15Z">
        <w:r>
          <w:rPr/>
          <w:fldChar w:fldCharType="separate"/>
        </w:r>
      </w:ins>
      <w:ins w:id="10345" w:author="M00032937" w:date="2024-06-28T10:27:16Z">
        <w:r>
          <w:rPr/>
          <w:t>6</w:t>
        </w:r>
      </w:ins>
      <w:ins w:id="10346" w:author="M00032937" w:date="2024-06-28T10:27:15Z">
        <w:r>
          <w:rPr/>
          <w:fldChar w:fldCharType="end"/>
        </w:r>
      </w:ins>
      <w:ins w:id="10347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348" w:author="M00032937" w:date="2024-06-28T10:27:15Z"/>
        </w:rPr>
      </w:pPr>
      <w:ins w:id="10349" w:author="M00032937" w:date="2024-06-28T10:27:15Z">
        <w:r>
          <w:rPr>
            <w:rFonts w:ascii="Times New Roman"/>
          </w:rPr>
          <w:fldChar w:fldCharType="begin"/>
        </w:r>
      </w:ins>
      <w:ins w:id="10350" w:author="M00032937" w:date="2024-06-28T10:27:15Z">
        <w:r>
          <w:rPr>
            <w:rFonts w:ascii="Times New Roman"/>
          </w:rPr>
          <w:instrText xml:space="preserve"> HYPERLINK \l _Toc15876 </w:instrText>
        </w:r>
      </w:ins>
      <w:ins w:id="10351" w:author="M00032937" w:date="2024-06-28T10:27:15Z">
        <w:r>
          <w:rPr>
            <w:rFonts w:ascii="Times New Roman"/>
          </w:rPr>
          <w:fldChar w:fldCharType="separate"/>
        </w:r>
      </w:ins>
      <w:ins w:id="10352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1.1 </w:t>
        </w:r>
      </w:ins>
      <w:ins w:id="10353" w:author="M00032937" w:date="2024-06-28T10:27:15Z">
        <w:r>
          <w:rPr>
            <w:rFonts w:hint="eastAsia"/>
          </w:rPr>
          <w:t>着座</w:t>
        </w:r>
      </w:ins>
      <w:ins w:id="10354" w:author="M00032937" w:date="2024-06-28T10:27:15Z">
        <w:r>
          <w:rPr/>
          <w:tab/>
        </w:r>
      </w:ins>
      <w:ins w:id="10355" w:author="M00032937" w:date="2024-06-28T10:27:15Z">
        <w:r>
          <w:rPr/>
          <w:fldChar w:fldCharType="begin"/>
        </w:r>
      </w:ins>
      <w:ins w:id="10356" w:author="M00032937" w:date="2024-06-28T10:27:15Z">
        <w:r>
          <w:rPr/>
          <w:instrText xml:space="preserve"> PAGEREF _Toc15876 \h </w:instrText>
        </w:r>
      </w:ins>
      <w:ins w:id="10357" w:author="M00032937" w:date="2024-06-28T10:27:15Z">
        <w:r>
          <w:rPr/>
          <w:fldChar w:fldCharType="separate"/>
        </w:r>
      </w:ins>
      <w:ins w:id="10358" w:author="M00032937" w:date="2024-06-28T10:27:16Z">
        <w:r>
          <w:rPr/>
          <w:t>6</w:t>
        </w:r>
      </w:ins>
      <w:ins w:id="10359" w:author="M00032937" w:date="2024-06-28T10:27:15Z">
        <w:r>
          <w:rPr/>
          <w:fldChar w:fldCharType="end"/>
        </w:r>
      </w:ins>
      <w:ins w:id="10360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361" w:author="M00032937" w:date="2024-06-28T10:27:15Z"/>
        </w:rPr>
      </w:pPr>
      <w:ins w:id="10362" w:author="M00032937" w:date="2024-06-28T10:27:15Z">
        <w:r>
          <w:rPr>
            <w:rFonts w:ascii="Times New Roman"/>
          </w:rPr>
          <w:fldChar w:fldCharType="begin"/>
        </w:r>
      </w:ins>
      <w:ins w:id="10363" w:author="M00032937" w:date="2024-06-28T10:27:15Z">
        <w:r>
          <w:rPr>
            <w:rFonts w:ascii="Times New Roman"/>
          </w:rPr>
          <w:instrText xml:space="preserve"> HYPERLINK \l _Toc9080 </w:instrText>
        </w:r>
      </w:ins>
      <w:ins w:id="10364" w:author="M00032937" w:date="2024-06-28T10:27:15Z">
        <w:r>
          <w:rPr>
            <w:rFonts w:ascii="Times New Roman"/>
          </w:rPr>
          <w:fldChar w:fldCharType="separate"/>
        </w:r>
      </w:ins>
      <w:ins w:id="10365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1.2 </w:t>
        </w:r>
      </w:ins>
      <w:ins w:id="10366" w:author="M00032937" w:date="2024-06-28T10:27:15Z">
        <w:r>
          <w:rPr>
            <w:rFonts w:hint="eastAsia"/>
          </w:rPr>
          <w:t>离</w:t>
        </w:r>
      </w:ins>
      <w:ins w:id="10367" w:author="M00032937" w:date="2024-06-28T10:27:15Z">
        <w:r>
          <w:rPr/>
          <w:t>座</w:t>
        </w:r>
      </w:ins>
      <w:ins w:id="10368" w:author="M00032937" w:date="2024-06-28T10:27:15Z">
        <w:r>
          <w:rPr/>
          <w:tab/>
        </w:r>
      </w:ins>
      <w:ins w:id="10369" w:author="M00032937" w:date="2024-06-28T10:27:15Z">
        <w:r>
          <w:rPr/>
          <w:fldChar w:fldCharType="begin"/>
        </w:r>
      </w:ins>
      <w:ins w:id="10370" w:author="M00032937" w:date="2024-06-28T10:27:15Z">
        <w:r>
          <w:rPr/>
          <w:instrText xml:space="preserve"> PAGEREF _Toc9080 \h </w:instrText>
        </w:r>
      </w:ins>
      <w:ins w:id="10371" w:author="M00032937" w:date="2024-06-28T10:27:15Z">
        <w:r>
          <w:rPr/>
          <w:fldChar w:fldCharType="separate"/>
        </w:r>
      </w:ins>
      <w:ins w:id="10372" w:author="M00032937" w:date="2024-06-28T10:27:16Z">
        <w:r>
          <w:rPr/>
          <w:t>6</w:t>
        </w:r>
      </w:ins>
      <w:ins w:id="10373" w:author="M00032937" w:date="2024-06-28T10:27:15Z">
        <w:r>
          <w:rPr/>
          <w:fldChar w:fldCharType="end"/>
        </w:r>
      </w:ins>
      <w:ins w:id="10374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375" w:author="M00032937" w:date="2024-06-28T10:27:15Z"/>
        </w:rPr>
      </w:pPr>
      <w:ins w:id="10376" w:author="M00032937" w:date="2024-06-28T10:27:15Z">
        <w:r>
          <w:rPr>
            <w:rFonts w:ascii="Times New Roman"/>
          </w:rPr>
          <w:fldChar w:fldCharType="begin"/>
        </w:r>
      </w:ins>
      <w:ins w:id="10377" w:author="M00032937" w:date="2024-06-28T10:27:15Z">
        <w:r>
          <w:rPr>
            <w:rFonts w:ascii="Times New Roman"/>
          </w:rPr>
          <w:instrText xml:space="preserve"> HYPERLINK \l _Toc14557 </w:instrText>
        </w:r>
      </w:ins>
      <w:ins w:id="10378" w:author="M00032937" w:date="2024-06-28T10:27:15Z">
        <w:r>
          <w:rPr>
            <w:rFonts w:ascii="Times New Roman"/>
          </w:rPr>
          <w:fldChar w:fldCharType="separate"/>
        </w:r>
      </w:ins>
      <w:ins w:id="10379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1.3 </w:t>
        </w:r>
      </w:ins>
      <w:ins w:id="10380" w:author="M00032937" w:date="2024-06-28T10:27:15Z">
        <w:r>
          <w:rPr>
            <w:rFonts w:hint="eastAsia"/>
          </w:rPr>
          <w:t>接收功能命令</w:t>
        </w:r>
      </w:ins>
      <w:ins w:id="10381" w:author="M00032937" w:date="2024-06-28T10:27:15Z">
        <w:r>
          <w:rPr/>
          <w:tab/>
        </w:r>
      </w:ins>
      <w:ins w:id="10382" w:author="M00032937" w:date="2024-06-28T10:27:15Z">
        <w:r>
          <w:rPr/>
          <w:fldChar w:fldCharType="begin"/>
        </w:r>
      </w:ins>
      <w:ins w:id="10383" w:author="M00032937" w:date="2024-06-28T10:27:15Z">
        <w:r>
          <w:rPr/>
          <w:instrText xml:space="preserve"> PAGEREF _Toc14557 \h </w:instrText>
        </w:r>
      </w:ins>
      <w:ins w:id="10384" w:author="M00032937" w:date="2024-06-28T10:27:15Z">
        <w:r>
          <w:rPr/>
          <w:fldChar w:fldCharType="separate"/>
        </w:r>
      </w:ins>
      <w:ins w:id="10385" w:author="M00032937" w:date="2024-06-28T10:27:16Z">
        <w:r>
          <w:rPr/>
          <w:t>6</w:t>
        </w:r>
      </w:ins>
      <w:ins w:id="10386" w:author="M00032937" w:date="2024-06-28T10:27:15Z">
        <w:r>
          <w:rPr/>
          <w:fldChar w:fldCharType="end"/>
        </w:r>
      </w:ins>
      <w:ins w:id="10387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388" w:author="M00032937" w:date="2024-06-28T10:27:15Z"/>
        </w:rPr>
      </w:pPr>
      <w:ins w:id="10389" w:author="M00032937" w:date="2024-06-28T10:27:15Z">
        <w:r>
          <w:rPr>
            <w:rFonts w:ascii="Times New Roman"/>
          </w:rPr>
          <w:fldChar w:fldCharType="begin"/>
        </w:r>
      </w:ins>
      <w:ins w:id="10390" w:author="M00032937" w:date="2024-06-28T10:27:15Z">
        <w:r>
          <w:rPr>
            <w:rFonts w:ascii="Times New Roman"/>
          </w:rPr>
          <w:instrText xml:space="preserve"> HYPERLINK \l _Toc24156 </w:instrText>
        </w:r>
      </w:ins>
      <w:ins w:id="10391" w:author="M00032937" w:date="2024-06-28T10:27:15Z">
        <w:r>
          <w:rPr>
            <w:rFonts w:ascii="Times New Roman"/>
          </w:rPr>
          <w:fldChar w:fldCharType="separate"/>
        </w:r>
      </w:ins>
      <w:ins w:id="10392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1.4 </w:t>
        </w:r>
      </w:ins>
      <w:ins w:id="10393" w:author="M00032937" w:date="2024-06-28T10:27:15Z">
        <w:r>
          <w:rPr>
            <w:rFonts w:hint="eastAsia"/>
          </w:rPr>
          <w:t>冲水水泵</w:t>
        </w:r>
      </w:ins>
      <w:ins w:id="10394" w:author="M00032937" w:date="2024-06-28T10:27:15Z">
        <w:r>
          <w:rPr/>
          <w:tab/>
        </w:r>
      </w:ins>
      <w:ins w:id="10395" w:author="M00032937" w:date="2024-06-28T10:27:15Z">
        <w:r>
          <w:rPr/>
          <w:fldChar w:fldCharType="begin"/>
        </w:r>
      </w:ins>
      <w:ins w:id="10396" w:author="M00032937" w:date="2024-06-28T10:27:15Z">
        <w:r>
          <w:rPr/>
          <w:instrText xml:space="preserve"> PAGEREF _Toc24156 \h </w:instrText>
        </w:r>
      </w:ins>
      <w:ins w:id="10397" w:author="M00032937" w:date="2024-06-28T10:27:15Z">
        <w:r>
          <w:rPr/>
          <w:fldChar w:fldCharType="separate"/>
        </w:r>
      </w:ins>
      <w:ins w:id="10398" w:author="M00032937" w:date="2024-06-28T10:27:16Z">
        <w:r>
          <w:rPr/>
          <w:t>6</w:t>
        </w:r>
      </w:ins>
      <w:ins w:id="10399" w:author="M00032937" w:date="2024-06-28T10:27:15Z">
        <w:r>
          <w:rPr/>
          <w:fldChar w:fldCharType="end"/>
        </w:r>
      </w:ins>
      <w:ins w:id="10400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401" w:author="M00032937" w:date="2024-06-28T10:27:15Z"/>
        </w:rPr>
      </w:pPr>
      <w:ins w:id="10402" w:author="M00032937" w:date="2024-06-28T10:27:15Z">
        <w:r>
          <w:rPr>
            <w:rFonts w:ascii="Times New Roman"/>
          </w:rPr>
          <w:fldChar w:fldCharType="begin"/>
        </w:r>
      </w:ins>
      <w:ins w:id="10403" w:author="M00032937" w:date="2024-06-28T10:27:15Z">
        <w:r>
          <w:rPr>
            <w:rFonts w:ascii="Times New Roman"/>
          </w:rPr>
          <w:instrText xml:space="preserve"> HYPERLINK \l _Toc22535 </w:instrText>
        </w:r>
      </w:ins>
      <w:ins w:id="10404" w:author="M00032937" w:date="2024-06-28T10:27:15Z">
        <w:r>
          <w:rPr>
            <w:rFonts w:ascii="Times New Roman"/>
          </w:rPr>
          <w:fldChar w:fldCharType="separate"/>
        </w:r>
      </w:ins>
      <w:ins w:id="10405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1.5 </w:t>
        </w:r>
      </w:ins>
      <w:ins w:id="10406" w:author="M00032937" w:date="2024-06-28T10:27:15Z">
        <w:r>
          <w:rPr>
            <w:rFonts w:hint="eastAsia"/>
          </w:rPr>
          <w:t>环境光传感器</w:t>
        </w:r>
      </w:ins>
      <w:ins w:id="10407" w:author="M00032937" w:date="2024-06-28T10:27:15Z">
        <w:r>
          <w:rPr/>
          <w:tab/>
        </w:r>
      </w:ins>
      <w:ins w:id="10408" w:author="M00032937" w:date="2024-06-28T10:27:15Z">
        <w:r>
          <w:rPr/>
          <w:fldChar w:fldCharType="begin"/>
        </w:r>
      </w:ins>
      <w:ins w:id="10409" w:author="M00032937" w:date="2024-06-28T10:27:15Z">
        <w:r>
          <w:rPr/>
          <w:instrText xml:space="preserve"> PAGEREF _Toc22535 \h </w:instrText>
        </w:r>
      </w:ins>
      <w:ins w:id="10410" w:author="M00032937" w:date="2024-06-28T10:27:15Z">
        <w:r>
          <w:rPr/>
          <w:fldChar w:fldCharType="separate"/>
        </w:r>
      </w:ins>
      <w:ins w:id="10411" w:author="M00032937" w:date="2024-06-28T10:27:16Z">
        <w:r>
          <w:rPr/>
          <w:t>6</w:t>
        </w:r>
      </w:ins>
      <w:ins w:id="10412" w:author="M00032937" w:date="2024-06-28T10:27:15Z">
        <w:r>
          <w:rPr/>
          <w:fldChar w:fldCharType="end"/>
        </w:r>
      </w:ins>
      <w:ins w:id="10413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414" w:author="M00032937" w:date="2024-06-28T10:27:15Z"/>
        </w:rPr>
      </w:pPr>
      <w:ins w:id="10415" w:author="M00032937" w:date="2024-06-28T10:27:15Z">
        <w:r>
          <w:rPr>
            <w:rFonts w:ascii="Times New Roman"/>
          </w:rPr>
          <w:fldChar w:fldCharType="begin"/>
        </w:r>
      </w:ins>
      <w:ins w:id="10416" w:author="M00032937" w:date="2024-06-28T10:27:15Z">
        <w:r>
          <w:rPr>
            <w:rFonts w:ascii="Times New Roman"/>
          </w:rPr>
          <w:instrText xml:space="preserve"> HYPERLINK \l _Toc6908 </w:instrText>
        </w:r>
      </w:ins>
      <w:ins w:id="10417" w:author="M00032937" w:date="2024-06-28T10:27:15Z">
        <w:r>
          <w:rPr>
            <w:rFonts w:ascii="Times New Roman"/>
          </w:rPr>
          <w:fldChar w:fldCharType="separate"/>
        </w:r>
      </w:ins>
      <w:ins w:id="10418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1.6 </w:t>
        </w:r>
      </w:ins>
      <w:ins w:id="10419" w:author="M00032937" w:date="2024-06-28T10:27:15Z">
        <w:r>
          <w:rPr/>
          <w:t>分配阀</w:t>
        </w:r>
      </w:ins>
      <w:ins w:id="10420" w:author="M00032937" w:date="2024-06-28T10:27:15Z">
        <w:r>
          <w:rPr/>
          <w:tab/>
        </w:r>
      </w:ins>
      <w:ins w:id="10421" w:author="M00032937" w:date="2024-06-28T10:27:15Z">
        <w:r>
          <w:rPr/>
          <w:fldChar w:fldCharType="begin"/>
        </w:r>
      </w:ins>
      <w:ins w:id="10422" w:author="M00032937" w:date="2024-06-28T10:27:15Z">
        <w:r>
          <w:rPr/>
          <w:instrText xml:space="preserve"> PAGEREF _Toc6908 \h </w:instrText>
        </w:r>
      </w:ins>
      <w:ins w:id="10423" w:author="M00032937" w:date="2024-06-28T10:27:15Z">
        <w:r>
          <w:rPr/>
          <w:fldChar w:fldCharType="separate"/>
        </w:r>
      </w:ins>
      <w:ins w:id="10424" w:author="M00032937" w:date="2024-06-28T10:27:16Z">
        <w:r>
          <w:rPr/>
          <w:t>6</w:t>
        </w:r>
      </w:ins>
      <w:ins w:id="10425" w:author="M00032937" w:date="2024-06-28T10:27:15Z">
        <w:r>
          <w:rPr/>
          <w:fldChar w:fldCharType="end"/>
        </w:r>
      </w:ins>
      <w:ins w:id="10426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427" w:author="M00032937" w:date="2024-06-28T10:27:15Z"/>
        </w:rPr>
      </w:pPr>
      <w:ins w:id="10428" w:author="M00032937" w:date="2024-06-28T10:27:15Z">
        <w:r>
          <w:rPr>
            <w:rFonts w:ascii="Times New Roman"/>
          </w:rPr>
          <w:fldChar w:fldCharType="begin"/>
        </w:r>
      </w:ins>
      <w:ins w:id="10429" w:author="M00032937" w:date="2024-06-28T10:27:15Z">
        <w:r>
          <w:rPr>
            <w:rFonts w:ascii="Times New Roman"/>
          </w:rPr>
          <w:instrText xml:space="preserve"> HYPERLINK \l _Toc14061 </w:instrText>
        </w:r>
      </w:ins>
      <w:ins w:id="10430" w:author="M00032937" w:date="2024-06-28T10:27:15Z">
        <w:r>
          <w:rPr>
            <w:rFonts w:ascii="Times New Roman"/>
          </w:rPr>
          <w:fldChar w:fldCharType="separate"/>
        </w:r>
      </w:ins>
      <w:ins w:id="10431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1.7 </w:t>
        </w:r>
      </w:ins>
      <w:ins w:id="10432" w:author="M00032937" w:date="2024-06-28T10:27:15Z">
        <w:r>
          <w:rPr/>
          <w:t>电磁阀</w:t>
        </w:r>
      </w:ins>
      <w:ins w:id="10433" w:author="M00032937" w:date="2024-06-28T10:27:15Z">
        <w:r>
          <w:rPr/>
          <w:tab/>
        </w:r>
      </w:ins>
      <w:ins w:id="10434" w:author="M00032937" w:date="2024-06-28T10:27:15Z">
        <w:r>
          <w:rPr/>
          <w:fldChar w:fldCharType="begin"/>
        </w:r>
      </w:ins>
      <w:ins w:id="10435" w:author="M00032937" w:date="2024-06-28T10:27:15Z">
        <w:r>
          <w:rPr/>
          <w:instrText xml:space="preserve"> PAGEREF _Toc14061 \h </w:instrText>
        </w:r>
      </w:ins>
      <w:ins w:id="10436" w:author="M00032937" w:date="2024-06-28T10:27:15Z">
        <w:r>
          <w:rPr/>
          <w:fldChar w:fldCharType="separate"/>
        </w:r>
      </w:ins>
      <w:ins w:id="10437" w:author="M00032937" w:date="2024-06-28T10:27:16Z">
        <w:r>
          <w:rPr/>
          <w:t>6</w:t>
        </w:r>
      </w:ins>
      <w:ins w:id="10438" w:author="M00032937" w:date="2024-06-28T10:27:15Z">
        <w:r>
          <w:rPr/>
          <w:fldChar w:fldCharType="end"/>
        </w:r>
      </w:ins>
      <w:ins w:id="10439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440" w:author="M00032937" w:date="2024-06-28T10:27:15Z"/>
        </w:rPr>
      </w:pPr>
      <w:ins w:id="10441" w:author="M00032937" w:date="2024-06-28T10:27:15Z">
        <w:r>
          <w:rPr>
            <w:rFonts w:ascii="Times New Roman"/>
          </w:rPr>
          <w:fldChar w:fldCharType="begin"/>
        </w:r>
      </w:ins>
      <w:ins w:id="10442" w:author="M00032937" w:date="2024-06-28T10:27:15Z">
        <w:r>
          <w:rPr>
            <w:rFonts w:ascii="Times New Roman"/>
          </w:rPr>
          <w:instrText xml:space="preserve"> HYPERLINK \l _Toc5788 </w:instrText>
        </w:r>
      </w:ins>
      <w:ins w:id="10443" w:author="M00032937" w:date="2024-06-28T10:27:15Z">
        <w:r>
          <w:rPr>
            <w:rFonts w:ascii="Times New Roman"/>
          </w:rPr>
          <w:fldChar w:fldCharType="separate"/>
        </w:r>
      </w:ins>
      <w:ins w:id="10444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1.8 </w:t>
        </w:r>
      </w:ins>
      <w:ins w:id="10445" w:author="M00032937" w:date="2024-06-28T10:27:15Z">
        <w:r>
          <w:rPr/>
          <w:t>加热器</w:t>
        </w:r>
      </w:ins>
      <w:ins w:id="10446" w:author="M00032937" w:date="2024-06-28T10:27:15Z">
        <w:r>
          <w:rPr/>
          <w:tab/>
        </w:r>
      </w:ins>
      <w:ins w:id="10447" w:author="M00032937" w:date="2024-06-28T10:27:15Z">
        <w:r>
          <w:rPr/>
          <w:fldChar w:fldCharType="begin"/>
        </w:r>
      </w:ins>
      <w:ins w:id="10448" w:author="M00032937" w:date="2024-06-28T10:27:15Z">
        <w:r>
          <w:rPr/>
          <w:instrText xml:space="preserve"> PAGEREF _Toc5788 \h </w:instrText>
        </w:r>
      </w:ins>
      <w:ins w:id="10449" w:author="M00032937" w:date="2024-06-28T10:27:15Z">
        <w:r>
          <w:rPr/>
          <w:fldChar w:fldCharType="separate"/>
        </w:r>
      </w:ins>
      <w:ins w:id="10450" w:author="M00032937" w:date="2024-06-28T10:27:16Z">
        <w:r>
          <w:rPr/>
          <w:t>6</w:t>
        </w:r>
      </w:ins>
      <w:ins w:id="10451" w:author="M00032937" w:date="2024-06-28T10:27:15Z">
        <w:r>
          <w:rPr/>
          <w:fldChar w:fldCharType="end"/>
        </w:r>
      </w:ins>
      <w:ins w:id="10452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453" w:author="M00032937" w:date="2024-06-28T10:27:15Z"/>
        </w:rPr>
      </w:pPr>
      <w:ins w:id="10454" w:author="M00032937" w:date="2024-06-28T10:27:15Z">
        <w:r>
          <w:rPr>
            <w:rFonts w:ascii="Times New Roman"/>
          </w:rPr>
          <w:fldChar w:fldCharType="begin"/>
        </w:r>
      </w:ins>
      <w:ins w:id="10455" w:author="M00032937" w:date="2024-06-28T10:27:15Z">
        <w:r>
          <w:rPr>
            <w:rFonts w:ascii="Times New Roman"/>
          </w:rPr>
          <w:instrText xml:space="preserve"> HYPERLINK \l _Toc30523 </w:instrText>
        </w:r>
      </w:ins>
      <w:ins w:id="10456" w:author="M00032937" w:date="2024-06-28T10:27:15Z">
        <w:r>
          <w:rPr>
            <w:rFonts w:ascii="Times New Roman"/>
          </w:rPr>
          <w:fldChar w:fldCharType="separate"/>
        </w:r>
      </w:ins>
      <w:ins w:id="10457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1.9 </w:t>
        </w:r>
      </w:ins>
      <w:ins w:id="10458" w:author="M00032937" w:date="2024-06-28T10:27:15Z">
        <w:r>
          <w:rPr>
            <w:rFonts w:hint="eastAsia"/>
          </w:rPr>
          <w:t>初始位置</w:t>
        </w:r>
      </w:ins>
      <w:ins w:id="10459" w:author="M00032937" w:date="2024-06-28T10:27:15Z">
        <w:r>
          <w:rPr/>
          <w:tab/>
        </w:r>
      </w:ins>
      <w:ins w:id="10460" w:author="M00032937" w:date="2024-06-28T10:27:15Z">
        <w:r>
          <w:rPr/>
          <w:fldChar w:fldCharType="begin"/>
        </w:r>
      </w:ins>
      <w:ins w:id="10461" w:author="M00032937" w:date="2024-06-28T10:27:15Z">
        <w:r>
          <w:rPr/>
          <w:instrText xml:space="preserve"> PAGEREF _Toc30523 \h </w:instrText>
        </w:r>
      </w:ins>
      <w:ins w:id="10462" w:author="M00032937" w:date="2024-06-28T10:27:15Z">
        <w:r>
          <w:rPr/>
          <w:fldChar w:fldCharType="separate"/>
        </w:r>
      </w:ins>
      <w:ins w:id="10463" w:author="M00032937" w:date="2024-06-28T10:27:16Z">
        <w:r>
          <w:rPr/>
          <w:t>6</w:t>
        </w:r>
      </w:ins>
      <w:ins w:id="10464" w:author="M00032937" w:date="2024-06-28T10:27:15Z">
        <w:r>
          <w:rPr/>
          <w:fldChar w:fldCharType="end"/>
        </w:r>
      </w:ins>
      <w:ins w:id="10465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466" w:author="M00032937" w:date="2024-06-28T10:27:15Z"/>
        </w:rPr>
      </w:pPr>
      <w:ins w:id="10467" w:author="M00032937" w:date="2024-06-28T10:27:15Z">
        <w:r>
          <w:rPr>
            <w:rFonts w:ascii="Times New Roman"/>
          </w:rPr>
          <w:fldChar w:fldCharType="begin"/>
        </w:r>
      </w:ins>
      <w:ins w:id="10468" w:author="M00032937" w:date="2024-06-28T10:27:15Z">
        <w:r>
          <w:rPr>
            <w:rFonts w:ascii="Times New Roman"/>
          </w:rPr>
          <w:instrText xml:space="preserve"> HYPERLINK \l _Toc18373 </w:instrText>
        </w:r>
      </w:ins>
      <w:ins w:id="10469" w:author="M00032937" w:date="2024-06-28T10:27:15Z">
        <w:r>
          <w:rPr>
            <w:rFonts w:ascii="Times New Roman"/>
          </w:rPr>
          <w:fldChar w:fldCharType="separate"/>
        </w:r>
      </w:ins>
      <w:ins w:id="10470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1.10 </w:t>
        </w:r>
      </w:ins>
      <w:ins w:id="10471" w:author="M00032937" w:date="2024-06-28T10:27:15Z">
        <w:r>
          <w:rPr>
            <w:rFonts w:hint="eastAsia"/>
          </w:rPr>
          <w:t>工作位置</w:t>
        </w:r>
      </w:ins>
      <w:ins w:id="10472" w:author="M00032937" w:date="2024-06-28T10:27:15Z">
        <w:r>
          <w:rPr/>
          <w:tab/>
        </w:r>
      </w:ins>
      <w:ins w:id="10473" w:author="M00032937" w:date="2024-06-28T10:27:15Z">
        <w:r>
          <w:rPr/>
          <w:fldChar w:fldCharType="begin"/>
        </w:r>
      </w:ins>
      <w:ins w:id="10474" w:author="M00032937" w:date="2024-06-28T10:27:15Z">
        <w:r>
          <w:rPr/>
          <w:instrText xml:space="preserve"> PAGEREF _Toc18373 \h </w:instrText>
        </w:r>
      </w:ins>
      <w:ins w:id="10475" w:author="M00032937" w:date="2024-06-28T10:27:15Z">
        <w:r>
          <w:rPr/>
          <w:fldChar w:fldCharType="separate"/>
        </w:r>
      </w:ins>
      <w:ins w:id="10476" w:author="M00032937" w:date="2024-06-28T10:27:16Z">
        <w:r>
          <w:rPr/>
          <w:t>6</w:t>
        </w:r>
      </w:ins>
      <w:ins w:id="10477" w:author="M00032937" w:date="2024-06-28T10:27:15Z">
        <w:r>
          <w:rPr/>
          <w:fldChar w:fldCharType="end"/>
        </w:r>
      </w:ins>
      <w:ins w:id="10478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479" w:author="M00032937" w:date="2024-06-28T10:27:15Z"/>
        </w:rPr>
      </w:pPr>
      <w:ins w:id="10480" w:author="M00032937" w:date="2024-06-28T10:27:15Z">
        <w:r>
          <w:rPr>
            <w:rFonts w:ascii="Times New Roman"/>
          </w:rPr>
          <w:fldChar w:fldCharType="begin"/>
        </w:r>
      </w:ins>
      <w:ins w:id="10481" w:author="M00032937" w:date="2024-06-28T10:27:15Z">
        <w:r>
          <w:rPr>
            <w:rFonts w:ascii="Times New Roman"/>
          </w:rPr>
          <w:instrText xml:space="preserve"> HYPERLINK \l _Toc27299 </w:instrText>
        </w:r>
      </w:ins>
      <w:ins w:id="10482" w:author="M00032937" w:date="2024-06-28T10:27:15Z">
        <w:r>
          <w:rPr>
            <w:rFonts w:ascii="Times New Roman"/>
          </w:rPr>
          <w:fldChar w:fldCharType="separate"/>
        </w:r>
      </w:ins>
      <w:ins w:id="10483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1.11 </w:t>
        </w:r>
      </w:ins>
      <w:ins w:id="10484" w:author="M00032937" w:date="2024-06-28T10:27:15Z">
        <w:r>
          <w:rPr/>
          <w:t>清洗功能</w:t>
        </w:r>
      </w:ins>
      <w:ins w:id="10485" w:author="M00032937" w:date="2024-06-28T10:27:15Z">
        <w:r>
          <w:rPr/>
          <w:tab/>
        </w:r>
      </w:ins>
      <w:ins w:id="10486" w:author="M00032937" w:date="2024-06-28T10:27:15Z">
        <w:r>
          <w:rPr/>
          <w:fldChar w:fldCharType="begin"/>
        </w:r>
      </w:ins>
      <w:ins w:id="10487" w:author="M00032937" w:date="2024-06-28T10:27:15Z">
        <w:r>
          <w:rPr/>
          <w:instrText xml:space="preserve"> PAGEREF _Toc27299 \h </w:instrText>
        </w:r>
      </w:ins>
      <w:ins w:id="10488" w:author="M00032937" w:date="2024-06-28T10:27:15Z">
        <w:r>
          <w:rPr/>
          <w:fldChar w:fldCharType="separate"/>
        </w:r>
      </w:ins>
      <w:ins w:id="10489" w:author="M00032937" w:date="2024-06-28T10:27:16Z">
        <w:r>
          <w:rPr/>
          <w:t>6</w:t>
        </w:r>
      </w:ins>
      <w:ins w:id="10490" w:author="M00032937" w:date="2024-06-28T10:27:15Z">
        <w:r>
          <w:rPr/>
          <w:fldChar w:fldCharType="end"/>
        </w:r>
      </w:ins>
      <w:ins w:id="10491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492" w:author="M00032937" w:date="2024-06-28T10:27:15Z"/>
        </w:rPr>
      </w:pPr>
      <w:ins w:id="10493" w:author="M00032937" w:date="2024-06-28T10:27:15Z">
        <w:r>
          <w:rPr>
            <w:rFonts w:ascii="Times New Roman"/>
          </w:rPr>
          <w:fldChar w:fldCharType="begin"/>
        </w:r>
      </w:ins>
      <w:ins w:id="10494" w:author="M00032937" w:date="2024-06-28T10:27:15Z">
        <w:r>
          <w:rPr>
            <w:rFonts w:ascii="Times New Roman"/>
          </w:rPr>
          <w:instrText xml:space="preserve"> HYPERLINK \l _Toc16778 </w:instrText>
        </w:r>
      </w:ins>
      <w:ins w:id="10495" w:author="M00032937" w:date="2024-06-28T10:27:15Z">
        <w:r>
          <w:rPr>
            <w:rFonts w:ascii="Times New Roman"/>
          </w:rPr>
          <w:fldChar w:fldCharType="separate"/>
        </w:r>
      </w:ins>
      <w:ins w:id="10496" w:author="M00032937" w:date="2024-06-28T10:27:15Z">
        <w:r>
          <w:rPr>
            <w:rFonts w:hint="default" w:ascii="Times New Roman" w:hAnsi="Times New Roman" w:eastAsia="宋体"/>
            <w:i w:val="0"/>
            <w:szCs w:val="22"/>
            <w:lang w:val="en-US" w:eastAsia="zh-CN"/>
          </w:rPr>
          <w:t xml:space="preserve">1.12 </w:t>
        </w:r>
      </w:ins>
      <w:ins w:id="10497" w:author="M00032937" w:date="2024-06-28T10:27:15Z">
        <w:r>
          <w:rPr>
            <w:rFonts w:hint="default"/>
            <w:szCs w:val="22"/>
            <w:lang w:val="en-US" w:eastAsia="zh-CN"/>
          </w:rPr>
          <w:t>通便功能</w:t>
        </w:r>
      </w:ins>
      <w:ins w:id="10498" w:author="M00032937" w:date="2024-06-28T10:27:15Z">
        <w:r>
          <w:rPr/>
          <w:tab/>
        </w:r>
      </w:ins>
      <w:ins w:id="10499" w:author="M00032937" w:date="2024-06-28T10:27:15Z">
        <w:r>
          <w:rPr/>
          <w:fldChar w:fldCharType="begin"/>
        </w:r>
      </w:ins>
      <w:ins w:id="10500" w:author="M00032937" w:date="2024-06-28T10:27:15Z">
        <w:r>
          <w:rPr/>
          <w:instrText xml:space="preserve"> PAGEREF _Toc16778 \h </w:instrText>
        </w:r>
      </w:ins>
      <w:ins w:id="10501" w:author="M00032937" w:date="2024-06-28T10:27:15Z">
        <w:r>
          <w:rPr/>
          <w:fldChar w:fldCharType="separate"/>
        </w:r>
      </w:ins>
      <w:ins w:id="10502" w:author="M00032937" w:date="2024-06-28T10:27:16Z">
        <w:r>
          <w:rPr/>
          <w:t>6</w:t>
        </w:r>
      </w:ins>
      <w:ins w:id="10503" w:author="M00032937" w:date="2024-06-28T10:27:15Z">
        <w:r>
          <w:rPr/>
          <w:fldChar w:fldCharType="end"/>
        </w:r>
      </w:ins>
      <w:ins w:id="10504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505" w:author="M00032937" w:date="2024-06-28T10:27:15Z"/>
        </w:rPr>
      </w:pPr>
      <w:ins w:id="10506" w:author="M00032937" w:date="2024-06-28T10:27:15Z">
        <w:r>
          <w:rPr>
            <w:rFonts w:ascii="Times New Roman"/>
          </w:rPr>
          <w:fldChar w:fldCharType="begin"/>
        </w:r>
      </w:ins>
      <w:ins w:id="10507" w:author="M00032937" w:date="2024-06-28T10:27:15Z">
        <w:r>
          <w:rPr>
            <w:rFonts w:ascii="Times New Roman"/>
          </w:rPr>
          <w:instrText xml:space="preserve"> HYPERLINK \l _Toc18308 </w:instrText>
        </w:r>
      </w:ins>
      <w:ins w:id="10508" w:author="M00032937" w:date="2024-06-28T10:27:15Z">
        <w:r>
          <w:rPr>
            <w:rFonts w:ascii="Times New Roman"/>
          </w:rPr>
          <w:fldChar w:fldCharType="separate"/>
        </w:r>
      </w:ins>
      <w:ins w:id="10509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1.13 </w:t>
        </w:r>
      </w:ins>
      <w:ins w:id="10510" w:author="M00032937" w:date="2024-06-28T10:27:15Z">
        <w:r>
          <w:rPr>
            <w:rFonts w:hint="eastAsia"/>
          </w:rPr>
          <w:t>三大功能</w:t>
        </w:r>
      </w:ins>
      <w:ins w:id="10511" w:author="M00032937" w:date="2024-06-28T10:27:15Z">
        <w:r>
          <w:rPr/>
          <w:tab/>
        </w:r>
      </w:ins>
      <w:ins w:id="10512" w:author="M00032937" w:date="2024-06-28T10:27:15Z">
        <w:r>
          <w:rPr/>
          <w:fldChar w:fldCharType="begin"/>
        </w:r>
      </w:ins>
      <w:ins w:id="10513" w:author="M00032937" w:date="2024-06-28T10:27:15Z">
        <w:r>
          <w:rPr/>
          <w:instrText xml:space="preserve"> PAGEREF _Toc18308 \h </w:instrText>
        </w:r>
      </w:ins>
      <w:ins w:id="10514" w:author="M00032937" w:date="2024-06-28T10:27:15Z">
        <w:r>
          <w:rPr/>
          <w:fldChar w:fldCharType="separate"/>
        </w:r>
      </w:ins>
      <w:ins w:id="10515" w:author="M00032937" w:date="2024-06-28T10:27:16Z">
        <w:r>
          <w:rPr/>
          <w:t>6</w:t>
        </w:r>
      </w:ins>
      <w:ins w:id="10516" w:author="M00032937" w:date="2024-06-28T10:27:15Z">
        <w:r>
          <w:rPr/>
          <w:fldChar w:fldCharType="end"/>
        </w:r>
      </w:ins>
      <w:ins w:id="10517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518" w:author="M00032937" w:date="2024-06-28T10:27:15Z"/>
        </w:rPr>
      </w:pPr>
      <w:ins w:id="10519" w:author="M00032937" w:date="2024-06-28T10:27:15Z">
        <w:r>
          <w:rPr>
            <w:rFonts w:ascii="Times New Roman"/>
          </w:rPr>
          <w:fldChar w:fldCharType="begin"/>
        </w:r>
      </w:ins>
      <w:ins w:id="10520" w:author="M00032937" w:date="2024-06-28T10:27:15Z">
        <w:r>
          <w:rPr>
            <w:rFonts w:ascii="Times New Roman"/>
          </w:rPr>
          <w:instrText xml:space="preserve"> HYPERLINK \l _Toc31226 </w:instrText>
        </w:r>
      </w:ins>
      <w:ins w:id="10521" w:author="M00032937" w:date="2024-06-28T10:27:15Z">
        <w:r>
          <w:rPr>
            <w:rFonts w:ascii="Times New Roman"/>
          </w:rPr>
          <w:fldChar w:fldCharType="separate"/>
        </w:r>
      </w:ins>
      <w:ins w:id="10522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1.14 </w:t>
        </w:r>
      </w:ins>
      <w:ins w:id="10523" w:author="M00032937" w:date="2024-06-28T10:27:15Z">
        <w:r>
          <w:rPr>
            <w:rFonts w:hint="eastAsia"/>
          </w:rPr>
          <w:t>清洗切换</w:t>
        </w:r>
      </w:ins>
      <w:ins w:id="10524" w:author="M00032937" w:date="2024-06-28T10:27:15Z">
        <w:r>
          <w:rPr/>
          <w:tab/>
        </w:r>
      </w:ins>
      <w:ins w:id="10525" w:author="M00032937" w:date="2024-06-28T10:27:15Z">
        <w:r>
          <w:rPr/>
          <w:fldChar w:fldCharType="begin"/>
        </w:r>
      </w:ins>
      <w:ins w:id="10526" w:author="M00032937" w:date="2024-06-28T10:27:15Z">
        <w:r>
          <w:rPr/>
          <w:instrText xml:space="preserve"> PAGEREF _Toc31226 \h </w:instrText>
        </w:r>
      </w:ins>
      <w:ins w:id="10527" w:author="M00032937" w:date="2024-06-28T10:27:15Z">
        <w:r>
          <w:rPr/>
          <w:fldChar w:fldCharType="separate"/>
        </w:r>
      </w:ins>
      <w:ins w:id="10528" w:author="M00032937" w:date="2024-06-28T10:27:16Z">
        <w:r>
          <w:rPr/>
          <w:t>6</w:t>
        </w:r>
      </w:ins>
      <w:ins w:id="10529" w:author="M00032937" w:date="2024-06-28T10:27:15Z">
        <w:r>
          <w:rPr/>
          <w:fldChar w:fldCharType="end"/>
        </w:r>
      </w:ins>
      <w:ins w:id="10530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531" w:author="M00032937" w:date="2024-06-28T10:27:15Z"/>
        </w:rPr>
      </w:pPr>
      <w:ins w:id="10532" w:author="M00032937" w:date="2024-06-28T10:27:15Z">
        <w:r>
          <w:rPr>
            <w:rFonts w:ascii="Times New Roman"/>
          </w:rPr>
          <w:fldChar w:fldCharType="begin"/>
        </w:r>
      </w:ins>
      <w:ins w:id="10533" w:author="M00032937" w:date="2024-06-28T10:27:15Z">
        <w:r>
          <w:rPr>
            <w:rFonts w:ascii="Times New Roman"/>
          </w:rPr>
          <w:instrText xml:space="preserve"> HYPERLINK \l _Toc10264 </w:instrText>
        </w:r>
      </w:ins>
      <w:ins w:id="10534" w:author="M00032937" w:date="2024-06-28T10:27:15Z">
        <w:r>
          <w:rPr>
            <w:rFonts w:ascii="Times New Roman"/>
          </w:rPr>
          <w:fldChar w:fldCharType="separate"/>
        </w:r>
      </w:ins>
      <w:ins w:id="10535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1.15 </w:t>
        </w:r>
      </w:ins>
      <w:ins w:id="10536" w:author="M00032937" w:date="2024-06-28T10:27:15Z">
        <w:r>
          <w:rPr>
            <w:rFonts w:hint="eastAsia"/>
          </w:rPr>
          <w:t>灯光</w:t>
        </w:r>
      </w:ins>
      <w:ins w:id="10537" w:author="M00032937" w:date="2024-06-28T10:27:15Z">
        <w:r>
          <w:rPr/>
          <w:tab/>
        </w:r>
      </w:ins>
      <w:ins w:id="10538" w:author="M00032937" w:date="2024-06-28T10:27:15Z">
        <w:r>
          <w:rPr/>
          <w:fldChar w:fldCharType="begin"/>
        </w:r>
      </w:ins>
      <w:ins w:id="10539" w:author="M00032937" w:date="2024-06-28T10:27:15Z">
        <w:r>
          <w:rPr/>
          <w:instrText xml:space="preserve"> PAGEREF _Toc10264 \h </w:instrText>
        </w:r>
      </w:ins>
      <w:ins w:id="10540" w:author="M00032937" w:date="2024-06-28T10:27:15Z">
        <w:r>
          <w:rPr/>
          <w:fldChar w:fldCharType="separate"/>
        </w:r>
      </w:ins>
      <w:ins w:id="10541" w:author="M00032937" w:date="2024-06-28T10:27:16Z">
        <w:r>
          <w:rPr/>
          <w:t>6</w:t>
        </w:r>
      </w:ins>
      <w:ins w:id="10542" w:author="M00032937" w:date="2024-06-28T10:27:15Z">
        <w:r>
          <w:rPr/>
          <w:fldChar w:fldCharType="end"/>
        </w:r>
      </w:ins>
      <w:ins w:id="10543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59"/>
        <w:tabs>
          <w:tab w:val="right" w:leader="dot" w:pos="9865"/>
          <w:tab w:val="clear" w:pos="420"/>
          <w:tab w:val="clear" w:pos="9853"/>
        </w:tabs>
        <w:rPr>
          <w:ins w:id="10544" w:author="M00032937" w:date="2024-06-28T10:27:15Z"/>
        </w:rPr>
      </w:pPr>
      <w:ins w:id="10545" w:author="M00032937" w:date="2024-06-28T10:27:15Z">
        <w:r>
          <w:rPr>
            <w:rFonts w:ascii="Times New Roman"/>
          </w:rPr>
          <w:fldChar w:fldCharType="begin"/>
        </w:r>
      </w:ins>
      <w:ins w:id="10546" w:author="M00032937" w:date="2024-06-28T10:27:15Z">
        <w:r>
          <w:rPr>
            <w:rFonts w:ascii="Times New Roman"/>
          </w:rPr>
          <w:instrText xml:space="preserve"> HYPERLINK \l _Toc21804 </w:instrText>
        </w:r>
      </w:ins>
      <w:ins w:id="10547" w:author="M00032937" w:date="2024-06-28T10:27:15Z">
        <w:r>
          <w:rPr>
            <w:rFonts w:ascii="Times New Roman"/>
          </w:rPr>
          <w:fldChar w:fldCharType="separate"/>
        </w:r>
      </w:ins>
      <w:ins w:id="10548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2 </w:t>
        </w:r>
      </w:ins>
      <w:ins w:id="10549" w:author="M00032937" w:date="2024-06-28T10:27:15Z">
        <w:r>
          <w:rPr>
            <w:rFonts w:hint="eastAsia"/>
          </w:rPr>
          <w:t>产品概述</w:t>
        </w:r>
      </w:ins>
      <w:ins w:id="10550" w:author="M00032937" w:date="2024-06-28T10:27:15Z">
        <w:r>
          <w:rPr/>
          <w:tab/>
        </w:r>
      </w:ins>
      <w:ins w:id="10551" w:author="M00032937" w:date="2024-06-28T10:27:15Z">
        <w:r>
          <w:rPr/>
          <w:fldChar w:fldCharType="begin"/>
        </w:r>
      </w:ins>
      <w:ins w:id="10552" w:author="M00032937" w:date="2024-06-28T10:27:15Z">
        <w:r>
          <w:rPr/>
          <w:instrText xml:space="preserve"> PAGEREF _Toc21804 \h </w:instrText>
        </w:r>
      </w:ins>
      <w:ins w:id="10553" w:author="M00032937" w:date="2024-06-28T10:27:15Z">
        <w:r>
          <w:rPr/>
          <w:fldChar w:fldCharType="separate"/>
        </w:r>
      </w:ins>
      <w:ins w:id="10554" w:author="M00032937" w:date="2024-06-28T10:27:16Z">
        <w:r>
          <w:rPr/>
          <w:t>6</w:t>
        </w:r>
      </w:ins>
      <w:ins w:id="10555" w:author="M00032937" w:date="2024-06-28T10:27:15Z">
        <w:r>
          <w:rPr/>
          <w:fldChar w:fldCharType="end"/>
        </w:r>
      </w:ins>
      <w:ins w:id="10556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557" w:author="M00032937" w:date="2024-06-28T10:27:15Z"/>
        </w:rPr>
      </w:pPr>
      <w:ins w:id="10558" w:author="M00032937" w:date="2024-06-28T10:27:15Z">
        <w:r>
          <w:rPr>
            <w:rFonts w:ascii="Times New Roman"/>
          </w:rPr>
          <w:fldChar w:fldCharType="begin"/>
        </w:r>
      </w:ins>
      <w:ins w:id="10559" w:author="M00032937" w:date="2024-06-28T10:27:15Z">
        <w:r>
          <w:rPr>
            <w:rFonts w:ascii="Times New Roman"/>
          </w:rPr>
          <w:instrText xml:space="preserve"> HYPERLINK \l _Toc20443 </w:instrText>
        </w:r>
      </w:ins>
      <w:ins w:id="10560" w:author="M00032937" w:date="2024-06-28T10:27:15Z">
        <w:r>
          <w:rPr>
            <w:rFonts w:ascii="Times New Roman"/>
          </w:rPr>
          <w:fldChar w:fldCharType="separate"/>
        </w:r>
      </w:ins>
      <w:ins w:id="10561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2.1 </w:t>
        </w:r>
      </w:ins>
      <w:ins w:id="10562" w:author="M00032937" w:date="2024-06-28T10:27:15Z">
        <w:r>
          <w:rPr>
            <w:rFonts w:hint="eastAsia"/>
          </w:rPr>
          <w:t>电气组成图：</w:t>
        </w:r>
      </w:ins>
      <w:ins w:id="10563" w:author="M00032937" w:date="2024-06-28T10:27:15Z">
        <w:r>
          <w:rPr/>
          <w:tab/>
        </w:r>
      </w:ins>
      <w:ins w:id="10564" w:author="M00032937" w:date="2024-06-28T10:27:15Z">
        <w:r>
          <w:rPr/>
          <w:fldChar w:fldCharType="begin"/>
        </w:r>
      </w:ins>
      <w:ins w:id="10565" w:author="M00032937" w:date="2024-06-28T10:27:15Z">
        <w:r>
          <w:rPr/>
          <w:instrText xml:space="preserve"> PAGEREF _Toc20443 \h </w:instrText>
        </w:r>
      </w:ins>
      <w:ins w:id="10566" w:author="M00032937" w:date="2024-06-28T10:27:15Z">
        <w:r>
          <w:rPr/>
          <w:fldChar w:fldCharType="separate"/>
        </w:r>
      </w:ins>
      <w:ins w:id="10567" w:author="M00032937" w:date="2024-06-28T10:27:16Z">
        <w:r>
          <w:rPr/>
          <w:t>7</w:t>
        </w:r>
      </w:ins>
      <w:ins w:id="10568" w:author="M00032937" w:date="2024-06-28T10:27:15Z">
        <w:r>
          <w:rPr/>
          <w:fldChar w:fldCharType="end"/>
        </w:r>
      </w:ins>
      <w:ins w:id="10569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570" w:author="M00032937" w:date="2024-06-28T10:27:15Z"/>
        </w:rPr>
      </w:pPr>
      <w:ins w:id="10571" w:author="M00032937" w:date="2024-06-28T10:27:15Z">
        <w:r>
          <w:rPr>
            <w:rFonts w:ascii="Times New Roman"/>
          </w:rPr>
          <w:fldChar w:fldCharType="begin"/>
        </w:r>
      </w:ins>
      <w:ins w:id="10572" w:author="M00032937" w:date="2024-06-28T10:27:15Z">
        <w:r>
          <w:rPr>
            <w:rFonts w:ascii="Times New Roman"/>
          </w:rPr>
          <w:instrText xml:space="preserve"> HYPERLINK \l _Toc8572 </w:instrText>
        </w:r>
      </w:ins>
      <w:ins w:id="10573" w:author="M00032937" w:date="2024-06-28T10:27:15Z">
        <w:r>
          <w:rPr>
            <w:rFonts w:ascii="Times New Roman"/>
          </w:rPr>
          <w:fldChar w:fldCharType="separate"/>
        </w:r>
      </w:ins>
      <w:ins w:id="10574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2.2 </w:t>
        </w:r>
      </w:ins>
      <w:ins w:id="10575" w:author="M00032937" w:date="2024-06-28T10:27:15Z">
        <w:r>
          <w:rPr>
            <w:rFonts w:hint="eastAsia"/>
          </w:rPr>
          <w:t>水路框图</w:t>
        </w:r>
      </w:ins>
      <w:ins w:id="10576" w:author="M00032937" w:date="2024-06-28T10:27:15Z">
        <w:r>
          <w:rPr/>
          <w:tab/>
        </w:r>
      </w:ins>
      <w:ins w:id="10577" w:author="M00032937" w:date="2024-06-28T10:27:15Z">
        <w:r>
          <w:rPr/>
          <w:fldChar w:fldCharType="begin"/>
        </w:r>
      </w:ins>
      <w:ins w:id="10578" w:author="M00032937" w:date="2024-06-28T10:27:15Z">
        <w:r>
          <w:rPr/>
          <w:instrText xml:space="preserve"> PAGEREF _Toc8572 \h </w:instrText>
        </w:r>
      </w:ins>
      <w:ins w:id="10579" w:author="M00032937" w:date="2024-06-28T10:27:15Z">
        <w:r>
          <w:rPr/>
          <w:fldChar w:fldCharType="separate"/>
        </w:r>
      </w:ins>
      <w:ins w:id="10580" w:author="M00032937" w:date="2024-06-28T10:27:16Z">
        <w:r>
          <w:rPr/>
          <w:t>7</w:t>
        </w:r>
      </w:ins>
      <w:ins w:id="10581" w:author="M00032937" w:date="2024-06-28T10:27:15Z">
        <w:r>
          <w:rPr/>
          <w:fldChar w:fldCharType="end"/>
        </w:r>
      </w:ins>
      <w:ins w:id="10582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59"/>
        <w:tabs>
          <w:tab w:val="right" w:leader="dot" w:pos="9865"/>
          <w:tab w:val="clear" w:pos="420"/>
          <w:tab w:val="clear" w:pos="9853"/>
        </w:tabs>
        <w:rPr>
          <w:ins w:id="10583" w:author="M00032937" w:date="2024-06-28T10:27:15Z"/>
        </w:rPr>
      </w:pPr>
      <w:ins w:id="10584" w:author="M00032937" w:date="2024-06-28T10:27:15Z">
        <w:r>
          <w:rPr>
            <w:rFonts w:ascii="Times New Roman"/>
          </w:rPr>
          <w:fldChar w:fldCharType="begin"/>
        </w:r>
      </w:ins>
      <w:ins w:id="10585" w:author="M00032937" w:date="2024-06-28T10:27:15Z">
        <w:r>
          <w:rPr>
            <w:rFonts w:ascii="Times New Roman"/>
          </w:rPr>
          <w:instrText xml:space="preserve"> HYPERLINK \l _Toc20798 </w:instrText>
        </w:r>
      </w:ins>
      <w:ins w:id="10586" w:author="M00032937" w:date="2024-06-28T10:27:15Z">
        <w:r>
          <w:rPr>
            <w:rFonts w:ascii="Times New Roman"/>
          </w:rPr>
          <w:fldChar w:fldCharType="separate"/>
        </w:r>
      </w:ins>
      <w:ins w:id="10587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3 </w:t>
        </w:r>
      </w:ins>
      <w:ins w:id="10588" w:author="M00032937" w:date="2024-06-28T10:27:15Z">
        <w:r>
          <w:rPr>
            <w:rFonts w:hint="eastAsia"/>
          </w:rPr>
          <w:t>外观尺寸</w:t>
        </w:r>
      </w:ins>
      <w:ins w:id="10589" w:author="M00032937" w:date="2024-06-28T10:27:15Z">
        <w:r>
          <w:rPr/>
          <w:tab/>
        </w:r>
      </w:ins>
      <w:ins w:id="10590" w:author="M00032937" w:date="2024-06-28T10:27:15Z">
        <w:r>
          <w:rPr/>
          <w:fldChar w:fldCharType="begin"/>
        </w:r>
      </w:ins>
      <w:ins w:id="10591" w:author="M00032937" w:date="2024-06-28T10:27:15Z">
        <w:r>
          <w:rPr/>
          <w:instrText xml:space="preserve"> PAGEREF _Toc20798 \h </w:instrText>
        </w:r>
      </w:ins>
      <w:ins w:id="10592" w:author="M00032937" w:date="2024-06-28T10:27:15Z">
        <w:r>
          <w:rPr/>
          <w:fldChar w:fldCharType="separate"/>
        </w:r>
      </w:ins>
      <w:ins w:id="10593" w:author="M00032937" w:date="2024-06-28T10:27:16Z">
        <w:r>
          <w:rPr/>
          <w:t>8</w:t>
        </w:r>
      </w:ins>
      <w:ins w:id="10594" w:author="M00032937" w:date="2024-06-28T10:27:15Z">
        <w:r>
          <w:rPr/>
          <w:fldChar w:fldCharType="end"/>
        </w:r>
      </w:ins>
      <w:ins w:id="10595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596" w:author="M00032937" w:date="2024-06-28T10:27:15Z"/>
        </w:rPr>
      </w:pPr>
      <w:ins w:id="10597" w:author="M00032937" w:date="2024-06-28T10:27:15Z">
        <w:r>
          <w:rPr>
            <w:rFonts w:ascii="Times New Roman"/>
          </w:rPr>
          <w:fldChar w:fldCharType="begin"/>
        </w:r>
      </w:ins>
      <w:ins w:id="10598" w:author="M00032937" w:date="2024-06-28T10:27:15Z">
        <w:r>
          <w:rPr>
            <w:rFonts w:ascii="Times New Roman"/>
          </w:rPr>
          <w:instrText xml:space="preserve"> HYPERLINK \l _Toc22267 </w:instrText>
        </w:r>
      </w:ins>
      <w:ins w:id="10599" w:author="M00032937" w:date="2024-06-28T10:27:15Z">
        <w:r>
          <w:rPr>
            <w:rFonts w:ascii="Times New Roman"/>
          </w:rPr>
          <w:fldChar w:fldCharType="separate"/>
        </w:r>
      </w:ins>
      <w:ins w:id="10600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3.1 </w:t>
        </w:r>
      </w:ins>
      <w:ins w:id="10601" w:author="M00032937" w:date="2024-06-28T10:27:15Z">
        <w:r>
          <w:rPr>
            <w:rFonts w:hint="eastAsia"/>
          </w:rPr>
          <w:t>外观效果图：</w:t>
        </w:r>
      </w:ins>
      <w:ins w:id="10602" w:author="M00032937" w:date="2024-06-28T10:27:15Z">
        <w:r>
          <w:rPr/>
          <w:tab/>
        </w:r>
      </w:ins>
      <w:ins w:id="10603" w:author="M00032937" w:date="2024-06-28T10:27:15Z">
        <w:r>
          <w:rPr/>
          <w:fldChar w:fldCharType="begin"/>
        </w:r>
      </w:ins>
      <w:ins w:id="10604" w:author="M00032937" w:date="2024-06-28T10:27:15Z">
        <w:r>
          <w:rPr/>
          <w:instrText xml:space="preserve"> PAGEREF _Toc22267 \h </w:instrText>
        </w:r>
      </w:ins>
      <w:ins w:id="10605" w:author="M00032937" w:date="2024-06-28T10:27:15Z">
        <w:r>
          <w:rPr/>
          <w:fldChar w:fldCharType="separate"/>
        </w:r>
      </w:ins>
      <w:ins w:id="10606" w:author="M00032937" w:date="2024-06-28T10:27:16Z">
        <w:r>
          <w:rPr/>
          <w:t>8</w:t>
        </w:r>
      </w:ins>
      <w:ins w:id="10607" w:author="M00032937" w:date="2024-06-28T10:27:15Z">
        <w:r>
          <w:rPr/>
          <w:fldChar w:fldCharType="end"/>
        </w:r>
      </w:ins>
      <w:ins w:id="10608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609" w:author="M00032937" w:date="2024-06-28T10:27:15Z"/>
        </w:rPr>
      </w:pPr>
      <w:ins w:id="10610" w:author="M00032937" w:date="2024-06-28T10:27:15Z">
        <w:r>
          <w:rPr>
            <w:rFonts w:ascii="Times New Roman"/>
          </w:rPr>
          <w:fldChar w:fldCharType="begin"/>
        </w:r>
      </w:ins>
      <w:ins w:id="10611" w:author="M00032937" w:date="2024-06-28T10:27:15Z">
        <w:r>
          <w:rPr>
            <w:rFonts w:ascii="Times New Roman"/>
          </w:rPr>
          <w:instrText xml:space="preserve"> HYPERLINK \l _Toc15849 </w:instrText>
        </w:r>
      </w:ins>
      <w:ins w:id="10612" w:author="M00032937" w:date="2024-06-28T10:27:15Z">
        <w:r>
          <w:rPr>
            <w:rFonts w:ascii="Times New Roman"/>
          </w:rPr>
          <w:fldChar w:fldCharType="separate"/>
        </w:r>
      </w:ins>
      <w:ins w:id="10613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3.2 </w:t>
        </w:r>
      </w:ins>
      <w:ins w:id="10614" w:author="M00032937" w:date="2024-06-28T10:27:15Z">
        <w:r>
          <w:rPr>
            <w:rFonts w:hint="eastAsia"/>
          </w:rPr>
          <w:t>外观尺寸图</w:t>
        </w:r>
      </w:ins>
      <w:ins w:id="10615" w:author="M00032937" w:date="2024-06-28T10:27:15Z">
        <w:r>
          <w:rPr/>
          <w:tab/>
        </w:r>
      </w:ins>
      <w:ins w:id="10616" w:author="M00032937" w:date="2024-06-28T10:27:15Z">
        <w:r>
          <w:rPr/>
          <w:fldChar w:fldCharType="begin"/>
        </w:r>
      </w:ins>
      <w:ins w:id="10617" w:author="M00032937" w:date="2024-06-28T10:27:15Z">
        <w:r>
          <w:rPr/>
          <w:instrText xml:space="preserve"> PAGEREF _Toc15849 \h </w:instrText>
        </w:r>
      </w:ins>
      <w:ins w:id="10618" w:author="M00032937" w:date="2024-06-28T10:27:15Z">
        <w:r>
          <w:rPr/>
          <w:fldChar w:fldCharType="separate"/>
        </w:r>
      </w:ins>
      <w:ins w:id="10619" w:author="M00032937" w:date="2024-06-28T10:27:16Z">
        <w:r>
          <w:rPr/>
          <w:t>8</w:t>
        </w:r>
      </w:ins>
      <w:ins w:id="10620" w:author="M00032937" w:date="2024-06-28T10:27:15Z">
        <w:r>
          <w:rPr/>
          <w:fldChar w:fldCharType="end"/>
        </w:r>
      </w:ins>
      <w:ins w:id="10621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622" w:author="M00032937" w:date="2024-06-28T10:27:15Z"/>
        </w:rPr>
      </w:pPr>
      <w:ins w:id="10623" w:author="M00032937" w:date="2024-06-28T10:27:15Z">
        <w:r>
          <w:rPr>
            <w:rFonts w:ascii="Times New Roman"/>
          </w:rPr>
          <w:fldChar w:fldCharType="begin"/>
        </w:r>
      </w:ins>
      <w:ins w:id="10624" w:author="M00032937" w:date="2024-06-28T10:27:15Z">
        <w:r>
          <w:rPr>
            <w:rFonts w:ascii="Times New Roman"/>
          </w:rPr>
          <w:instrText xml:space="preserve"> HYPERLINK \l _Toc7703 </w:instrText>
        </w:r>
      </w:ins>
      <w:ins w:id="10625" w:author="M00032937" w:date="2024-06-28T10:27:15Z">
        <w:r>
          <w:rPr>
            <w:rFonts w:ascii="Times New Roman"/>
          </w:rPr>
          <w:fldChar w:fldCharType="separate"/>
        </w:r>
      </w:ins>
      <w:ins w:id="10626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3.3 </w:t>
        </w:r>
      </w:ins>
      <w:ins w:id="10627" w:author="M00032937" w:date="2024-06-28T10:27:15Z">
        <w:r>
          <w:rPr>
            <w:rFonts w:hint="eastAsia"/>
          </w:rPr>
          <w:t>安装尺寸</w:t>
        </w:r>
      </w:ins>
      <w:ins w:id="10628" w:author="M00032937" w:date="2024-06-28T10:27:15Z">
        <w:r>
          <w:rPr/>
          <w:tab/>
        </w:r>
      </w:ins>
      <w:ins w:id="10629" w:author="M00032937" w:date="2024-06-28T10:27:15Z">
        <w:r>
          <w:rPr/>
          <w:fldChar w:fldCharType="begin"/>
        </w:r>
      </w:ins>
      <w:ins w:id="10630" w:author="M00032937" w:date="2024-06-28T10:27:15Z">
        <w:r>
          <w:rPr/>
          <w:instrText xml:space="preserve"> PAGEREF _Toc7703 \h </w:instrText>
        </w:r>
      </w:ins>
      <w:ins w:id="10631" w:author="M00032937" w:date="2024-06-28T10:27:15Z">
        <w:r>
          <w:rPr/>
          <w:fldChar w:fldCharType="separate"/>
        </w:r>
      </w:ins>
      <w:ins w:id="10632" w:author="M00032937" w:date="2024-06-28T10:27:16Z">
        <w:r>
          <w:rPr/>
          <w:t>8</w:t>
        </w:r>
      </w:ins>
      <w:ins w:id="10633" w:author="M00032937" w:date="2024-06-28T10:27:15Z">
        <w:r>
          <w:rPr/>
          <w:fldChar w:fldCharType="end"/>
        </w:r>
      </w:ins>
      <w:ins w:id="10634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59"/>
        <w:tabs>
          <w:tab w:val="right" w:leader="dot" w:pos="9865"/>
          <w:tab w:val="clear" w:pos="420"/>
          <w:tab w:val="clear" w:pos="9853"/>
        </w:tabs>
        <w:rPr>
          <w:ins w:id="10635" w:author="M00032937" w:date="2024-06-28T10:27:15Z"/>
        </w:rPr>
      </w:pPr>
      <w:ins w:id="10636" w:author="M00032937" w:date="2024-06-28T10:27:15Z">
        <w:r>
          <w:rPr>
            <w:rFonts w:ascii="Times New Roman"/>
          </w:rPr>
          <w:fldChar w:fldCharType="begin"/>
        </w:r>
      </w:ins>
      <w:ins w:id="10637" w:author="M00032937" w:date="2024-06-28T10:27:15Z">
        <w:r>
          <w:rPr>
            <w:rFonts w:ascii="Times New Roman"/>
          </w:rPr>
          <w:instrText xml:space="preserve"> HYPERLINK \l _Toc21316 </w:instrText>
        </w:r>
      </w:ins>
      <w:ins w:id="10638" w:author="M00032937" w:date="2024-06-28T10:27:15Z">
        <w:r>
          <w:rPr>
            <w:rFonts w:ascii="Times New Roman"/>
          </w:rPr>
          <w:fldChar w:fldCharType="separate"/>
        </w:r>
      </w:ins>
      <w:ins w:id="10639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4 </w:t>
        </w:r>
      </w:ins>
      <w:ins w:id="10640" w:author="M00032937" w:date="2024-06-28T10:27:15Z">
        <w:r>
          <w:rPr>
            <w:rFonts w:hint="eastAsia"/>
          </w:rPr>
          <w:t>产品规格</w:t>
        </w:r>
      </w:ins>
      <w:ins w:id="10641" w:author="M00032937" w:date="2024-06-28T10:27:15Z">
        <w:r>
          <w:rPr/>
          <w:tab/>
        </w:r>
      </w:ins>
      <w:ins w:id="10642" w:author="M00032937" w:date="2024-06-28T10:27:15Z">
        <w:r>
          <w:rPr/>
          <w:fldChar w:fldCharType="begin"/>
        </w:r>
      </w:ins>
      <w:ins w:id="10643" w:author="M00032937" w:date="2024-06-28T10:27:15Z">
        <w:r>
          <w:rPr/>
          <w:instrText xml:space="preserve"> PAGEREF _Toc21316 \h </w:instrText>
        </w:r>
      </w:ins>
      <w:ins w:id="10644" w:author="M00032937" w:date="2024-06-28T10:27:15Z">
        <w:r>
          <w:rPr/>
          <w:fldChar w:fldCharType="separate"/>
        </w:r>
      </w:ins>
      <w:ins w:id="10645" w:author="M00032937" w:date="2024-06-28T10:27:16Z">
        <w:r>
          <w:rPr/>
          <w:t>9</w:t>
        </w:r>
      </w:ins>
      <w:ins w:id="10646" w:author="M00032937" w:date="2024-06-28T10:27:15Z">
        <w:r>
          <w:rPr/>
          <w:fldChar w:fldCharType="end"/>
        </w:r>
      </w:ins>
      <w:ins w:id="10647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648" w:author="M00032937" w:date="2024-06-28T10:27:15Z"/>
        </w:rPr>
      </w:pPr>
      <w:ins w:id="10649" w:author="M00032937" w:date="2024-06-28T10:27:15Z">
        <w:r>
          <w:rPr>
            <w:rFonts w:ascii="Times New Roman"/>
          </w:rPr>
          <w:fldChar w:fldCharType="begin"/>
        </w:r>
      </w:ins>
      <w:ins w:id="10650" w:author="M00032937" w:date="2024-06-28T10:27:15Z">
        <w:r>
          <w:rPr>
            <w:rFonts w:ascii="Times New Roman"/>
          </w:rPr>
          <w:instrText xml:space="preserve"> HYPERLINK \l _Toc4052 </w:instrText>
        </w:r>
      </w:ins>
      <w:ins w:id="10651" w:author="M00032937" w:date="2024-06-28T10:27:15Z">
        <w:r>
          <w:rPr>
            <w:rFonts w:ascii="Times New Roman"/>
          </w:rPr>
          <w:fldChar w:fldCharType="separate"/>
        </w:r>
      </w:ins>
      <w:ins w:id="10652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4.1 </w:t>
        </w:r>
      </w:ins>
      <w:ins w:id="10653" w:author="M00032937" w:date="2024-06-28T10:27:15Z">
        <w:r>
          <w:rPr>
            <w:rFonts w:hint="eastAsia"/>
          </w:rPr>
          <w:t>标准要求</w:t>
        </w:r>
      </w:ins>
      <w:ins w:id="10654" w:author="M00032937" w:date="2024-06-28T10:27:15Z">
        <w:r>
          <w:rPr/>
          <w:tab/>
        </w:r>
      </w:ins>
      <w:ins w:id="10655" w:author="M00032937" w:date="2024-06-28T10:27:15Z">
        <w:r>
          <w:rPr/>
          <w:fldChar w:fldCharType="begin"/>
        </w:r>
      </w:ins>
      <w:ins w:id="10656" w:author="M00032937" w:date="2024-06-28T10:27:15Z">
        <w:r>
          <w:rPr/>
          <w:instrText xml:space="preserve"> PAGEREF _Toc4052 \h </w:instrText>
        </w:r>
      </w:ins>
      <w:ins w:id="10657" w:author="M00032937" w:date="2024-06-28T10:27:15Z">
        <w:r>
          <w:rPr/>
          <w:fldChar w:fldCharType="separate"/>
        </w:r>
      </w:ins>
      <w:ins w:id="10658" w:author="M00032937" w:date="2024-06-28T10:27:16Z">
        <w:r>
          <w:rPr/>
          <w:t>9</w:t>
        </w:r>
      </w:ins>
      <w:ins w:id="10659" w:author="M00032937" w:date="2024-06-28T10:27:15Z">
        <w:r>
          <w:rPr/>
          <w:fldChar w:fldCharType="end"/>
        </w:r>
      </w:ins>
      <w:ins w:id="10660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0661" w:author="M00032937" w:date="2024-06-28T10:27:15Z"/>
        </w:rPr>
      </w:pPr>
      <w:ins w:id="10662" w:author="M00032937" w:date="2024-06-28T10:27:15Z">
        <w:r>
          <w:rPr>
            <w:rFonts w:ascii="Times New Roman"/>
          </w:rPr>
          <w:fldChar w:fldCharType="begin"/>
        </w:r>
      </w:ins>
      <w:ins w:id="10663" w:author="M00032937" w:date="2024-06-28T10:27:15Z">
        <w:r>
          <w:rPr>
            <w:rFonts w:ascii="Times New Roman"/>
          </w:rPr>
          <w:instrText xml:space="preserve"> HYPERLINK \l _Toc9035 </w:instrText>
        </w:r>
      </w:ins>
      <w:ins w:id="10664" w:author="M00032937" w:date="2024-06-28T10:27:15Z">
        <w:r>
          <w:rPr>
            <w:rFonts w:ascii="Times New Roman"/>
          </w:rPr>
          <w:fldChar w:fldCharType="separate"/>
        </w:r>
      </w:ins>
      <w:ins w:id="10665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4.1.1 </w:t>
        </w:r>
      </w:ins>
      <w:ins w:id="10666" w:author="M00032937" w:date="2024-06-28T10:27:15Z">
        <w:r>
          <w:rPr>
            <w:rFonts w:hint="eastAsia"/>
          </w:rPr>
          <w:t>通用外观要求</w:t>
        </w:r>
      </w:ins>
      <w:ins w:id="10667" w:author="M00032937" w:date="2024-06-28T10:27:15Z">
        <w:r>
          <w:rPr/>
          <w:tab/>
        </w:r>
      </w:ins>
      <w:ins w:id="10668" w:author="M00032937" w:date="2024-06-28T10:27:15Z">
        <w:r>
          <w:rPr/>
          <w:fldChar w:fldCharType="begin"/>
        </w:r>
      </w:ins>
      <w:ins w:id="10669" w:author="M00032937" w:date="2024-06-28T10:27:15Z">
        <w:r>
          <w:rPr/>
          <w:instrText xml:space="preserve"> PAGEREF _Toc9035 \h </w:instrText>
        </w:r>
      </w:ins>
      <w:ins w:id="10670" w:author="M00032937" w:date="2024-06-28T10:27:15Z">
        <w:r>
          <w:rPr/>
          <w:fldChar w:fldCharType="separate"/>
        </w:r>
      </w:ins>
      <w:ins w:id="10671" w:author="M00032937" w:date="2024-06-28T10:27:16Z">
        <w:r>
          <w:rPr/>
          <w:t>9</w:t>
        </w:r>
      </w:ins>
      <w:ins w:id="10672" w:author="M00032937" w:date="2024-06-28T10:27:15Z">
        <w:r>
          <w:rPr/>
          <w:fldChar w:fldCharType="end"/>
        </w:r>
      </w:ins>
      <w:ins w:id="10673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0674" w:author="M00032937" w:date="2024-06-28T10:27:15Z"/>
        </w:rPr>
      </w:pPr>
      <w:ins w:id="10675" w:author="M00032937" w:date="2024-06-28T10:27:15Z">
        <w:r>
          <w:rPr>
            <w:rFonts w:ascii="Times New Roman"/>
          </w:rPr>
          <w:fldChar w:fldCharType="begin"/>
        </w:r>
      </w:ins>
      <w:ins w:id="10676" w:author="M00032937" w:date="2024-06-28T10:27:15Z">
        <w:r>
          <w:rPr>
            <w:rFonts w:ascii="Times New Roman"/>
          </w:rPr>
          <w:instrText xml:space="preserve"> HYPERLINK \l _Toc13604 </w:instrText>
        </w:r>
      </w:ins>
      <w:ins w:id="10677" w:author="M00032937" w:date="2024-06-28T10:27:15Z">
        <w:r>
          <w:rPr>
            <w:rFonts w:ascii="Times New Roman"/>
          </w:rPr>
          <w:fldChar w:fldCharType="separate"/>
        </w:r>
      </w:ins>
      <w:ins w:id="10678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4.1.2 </w:t>
        </w:r>
      </w:ins>
      <w:ins w:id="10679" w:author="M00032937" w:date="2024-06-28T10:27:15Z">
        <w:r>
          <w:rPr>
            <w:rFonts w:hint="eastAsia"/>
          </w:rPr>
          <w:t>标准要求</w:t>
        </w:r>
      </w:ins>
      <w:ins w:id="10680" w:author="M00032937" w:date="2024-06-28T10:27:15Z">
        <w:r>
          <w:rPr/>
          <w:tab/>
        </w:r>
      </w:ins>
      <w:ins w:id="10681" w:author="M00032937" w:date="2024-06-28T10:27:15Z">
        <w:r>
          <w:rPr/>
          <w:fldChar w:fldCharType="begin"/>
        </w:r>
      </w:ins>
      <w:ins w:id="10682" w:author="M00032937" w:date="2024-06-28T10:27:15Z">
        <w:r>
          <w:rPr/>
          <w:instrText xml:space="preserve"> PAGEREF _Toc13604 \h </w:instrText>
        </w:r>
      </w:ins>
      <w:ins w:id="10683" w:author="M00032937" w:date="2024-06-28T10:27:15Z">
        <w:r>
          <w:rPr/>
          <w:fldChar w:fldCharType="separate"/>
        </w:r>
      </w:ins>
      <w:ins w:id="10684" w:author="M00032937" w:date="2024-06-28T10:27:16Z">
        <w:r>
          <w:rPr/>
          <w:t>9</w:t>
        </w:r>
      </w:ins>
      <w:ins w:id="10685" w:author="M00032937" w:date="2024-06-28T10:27:15Z">
        <w:r>
          <w:rPr/>
          <w:fldChar w:fldCharType="end"/>
        </w:r>
      </w:ins>
      <w:ins w:id="10686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687" w:author="M00032937" w:date="2024-06-28T10:27:15Z"/>
        </w:rPr>
      </w:pPr>
      <w:ins w:id="10688" w:author="M00032937" w:date="2024-06-28T10:27:15Z">
        <w:r>
          <w:rPr>
            <w:rFonts w:ascii="Times New Roman"/>
          </w:rPr>
          <w:fldChar w:fldCharType="begin"/>
        </w:r>
      </w:ins>
      <w:ins w:id="10689" w:author="M00032937" w:date="2024-06-28T10:27:15Z">
        <w:r>
          <w:rPr>
            <w:rFonts w:ascii="Times New Roman"/>
          </w:rPr>
          <w:instrText xml:space="preserve"> HYPERLINK \l _Toc25551 </w:instrText>
        </w:r>
      </w:ins>
      <w:ins w:id="10690" w:author="M00032937" w:date="2024-06-28T10:27:15Z">
        <w:r>
          <w:rPr>
            <w:rFonts w:ascii="Times New Roman"/>
          </w:rPr>
          <w:fldChar w:fldCharType="separate"/>
        </w:r>
      </w:ins>
      <w:ins w:id="10691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4.2 </w:t>
        </w:r>
      </w:ins>
      <w:ins w:id="10692" w:author="M00032937" w:date="2024-06-28T10:27:15Z">
        <w:r>
          <w:rPr>
            <w:rFonts w:hint="eastAsia"/>
          </w:rPr>
          <w:t>产品尺寸要求</w:t>
        </w:r>
      </w:ins>
      <w:ins w:id="10693" w:author="M00032937" w:date="2024-06-28T10:27:15Z">
        <w:r>
          <w:rPr/>
          <w:tab/>
        </w:r>
      </w:ins>
      <w:ins w:id="10694" w:author="M00032937" w:date="2024-06-28T10:27:15Z">
        <w:r>
          <w:rPr/>
          <w:fldChar w:fldCharType="begin"/>
        </w:r>
      </w:ins>
      <w:ins w:id="10695" w:author="M00032937" w:date="2024-06-28T10:27:15Z">
        <w:r>
          <w:rPr/>
          <w:instrText xml:space="preserve"> PAGEREF _Toc25551 \h </w:instrText>
        </w:r>
      </w:ins>
      <w:ins w:id="10696" w:author="M00032937" w:date="2024-06-28T10:27:15Z">
        <w:r>
          <w:rPr/>
          <w:fldChar w:fldCharType="separate"/>
        </w:r>
      </w:ins>
      <w:ins w:id="10697" w:author="M00032937" w:date="2024-06-28T10:27:16Z">
        <w:r>
          <w:rPr/>
          <w:t>9</w:t>
        </w:r>
      </w:ins>
      <w:ins w:id="10698" w:author="M00032937" w:date="2024-06-28T10:27:15Z">
        <w:r>
          <w:rPr/>
          <w:fldChar w:fldCharType="end"/>
        </w:r>
      </w:ins>
      <w:ins w:id="10699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700" w:author="M00032937" w:date="2024-06-28T10:27:15Z"/>
        </w:rPr>
      </w:pPr>
      <w:ins w:id="10701" w:author="M00032937" w:date="2024-06-28T10:27:15Z">
        <w:r>
          <w:rPr>
            <w:rFonts w:ascii="Times New Roman"/>
          </w:rPr>
          <w:fldChar w:fldCharType="begin"/>
        </w:r>
      </w:ins>
      <w:ins w:id="10702" w:author="M00032937" w:date="2024-06-28T10:27:15Z">
        <w:r>
          <w:rPr>
            <w:rFonts w:ascii="Times New Roman"/>
          </w:rPr>
          <w:instrText xml:space="preserve"> HYPERLINK \l _Toc4185 </w:instrText>
        </w:r>
      </w:ins>
      <w:ins w:id="10703" w:author="M00032937" w:date="2024-06-28T10:27:15Z">
        <w:r>
          <w:rPr>
            <w:rFonts w:ascii="Times New Roman"/>
          </w:rPr>
          <w:fldChar w:fldCharType="separate"/>
        </w:r>
      </w:ins>
      <w:ins w:id="10704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4.3 </w:t>
        </w:r>
      </w:ins>
      <w:ins w:id="10705" w:author="M00032937" w:date="2024-06-28T10:27:15Z">
        <w:r>
          <w:rPr>
            <w:rFonts w:hint="eastAsia"/>
          </w:rPr>
          <w:t>电气规格</w:t>
        </w:r>
      </w:ins>
      <w:ins w:id="10706" w:author="M00032937" w:date="2024-06-28T10:27:15Z">
        <w:r>
          <w:rPr/>
          <w:tab/>
        </w:r>
      </w:ins>
      <w:ins w:id="10707" w:author="M00032937" w:date="2024-06-28T10:27:15Z">
        <w:r>
          <w:rPr/>
          <w:fldChar w:fldCharType="begin"/>
        </w:r>
      </w:ins>
      <w:ins w:id="10708" w:author="M00032937" w:date="2024-06-28T10:27:15Z">
        <w:r>
          <w:rPr/>
          <w:instrText xml:space="preserve"> PAGEREF _Toc4185 \h </w:instrText>
        </w:r>
      </w:ins>
      <w:ins w:id="10709" w:author="M00032937" w:date="2024-06-28T10:27:15Z">
        <w:r>
          <w:rPr/>
          <w:fldChar w:fldCharType="separate"/>
        </w:r>
      </w:ins>
      <w:ins w:id="10710" w:author="M00032937" w:date="2024-06-28T10:27:16Z">
        <w:r>
          <w:rPr/>
          <w:t>9</w:t>
        </w:r>
      </w:ins>
      <w:ins w:id="10711" w:author="M00032937" w:date="2024-06-28T10:27:15Z">
        <w:r>
          <w:rPr/>
          <w:fldChar w:fldCharType="end"/>
        </w:r>
      </w:ins>
      <w:ins w:id="10712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713" w:author="M00032937" w:date="2024-06-28T10:27:15Z"/>
        </w:rPr>
      </w:pPr>
      <w:ins w:id="10714" w:author="M00032937" w:date="2024-06-28T10:27:15Z">
        <w:r>
          <w:rPr>
            <w:rFonts w:ascii="Times New Roman"/>
          </w:rPr>
          <w:fldChar w:fldCharType="begin"/>
        </w:r>
      </w:ins>
      <w:ins w:id="10715" w:author="M00032937" w:date="2024-06-28T10:27:15Z">
        <w:r>
          <w:rPr>
            <w:rFonts w:ascii="Times New Roman"/>
          </w:rPr>
          <w:instrText xml:space="preserve"> HYPERLINK \l _Toc29071 </w:instrText>
        </w:r>
      </w:ins>
      <w:ins w:id="10716" w:author="M00032937" w:date="2024-06-28T10:27:15Z">
        <w:r>
          <w:rPr>
            <w:rFonts w:ascii="Times New Roman"/>
          </w:rPr>
          <w:fldChar w:fldCharType="separate"/>
        </w:r>
      </w:ins>
      <w:ins w:id="10717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4.4 </w:t>
        </w:r>
      </w:ins>
      <w:ins w:id="10718" w:author="M00032937" w:date="2024-06-28T10:27:15Z">
        <w:r>
          <w:rPr>
            <w:rFonts w:hint="eastAsia"/>
          </w:rPr>
          <w:t>防护等级</w:t>
        </w:r>
      </w:ins>
      <w:ins w:id="10719" w:author="M00032937" w:date="2024-06-28T10:27:15Z">
        <w:r>
          <w:rPr/>
          <w:tab/>
        </w:r>
      </w:ins>
      <w:ins w:id="10720" w:author="M00032937" w:date="2024-06-28T10:27:15Z">
        <w:r>
          <w:rPr/>
          <w:fldChar w:fldCharType="begin"/>
        </w:r>
      </w:ins>
      <w:ins w:id="10721" w:author="M00032937" w:date="2024-06-28T10:27:15Z">
        <w:r>
          <w:rPr/>
          <w:instrText xml:space="preserve"> PAGEREF _Toc29071 \h </w:instrText>
        </w:r>
      </w:ins>
      <w:ins w:id="10722" w:author="M00032937" w:date="2024-06-28T10:27:15Z">
        <w:r>
          <w:rPr/>
          <w:fldChar w:fldCharType="separate"/>
        </w:r>
      </w:ins>
      <w:ins w:id="10723" w:author="M00032937" w:date="2024-06-28T10:27:16Z">
        <w:r>
          <w:rPr/>
          <w:t>9</w:t>
        </w:r>
      </w:ins>
      <w:ins w:id="10724" w:author="M00032937" w:date="2024-06-28T10:27:15Z">
        <w:r>
          <w:rPr/>
          <w:fldChar w:fldCharType="end"/>
        </w:r>
      </w:ins>
      <w:ins w:id="10725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726" w:author="M00032937" w:date="2024-06-28T10:27:15Z"/>
        </w:rPr>
      </w:pPr>
      <w:ins w:id="10727" w:author="M00032937" w:date="2024-06-28T10:27:15Z">
        <w:r>
          <w:rPr>
            <w:rFonts w:ascii="Times New Roman"/>
          </w:rPr>
          <w:fldChar w:fldCharType="begin"/>
        </w:r>
      </w:ins>
      <w:ins w:id="10728" w:author="M00032937" w:date="2024-06-28T10:27:15Z">
        <w:r>
          <w:rPr>
            <w:rFonts w:ascii="Times New Roman"/>
          </w:rPr>
          <w:instrText xml:space="preserve"> HYPERLINK \l _Toc10273 </w:instrText>
        </w:r>
      </w:ins>
      <w:ins w:id="10729" w:author="M00032937" w:date="2024-06-28T10:27:15Z">
        <w:r>
          <w:rPr>
            <w:rFonts w:ascii="Times New Roman"/>
          </w:rPr>
          <w:fldChar w:fldCharType="separate"/>
        </w:r>
      </w:ins>
      <w:ins w:id="10730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4.5 </w:t>
        </w:r>
      </w:ins>
      <w:ins w:id="10731" w:author="M00032937" w:date="2024-06-28T10:27:15Z">
        <w:r>
          <w:rPr>
            <w:rFonts w:hint="eastAsia"/>
          </w:rPr>
          <w:t>环境</w:t>
        </w:r>
      </w:ins>
      <w:ins w:id="10732" w:author="M00032937" w:date="2024-06-28T10:27:15Z">
        <w:r>
          <w:rPr/>
          <w:tab/>
        </w:r>
      </w:ins>
      <w:ins w:id="10733" w:author="M00032937" w:date="2024-06-28T10:27:15Z">
        <w:r>
          <w:rPr/>
          <w:fldChar w:fldCharType="begin"/>
        </w:r>
      </w:ins>
      <w:ins w:id="10734" w:author="M00032937" w:date="2024-06-28T10:27:15Z">
        <w:r>
          <w:rPr/>
          <w:instrText xml:space="preserve"> PAGEREF _Toc10273 \h </w:instrText>
        </w:r>
      </w:ins>
      <w:ins w:id="10735" w:author="M00032937" w:date="2024-06-28T10:27:15Z">
        <w:r>
          <w:rPr/>
          <w:fldChar w:fldCharType="separate"/>
        </w:r>
      </w:ins>
      <w:ins w:id="10736" w:author="M00032937" w:date="2024-06-28T10:27:16Z">
        <w:r>
          <w:rPr/>
          <w:t>9</w:t>
        </w:r>
      </w:ins>
      <w:ins w:id="10737" w:author="M00032937" w:date="2024-06-28T10:27:15Z">
        <w:r>
          <w:rPr/>
          <w:fldChar w:fldCharType="end"/>
        </w:r>
      </w:ins>
      <w:ins w:id="10738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59"/>
        <w:tabs>
          <w:tab w:val="right" w:leader="dot" w:pos="9865"/>
          <w:tab w:val="clear" w:pos="420"/>
          <w:tab w:val="clear" w:pos="9853"/>
        </w:tabs>
        <w:rPr>
          <w:ins w:id="10739" w:author="M00032937" w:date="2024-06-28T10:27:15Z"/>
        </w:rPr>
      </w:pPr>
      <w:ins w:id="10740" w:author="M00032937" w:date="2024-06-28T10:27:15Z">
        <w:r>
          <w:rPr>
            <w:rFonts w:ascii="Times New Roman"/>
          </w:rPr>
          <w:fldChar w:fldCharType="begin"/>
        </w:r>
      </w:ins>
      <w:ins w:id="10741" w:author="M00032937" w:date="2024-06-28T10:27:15Z">
        <w:r>
          <w:rPr>
            <w:rFonts w:ascii="Times New Roman"/>
          </w:rPr>
          <w:instrText xml:space="preserve"> HYPERLINK \l _Toc2495 </w:instrText>
        </w:r>
      </w:ins>
      <w:ins w:id="10742" w:author="M00032937" w:date="2024-06-28T10:27:15Z">
        <w:r>
          <w:rPr>
            <w:rFonts w:ascii="Times New Roman"/>
          </w:rPr>
          <w:fldChar w:fldCharType="separate"/>
        </w:r>
      </w:ins>
      <w:ins w:id="10743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5 </w:t>
        </w:r>
      </w:ins>
      <w:ins w:id="10744" w:author="M00032937" w:date="2024-06-28T10:27:15Z">
        <w:r>
          <w:rPr>
            <w:rFonts w:hint="eastAsia"/>
          </w:rPr>
          <w:t>产品</w:t>
        </w:r>
      </w:ins>
      <w:ins w:id="10745" w:author="M00032937" w:date="2024-06-28T10:27:15Z">
        <w:r>
          <w:rPr>
            <w:rFonts w:hint="eastAsia"/>
            <w:lang w:val="en-US" w:eastAsia="zh-CN"/>
          </w:rPr>
          <w:t>功能配置</w:t>
        </w:r>
      </w:ins>
      <w:ins w:id="10746" w:author="M00032937" w:date="2024-06-28T10:27:15Z">
        <w:r>
          <w:rPr/>
          <w:tab/>
        </w:r>
      </w:ins>
      <w:ins w:id="10747" w:author="M00032937" w:date="2024-06-28T10:27:15Z">
        <w:r>
          <w:rPr/>
          <w:fldChar w:fldCharType="begin"/>
        </w:r>
      </w:ins>
      <w:ins w:id="10748" w:author="M00032937" w:date="2024-06-28T10:27:15Z">
        <w:r>
          <w:rPr/>
          <w:instrText xml:space="preserve"> PAGEREF _Toc2495 \h </w:instrText>
        </w:r>
      </w:ins>
      <w:ins w:id="10749" w:author="M00032937" w:date="2024-06-28T10:27:15Z">
        <w:r>
          <w:rPr/>
          <w:fldChar w:fldCharType="separate"/>
        </w:r>
      </w:ins>
      <w:ins w:id="10750" w:author="M00032937" w:date="2024-06-28T10:27:16Z">
        <w:r>
          <w:rPr/>
          <w:t>10</w:t>
        </w:r>
      </w:ins>
      <w:ins w:id="10751" w:author="M00032937" w:date="2024-06-28T10:27:15Z">
        <w:r>
          <w:rPr/>
          <w:fldChar w:fldCharType="end"/>
        </w:r>
      </w:ins>
      <w:ins w:id="10752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753" w:author="M00032937" w:date="2024-06-28T10:27:15Z"/>
        </w:rPr>
      </w:pPr>
      <w:ins w:id="10754" w:author="M00032937" w:date="2024-06-28T10:27:15Z">
        <w:r>
          <w:rPr>
            <w:rFonts w:ascii="Times New Roman"/>
          </w:rPr>
          <w:fldChar w:fldCharType="begin"/>
        </w:r>
      </w:ins>
      <w:ins w:id="10755" w:author="M00032937" w:date="2024-06-28T10:27:15Z">
        <w:r>
          <w:rPr>
            <w:rFonts w:ascii="Times New Roman"/>
          </w:rPr>
          <w:instrText xml:space="preserve"> HYPERLINK \l _Toc22811 </w:instrText>
        </w:r>
      </w:ins>
      <w:ins w:id="10756" w:author="M00032937" w:date="2024-06-28T10:27:15Z">
        <w:r>
          <w:rPr>
            <w:rFonts w:ascii="Times New Roman"/>
          </w:rPr>
          <w:fldChar w:fldCharType="separate"/>
        </w:r>
      </w:ins>
      <w:ins w:id="10757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5.1 </w:t>
        </w:r>
      </w:ins>
      <w:ins w:id="10758" w:author="M00032937" w:date="2024-06-28T10:27:15Z">
        <w:r>
          <w:rPr>
            <w:rFonts w:hint="eastAsia"/>
            <w:lang w:val="en-US" w:eastAsia="zh-CN"/>
          </w:rPr>
          <w:t>功能配置表</w:t>
        </w:r>
      </w:ins>
      <w:ins w:id="10759" w:author="M00032937" w:date="2024-06-28T10:27:15Z">
        <w:r>
          <w:rPr/>
          <w:tab/>
        </w:r>
      </w:ins>
      <w:ins w:id="10760" w:author="M00032937" w:date="2024-06-28T10:27:15Z">
        <w:r>
          <w:rPr/>
          <w:fldChar w:fldCharType="begin"/>
        </w:r>
      </w:ins>
      <w:ins w:id="10761" w:author="M00032937" w:date="2024-06-28T10:27:15Z">
        <w:r>
          <w:rPr/>
          <w:instrText xml:space="preserve"> PAGEREF _Toc22811 \h </w:instrText>
        </w:r>
      </w:ins>
      <w:ins w:id="10762" w:author="M00032937" w:date="2024-06-28T10:27:15Z">
        <w:r>
          <w:rPr/>
          <w:fldChar w:fldCharType="separate"/>
        </w:r>
      </w:ins>
      <w:ins w:id="10763" w:author="M00032937" w:date="2024-06-28T10:27:16Z">
        <w:r>
          <w:rPr/>
          <w:t>10</w:t>
        </w:r>
      </w:ins>
      <w:ins w:id="10764" w:author="M00032937" w:date="2024-06-28T10:27:15Z">
        <w:r>
          <w:rPr/>
          <w:fldChar w:fldCharType="end"/>
        </w:r>
      </w:ins>
      <w:ins w:id="10765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766" w:author="M00032937" w:date="2024-06-28T10:27:15Z"/>
        </w:rPr>
      </w:pPr>
      <w:ins w:id="10767" w:author="M00032937" w:date="2024-06-28T10:27:15Z">
        <w:r>
          <w:rPr>
            <w:rFonts w:ascii="Times New Roman"/>
          </w:rPr>
          <w:fldChar w:fldCharType="begin"/>
        </w:r>
      </w:ins>
      <w:ins w:id="10768" w:author="M00032937" w:date="2024-06-28T10:27:15Z">
        <w:r>
          <w:rPr>
            <w:rFonts w:ascii="Times New Roman"/>
          </w:rPr>
          <w:instrText xml:space="preserve"> HYPERLINK \l _Toc16852 </w:instrText>
        </w:r>
      </w:ins>
      <w:ins w:id="10769" w:author="M00032937" w:date="2024-06-28T10:27:15Z">
        <w:r>
          <w:rPr>
            <w:rFonts w:ascii="Times New Roman"/>
          </w:rPr>
          <w:fldChar w:fldCharType="separate"/>
        </w:r>
      </w:ins>
      <w:ins w:id="10770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5.2 </w:t>
        </w:r>
      </w:ins>
      <w:ins w:id="10771" w:author="M00032937" w:date="2024-06-28T10:27:15Z">
        <w:r>
          <w:rPr>
            <w:rFonts w:hint="eastAsia"/>
            <w:lang w:val="en-US" w:eastAsia="zh-CN"/>
          </w:rPr>
          <w:t>部件清单</w:t>
        </w:r>
      </w:ins>
      <w:ins w:id="10772" w:author="M00032937" w:date="2024-06-28T10:27:15Z">
        <w:r>
          <w:rPr/>
          <w:tab/>
        </w:r>
      </w:ins>
      <w:ins w:id="10773" w:author="M00032937" w:date="2024-06-28T10:27:15Z">
        <w:r>
          <w:rPr/>
          <w:fldChar w:fldCharType="begin"/>
        </w:r>
      </w:ins>
      <w:ins w:id="10774" w:author="M00032937" w:date="2024-06-28T10:27:15Z">
        <w:r>
          <w:rPr/>
          <w:instrText xml:space="preserve"> PAGEREF _Toc16852 \h </w:instrText>
        </w:r>
      </w:ins>
      <w:ins w:id="10775" w:author="M00032937" w:date="2024-06-28T10:27:15Z">
        <w:r>
          <w:rPr/>
          <w:fldChar w:fldCharType="separate"/>
        </w:r>
      </w:ins>
      <w:ins w:id="10776" w:author="M00032937" w:date="2024-06-28T10:27:16Z">
        <w:r>
          <w:rPr/>
          <w:t>12</w:t>
        </w:r>
      </w:ins>
      <w:ins w:id="10777" w:author="M00032937" w:date="2024-06-28T10:27:15Z">
        <w:r>
          <w:rPr/>
          <w:fldChar w:fldCharType="end"/>
        </w:r>
      </w:ins>
      <w:ins w:id="10778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59"/>
        <w:tabs>
          <w:tab w:val="right" w:leader="dot" w:pos="9865"/>
          <w:tab w:val="clear" w:pos="420"/>
          <w:tab w:val="clear" w:pos="9853"/>
        </w:tabs>
        <w:rPr>
          <w:ins w:id="10779" w:author="M00032937" w:date="2024-06-28T10:27:15Z"/>
        </w:rPr>
      </w:pPr>
      <w:ins w:id="10780" w:author="M00032937" w:date="2024-06-28T10:27:15Z">
        <w:r>
          <w:rPr>
            <w:rFonts w:ascii="Times New Roman"/>
          </w:rPr>
          <w:fldChar w:fldCharType="begin"/>
        </w:r>
      </w:ins>
      <w:ins w:id="10781" w:author="M00032937" w:date="2024-06-28T10:27:15Z">
        <w:r>
          <w:rPr>
            <w:rFonts w:ascii="Times New Roman"/>
          </w:rPr>
          <w:instrText xml:space="preserve"> HYPERLINK \l _Toc10479 </w:instrText>
        </w:r>
      </w:ins>
      <w:ins w:id="10782" w:author="M00032937" w:date="2024-06-28T10:27:15Z">
        <w:r>
          <w:rPr>
            <w:rFonts w:ascii="Times New Roman"/>
          </w:rPr>
          <w:fldChar w:fldCharType="separate"/>
        </w:r>
      </w:ins>
      <w:ins w:id="10783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6 </w:t>
        </w:r>
      </w:ins>
      <w:ins w:id="10784" w:author="M00032937" w:date="2024-06-28T10:27:15Z">
        <w:r>
          <w:rPr>
            <w:rFonts w:hint="eastAsia"/>
            <w:lang w:val="en-US" w:eastAsia="zh-CN"/>
          </w:rPr>
          <w:t>用户操作</w:t>
        </w:r>
      </w:ins>
      <w:ins w:id="10785" w:author="M00032937" w:date="2024-06-28T10:27:15Z">
        <w:r>
          <w:rPr/>
          <w:tab/>
        </w:r>
      </w:ins>
      <w:ins w:id="10786" w:author="M00032937" w:date="2024-06-28T10:27:15Z">
        <w:r>
          <w:rPr/>
          <w:fldChar w:fldCharType="begin"/>
        </w:r>
      </w:ins>
      <w:ins w:id="10787" w:author="M00032937" w:date="2024-06-28T10:27:15Z">
        <w:r>
          <w:rPr/>
          <w:instrText xml:space="preserve"> PAGEREF _Toc10479 \h </w:instrText>
        </w:r>
      </w:ins>
      <w:ins w:id="10788" w:author="M00032937" w:date="2024-06-28T10:27:15Z">
        <w:r>
          <w:rPr/>
          <w:fldChar w:fldCharType="separate"/>
        </w:r>
      </w:ins>
      <w:ins w:id="10789" w:author="M00032937" w:date="2024-06-28T10:27:16Z">
        <w:r>
          <w:rPr/>
          <w:t>14</w:t>
        </w:r>
      </w:ins>
      <w:ins w:id="10790" w:author="M00032937" w:date="2024-06-28T10:27:15Z">
        <w:r>
          <w:rPr/>
          <w:fldChar w:fldCharType="end"/>
        </w:r>
      </w:ins>
      <w:ins w:id="10791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792" w:author="M00032937" w:date="2024-06-28T10:27:15Z"/>
        </w:rPr>
      </w:pPr>
      <w:ins w:id="10793" w:author="M00032937" w:date="2024-06-28T10:27:15Z">
        <w:r>
          <w:rPr>
            <w:rFonts w:ascii="Times New Roman"/>
          </w:rPr>
          <w:fldChar w:fldCharType="begin"/>
        </w:r>
      </w:ins>
      <w:ins w:id="10794" w:author="M00032937" w:date="2024-06-28T10:27:15Z">
        <w:r>
          <w:rPr>
            <w:rFonts w:ascii="Times New Roman"/>
          </w:rPr>
          <w:instrText xml:space="preserve"> HYPERLINK \l _Toc24249 </w:instrText>
        </w:r>
      </w:ins>
      <w:ins w:id="10795" w:author="M00032937" w:date="2024-06-28T10:27:15Z">
        <w:r>
          <w:rPr>
            <w:rFonts w:ascii="Times New Roman"/>
          </w:rPr>
          <w:fldChar w:fldCharType="separate"/>
        </w:r>
      </w:ins>
      <w:ins w:id="10796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6.1 </w:t>
        </w:r>
      </w:ins>
      <w:ins w:id="10797" w:author="M00032937" w:date="2024-06-28T10:27:15Z">
        <w:r>
          <w:rPr>
            <w:rFonts w:hint="eastAsia"/>
            <w:highlight w:val="none"/>
          </w:rPr>
          <w:t>遥控器</w:t>
        </w:r>
      </w:ins>
      <w:ins w:id="10798" w:author="M00032937" w:date="2024-06-28T10:27:15Z">
        <w:r>
          <w:rPr/>
          <w:tab/>
        </w:r>
      </w:ins>
      <w:ins w:id="10799" w:author="M00032937" w:date="2024-06-28T10:27:15Z">
        <w:r>
          <w:rPr/>
          <w:fldChar w:fldCharType="begin"/>
        </w:r>
      </w:ins>
      <w:ins w:id="10800" w:author="M00032937" w:date="2024-06-28T10:27:15Z">
        <w:r>
          <w:rPr/>
          <w:instrText xml:space="preserve"> PAGEREF _Toc24249 \h </w:instrText>
        </w:r>
      </w:ins>
      <w:ins w:id="10801" w:author="M00032937" w:date="2024-06-28T10:27:15Z">
        <w:r>
          <w:rPr/>
          <w:fldChar w:fldCharType="separate"/>
        </w:r>
      </w:ins>
      <w:ins w:id="10802" w:author="M00032937" w:date="2024-06-28T10:27:16Z">
        <w:r>
          <w:rPr/>
          <w:t>14</w:t>
        </w:r>
      </w:ins>
      <w:ins w:id="10803" w:author="M00032937" w:date="2024-06-28T10:27:15Z">
        <w:r>
          <w:rPr/>
          <w:fldChar w:fldCharType="end"/>
        </w:r>
      </w:ins>
      <w:ins w:id="10804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805" w:author="M00032937" w:date="2024-06-28T10:27:15Z"/>
        </w:rPr>
      </w:pPr>
      <w:ins w:id="10806" w:author="M00032937" w:date="2024-06-28T10:27:15Z">
        <w:r>
          <w:rPr>
            <w:rFonts w:ascii="Times New Roman"/>
          </w:rPr>
          <w:fldChar w:fldCharType="begin"/>
        </w:r>
      </w:ins>
      <w:ins w:id="10807" w:author="M00032937" w:date="2024-06-28T10:27:15Z">
        <w:r>
          <w:rPr>
            <w:rFonts w:ascii="Times New Roman"/>
          </w:rPr>
          <w:instrText xml:space="preserve"> HYPERLINK \l _Toc20282 </w:instrText>
        </w:r>
      </w:ins>
      <w:ins w:id="10808" w:author="M00032937" w:date="2024-06-28T10:27:15Z">
        <w:r>
          <w:rPr>
            <w:rFonts w:ascii="Times New Roman"/>
          </w:rPr>
          <w:fldChar w:fldCharType="separate"/>
        </w:r>
      </w:ins>
      <w:ins w:id="10809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6.2 </w:t>
        </w:r>
      </w:ins>
      <w:ins w:id="10810" w:author="M00032937" w:date="2024-06-28T10:27:15Z">
        <w:r>
          <w:rPr>
            <w:rFonts w:hint="eastAsia"/>
            <w:highlight w:val="none"/>
            <w:lang w:val="en-US" w:eastAsia="zh-CN"/>
          </w:rPr>
          <w:t>旋钮操作</w:t>
        </w:r>
      </w:ins>
      <w:ins w:id="10811" w:author="M00032937" w:date="2024-06-28T10:27:15Z">
        <w:r>
          <w:rPr/>
          <w:tab/>
        </w:r>
      </w:ins>
      <w:ins w:id="10812" w:author="M00032937" w:date="2024-06-28T10:27:15Z">
        <w:r>
          <w:rPr/>
          <w:fldChar w:fldCharType="begin"/>
        </w:r>
      </w:ins>
      <w:ins w:id="10813" w:author="M00032937" w:date="2024-06-28T10:27:15Z">
        <w:r>
          <w:rPr/>
          <w:instrText xml:space="preserve"> PAGEREF _Toc20282 \h </w:instrText>
        </w:r>
      </w:ins>
      <w:ins w:id="10814" w:author="M00032937" w:date="2024-06-28T10:27:15Z">
        <w:r>
          <w:rPr/>
          <w:fldChar w:fldCharType="separate"/>
        </w:r>
      </w:ins>
      <w:ins w:id="10815" w:author="M00032937" w:date="2024-06-28T10:27:16Z">
        <w:r>
          <w:rPr/>
          <w:t>15</w:t>
        </w:r>
      </w:ins>
      <w:ins w:id="10816" w:author="M00032937" w:date="2024-06-28T10:27:15Z">
        <w:r>
          <w:rPr/>
          <w:fldChar w:fldCharType="end"/>
        </w:r>
      </w:ins>
      <w:ins w:id="10817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818" w:author="M00032937" w:date="2024-06-28T10:27:15Z"/>
        </w:rPr>
      </w:pPr>
      <w:ins w:id="10819" w:author="M00032937" w:date="2024-06-28T10:27:15Z">
        <w:r>
          <w:rPr>
            <w:rFonts w:ascii="Times New Roman"/>
          </w:rPr>
          <w:fldChar w:fldCharType="begin"/>
        </w:r>
      </w:ins>
      <w:ins w:id="10820" w:author="M00032937" w:date="2024-06-28T10:27:15Z">
        <w:r>
          <w:rPr>
            <w:rFonts w:ascii="Times New Roman"/>
          </w:rPr>
          <w:instrText xml:space="preserve"> HYPERLINK \l _Toc3722 </w:instrText>
        </w:r>
      </w:ins>
      <w:ins w:id="10821" w:author="M00032937" w:date="2024-06-28T10:27:15Z">
        <w:r>
          <w:rPr>
            <w:rFonts w:ascii="Times New Roman"/>
          </w:rPr>
          <w:fldChar w:fldCharType="separate"/>
        </w:r>
      </w:ins>
      <w:ins w:id="10822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6.3 </w:t>
        </w:r>
      </w:ins>
      <w:ins w:id="10823" w:author="M00032937" w:date="2024-06-28T10:27:15Z">
        <w:r>
          <w:rPr>
            <w:rFonts w:hint="eastAsia"/>
            <w:highlight w:val="none"/>
            <w:lang w:val="en-US" w:eastAsia="zh-CN"/>
          </w:rPr>
          <w:t>侧面按键操作</w:t>
        </w:r>
      </w:ins>
      <w:ins w:id="10824" w:author="M00032937" w:date="2024-06-28T10:27:15Z">
        <w:r>
          <w:rPr/>
          <w:tab/>
        </w:r>
      </w:ins>
      <w:ins w:id="10825" w:author="M00032937" w:date="2024-06-28T10:27:15Z">
        <w:r>
          <w:rPr/>
          <w:fldChar w:fldCharType="begin"/>
        </w:r>
      </w:ins>
      <w:ins w:id="10826" w:author="M00032937" w:date="2024-06-28T10:27:15Z">
        <w:r>
          <w:rPr/>
          <w:instrText xml:space="preserve"> PAGEREF _Toc3722 \h </w:instrText>
        </w:r>
      </w:ins>
      <w:ins w:id="10827" w:author="M00032937" w:date="2024-06-28T10:27:15Z">
        <w:r>
          <w:rPr/>
          <w:fldChar w:fldCharType="separate"/>
        </w:r>
      </w:ins>
      <w:ins w:id="10828" w:author="M00032937" w:date="2024-06-28T10:27:16Z">
        <w:r>
          <w:rPr/>
          <w:t>17</w:t>
        </w:r>
      </w:ins>
      <w:ins w:id="10829" w:author="M00032937" w:date="2024-06-28T10:27:15Z">
        <w:r>
          <w:rPr/>
          <w:fldChar w:fldCharType="end"/>
        </w:r>
      </w:ins>
      <w:ins w:id="10830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831" w:author="M00032937" w:date="2024-06-28T10:27:15Z"/>
        </w:rPr>
      </w:pPr>
      <w:ins w:id="10832" w:author="M00032937" w:date="2024-06-28T10:27:15Z">
        <w:r>
          <w:rPr>
            <w:rFonts w:ascii="Times New Roman"/>
          </w:rPr>
          <w:fldChar w:fldCharType="begin"/>
        </w:r>
      </w:ins>
      <w:ins w:id="10833" w:author="M00032937" w:date="2024-06-28T10:27:15Z">
        <w:r>
          <w:rPr>
            <w:rFonts w:ascii="Times New Roman"/>
          </w:rPr>
          <w:instrText xml:space="preserve"> HYPERLINK \l _Toc24904 </w:instrText>
        </w:r>
      </w:ins>
      <w:ins w:id="10834" w:author="M00032937" w:date="2024-06-28T10:27:15Z">
        <w:r>
          <w:rPr>
            <w:rFonts w:ascii="Times New Roman"/>
          </w:rPr>
          <w:fldChar w:fldCharType="separate"/>
        </w:r>
      </w:ins>
      <w:ins w:id="10835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6.4 </w:t>
        </w:r>
      </w:ins>
      <w:ins w:id="10836" w:author="M00032937" w:date="2024-06-28T10:27:15Z">
        <w:r>
          <w:rPr>
            <w:rFonts w:hint="eastAsia"/>
            <w:highlight w:val="none"/>
            <w:lang w:val="en-US" w:eastAsia="zh-CN"/>
          </w:rPr>
          <w:t>脚踢操作</w:t>
        </w:r>
      </w:ins>
      <w:ins w:id="10837" w:author="M00032937" w:date="2024-06-28T10:27:15Z">
        <w:r>
          <w:rPr/>
          <w:tab/>
        </w:r>
      </w:ins>
      <w:ins w:id="10838" w:author="M00032937" w:date="2024-06-28T10:27:15Z">
        <w:r>
          <w:rPr/>
          <w:fldChar w:fldCharType="begin"/>
        </w:r>
      </w:ins>
      <w:ins w:id="10839" w:author="M00032937" w:date="2024-06-28T10:27:15Z">
        <w:r>
          <w:rPr/>
          <w:instrText xml:space="preserve"> PAGEREF _Toc24904 \h </w:instrText>
        </w:r>
      </w:ins>
      <w:ins w:id="10840" w:author="M00032937" w:date="2024-06-28T10:27:15Z">
        <w:r>
          <w:rPr/>
          <w:fldChar w:fldCharType="separate"/>
        </w:r>
      </w:ins>
      <w:ins w:id="10841" w:author="M00032937" w:date="2024-06-28T10:27:16Z">
        <w:r>
          <w:rPr/>
          <w:t>17</w:t>
        </w:r>
      </w:ins>
      <w:ins w:id="10842" w:author="M00032937" w:date="2024-06-28T10:27:15Z">
        <w:r>
          <w:rPr/>
          <w:fldChar w:fldCharType="end"/>
        </w:r>
      </w:ins>
      <w:ins w:id="10843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844" w:author="M00032937" w:date="2024-06-28T10:27:15Z"/>
        </w:rPr>
      </w:pPr>
      <w:ins w:id="10845" w:author="M00032937" w:date="2024-06-28T10:27:15Z">
        <w:r>
          <w:rPr>
            <w:rFonts w:ascii="Times New Roman"/>
          </w:rPr>
          <w:fldChar w:fldCharType="begin"/>
        </w:r>
      </w:ins>
      <w:ins w:id="10846" w:author="M00032937" w:date="2024-06-28T10:27:15Z">
        <w:r>
          <w:rPr>
            <w:rFonts w:ascii="Times New Roman"/>
          </w:rPr>
          <w:instrText xml:space="preserve"> HYPERLINK \l _Toc20008 </w:instrText>
        </w:r>
      </w:ins>
      <w:ins w:id="10847" w:author="M00032937" w:date="2024-06-28T10:27:15Z">
        <w:r>
          <w:rPr>
            <w:rFonts w:ascii="Times New Roman"/>
          </w:rPr>
          <w:fldChar w:fldCharType="separate"/>
        </w:r>
      </w:ins>
      <w:ins w:id="10848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6.5 </w:t>
        </w:r>
      </w:ins>
      <w:ins w:id="10849" w:author="M00032937" w:date="2024-06-28T10:27:15Z">
        <w:r>
          <w:rPr>
            <w:rFonts w:hint="eastAsia"/>
            <w:highlight w:val="none"/>
            <w:lang w:val="en-US" w:eastAsia="zh-CN"/>
          </w:rPr>
          <w:t>旋钮灯、脚踢灯、侧面按键灯</w:t>
        </w:r>
      </w:ins>
      <w:ins w:id="10850" w:author="M00032937" w:date="2024-06-28T10:27:15Z">
        <w:r>
          <w:rPr/>
          <w:tab/>
        </w:r>
      </w:ins>
      <w:ins w:id="10851" w:author="M00032937" w:date="2024-06-28T10:27:15Z">
        <w:r>
          <w:rPr/>
          <w:fldChar w:fldCharType="begin"/>
        </w:r>
      </w:ins>
      <w:ins w:id="10852" w:author="M00032937" w:date="2024-06-28T10:27:15Z">
        <w:r>
          <w:rPr/>
          <w:instrText xml:space="preserve"> PAGEREF _Toc20008 \h </w:instrText>
        </w:r>
      </w:ins>
      <w:ins w:id="10853" w:author="M00032937" w:date="2024-06-28T10:27:15Z">
        <w:r>
          <w:rPr/>
          <w:fldChar w:fldCharType="separate"/>
        </w:r>
      </w:ins>
      <w:ins w:id="10854" w:author="M00032937" w:date="2024-06-28T10:27:16Z">
        <w:r>
          <w:rPr/>
          <w:t>17</w:t>
        </w:r>
      </w:ins>
      <w:ins w:id="10855" w:author="M00032937" w:date="2024-06-28T10:27:15Z">
        <w:r>
          <w:rPr/>
          <w:fldChar w:fldCharType="end"/>
        </w:r>
      </w:ins>
      <w:ins w:id="10856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59"/>
        <w:tabs>
          <w:tab w:val="right" w:leader="dot" w:pos="9865"/>
          <w:tab w:val="clear" w:pos="420"/>
          <w:tab w:val="clear" w:pos="9853"/>
        </w:tabs>
        <w:rPr>
          <w:ins w:id="10857" w:author="M00032937" w:date="2024-06-28T10:27:15Z"/>
        </w:rPr>
      </w:pPr>
      <w:ins w:id="10858" w:author="M00032937" w:date="2024-06-28T10:27:15Z">
        <w:r>
          <w:rPr>
            <w:rFonts w:ascii="Times New Roman"/>
          </w:rPr>
          <w:fldChar w:fldCharType="begin"/>
        </w:r>
      </w:ins>
      <w:ins w:id="10859" w:author="M00032937" w:date="2024-06-28T10:27:15Z">
        <w:r>
          <w:rPr>
            <w:rFonts w:ascii="Times New Roman"/>
          </w:rPr>
          <w:instrText xml:space="preserve"> HYPERLINK \l _Toc46 </w:instrText>
        </w:r>
      </w:ins>
      <w:ins w:id="10860" w:author="M00032937" w:date="2024-06-28T10:27:15Z">
        <w:r>
          <w:rPr>
            <w:rFonts w:ascii="Times New Roman"/>
          </w:rPr>
          <w:fldChar w:fldCharType="separate"/>
        </w:r>
      </w:ins>
      <w:ins w:id="10861" w:author="M00032937" w:date="2024-06-28T10:27:15Z">
        <w:r>
          <w:rPr>
            <w:rFonts w:hint="default" w:ascii="Times New Roman" w:hAnsi="Times New Roman" w:eastAsia="宋体"/>
            <w:i w:val="0"/>
            <w:lang w:val="en-US" w:eastAsia="zh-CN"/>
          </w:rPr>
          <w:t xml:space="preserve">7 </w:t>
        </w:r>
      </w:ins>
      <w:ins w:id="10862" w:author="M00032937" w:date="2024-06-28T10:27:15Z">
        <w:r>
          <w:rPr>
            <w:rFonts w:hint="eastAsia"/>
            <w:lang w:val="en-US" w:eastAsia="zh-CN"/>
          </w:rPr>
          <w:t>参数设置</w:t>
        </w:r>
      </w:ins>
      <w:ins w:id="10863" w:author="M00032937" w:date="2024-06-28T10:27:15Z">
        <w:r>
          <w:rPr/>
          <w:tab/>
        </w:r>
      </w:ins>
      <w:ins w:id="10864" w:author="M00032937" w:date="2024-06-28T10:27:15Z">
        <w:r>
          <w:rPr/>
          <w:fldChar w:fldCharType="begin"/>
        </w:r>
      </w:ins>
      <w:ins w:id="10865" w:author="M00032937" w:date="2024-06-28T10:27:15Z">
        <w:r>
          <w:rPr/>
          <w:instrText xml:space="preserve"> PAGEREF _Toc46 \h </w:instrText>
        </w:r>
      </w:ins>
      <w:ins w:id="10866" w:author="M00032937" w:date="2024-06-28T10:27:15Z">
        <w:r>
          <w:rPr/>
          <w:fldChar w:fldCharType="separate"/>
        </w:r>
      </w:ins>
      <w:ins w:id="10867" w:author="M00032937" w:date="2024-06-28T10:27:16Z">
        <w:r>
          <w:rPr/>
          <w:t>18</w:t>
        </w:r>
      </w:ins>
      <w:ins w:id="10868" w:author="M00032937" w:date="2024-06-28T10:27:15Z">
        <w:r>
          <w:rPr/>
          <w:fldChar w:fldCharType="end"/>
        </w:r>
      </w:ins>
      <w:ins w:id="10869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870" w:author="M00032937" w:date="2024-06-28T10:27:15Z"/>
        </w:rPr>
      </w:pPr>
      <w:ins w:id="10871" w:author="M00032937" w:date="2024-06-28T10:27:15Z">
        <w:r>
          <w:rPr>
            <w:rFonts w:ascii="Times New Roman"/>
          </w:rPr>
          <w:fldChar w:fldCharType="begin"/>
        </w:r>
      </w:ins>
      <w:ins w:id="10872" w:author="M00032937" w:date="2024-06-28T10:27:15Z">
        <w:r>
          <w:rPr>
            <w:rFonts w:ascii="Times New Roman"/>
          </w:rPr>
          <w:instrText xml:space="preserve"> HYPERLINK \l _Toc25564 </w:instrText>
        </w:r>
      </w:ins>
      <w:ins w:id="10873" w:author="M00032937" w:date="2024-06-28T10:27:15Z">
        <w:r>
          <w:rPr>
            <w:rFonts w:ascii="Times New Roman"/>
          </w:rPr>
          <w:fldChar w:fldCharType="separate"/>
        </w:r>
      </w:ins>
      <w:ins w:id="10874" w:author="M00032937" w:date="2024-06-28T10:27:15Z">
        <w:r>
          <w:rPr>
            <w:rFonts w:hint="default" w:ascii="Times New Roman" w:hAnsi="Times New Roman" w:eastAsia="宋体"/>
            <w:i w:val="0"/>
            <w:lang w:val="en-US" w:eastAsia="zh-CN"/>
          </w:rPr>
          <w:t xml:space="preserve">7.1 </w:t>
        </w:r>
      </w:ins>
      <w:ins w:id="10875" w:author="M00032937" w:date="2024-06-28T10:27:15Z">
        <w:r>
          <w:rPr>
            <w:rFonts w:hint="eastAsia"/>
            <w:lang w:val="en-US" w:eastAsia="zh-CN"/>
          </w:rPr>
          <w:t>系统时间设定</w:t>
        </w:r>
      </w:ins>
      <w:ins w:id="10876" w:author="M00032937" w:date="2024-06-28T10:27:15Z">
        <w:r>
          <w:rPr/>
          <w:tab/>
        </w:r>
      </w:ins>
      <w:ins w:id="10877" w:author="M00032937" w:date="2024-06-28T10:27:15Z">
        <w:r>
          <w:rPr/>
          <w:fldChar w:fldCharType="begin"/>
        </w:r>
      </w:ins>
      <w:ins w:id="10878" w:author="M00032937" w:date="2024-06-28T10:27:15Z">
        <w:r>
          <w:rPr/>
          <w:instrText xml:space="preserve"> PAGEREF _Toc25564 \h </w:instrText>
        </w:r>
      </w:ins>
      <w:ins w:id="10879" w:author="M00032937" w:date="2024-06-28T10:27:15Z">
        <w:r>
          <w:rPr/>
          <w:fldChar w:fldCharType="separate"/>
        </w:r>
      </w:ins>
      <w:ins w:id="10880" w:author="M00032937" w:date="2024-06-28T10:27:16Z">
        <w:r>
          <w:rPr/>
          <w:t>18</w:t>
        </w:r>
      </w:ins>
      <w:ins w:id="10881" w:author="M00032937" w:date="2024-06-28T10:27:15Z">
        <w:r>
          <w:rPr/>
          <w:fldChar w:fldCharType="end"/>
        </w:r>
      </w:ins>
      <w:ins w:id="10882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883" w:author="M00032937" w:date="2024-06-28T10:27:15Z"/>
        </w:rPr>
      </w:pPr>
      <w:ins w:id="10884" w:author="M00032937" w:date="2024-06-28T10:27:15Z">
        <w:r>
          <w:rPr>
            <w:rFonts w:ascii="Times New Roman"/>
          </w:rPr>
          <w:fldChar w:fldCharType="begin"/>
        </w:r>
      </w:ins>
      <w:ins w:id="10885" w:author="M00032937" w:date="2024-06-28T10:27:15Z">
        <w:r>
          <w:rPr>
            <w:rFonts w:ascii="Times New Roman"/>
          </w:rPr>
          <w:instrText xml:space="preserve"> HYPERLINK \l _Toc24704 </w:instrText>
        </w:r>
      </w:ins>
      <w:ins w:id="10886" w:author="M00032937" w:date="2024-06-28T10:27:15Z">
        <w:r>
          <w:rPr>
            <w:rFonts w:ascii="Times New Roman"/>
          </w:rPr>
          <w:fldChar w:fldCharType="separate"/>
        </w:r>
      </w:ins>
      <w:ins w:id="10887" w:author="M00032937" w:date="2024-06-28T10:27:15Z">
        <w:r>
          <w:rPr>
            <w:rFonts w:hint="default" w:ascii="Times New Roman" w:hAnsi="Times New Roman" w:eastAsia="宋体"/>
            <w:i w:val="0"/>
            <w:lang w:val="en-US" w:eastAsia="zh-CN"/>
          </w:rPr>
          <w:t xml:space="preserve">7.2 </w:t>
        </w:r>
      </w:ins>
      <w:ins w:id="10888" w:author="M00032937" w:date="2024-06-28T10:27:15Z">
        <w:r>
          <w:rPr>
            <w:rFonts w:hint="eastAsia"/>
            <w:highlight w:val="none"/>
            <w:lang w:val="en-US" w:eastAsia="zh-CN"/>
          </w:rPr>
          <w:t>系统提示音</w:t>
        </w:r>
      </w:ins>
      <w:ins w:id="10889" w:author="M00032937" w:date="2024-06-28T10:27:15Z">
        <w:r>
          <w:rPr/>
          <w:tab/>
        </w:r>
      </w:ins>
      <w:ins w:id="10890" w:author="M00032937" w:date="2024-06-28T10:27:15Z">
        <w:r>
          <w:rPr/>
          <w:fldChar w:fldCharType="begin"/>
        </w:r>
      </w:ins>
      <w:ins w:id="10891" w:author="M00032937" w:date="2024-06-28T10:27:15Z">
        <w:r>
          <w:rPr/>
          <w:instrText xml:space="preserve"> PAGEREF _Toc24704 \h </w:instrText>
        </w:r>
      </w:ins>
      <w:ins w:id="10892" w:author="M00032937" w:date="2024-06-28T10:27:15Z">
        <w:r>
          <w:rPr/>
          <w:fldChar w:fldCharType="separate"/>
        </w:r>
      </w:ins>
      <w:ins w:id="10893" w:author="M00032937" w:date="2024-06-28T10:27:16Z">
        <w:r>
          <w:rPr/>
          <w:t>20</w:t>
        </w:r>
      </w:ins>
      <w:ins w:id="10894" w:author="M00032937" w:date="2024-06-28T10:27:15Z">
        <w:r>
          <w:rPr/>
          <w:fldChar w:fldCharType="end"/>
        </w:r>
      </w:ins>
      <w:ins w:id="10895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896" w:author="M00032937" w:date="2024-06-28T10:27:16Z"/>
        </w:rPr>
      </w:pPr>
      <w:ins w:id="10897" w:author="M00032937" w:date="2024-06-28T10:27:16Z">
        <w:r>
          <w:rPr>
            <w:rFonts w:ascii="Times New Roman"/>
          </w:rPr>
          <w:fldChar w:fldCharType="begin"/>
        </w:r>
      </w:ins>
      <w:ins w:id="10898" w:author="M00032937" w:date="2024-06-28T10:27:15Z">
        <w:r>
          <w:rPr>
            <w:rFonts w:ascii="Times New Roman"/>
          </w:rPr>
          <w:instrText xml:space="preserve"> HYPERLINK \l _Toc29880 </w:instrText>
        </w:r>
      </w:ins>
      <w:ins w:id="10899" w:author="M00032937" w:date="2024-06-28T10:27:16Z">
        <w:r>
          <w:rPr>
            <w:rFonts w:ascii="Times New Roman"/>
          </w:rPr>
          <w:fldChar w:fldCharType="separate"/>
        </w:r>
      </w:ins>
      <w:ins w:id="10900" w:author="M00032937" w:date="2024-06-28T10:27:16Z">
        <w:r>
          <w:rPr>
            <w:rFonts w:hint="default" w:ascii="Times New Roman" w:hAnsi="Times New Roman" w:eastAsia="宋体"/>
            <w:i w:val="0"/>
            <w:lang w:val="en-US" w:eastAsia="zh-CN"/>
          </w:rPr>
          <w:t xml:space="preserve">7.3 </w:t>
        </w:r>
      </w:ins>
      <w:ins w:id="10901" w:author="M00032937" w:date="2024-06-28T10:27:16Z">
        <w:r>
          <w:rPr>
            <w:rFonts w:hint="eastAsia"/>
            <w:highlight w:val="none"/>
            <w:lang w:val="en-US" w:eastAsia="zh-CN"/>
          </w:rPr>
          <w:t>上电复位</w:t>
        </w:r>
      </w:ins>
      <w:ins w:id="10902" w:author="M00032937" w:date="2024-06-28T10:27:16Z">
        <w:r>
          <w:rPr/>
          <w:tab/>
        </w:r>
      </w:ins>
      <w:ins w:id="10903" w:author="M00032937" w:date="2024-06-28T10:27:16Z">
        <w:r>
          <w:rPr/>
          <w:fldChar w:fldCharType="begin"/>
        </w:r>
      </w:ins>
      <w:ins w:id="10904" w:author="M00032937" w:date="2024-06-28T10:27:16Z">
        <w:r>
          <w:rPr/>
          <w:instrText xml:space="preserve"> PAGEREF _Toc29880 \h </w:instrText>
        </w:r>
      </w:ins>
      <w:ins w:id="10905" w:author="M00032937" w:date="2024-06-28T10:27:16Z">
        <w:r>
          <w:rPr/>
          <w:fldChar w:fldCharType="separate"/>
        </w:r>
      </w:ins>
      <w:ins w:id="10906" w:author="M00032937" w:date="2024-06-28T10:27:16Z">
        <w:r>
          <w:rPr/>
          <w:t>20</w:t>
        </w:r>
      </w:ins>
      <w:ins w:id="10907" w:author="M00032937" w:date="2024-06-28T10:27:16Z">
        <w:r>
          <w:rPr/>
          <w:fldChar w:fldCharType="end"/>
        </w:r>
      </w:ins>
      <w:ins w:id="10908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909" w:author="M00032937" w:date="2024-06-28T10:27:16Z"/>
        </w:rPr>
      </w:pPr>
      <w:ins w:id="10910" w:author="M00032937" w:date="2024-06-28T10:27:16Z">
        <w:r>
          <w:rPr>
            <w:rFonts w:ascii="Times New Roman"/>
          </w:rPr>
          <w:fldChar w:fldCharType="begin"/>
        </w:r>
      </w:ins>
      <w:ins w:id="10911" w:author="M00032937" w:date="2024-06-28T10:27:16Z">
        <w:r>
          <w:rPr>
            <w:rFonts w:ascii="Times New Roman"/>
          </w:rPr>
          <w:instrText xml:space="preserve"> HYPERLINK \l _Toc22035 </w:instrText>
        </w:r>
      </w:ins>
      <w:ins w:id="10912" w:author="M00032937" w:date="2024-06-28T10:27:16Z">
        <w:r>
          <w:rPr>
            <w:rFonts w:ascii="Times New Roman"/>
          </w:rPr>
          <w:fldChar w:fldCharType="separate"/>
        </w:r>
      </w:ins>
      <w:ins w:id="10913" w:author="M00032937" w:date="2024-06-28T10:27:16Z">
        <w:r>
          <w:rPr>
            <w:rFonts w:hint="default" w:ascii="Times New Roman" w:hAnsi="Times New Roman" w:eastAsia="宋体"/>
            <w:i w:val="0"/>
            <w:lang w:val="en-US" w:eastAsia="zh-CN"/>
          </w:rPr>
          <w:t xml:space="preserve">7.4 </w:t>
        </w:r>
      </w:ins>
      <w:ins w:id="10914" w:author="M00032937" w:date="2024-06-28T10:27:16Z">
        <w:r>
          <w:rPr>
            <w:rFonts w:hint="eastAsia"/>
            <w:highlight w:val="none"/>
            <w:lang w:val="en-US" w:eastAsia="zh-CN"/>
          </w:rPr>
          <w:t>默认设置</w:t>
        </w:r>
      </w:ins>
      <w:ins w:id="10915" w:author="M00032937" w:date="2024-06-28T10:27:16Z">
        <w:r>
          <w:rPr/>
          <w:tab/>
        </w:r>
      </w:ins>
      <w:ins w:id="10916" w:author="M00032937" w:date="2024-06-28T10:27:16Z">
        <w:r>
          <w:rPr/>
          <w:fldChar w:fldCharType="begin"/>
        </w:r>
      </w:ins>
      <w:ins w:id="10917" w:author="M00032937" w:date="2024-06-28T10:27:16Z">
        <w:r>
          <w:rPr/>
          <w:instrText xml:space="preserve"> PAGEREF _Toc22035 \h </w:instrText>
        </w:r>
      </w:ins>
      <w:ins w:id="10918" w:author="M00032937" w:date="2024-06-28T10:27:16Z">
        <w:r>
          <w:rPr/>
          <w:fldChar w:fldCharType="separate"/>
        </w:r>
      </w:ins>
      <w:ins w:id="10919" w:author="M00032937" w:date="2024-06-28T10:27:16Z">
        <w:r>
          <w:rPr/>
          <w:t>21</w:t>
        </w:r>
      </w:ins>
      <w:ins w:id="10920" w:author="M00032937" w:date="2024-06-28T10:27:16Z">
        <w:r>
          <w:rPr/>
          <w:fldChar w:fldCharType="end"/>
        </w:r>
      </w:ins>
      <w:ins w:id="10921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922" w:author="M00032937" w:date="2024-06-28T10:27:16Z"/>
        </w:rPr>
      </w:pPr>
      <w:ins w:id="10923" w:author="M00032937" w:date="2024-06-28T10:27:16Z">
        <w:r>
          <w:rPr>
            <w:rFonts w:ascii="Times New Roman"/>
          </w:rPr>
          <w:fldChar w:fldCharType="begin"/>
        </w:r>
      </w:ins>
      <w:ins w:id="10924" w:author="M00032937" w:date="2024-06-28T10:27:16Z">
        <w:r>
          <w:rPr>
            <w:rFonts w:ascii="Times New Roman"/>
          </w:rPr>
          <w:instrText xml:space="preserve"> HYPERLINK \l _Toc25257 </w:instrText>
        </w:r>
      </w:ins>
      <w:ins w:id="10925" w:author="M00032937" w:date="2024-06-28T10:27:16Z">
        <w:r>
          <w:rPr>
            <w:rFonts w:ascii="Times New Roman"/>
          </w:rPr>
          <w:fldChar w:fldCharType="separate"/>
        </w:r>
      </w:ins>
      <w:ins w:id="10926" w:author="M00032937" w:date="2024-06-28T10:27:16Z">
        <w:r>
          <w:rPr>
            <w:rFonts w:hint="default" w:ascii="Times New Roman" w:hAnsi="Times New Roman" w:eastAsia="宋体"/>
            <w:i w:val="0"/>
            <w:lang w:val="en-US" w:eastAsia="zh-CN"/>
          </w:rPr>
          <w:t xml:space="preserve">7.5 </w:t>
        </w:r>
      </w:ins>
      <w:ins w:id="10927" w:author="M00032937" w:date="2024-06-28T10:27:16Z">
        <w:r>
          <w:rPr>
            <w:rFonts w:hint="eastAsia"/>
            <w:lang w:val="en-US" w:eastAsia="zh-CN"/>
          </w:rPr>
          <w:t>挡位设置</w:t>
        </w:r>
      </w:ins>
      <w:ins w:id="10928" w:author="M00032937" w:date="2024-06-28T10:27:16Z">
        <w:r>
          <w:rPr/>
          <w:tab/>
        </w:r>
      </w:ins>
      <w:ins w:id="10929" w:author="M00032937" w:date="2024-06-28T10:27:16Z">
        <w:r>
          <w:rPr/>
          <w:fldChar w:fldCharType="begin"/>
        </w:r>
      </w:ins>
      <w:ins w:id="10930" w:author="M00032937" w:date="2024-06-28T10:27:16Z">
        <w:r>
          <w:rPr/>
          <w:instrText xml:space="preserve"> PAGEREF _Toc25257 \h </w:instrText>
        </w:r>
      </w:ins>
      <w:ins w:id="10931" w:author="M00032937" w:date="2024-06-28T10:27:16Z">
        <w:r>
          <w:rPr/>
          <w:fldChar w:fldCharType="separate"/>
        </w:r>
      </w:ins>
      <w:ins w:id="10932" w:author="M00032937" w:date="2024-06-28T10:27:16Z">
        <w:r>
          <w:rPr/>
          <w:t>21</w:t>
        </w:r>
      </w:ins>
      <w:ins w:id="10933" w:author="M00032937" w:date="2024-06-28T10:27:16Z">
        <w:r>
          <w:rPr/>
          <w:fldChar w:fldCharType="end"/>
        </w:r>
      </w:ins>
      <w:ins w:id="10934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0935" w:author="M00032937" w:date="2024-06-28T10:27:16Z"/>
        </w:rPr>
      </w:pPr>
      <w:ins w:id="10936" w:author="M00032937" w:date="2024-06-28T10:27:16Z">
        <w:r>
          <w:rPr>
            <w:rFonts w:ascii="Times New Roman"/>
          </w:rPr>
          <w:fldChar w:fldCharType="begin"/>
        </w:r>
      </w:ins>
      <w:ins w:id="10937" w:author="M00032937" w:date="2024-06-28T10:27:16Z">
        <w:r>
          <w:rPr>
            <w:rFonts w:ascii="Times New Roman"/>
          </w:rPr>
          <w:instrText xml:space="preserve"> HYPERLINK \l _Toc19170 </w:instrText>
        </w:r>
      </w:ins>
      <w:ins w:id="10938" w:author="M00032937" w:date="2024-06-28T10:27:16Z">
        <w:r>
          <w:rPr>
            <w:rFonts w:ascii="Times New Roman"/>
          </w:rPr>
          <w:fldChar w:fldCharType="separate"/>
        </w:r>
      </w:ins>
      <w:ins w:id="10939" w:author="M00032937" w:date="2024-06-28T10:27:16Z">
        <w:r>
          <w:rPr>
            <w:rFonts w:hint="eastAsia"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  <w:lang w:val="en-US" w:eastAsia="zh-CN"/>
          </w:rPr>
          <w:t xml:space="preserve">7.5.1 </w:t>
        </w:r>
      </w:ins>
      <w:ins w:id="10940" w:author="M00032937" w:date="2024-06-28T10:27:16Z">
        <w:r>
          <w:rPr>
            <w:rFonts w:hint="eastAsia"/>
            <w:highlight w:val="none"/>
            <w:lang w:val="en-US" w:eastAsia="zh-CN"/>
          </w:rPr>
          <w:t>水压挡位</w:t>
        </w:r>
      </w:ins>
      <w:ins w:id="10941" w:author="M00032937" w:date="2024-06-28T10:27:16Z">
        <w:r>
          <w:rPr/>
          <w:tab/>
        </w:r>
      </w:ins>
      <w:ins w:id="10942" w:author="M00032937" w:date="2024-06-28T10:27:16Z">
        <w:r>
          <w:rPr/>
          <w:fldChar w:fldCharType="begin"/>
        </w:r>
      </w:ins>
      <w:ins w:id="10943" w:author="M00032937" w:date="2024-06-28T10:27:16Z">
        <w:r>
          <w:rPr/>
          <w:instrText xml:space="preserve"> PAGEREF _Toc19170 \h </w:instrText>
        </w:r>
      </w:ins>
      <w:ins w:id="10944" w:author="M00032937" w:date="2024-06-28T10:27:16Z">
        <w:r>
          <w:rPr/>
          <w:fldChar w:fldCharType="separate"/>
        </w:r>
      </w:ins>
      <w:ins w:id="10945" w:author="M00032937" w:date="2024-06-28T10:27:16Z">
        <w:r>
          <w:rPr/>
          <w:t>21</w:t>
        </w:r>
      </w:ins>
      <w:ins w:id="10946" w:author="M00032937" w:date="2024-06-28T10:27:16Z">
        <w:r>
          <w:rPr/>
          <w:fldChar w:fldCharType="end"/>
        </w:r>
      </w:ins>
      <w:ins w:id="10947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0948" w:author="M00032937" w:date="2024-06-28T10:27:16Z"/>
        </w:rPr>
      </w:pPr>
      <w:ins w:id="10949" w:author="M00032937" w:date="2024-06-28T10:27:16Z">
        <w:r>
          <w:rPr>
            <w:rFonts w:ascii="Times New Roman"/>
          </w:rPr>
          <w:fldChar w:fldCharType="begin"/>
        </w:r>
      </w:ins>
      <w:ins w:id="10950" w:author="M00032937" w:date="2024-06-28T10:27:16Z">
        <w:r>
          <w:rPr>
            <w:rFonts w:ascii="Times New Roman"/>
          </w:rPr>
          <w:instrText xml:space="preserve"> HYPERLINK \l _Toc18552 </w:instrText>
        </w:r>
      </w:ins>
      <w:ins w:id="10951" w:author="M00032937" w:date="2024-06-28T10:27:16Z">
        <w:r>
          <w:rPr>
            <w:rFonts w:ascii="Times New Roman"/>
          </w:rPr>
          <w:fldChar w:fldCharType="separate"/>
        </w:r>
      </w:ins>
      <w:ins w:id="10952" w:author="M00032937" w:date="2024-06-28T10:27:16Z">
        <w:r>
          <w:rPr>
            <w:rFonts w:hint="default"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  <w:lang w:val="en-US" w:eastAsia="zh-CN"/>
          </w:rPr>
          <w:t xml:space="preserve">7.5.2 </w:t>
        </w:r>
      </w:ins>
      <w:ins w:id="10953" w:author="M00032937" w:date="2024-06-28T10:27:16Z">
        <w:r>
          <w:rPr>
            <w:rFonts w:hint="eastAsia"/>
            <w:highlight w:val="none"/>
            <w:lang w:val="en-US" w:eastAsia="zh-CN"/>
          </w:rPr>
          <w:t>水温挡位</w:t>
        </w:r>
      </w:ins>
      <w:ins w:id="10954" w:author="M00032937" w:date="2024-06-28T10:27:16Z">
        <w:r>
          <w:rPr/>
          <w:tab/>
        </w:r>
      </w:ins>
      <w:ins w:id="10955" w:author="M00032937" w:date="2024-06-28T10:27:16Z">
        <w:r>
          <w:rPr/>
          <w:fldChar w:fldCharType="begin"/>
        </w:r>
      </w:ins>
      <w:ins w:id="10956" w:author="M00032937" w:date="2024-06-28T10:27:16Z">
        <w:r>
          <w:rPr/>
          <w:instrText xml:space="preserve"> PAGEREF _Toc18552 \h </w:instrText>
        </w:r>
      </w:ins>
      <w:ins w:id="10957" w:author="M00032937" w:date="2024-06-28T10:27:16Z">
        <w:r>
          <w:rPr/>
          <w:fldChar w:fldCharType="separate"/>
        </w:r>
      </w:ins>
      <w:ins w:id="10958" w:author="M00032937" w:date="2024-06-28T10:27:16Z">
        <w:r>
          <w:rPr/>
          <w:t>21</w:t>
        </w:r>
      </w:ins>
      <w:ins w:id="10959" w:author="M00032937" w:date="2024-06-28T10:27:16Z">
        <w:r>
          <w:rPr/>
          <w:fldChar w:fldCharType="end"/>
        </w:r>
      </w:ins>
      <w:ins w:id="10960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0961" w:author="M00032937" w:date="2024-06-28T10:27:16Z"/>
        </w:rPr>
      </w:pPr>
      <w:ins w:id="10962" w:author="M00032937" w:date="2024-06-28T10:27:16Z">
        <w:r>
          <w:rPr>
            <w:rFonts w:ascii="Times New Roman"/>
          </w:rPr>
          <w:fldChar w:fldCharType="begin"/>
        </w:r>
      </w:ins>
      <w:ins w:id="10963" w:author="M00032937" w:date="2024-06-28T10:27:16Z">
        <w:r>
          <w:rPr>
            <w:rFonts w:ascii="Times New Roman"/>
          </w:rPr>
          <w:instrText xml:space="preserve"> HYPERLINK \l _Toc19555 </w:instrText>
        </w:r>
      </w:ins>
      <w:ins w:id="10964" w:author="M00032937" w:date="2024-06-28T10:27:16Z">
        <w:r>
          <w:rPr>
            <w:rFonts w:ascii="Times New Roman"/>
          </w:rPr>
          <w:fldChar w:fldCharType="separate"/>
        </w:r>
      </w:ins>
      <w:ins w:id="10965" w:author="M00032937" w:date="2024-06-28T10:27:16Z">
        <w:r>
          <w:rPr>
            <w:rFonts w:hint="default"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  <w:lang w:val="en-US" w:eastAsia="zh-CN"/>
          </w:rPr>
          <w:t xml:space="preserve">7.5.3 </w:t>
        </w:r>
      </w:ins>
      <w:ins w:id="10966" w:author="M00032937" w:date="2024-06-28T10:27:16Z">
        <w:r>
          <w:rPr>
            <w:rFonts w:hint="eastAsia"/>
            <w:highlight w:val="none"/>
            <w:lang w:val="en-US" w:eastAsia="zh-CN"/>
          </w:rPr>
          <w:t>喷嘴管位（仅供型式测试使用）</w:t>
        </w:r>
      </w:ins>
      <w:ins w:id="10967" w:author="M00032937" w:date="2024-06-28T10:27:16Z">
        <w:r>
          <w:rPr/>
          <w:tab/>
        </w:r>
      </w:ins>
      <w:ins w:id="10968" w:author="M00032937" w:date="2024-06-28T10:27:16Z">
        <w:r>
          <w:rPr/>
          <w:fldChar w:fldCharType="begin"/>
        </w:r>
      </w:ins>
      <w:ins w:id="10969" w:author="M00032937" w:date="2024-06-28T10:27:16Z">
        <w:r>
          <w:rPr/>
          <w:instrText xml:space="preserve"> PAGEREF _Toc19555 \h </w:instrText>
        </w:r>
      </w:ins>
      <w:ins w:id="10970" w:author="M00032937" w:date="2024-06-28T10:27:16Z">
        <w:r>
          <w:rPr/>
          <w:fldChar w:fldCharType="separate"/>
        </w:r>
      </w:ins>
      <w:ins w:id="10971" w:author="M00032937" w:date="2024-06-28T10:27:16Z">
        <w:r>
          <w:rPr/>
          <w:t>21</w:t>
        </w:r>
      </w:ins>
      <w:ins w:id="10972" w:author="M00032937" w:date="2024-06-28T10:27:16Z">
        <w:r>
          <w:rPr/>
          <w:fldChar w:fldCharType="end"/>
        </w:r>
      </w:ins>
      <w:ins w:id="10973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0974" w:author="M00032937" w:date="2024-06-28T10:27:16Z"/>
        </w:rPr>
      </w:pPr>
      <w:ins w:id="10975" w:author="M00032937" w:date="2024-06-28T10:27:16Z">
        <w:r>
          <w:rPr>
            <w:rFonts w:ascii="Times New Roman"/>
          </w:rPr>
          <w:fldChar w:fldCharType="begin"/>
        </w:r>
      </w:ins>
      <w:ins w:id="10976" w:author="M00032937" w:date="2024-06-28T10:27:16Z">
        <w:r>
          <w:rPr>
            <w:rFonts w:ascii="Times New Roman"/>
          </w:rPr>
          <w:instrText xml:space="preserve"> HYPERLINK \l _Toc11341 </w:instrText>
        </w:r>
      </w:ins>
      <w:ins w:id="10977" w:author="M00032937" w:date="2024-06-28T10:27:16Z">
        <w:r>
          <w:rPr>
            <w:rFonts w:ascii="Times New Roman"/>
          </w:rPr>
          <w:fldChar w:fldCharType="separate"/>
        </w:r>
      </w:ins>
      <w:ins w:id="10978" w:author="M00032937" w:date="2024-06-28T10:27:16Z">
        <w:r>
          <w:rPr>
            <w:rFonts w:hint="default"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  <w:lang w:val="en-US" w:eastAsia="zh-CN"/>
          </w:rPr>
          <w:t xml:space="preserve">7.5.4 </w:t>
        </w:r>
      </w:ins>
      <w:ins w:id="10979" w:author="M00032937" w:date="2024-06-28T10:27:16Z">
        <w:r>
          <w:rPr>
            <w:rFonts w:hint="eastAsia"/>
            <w:highlight w:val="none"/>
            <w:lang w:val="en-US" w:eastAsia="zh-CN"/>
          </w:rPr>
          <w:t>坐温挡位</w:t>
        </w:r>
      </w:ins>
      <w:ins w:id="10980" w:author="M00032937" w:date="2024-06-28T10:27:16Z">
        <w:r>
          <w:rPr/>
          <w:tab/>
        </w:r>
      </w:ins>
      <w:ins w:id="10981" w:author="M00032937" w:date="2024-06-28T10:27:16Z">
        <w:r>
          <w:rPr/>
          <w:fldChar w:fldCharType="begin"/>
        </w:r>
      </w:ins>
      <w:ins w:id="10982" w:author="M00032937" w:date="2024-06-28T10:27:16Z">
        <w:r>
          <w:rPr/>
          <w:instrText xml:space="preserve"> PAGEREF _Toc11341 \h </w:instrText>
        </w:r>
      </w:ins>
      <w:ins w:id="10983" w:author="M00032937" w:date="2024-06-28T10:27:16Z">
        <w:r>
          <w:rPr/>
          <w:fldChar w:fldCharType="separate"/>
        </w:r>
      </w:ins>
      <w:ins w:id="10984" w:author="M00032937" w:date="2024-06-28T10:27:16Z">
        <w:r>
          <w:rPr/>
          <w:t>21</w:t>
        </w:r>
      </w:ins>
      <w:ins w:id="10985" w:author="M00032937" w:date="2024-06-28T10:27:16Z">
        <w:r>
          <w:rPr/>
          <w:fldChar w:fldCharType="end"/>
        </w:r>
      </w:ins>
      <w:ins w:id="10986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0987" w:author="M00032937" w:date="2024-06-28T10:27:16Z"/>
        </w:rPr>
      </w:pPr>
      <w:ins w:id="10988" w:author="M00032937" w:date="2024-06-28T10:27:16Z">
        <w:r>
          <w:rPr>
            <w:rFonts w:ascii="Times New Roman"/>
          </w:rPr>
          <w:fldChar w:fldCharType="begin"/>
        </w:r>
      </w:ins>
      <w:ins w:id="10989" w:author="M00032937" w:date="2024-06-28T10:27:16Z">
        <w:r>
          <w:rPr>
            <w:rFonts w:ascii="Times New Roman"/>
          </w:rPr>
          <w:instrText xml:space="preserve"> HYPERLINK \l _Toc25728 </w:instrText>
        </w:r>
      </w:ins>
      <w:ins w:id="10990" w:author="M00032937" w:date="2024-06-28T10:27:16Z">
        <w:r>
          <w:rPr>
            <w:rFonts w:ascii="Times New Roman"/>
          </w:rPr>
          <w:fldChar w:fldCharType="separate"/>
        </w:r>
      </w:ins>
      <w:ins w:id="10991" w:author="M00032937" w:date="2024-06-28T10:27:16Z">
        <w:r>
          <w:rPr>
            <w:rFonts w:hint="default"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  <w:lang w:val="en-US" w:eastAsia="zh-CN"/>
          </w:rPr>
          <w:t xml:space="preserve">7.5.5 </w:t>
        </w:r>
      </w:ins>
      <w:ins w:id="10992" w:author="M00032937" w:date="2024-06-28T10:27:16Z">
        <w:r>
          <w:rPr>
            <w:rFonts w:hint="eastAsia"/>
            <w:highlight w:val="none"/>
            <w:lang w:val="en-US" w:eastAsia="zh-CN"/>
          </w:rPr>
          <w:t>风温挡位</w:t>
        </w:r>
      </w:ins>
      <w:ins w:id="10993" w:author="M00032937" w:date="2024-06-28T10:27:16Z">
        <w:r>
          <w:rPr/>
          <w:tab/>
        </w:r>
      </w:ins>
      <w:ins w:id="10994" w:author="M00032937" w:date="2024-06-28T10:27:16Z">
        <w:r>
          <w:rPr/>
          <w:fldChar w:fldCharType="begin"/>
        </w:r>
      </w:ins>
      <w:ins w:id="10995" w:author="M00032937" w:date="2024-06-28T10:27:16Z">
        <w:r>
          <w:rPr/>
          <w:instrText xml:space="preserve"> PAGEREF _Toc25728 \h </w:instrText>
        </w:r>
      </w:ins>
      <w:ins w:id="10996" w:author="M00032937" w:date="2024-06-28T10:27:16Z">
        <w:r>
          <w:rPr/>
          <w:fldChar w:fldCharType="separate"/>
        </w:r>
      </w:ins>
      <w:ins w:id="10997" w:author="M00032937" w:date="2024-06-28T10:27:16Z">
        <w:r>
          <w:rPr/>
          <w:t>22</w:t>
        </w:r>
      </w:ins>
      <w:ins w:id="10998" w:author="M00032937" w:date="2024-06-28T10:27:16Z">
        <w:r>
          <w:rPr/>
          <w:fldChar w:fldCharType="end"/>
        </w:r>
      </w:ins>
      <w:ins w:id="10999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000" w:author="M00032937" w:date="2024-06-28T10:27:16Z"/>
        </w:rPr>
      </w:pPr>
      <w:ins w:id="11001" w:author="M00032937" w:date="2024-06-28T10:27:16Z">
        <w:r>
          <w:rPr>
            <w:rFonts w:ascii="Times New Roman"/>
          </w:rPr>
          <w:fldChar w:fldCharType="begin"/>
        </w:r>
      </w:ins>
      <w:ins w:id="11002" w:author="M00032937" w:date="2024-06-28T10:27:16Z">
        <w:r>
          <w:rPr>
            <w:rFonts w:ascii="Times New Roman"/>
          </w:rPr>
          <w:instrText xml:space="preserve"> HYPERLINK \l _Toc9025 </w:instrText>
        </w:r>
      </w:ins>
      <w:ins w:id="11003" w:author="M00032937" w:date="2024-06-28T10:27:16Z">
        <w:r>
          <w:rPr>
            <w:rFonts w:ascii="Times New Roman"/>
          </w:rPr>
          <w:fldChar w:fldCharType="separate"/>
        </w:r>
      </w:ins>
      <w:ins w:id="11004" w:author="M00032937" w:date="2024-06-28T10:27:16Z">
        <w:r>
          <w:rPr>
            <w:rFonts w:hint="default"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  <w:lang w:val="en-US" w:eastAsia="zh-CN"/>
          </w:rPr>
          <w:t xml:space="preserve">7.5.6 </w:t>
        </w:r>
      </w:ins>
      <w:ins w:id="11005" w:author="M00032937" w:date="2024-06-28T10:27:16Z">
        <w:r>
          <w:rPr>
            <w:rFonts w:hint="eastAsia"/>
            <w:highlight w:val="none"/>
            <w:lang w:val="en-US" w:eastAsia="zh-CN"/>
          </w:rPr>
          <w:t>风速挡位</w:t>
        </w:r>
      </w:ins>
      <w:ins w:id="11006" w:author="M00032937" w:date="2024-06-28T10:27:16Z">
        <w:r>
          <w:rPr/>
          <w:tab/>
        </w:r>
      </w:ins>
      <w:ins w:id="11007" w:author="M00032937" w:date="2024-06-28T10:27:16Z">
        <w:r>
          <w:rPr/>
          <w:fldChar w:fldCharType="begin"/>
        </w:r>
      </w:ins>
      <w:ins w:id="11008" w:author="M00032937" w:date="2024-06-28T10:27:16Z">
        <w:r>
          <w:rPr/>
          <w:instrText xml:space="preserve"> PAGEREF _Toc9025 \h </w:instrText>
        </w:r>
      </w:ins>
      <w:ins w:id="11009" w:author="M00032937" w:date="2024-06-28T10:27:16Z">
        <w:r>
          <w:rPr/>
          <w:fldChar w:fldCharType="separate"/>
        </w:r>
      </w:ins>
      <w:ins w:id="11010" w:author="M00032937" w:date="2024-06-28T10:27:16Z">
        <w:r>
          <w:rPr/>
          <w:t>22</w:t>
        </w:r>
      </w:ins>
      <w:ins w:id="11011" w:author="M00032937" w:date="2024-06-28T10:27:16Z">
        <w:r>
          <w:rPr/>
          <w:fldChar w:fldCharType="end"/>
        </w:r>
      </w:ins>
      <w:ins w:id="11012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1013" w:author="M00032937" w:date="2024-06-28T10:27:16Z"/>
        </w:rPr>
      </w:pPr>
      <w:ins w:id="11014" w:author="M00032937" w:date="2024-06-28T10:27:16Z">
        <w:r>
          <w:rPr>
            <w:rFonts w:ascii="Times New Roman"/>
          </w:rPr>
          <w:fldChar w:fldCharType="begin"/>
        </w:r>
      </w:ins>
      <w:ins w:id="11015" w:author="M00032937" w:date="2024-06-28T10:27:16Z">
        <w:r>
          <w:rPr>
            <w:rFonts w:ascii="Times New Roman"/>
          </w:rPr>
          <w:instrText xml:space="preserve"> HYPERLINK \l _Toc9056 </w:instrText>
        </w:r>
      </w:ins>
      <w:ins w:id="11016" w:author="M00032937" w:date="2024-06-28T10:27:16Z">
        <w:r>
          <w:rPr>
            <w:rFonts w:ascii="Times New Roman"/>
          </w:rPr>
          <w:fldChar w:fldCharType="separate"/>
        </w:r>
      </w:ins>
      <w:ins w:id="11017" w:author="M00032937" w:date="2024-06-28T10:27:16Z">
        <w:r>
          <w:rPr>
            <w:rFonts w:hint="default" w:ascii="Times New Roman" w:hAnsi="Times New Roman" w:eastAsia="宋体"/>
            <w:i w:val="0"/>
            <w:lang w:val="en-US" w:eastAsia="zh-CN"/>
          </w:rPr>
          <w:t xml:space="preserve">7.6 </w:t>
        </w:r>
      </w:ins>
      <w:ins w:id="11018" w:author="M00032937" w:date="2024-06-28T10:27:16Z">
        <w:r>
          <w:rPr>
            <w:rFonts w:hint="eastAsia"/>
            <w:lang w:val="en-US" w:eastAsia="zh-CN"/>
          </w:rPr>
          <w:t>陶瓷冲水时序</w:t>
        </w:r>
      </w:ins>
      <w:ins w:id="11019" w:author="M00032937" w:date="2024-06-28T10:27:16Z">
        <w:r>
          <w:rPr/>
          <w:tab/>
        </w:r>
      </w:ins>
      <w:ins w:id="11020" w:author="M00032937" w:date="2024-06-28T10:27:16Z">
        <w:r>
          <w:rPr/>
          <w:fldChar w:fldCharType="begin"/>
        </w:r>
      </w:ins>
      <w:ins w:id="11021" w:author="M00032937" w:date="2024-06-28T10:27:16Z">
        <w:r>
          <w:rPr/>
          <w:instrText xml:space="preserve"> PAGEREF _Toc9056 \h </w:instrText>
        </w:r>
      </w:ins>
      <w:ins w:id="11022" w:author="M00032937" w:date="2024-06-28T10:27:16Z">
        <w:r>
          <w:rPr/>
          <w:fldChar w:fldCharType="separate"/>
        </w:r>
      </w:ins>
      <w:ins w:id="11023" w:author="M00032937" w:date="2024-06-28T10:27:16Z">
        <w:r>
          <w:rPr/>
          <w:t>22</w:t>
        </w:r>
      </w:ins>
      <w:ins w:id="11024" w:author="M00032937" w:date="2024-06-28T10:27:16Z">
        <w:r>
          <w:rPr/>
          <w:fldChar w:fldCharType="end"/>
        </w:r>
      </w:ins>
      <w:ins w:id="11025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026" w:author="M00032937" w:date="2024-06-28T10:27:16Z"/>
        </w:rPr>
      </w:pPr>
      <w:ins w:id="11027" w:author="M00032937" w:date="2024-06-28T10:27:16Z">
        <w:r>
          <w:rPr>
            <w:rFonts w:ascii="Times New Roman"/>
          </w:rPr>
          <w:fldChar w:fldCharType="begin"/>
        </w:r>
      </w:ins>
      <w:ins w:id="11028" w:author="M00032937" w:date="2024-06-28T10:27:16Z">
        <w:r>
          <w:rPr>
            <w:rFonts w:ascii="Times New Roman"/>
          </w:rPr>
          <w:instrText xml:space="preserve"> HYPERLINK \l _Toc22155 </w:instrText>
        </w:r>
      </w:ins>
      <w:ins w:id="11029" w:author="M00032937" w:date="2024-06-28T10:27:16Z">
        <w:r>
          <w:rPr>
            <w:rFonts w:ascii="Times New Roman"/>
          </w:rPr>
          <w:fldChar w:fldCharType="separate"/>
        </w:r>
      </w:ins>
      <w:ins w:id="11030" w:author="M00032937" w:date="2024-06-28T10:27:16Z">
        <w:r>
          <w:rPr>
            <w:rFonts w:hint="eastAsia"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  <w:lang w:val="en-US" w:eastAsia="zh-CN"/>
          </w:rPr>
          <w:t xml:space="preserve">7.6.1 </w:t>
        </w:r>
      </w:ins>
      <w:ins w:id="11031" w:author="M00032937" w:date="2024-06-28T10:27:16Z">
        <w:r>
          <w:rPr>
            <w:rFonts w:hint="eastAsia"/>
            <w:highlight w:val="none"/>
            <w:lang w:val="en-US" w:eastAsia="zh-CN"/>
          </w:rPr>
          <w:t>冲水方式</w:t>
        </w:r>
      </w:ins>
      <w:ins w:id="11032" w:author="M00032937" w:date="2024-06-28T10:27:16Z">
        <w:r>
          <w:rPr/>
          <w:tab/>
        </w:r>
      </w:ins>
      <w:ins w:id="11033" w:author="M00032937" w:date="2024-06-28T10:27:16Z">
        <w:r>
          <w:rPr/>
          <w:fldChar w:fldCharType="begin"/>
        </w:r>
      </w:ins>
      <w:ins w:id="11034" w:author="M00032937" w:date="2024-06-28T10:27:16Z">
        <w:r>
          <w:rPr/>
          <w:instrText xml:space="preserve"> PAGEREF _Toc22155 \h </w:instrText>
        </w:r>
      </w:ins>
      <w:ins w:id="11035" w:author="M00032937" w:date="2024-06-28T10:27:16Z">
        <w:r>
          <w:rPr/>
          <w:fldChar w:fldCharType="separate"/>
        </w:r>
      </w:ins>
      <w:ins w:id="11036" w:author="M00032937" w:date="2024-06-28T10:27:16Z">
        <w:r>
          <w:rPr/>
          <w:t>22</w:t>
        </w:r>
      </w:ins>
      <w:ins w:id="11037" w:author="M00032937" w:date="2024-06-28T10:27:16Z">
        <w:r>
          <w:rPr/>
          <w:fldChar w:fldCharType="end"/>
        </w:r>
      </w:ins>
      <w:ins w:id="11038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59"/>
        <w:tabs>
          <w:tab w:val="right" w:leader="dot" w:pos="9865"/>
          <w:tab w:val="clear" w:pos="420"/>
          <w:tab w:val="clear" w:pos="9853"/>
        </w:tabs>
        <w:rPr>
          <w:ins w:id="11039" w:author="M00032937" w:date="2024-06-28T10:27:16Z"/>
        </w:rPr>
      </w:pPr>
      <w:ins w:id="11040" w:author="M00032937" w:date="2024-06-28T10:27:16Z">
        <w:r>
          <w:rPr>
            <w:rFonts w:ascii="Times New Roman"/>
          </w:rPr>
          <w:fldChar w:fldCharType="begin"/>
        </w:r>
      </w:ins>
      <w:ins w:id="11041" w:author="M00032937" w:date="2024-06-28T10:27:16Z">
        <w:r>
          <w:rPr>
            <w:rFonts w:ascii="Times New Roman"/>
          </w:rPr>
          <w:instrText xml:space="preserve"> HYPERLINK \l _Toc10338 </w:instrText>
        </w:r>
      </w:ins>
      <w:ins w:id="11042" w:author="M00032937" w:date="2024-06-28T10:27:16Z">
        <w:r>
          <w:rPr>
            <w:rFonts w:ascii="Times New Roman"/>
          </w:rPr>
          <w:fldChar w:fldCharType="separate"/>
        </w:r>
      </w:ins>
      <w:ins w:id="11043" w:author="M00032937" w:date="2024-06-28T10:27:16Z">
        <w:r>
          <w:rPr>
            <w:rFonts w:hint="default" w:ascii="Times New Roman" w:hAnsi="Times New Roman" w:eastAsia="宋体"/>
            <w:i w:val="0"/>
            <w:lang w:val="en-US" w:eastAsia="zh-CN"/>
          </w:rPr>
          <w:t xml:space="preserve">8 </w:t>
        </w:r>
      </w:ins>
      <w:ins w:id="11044" w:author="M00032937" w:date="2024-06-28T10:27:16Z">
        <w:r>
          <w:rPr>
            <w:rFonts w:hint="eastAsia"/>
            <w:lang w:val="en-US" w:eastAsia="zh-CN"/>
          </w:rPr>
          <w:t>软件功能</w:t>
        </w:r>
      </w:ins>
      <w:ins w:id="11045" w:author="M00032937" w:date="2024-06-28T10:27:16Z">
        <w:r>
          <w:rPr/>
          <w:tab/>
        </w:r>
      </w:ins>
      <w:ins w:id="11046" w:author="M00032937" w:date="2024-06-28T10:27:16Z">
        <w:r>
          <w:rPr/>
          <w:fldChar w:fldCharType="begin"/>
        </w:r>
      </w:ins>
      <w:ins w:id="11047" w:author="M00032937" w:date="2024-06-28T10:27:16Z">
        <w:r>
          <w:rPr/>
          <w:instrText xml:space="preserve"> PAGEREF _Toc10338 \h </w:instrText>
        </w:r>
      </w:ins>
      <w:ins w:id="11048" w:author="M00032937" w:date="2024-06-28T10:27:16Z">
        <w:r>
          <w:rPr/>
          <w:fldChar w:fldCharType="separate"/>
        </w:r>
      </w:ins>
      <w:ins w:id="11049" w:author="M00032937" w:date="2024-06-28T10:27:16Z">
        <w:r>
          <w:rPr/>
          <w:t>23</w:t>
        </w:r>
      </w:ins>
      <w:ins w:id="11050" w:author="M00032937" w:date="2024-06-28T10:27:16Z">
        <w:r>
          <w:rPr/>
          <w:fldChar w:fldCharType="end"/>
        </w:r>
      </w:ins>
      <w:ins w:id="11051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052" w:author="M00032937" w:date="2024-06-28T10:27:16Z"/>
        </w:rPr>
      </w:pPr>
      <w:ins w:id="11053" w:author="M00032937" w:date="2024-06-28T10:27:16Z">
        <w:r>
          <w:rPr>
            <w:rFonts w:ascii="Times New Roman"/>
          </w:rPr>
          <w:fldChar w:fldCharType="begin"/>
        </w:r>
      </w:ins>
      <w:ins w:id="11054" w:author="M00032937" w:date="2024-06-28T10:27:16Z">
        <w:r>
          <w:rPr>
            <w:rFonts w:ascii="Times New Roman"/>
          </w:rPr>
          <w:instrText xml:space="preserve"> HYPERLINK \l _Toc7948 </w:instrText>
        </w:r>
      </w:ins>
      <w:ins w:id="11055" w:author="M00032937" w:date="2024-06-28T10:27:16Z">
        <w:r>
          <w:rPr>
            <w:rFonts w:ascii="Times New Roman"/>
          </w:rPr>
          <w:fldChar w:fldCharType="separate"/>
        </w:r>
      </w:ins>
      <w:ins w:id="11056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8.1.1 </w:t>
        </w:r>
      </w:ins>
      <w:ins w:id="11057" w:author="M00032937" w:date="2024-06-28T10:27:16Z">
        <w:r>
          <w:rPr>
            <w:rFonts w:hint="eastAsia"/>
          </w:rPr>
          <w:t>上电复位</w:t>
        </w:r>
      </w:ins>
      <w:ins w:id="11058" w:author="M00032937" w:date="2024-06-28T10:27:16Z">
        <w:r>
          <w:rPr/>
          <w:tab/>
        </w:r>
      </w:ins>
      <w:ins w:id="11059" w:author="M00032937" w:date="2024-06-28T10:27:16Z">
        <w:r>
          <w:rPr/>
          <w:fldChar w:fldCharType="begin"/>
        </w:r>
      </w:ins>
      <w:ins w:id="11060" w:author="M00032937" w:date="2024-06-28T10:27:16Z">
        <w:r>
          <w:rPr/>
          <w:instrText xml:space="preserve"> PAGEREF _Toc7948 \h </w:instrText>
        </w:r>
      </w:ins>
      <w:ins w:id="11061" w:author="M00032937" w:date="2024-06-28T10:27:16Z">
        <w:r>
          <w:rPr/>
          <w:fldChar w:fldCharType="separate"/>
        </w:r>
      </w:ins>
      <w:ins w:id="11062" w:author="M00032937" w:date="2024-06-28T10:27:16Z">
        <w:r>
          <w:rPr/>
          <w:t>23</w:t>
        </w:r>
      </w:ins>
      <w:ins w:id="11063" w:author="M00032937" w:date="2024-06-28T10:27:16Z">
        <w:r>
          <w:rPr/>
          <w:fldChar w:fldCharType="end"/>
        </w:r>
      </w:ins>
      <w:ins w:id="11064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065" w:author="M00032937" w:date="2024-06-28T10:27:16Z"/>
        </w:rPr>
      </w:pPr>
      <w:ins w:id="11066" w:author="M00032937" w:date="2024-06-28T10:27:16Z">
        <w:r>
          <w:rPr>
            <w:rFonts w:ascii="Times New Roman"/>
          </w:rPr>
          <w:fldChar w:fldCharType="begin"/>
        </w:r>
      </w:ins>
      <w:ins w:id="11067" w:author="M00032937" w:date="2024-06-28T10:27:16Z">
        <w:r>
          <w:rPr>
            <w:rFonts w:ascii="Times New Roman"/>
          </w:rPr>
          <w:instrText xml:space="preserve"> HYPERLINK \l _Toc11248 </w:instrText>
        </w:r>
      </w:ins>
      <w:ins w:id="11068" w:author="M00032937" w:date="2024-06-28T10:27:16Z">
        <w:r>
          <w:rPr>
            <w:rFonts w:ascii="Times New Roman"/>
          </w:rPr>
          <w:fldChar w:fldCharType="separate"/>
        </w:r>
      </w:ins>
      <w:ins w:id="11069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8.1.2 </w:t>
        </w:r>
      </w:ins>
      <w:ins w:id="11070" w:author="M00032937" w:date="2024-06-28T10:27:16Z">
        <w:r>
          <w:rPr>
            <w:rFonts w:hint="eastAsia"/>
          </w:rPr>
          <w:t>开/关机</w:t>
        </w:r>
      </w:ins>
      <w:ins w:id="11071" w:author="M00032937" w:date="2024-06-28T10:27:16Z">
        <w:r>
          <w:rPr/>
          <w:tab/>
        </w:r>
      </w:ins>
      <w:ins w:id="11072" w:author="M00032937" w:date="2024-06-28T10:27:16Z">
        <w:r>
          <w:rPr/>
          <w:fldChar w:fldCharType="begin"/>
        </w:r>
      </w:ins>
      <w:ins w:id="11073" w:author="M00032937" w:date="2024-06-28T10:27:16Z">
        <w:r>
          <w:rPr/>
          <w:instrText xml:space="preserve"> PAGEREF _Toc11248 \h </w:instrText>
        </w:r>
      </w:ins>
      <w:ins w:id="11074" w:author="M00032937" w:date="2024-06-28T10:27:16Z">
        <w:r>
          <w:rPr/>
          <w:fldChar w:fldCharType="separate"/>
        </w:r>
      </w:ins>
      <w:ins w:id="11075" w:author="M00032937" w:date="2024-06-28T10:27:16Z">
        <w:r>
          <w:rPr/>
          <w:t>24</w:t>
        </w:r>
      </w:ins>
      <w:ins w:id="11076" w:author="M00032937" w:date="2024-06-28T10:27:16Z">
        <w:r>
          <w:rPr/>
          <w:fldChar w:fldCharType="end"/>
        </w:r>
      </w:ins>
      <w:ins w:id="11077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078" w:author="M00032937" w:date="2024-06-28T10:27:16Z"/>
        </w:rPr>
      </w:pPr>
      <w:ins w:id="11079" w:author="M00032937" w:date="2024-06-28T10:27:16Z">
        <w:r>
          <w:rPr>
            <w:rFonts w:ascii="Times New Roman"/>
          </w:rPr>
          <w:fldChar w:fldCharType="begin"/>
        </w:r>
      </w:ins>
      <w:ins w:id="11080" w:author="M00032937" w:date="2024-06-28T10:27:16Z">
        <w:r>
          <w:rPr>
            <w:rFonts w:ascii="Times New Roman"/>
          </w:rPr>
          <w:instrText xml:space="preserve"> HYPERLINK \l _Toc21064 </w:instrText>
        </w:r>
      </w:ins>
      <w:ins w:id="11081" w:author="M00032937" w:date="2024-06-28T10:27:16Z">
        <w:r>
          <w:rPr>
            <w:rFonts w:ascii="Times New Roman"/>
          </w:rPr>
          <w:fldChar w:fldCharType="separate"/>
        </w:r>
      </w:ins>
      <w:ins w:id="11082" w:author="M00032937" w:date="2024-06-28T10:27:16Z">
        <w:r>
          <w:rPr>
            <w:rFonts w:hint="eastAsia"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8.1.3 </w:t>
        </w:r>
      </w:ins>
      <w:ins w:id="11083" w:author="M00032937" w:date="2024-06-28T10:27:16Z">
        <w:r>
          <w:rPr>
            <w:rFonts w:hint="eastAsia"/>
            <w:lang w:val="en-US" w:eastAsia="zh-CN"/>
          </w:rPr>
          <w:t>臀洗</w:t>
        </w:r>
      </w:ins>
      <w:ins w:id="11084" w:author="M00032937" w:date="2024-06-28T10:27:16Z">
        <w:r>
          <w:rPr/>
          <w:tab/>
        </w:r>
      </w:ins>
      <w:ins w:id="11085" w:author="M00032937" w:date="2024-06-28T10:27:16Z">
        <w:r>
          <w:rPr/>
          <w:fldChar w:fldCharType="begin"/>
        </w:r>
      </w:ins>
      <w:ins w:id="11086" w:author="M00032937" w:date="2024-06-28T10:27:16Z">
        <w:r>
          <w:rPr/>
          <w:instrText xml:space="preserve"> PAGEREF _Toc21064 \h </w:instrText>
        </w:r>
      </w:ins>
      <w:ins w:id="11087" w:author="M00032937" w:date="2024-06-28T10:27:16Z">
        <w:r>
          <w:rPr/>
          <w:fldChar w:fldCharType="separate"/>
        </w:r>
      </w:ins>
      <w:ins w:id="11088" w:author="M00032937" w:date="2024-06-28T10:27:16Z">
        <w:r>
          <w:rPr/>
          <w:t>24</w:t>
        </w:r>
      </w:ins>
      <w:ins w:id="11089" w:author="M00032937" w:date="2024-06-28T10:27:16Z">
        <w:r>
          <w:rPr/>
          <w:fldChar w:fldCharType="end"/>
        </w:r>
      </w:ins>
      <w:ins w:id="11090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091" w:author="M00032937" w:date="2024-06-28T10:27:16Z"/>
        </w:rPr>
      </w:pPr>
      <w:ins w:id="11092" w:author="M00032937" w:date="2024-06-28T10:27:16Z">
        <w:r>
          <w:rPr>
            <w:rFonts w:ascii="Times New Roman"/>
          </w:rPr>
          <w:fldChar w:fldCharType="begin"/>
        </w:r>
      </w:ins>
      <w:ins w:id="11093" w:author="M00032937" w:date="2024-06-28T10:27:16Z">
        <w:r>
          <w:rPr>
            <w:rFonts w:ascii="Times New Roman"/>
          </w:rPr>
          <w:instrText xml:space="preserve"> HYPERLINK \l _Toc22823 </w:instrText>
        </w:r>
      </w:ins>
      <w:ins w:id="11094" w:author="M00032937" w:date="2024-06-28T10:27:16Z">
        <w:r>
          <w:rPr>
            <w:rFonts w:ascii="Times New Roman"/>
          </w:rPr>
          <w:fldChar w:fldCharType="separate"/>
        </w:r>
      </w:ins>
      <w:ins w:id="11095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8.1.4 </w:t>
        </w:r>
      </w:ins>
      <w:ins w:id="11096" w:author="M00032937" w:date="2024-06-28T10:27:16Z">
        <w:r>
          <w:rPr>
            <w:rFonts w:hint="eastAsia"/>
          </w:rPr>
          <w:t>妇洗</w:t>
        </w:r>
      </w:ins>
      <w:ins w:id="11097" w:author="M00032937" w:date="2024-06-28T10:27:16Z">
        <w:r>
          <w:rPr/>
          <w:tab/>
        </w:r>
      </w:ins>
      <w:ins w:id="11098" w:author="M00032937" w:date="2024-06-28T10:27:16Z">
        <w:r>
          <w:rPr/>
          <w:fldChar w:fldCharType="begin"/>
        </w:r>
      </w:ins>
      <w:ins w:id="11099" w:author="M00032937" w:date="2024-06-28T10:27:16Z">
        <w:r>
          <w:rPr/>
          <w:instrText xml:space="preserve"> PAGEREF _Toc22823 \h </w:instrText>
        </w:r>
      </w:ins>
      <w:ins w:id="11100" w:author="M00032937" w:date="2024-06-28T10:27:16Z">
        <w:r>
          <w:rPr/>
          <w:fldChar w:fldCharType="separate"/>
        </w:r>
      </w:ins>
      <w:ins w:id="11101" w:author="M00032937" w:date="2024-06-28T10:27:16Z">
        <w:r>
          <w:rPr/>
          <w:t>24</w:t>
        </w:r>
      </w:ins>
      <w:ins w:id="11102" w:author="M00032937" w:date="2024-06-28T10:27:16Z">
        <w:r>
          <w:rPr/>
          <w:fldChar w:fldCharType="end"/>
        </w:r>
      </w:ins>
      <w:ins w:id="11103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104" w:author="M00032937" w:date="2024-06-28T10:27:16Z"/>
        </w:rPr>
      </w:pPr>
      <w:ins w:id="11105" w:author="M00032937" w:date="2024-06-28T10:27:16Z">
        <w:r>
          <w:rPr>
            <w:rFonts w:ascii="Times New Roman"/>
          </w:rPr>
          <w:fldChar w:fldCharType="begin"/>
        </w:r>
      </w:ins>
      <w:ins w:id="11106" w:author="M00032937" w:date="2024-06-28T10:27:16Z">
        <w:r>
          <w:rPr>
            <w:rFonts w:ascii="Times New Roman"/>
          </w:rPr>
          <w:instrText xml:space="preserve"> HYPERLINK \l _Toc29703 </w:instrText>
        </w:r>
      </w:ins>
      <w:ins w:id="11107" w:author="M00032937" w:date="2024-06-28T10:27:16Z">
        <w:r>
          <w:rPr>
            <w:rFonts w:ascii="Times New Roman"/>
          </w:rPr>
          <w:fldChar w:fldCharType="separate"/>
        </w:r>
      </w:ins>
      <w:ins w:id="11108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8.1.5 </w:t>
        </w:r>
      </w:ins>
      <w:ins w:id="11109" w:author="M00032937" w:date="2024-06-28T10:27:16Z">
        <w:r>
          <w:rPr>
            <w:rFonts w:hint="eastAsia"/>
            <w:lang w:val="en-US" w:eastAsia="zh-CN"/>
          </w:rPr>
          <w:t>通便功能</w:t>
        </w:r>
      </w:ins>
      <w:ins w:id="11110" w:author="M00032937" w:date="2024-06-28T10:27:16Z">
        <w:r>
          <w:rPr/>
          <w:tab/>
        </w:r>
      </w:ins>
      <w:ins w:id="11111" w:author="M00032937" w:date="2024-06-28T10:27:16Z">
        <w:r>
          <w:rPr/>
          <w:fldChar w:fldCharType="begin"/>
        </w:r>
      </w:ins>
      <w:ins w:id="11112" w:author="M00032937" w:date="2024-06-28T10:27:16Z">
        <w:r>
          <w:rPr/>
          <w:instrText xml:space="preserve"> PAGEREF _Toc29703 \h </w:instrText>
        </w:r>
      </w:ins>
      <w:ins w:id="11113" w:author="M00032937" w:date="2024-06-28T10:27:16Z">
        <w:r>
          <w:rPr/>
          <w:fldChar w:fldCharType="separate"/>
        </w:r>
      </w:ins>
      <w:ins w:id="11114" w:author="M00032937" w:date="2024-06-28T10:27:16Z">
        <w:r>
          <w:rPr/>
          <w:t>24</w:t>
        </w:r>
      </w:ins>
      <w:ins w:id="11115" w:author="M00032937" w:date="2024-06-28T10:27:16Z">
        <w:r>
          <w:rPr/>
          <w:fldChar w:fldCharType="end"/>
        </w:r>
      </w:ins>
      <w:ins w:id="11116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117" w:author="M00032937" w:date="2024-06-28T10:27:16Z"/>
        </w:rPr>
      </w:pPr>
      <w:ins w:id="11118" w:author="M00032937" w:date="2024-06-28T10:27:16Z">
        <w:r>
          <w:rPr>
            <w:rFonts w:ascii="Times New Roman"/>
          </w:rPr>
          <w:fldChar w:fldCharType="begin"/>
        </w:r>
      </w:ins>
      <w:ins w:id="11119" w:author="M00032937" w:date="2024-06-28T10:27:16Z">
        <w:r>
          <w:rPr>
            <w:rFonts w:ascii="Times New Roman"/>
          </w:rPr>
          <w:instrText xml:space="preserve"> HYPERLINK \l _Toc32089 </w:instrText>
        </w:r>
      </w:ins>
      <w:ins w:id="11120" w:author="M00032937" w:date="2024-06-28T10:27:16Z">
        <w:r>
          <w:rPr>
            <w:rFonts w:ascii="Times New Roman"/>
          </w:rPr>
          <w:fldChar w:fldCharType="separate"/>
        </w:r>
      </w:ins>
      <w:ins w:id="11121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8.1.6 </w:t>
        </w:r>
      </w:ins>
      <w:ins w:id="11122" w:author="M00032937" w:date="2024-06-28T10:27:16Z">
        <w:r>
          <w:rPr>
            <w:rFonts w:hint="eastAsia"/>
          </w:rPr>
          <w:t>智能臀洗</w:t>
        </w:r>
      </w:ins>
      <w:ins w:id="11123" w:author="M00032937" w:date="2024-06-28T10:27:16Z">
        <w:r>
          <w:rPr/>
          <w:tab/>
        </w:r>
      </w:ins>
      <w:ins w:id="11124" w:author="M00032937" w:date="2024-06-28T10:27:16Z">
        <w:r>
          <w:rPr/>
          <w:fldChar w:fldCharType="begin"/>
        </w:r>
      </w:ins>
      <w:ins w:id="11125" w:author="M00032937" w:date="2024-06-28T10:27:16Z">
        <w:r>
          <w:rPr/>
          <w:instrText xml:space="preserve"> PAGEREF _Toc32089 \h </w:instrText>
        </w:r>
      </w:ins>
      <w:ins w:id="11126" w:author="M00032937" w:date="2024-06-28T10:27:16Z">
        <w:r>
          <w:rPr/>
          <w:fldChar w:fldCharType="separate"/>
        </w:r>
      </w:ins>
      <w:ins w:id="11127" w:author="M00032937" w:date="2024-06-28T10:27:16Z">
        <w:r>
          <w:rPr/>
          <w:t>25</w:t>
        </w:r>
      </w:ins>
      <w:ins w:id="11128" w:author="M00032937" w:date="2024-06-28T10:27:16Z">
        <w:r>
          <w:rPr/>
          <w:fldChar w:fldCharType="end"/>
        </w:r>
      </w:ins>
      <w:ins w:id="11129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130" w:author="M00032937" w:date="2024-06-28T10:27:16Z"/>
        </w:rPr>
      </w:pPr>
      <w:ins w:id="11131" w:author="M00032937" w:date="2024-06-28T10:27:16Z">
        <w:r>
          <w:rPr>
            <w:rFonts w:ascii="Times New Roman"/>
          </w:rPr>
          <w:fldChar w:fldCharType="begin"/>
        </w:r>
      </w:ins>
      <w:ins w:id="11132" w:author="M00032937" w:date="2024-06-28T10:27:16Z">
        <w:r>
          <w:rPr>
            <w:rFonts w:ascii="Times New Roman"/>
          </w:rPr>
          <w:instrText xml:space="preserve"> HYPERLINK \l _Toc23102 </w:instrText>
        </w:r>
      </w:ins>
      <w:ins w:id="11133" w:author="M00032937" w:date="2024-06-28T10:27:16Z">
        <w:r>
          <w:rPr>
            <w:rFonts w:ascii="Times New Roman"/>
          </w:rPr>
          <w:fldChar w:fldCharType="separate"/>
        </w:r>
      </w:ins>
      <w:ins w:id="11134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8.1.7 </w:t>
        </w:r>
      </w:ins>
      <w:ins w:id="11135" w:author="M00032937" w:date="2024-06-28T10:27:16Z">
        <w:r>
          <w:rPr>
            <w:rFonts w:hint="eastAsia"/>
          </w:rPr>
          <w:t>智能妇洗</w:t>
        </w:r>
      </w:ins>
      <w:ins w:id="11136" w:author="M00032937" w:date="2024-06-28T10:27:16Z">
        <w:r>
          <w:rPr/>
          <w:tab/>
        </w:r>
      </w:ins>
      <w:ins w:id="11137" w:author="M00032937" w:date="2024-06-28T10:27:16Z">
        <w:r>
          <w:rPr/>
          <w:fldChar w:fldCharType="begin"/>
        </w:r>
      </w:ins>
      <w:ins w:id="11138" w:author="M00032937" w:date="2024-06-28T10:27:16Z">
        <w:r>
          <w:rPr/>
          <w:instrText xml:space="preserve"> PAGEREF _Toc23102 \h </w:instrText>
        </w:r>
      </w:ins>
      <w:ins w:id="11139" w:author="M00032937" w:date="2024-06-28T10:27:16Z">
        <w:r>
          <w:rPr/>
          <w:fldChar w:fldCharType="separate"/>
        </w:r>
      </w:ins>
      <w:ins w:id="11140" w:author="M00032937" w:date="2024-06-28T10:27:16Z">
        <w:r>
          <w:rPr/>
          <w:t>25</w:t>
        </w:r>
      </w:ins>
      <w:ins w:id="11141" w:author="M00032937" w:date="2024-06-28T10:27:16Z">
        <w:r>
          <w:rPr/>
          <w:fldChar w:fldCharType="end"/>
        </w:r>
      </w:ins>
      <w:ins w:id="11142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143" w:author="M00032937" w:date="2024-06-28T10:27:16Z"/>
        </w:rPr>
      </w:pPr>
      <w:ins w:id="11144" w:author="M00032937" w:date="2024-06-28T10:27:16Z">
        <w:r>
          <w:rPr>
            <w:rFonts w:ascii="Times New Roman"/>
          </w:rPr>
          <w:fldChar w:fldCharType="begin"/>
        </w:r>
      </w:ins>
      <w:ins w:id="11145" w:author="M00032937" w:date="2024-06-28T10:27:16Z">
        <w:r>
          <w:rPr>
            <w:rFonts w:ascii="Times New Roman"/>
          </w:rPr>
          <w:instrText xml:space="preserve"> HYPERLINK \l _Toc1263 </w:instrText>
        </w:r>
      </w:ins>
      <w:ins w:id="11146" w:author="M00032937" w:date="2024-06-28T10:27:16Z">
        <w:r>
          <w:rPr>
            <w:rFonts w:ascii="Times New Roman"/>
          </w:rPr>
          <w:fldChar w:fldCharType="separate"/>
        </w:r>
      </w:ins>
      <w:ins w:id="11147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8.1.8 </w:t>
        </w:r>
      </w:ins>
      <w:ins w:id="11148" w:author="M00032937" w:date="2024-06-28T10:27:16Z">
        <w:r>
          <w:rPr>
            <w:rFonts w:hint="eastAsia"/>
            <w:lang w:val="en-US" w:eastAsia="zh-CN"/>
          </w:rPr>
          <w:t>儿童模式</w:t>
        </w:r>
      </w:ins>
      <w:ins w:id="11149" w:author="M00032937" w:date="2024-06-28T10:27:16Z">
        <w:r>
          <w:rPr/>
          <w:tab/>
        </w:r>
      </w:ins>
      <w:ins w:id="11150" w:author="M00032937" w:date="2024-06-28T10:27:16Z">
        <w:r>
          <w:rPr/>
          <w:fldChar w:fldCharType="begin"/>
        </w:r>
      </w:ins>
      <w:ins w:id="11151" w:author="M00032937" w:date="2024-06-28T10:27:16Z">
        <w:r>
          <w:rPr/>
          <w:instrText xml:space="preserve"> PAGEREF _Toc1263 \h </w:instrText>
        </w:r>
      </w:ins>
      <w:ins w:id="11152" w:author="M00032937" w:date="2024-06-28T10:27:16Z">
        <w:r>
          <w:rPr/>
          <w:fldChar w:fldCharType="separate"/>
        </w:r>
      </w:ins>
      <w:ins w:id="11153" w:author="M00032937" w:date="2024-06-28T10:27:16Z">
        <w:r>
          <w:rPr/>
          <w:t>25</w:t>
        </w:r>
      </w:ins>
      <w:ins w:id="11154" w:author="M00032937" w:date="2024-06-28T10:27:16Z">
        <w:r>
          <w:rPr/>
          <w:fldChar w:fldCharType="end"/>
        </w:r>
      </w:ins>
      <w:ins w:id="11155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156" w:author="M00032937" w:date="2024-06-28T10:27:16Z"/>
        </w:rPr>
      </w:pPr>
      <w:ins w:id="11157" w:author="M00032937" w:date="2024-06-28T10:27:16Z">
        <w:r>
          <w:rPr>
            <w:rFonts w:ascii="Times New Roman"/>
          </w:rPr>
          <w:fldChar w:fldCharType="begin"/>
        </w:r>
      </w:ins>
      <w:ins w:id="11158" w:author="M00032937" w:date="2024-06-28T10:27:16Z">
        <w:r>
          <w:rPr>
            <w:rFonts w:ascii="Times New Roman"/>
          </w:rPr>
          <w:instrText xml:space="preserve"> HYPERLINK \l _Toc31977 </w:instrText>
        </w:r>
      </w:ins>
      <w:ins w:id="11159" w:author="M00032937" w:date="2024-06-28T10:27:16Z">
        <w:r>
          <w:rPr>
            <w:rFonts w:ascii="Times New Roman"/>
          </w:rPr>
          <w:fldChar w:fldCharType="separate"/>
        </w:r>
      </w:ins>
      <w:ins w:id="11160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8.1.9 </w:t>
        </w:r>
      </w:ins>
      <w:ins w:id="11161" w:author="M00032937" w:date="2024-06-28T10:27:16Z">
        <w:r>
          <w:rPr>
            <w:rFonts w:hint="eastAsia"/>
            <w:lang w:val="en-US" w:eastAsia="zh-CN"/>
          </w:rPr>
          <w:t>坐浴功能</w:t>
        </w:r>
      </w:ins>
      <w:ins w:id="11162" w:author="M00032937" w:date="2024-06-28T10:27:16Z">
        <w:r>
          <w:rPr/>
          <w:tab/>
        </w:r>
      </w:ins>
      <w:ins w:id="11163" w:author="M00032937" w:date="2024-06-28T10:27:16Z">
        <w:r>
          <w:rPr/>
          <w:fldChar w:fldCharType="begin"/>
        </w:r>
      </w:ins>
      <w:ins w:id="11164" w:author="M00032937" w:date="2024-06-28T10:27:16Z">
        <w:r>
          <w:rPr/>
          <w:instrText xml:space="preserve"> PAGEREF _Toc31977 \h </w:instrText>
        </w:r>
      </w:ins>
      <w:ins w:id="11165" w:author="M00032937" w:date="2024-06-28T10:27:16Z">
        <w:r>
          <w:rPr/>
          <w:fldChar w:fldCharType="separate"/>
        </w:r>
      </w:ins>
      <w:ins w:id="11166" w:author="M00032937" w:date="2024-06-28T10:27:16Z">
        <w:r>
          <w:rPr/>
          <w:t>25</w:t>
        </w:r>
      </w:ins>
      <w:ins w:id="11167" w:author="M00032937" w:date="2024-06-28T10:27:16Z">
        <w:r>
          <w:rPr/>
          <w:fldChar w:fldCharType="end"/>
        </w:r>
      </w:ins>
      <w:ins w:id="11168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169" w:author="M00032937" w:date="2024-06-28T10:27:16Z"/>
        </w:rPr>
      </w:pPr>
      <w:ins w:id="11170" w:author="M00032937" w:date="2024-06-28T10:27:16Z">
        <w:r>
          <w:rPr>
            <w:rFonts w:ascii="Times New Roman"/>
          </w:rPr>
          <w:fldChar w:fldCharType="begin"/>
        </w:r>
      </w:ins>
      <w:ins w:id="11171" w:author="M00032937" w:date="2024-06-28T10:27:16Z">
        <w:r>
          <w:rPr>
            <w:rFonts w:ascii="Times New Roman"/>
          </w:rPr>
          <w:instrText xml:space="preserve"> HYPERLINK \l _Toc14409 </w:instrText>
        </w:r>
      </w:ins>
      <w:ins w:id="11172" w:author="M00032937" w:date="2024-06-28T10:27:16Z">
        <w:r>
          <w:rPr>
            <w:rFonts w:ascii="Times New Roman"/>
          </w:rPr>
          <w:fldChar w:fldCharType="separate"/>
        </w:r>
      </w:ins>
      <w:ins w:id="11173" w:author="M00032937" w:date="2024-06-28T10:27:16Z">
        <w:r>
          <w:rPr>
            <w:rFonts w:hint="eastAsia"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8.1.10 </w:t>
        </w:r>
      </w:ins>
      <w:ins w:id="11174" w:author="M00032937" w:date="2024-06-28T10:27:16Z">
        <w:r>
          <w:rPr>
            <w:rFonts w:hint="eastAsia" w:hAnsi="Times New Roman" w:cs="Times New Roman"/>
          </w:rPr>
          <w:t>超长清洗</w:t>
        </w:r>
      </w:ins>
      <w:ins w:id="11175" w:author="M00032937" w:date="2024-06-28T10:27:16Z">
        <w:r>
          <w:rPr/>
          <w:tab/>
        </w:r>
      </w:ins>
      <w:ins w:id="11176" w:author="M00032937" w:date="2024-06-28T10:27:16Z">
        <w:r>
          <w:rPr/>
          <w:fldChar w:fldCharType="begin"/>
        </w:r>
      </w:ins>
      <w:ins w:id="11177" w:author="M00032937" w:date="2024-06-28T10:27:16Z">
        <w:r>
          <w:rPr/>
          <w:instrText xml:space="preserve"> PAGEREF _Toc14409 \h </w:instrText>
        </w:r>
      </w:ins>
      <w:ins w:id="11178" w:author="M00032937" w:date="2024-06-28T10:27:16Z">
        <w:r>
          <w:rPr/>
          <w:fldChar w:fldCharType="separate"/>
        </w:r>
      </w:ins>
      <w:ins w:id="11179" w:author="M00032937" w:date="2024-06-28T10:27:16Z">
        <w:r>
          <w:rPr/>
          <w:t>25</w:t>
        </w:r>
      </w:ins>
      <w:ins w:id="11180" w:author="M00032937" w:date="2024-06-28T10:27:16Z">
        <w:r>
          <w:rPr/>
          <w:fldChar w:fldCharType="end"/>
        </w:r>
      </w:ins>
      <w:ins w:id="11181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182" w:author="M00032937" w:date="2024-06-28T10:27:16Z"/>
        </w:rPr>
      </w:pPr>
      <w:ins w:id="11183" w:author="M00032937" w:date="2024-06-28T10:27:16Z">
        <w:r>
          <w:rPr>
            <w:rFonts w:ascii="Times New Roman"/>
          </w:rPr>
          <w:fldChar w:fldCharType="begin"/>
        </w:r>
      </w:ins>
      <w:ins w:id="11184" w:author="M00032937" w:date="2024-06-28T10:27:16Z">
        <w:r>
          <w:rPr>
            <w:rFonts w:ascii="Times New Roman"/>
          </w:rPr>
          <w:instrText xml:space="preserve"> HYPERLINK \l _Toc14837 </w:instrText>
        </w:r>
      </w:ins>
      <w:ins w:id="11185" w:author="M00032937" w:date="2024-06-28T10:27:16Z">
        <w:r>
          <w:rPr>
            <w:rFonts w:ascii="Times New Roman"/>
          </w:rPr>
          <w:fldChar w:fldCharType="separate"/>
        </w:r>
      </w:ins>
      <w:ins w:id="11186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8.1.11 </w:t>
        </w:r>
      </w:ins>
      <w:ins w:id="11187" w:author="M00032937" w:date="2024-06-28T10:27:16Z">
        <w:r>
          <w:rPr>
            <w:rFonts w:hint="eastAsia"/>
          </w:rPr>
          <w:t>往复清洗</w:t>
        </w:r>
      </w:ins>
      <w:ins w:id="11188" w:author="M00032937" w:date="2024-06-28T10:27:16Z">
        <w:r>
          <w:rPr/>
          <w:tab/>
        </w:r>
      </w:ins>
      <w:ins w:id="11189" w:author="M00032937" w:date="2024-06-28T10:27:16Z">
        <w:r>
          <w:rPr/>
          <w:fldChar w:fldCharType="begin"/>
        </w:r>
      </w:ins>
      <w:ins w:id="11190" w:author="M00032937" w:date="2024-06-28T10:27:16Z">
        <w:r>
          <w:rPr/>
          <w:instrText xml:space="preserve"> PAGEREF _Toc14837 \h </w:instrText>
        </w:r>
      </w:ins>
      <w:ins w:id="11191" w:author="M00032937" w:date="2024-06-28T10:27:16Z">
        <w:r>
          <w:rPr/>
          <w:fldChar w:fldCharType="separate"/>
        </w:r>
      </w:ins>
      <w:ins w:id="11192" w:author="M00032937" w:date="2024-06-28T10:27:16Z">
        <w:r>
          <w:rPr/>
          <w:t>25</w:t>
        </w:r>
      </w:ins>
      <w:ins w:id="11193" w:author="M00032937" w:date="2024-06-28T10:27:16Z">
        <w:r>
          <w:rPr/>
          <w:fldChar w:fldCharType="end"/>
        </w:r>
      </w:ins>
      <w:ins w:id="11194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195" w:author="M00032937" w:date="2024-06-28T10:27:16Z"/>
        </w:rPr>
      </w:pPr>
      <w:ins w:id="11196" w:author="M00032937" w:date="2024-06-28T10:27:16Z">
        <w:r>
          <w:rPr>
            <w:rFonts w:ascii="Times New Roman"/>
          </w:rPr>
          <w:fldChar w:fldCharType="begin"/>
        </w:r>
      </w:ins>
      <w:ins w:id="11197" w:author="M00032937" w:date="2024-06-28T10:27:16Z">
        <w:r>
          <w:rPr>
            <w:rFonts w:ascii="Times New Roman"/>
          </w:rPr>
          <w:instrText xml:space="preserve"> HYPERLINK \l _Toc121 </w:instrText>
        </w:r>
      </w:ins>
      <w:ins w:id="11198" w:author="M00032937" w:date="2024-06-28T10:27:16Z">
        <w:r>
          <w:rPr>
            <w:rFonts w:ascii="Times New Roman"/>
          </w:rPr>
          <w:fldChar w:fldCharType="separate"/>
        </w:r>
      </w:ins>
      <w:ins w:id="11199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8.1.12 </w:t>
        </w:r>
      </w:ins>
      <w:ins w:id="11200" w:author="M00032937" w:date="2024-06-28T10:27:16Z">
        <w:r>
          <w:rPr>
            <w:rFonts w:hint="eastAsia"/>
            <w:lang w:val="en-US" w:eastAsia="zh-CN"/>
          </w:rPr>
          <w:t>清洗强度</w:t>
        </w:r>
      </w:ins>
      <w:ins w:id="11201" w:author="M00032937" w:date="2024-06-28T10:27:16Z">
        <w:r>
          <w:rPr/>
          <w:tab/>
        </w:r>
      </w:ins>
      <w:ins w:id="11202" w:author="M00032937" w:date="2024-06-28T10:27:16Z">
        <w:r>
          <w:rPr/>
          <w:fldChar w:fldCharType="begin"/>
        </w:r>
      </w:ins>
      <w:ins w:id="11203" w:author="M00032937" w:date="2024-06-28T10:27:16Z">
        <w:r>
          <w:rPr/>
          <w:instrText xml:space="preserve"> PAGEREF _Toc121 \h </w:instrText>
        </w:r>
      </w:ins>
      <w:ins w:id="11204" w:author="M00032937" w:date="2024-06-28T10:27:16Z">
        <w:r>
          <w:rPr/>
          <w:fldChar w:fldCharType="separate"/>
        </w:r>
      </w:ins>
      <w:ins w:id="11205" w:author="M00032937" w:date="2024-06-28T10:27:16Z">
        <w:r>
          <w:rPr/>
          <w:t>25</w:t>
        </w:r>
      </w:ins>
      <w:ins w:id="11206" w:author="M00032937" w:date="2024-06-28T10:27:16Z">
        <w:r>
          <w:rPr/>
          <w:fldChar w:fldCharType="end"/>
        </w:r>
      </w:ins>
      <w:ins w:id="11207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208" w:author="M00032937" w:date="2024-06-28T10:27:16Z"/>
        </w:rPr>
      </w:pPr>
      <w:ins w:id="11209" w:author="M00032937" w:date="2024-06-28T10:27:16Z">
        <w:r>
          <w:rPr>
            <w:rFonts w:ascii="Times New Roman"/>
          </w:rPr>
          <w:fldChar w:fldCharType="begin"/>
        </w:r>
      </w:ins>
      <w:ins w:id="11210" w:author="M00032937" w:date="2024-06-28T10:27:16Z">
        <w:r>
          <w:rPr>
            <w:rFonts w:ascii="Times New Roman"/>
          </w:rPr>
          <w:instrText xml:space="preserve"> HYPERLINK \l _Toc21890 </w:instrText>
        </w:r>
      </w:ins>
      <w:ins w:id="11211" w:author="M00032937" w:date="2024-06-28T10:27:16Z">
        <w:r>
          <w:rPr>
            <w:rFonts w:ascii="Times New Roman"/>
          </w:rPr>
          <w:fldChar w:fldCharType="separate"/>
        </w:r>
      </w:ins>
      <w:ins w:id="11212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8.1.13 </w:t>
        </w:r>
      </w:ins>
      <w:ins w:id="11213" w:author="M00032937" w:date="2024-06-28T10:27:16Z">
        <w:r>
          <w:rPr>
            <w:rFonts w:hint="eastAsia"/>
          </w:rPr>
          <w:t>冷热按摩</w:t>
        </w:r>
      </w:ins>
      <w:ins w:id="11214" w:author="M00032937" w:date="2024-06-28T10:27:16Z">
        <w:r>
          <w:rPr/>
          <w:tab/>
        </w:r>
      </w:ins>
      <w:ins w:id="11215" w:author="M00032937" w:date="2024-06-28T10:27:16Z">
        <w:r>
          <w:rPr/>
          <w:fldChar w:fldCharType="begin"/>
        </w:r>
      </w:ins>
      <w:ins w:id="11216" w:author="M00032937" w:date="2024-06-28T10:27:16Z">
        <w:r>
          <w:rPr/>
          <w:instrText xml:space="preserve"> PAGEREF _Toc21890 \h </w:instrText>
        </w:r>
      </w:ins>
      <w:ins w:id="11217" w:author="M00032937" w:date="2024-06-28T10:27:16Z">
        <w:r>
          <w:rPr/>
          <w:fldChar w:fldCharType="separate"/>
        </w:r>
      </w:ins>
      <w:ins w:id="11218" w:author="M00032937" w:date="2024-06-28T10:27:16Z">
        <w:r>
          <w:rPr/>
          <w:t>25</w:t>
        </w:r>
      </w:ins>
      <w:ins w:id="11219" w:author="M00032937" w:date="2024-06-28T10:27:16Z">
        <w:r>
          <w:rPr/>
          <w:fldChar w:fldCharType="end"/>
        </w:r>
      </w:ins>
      <w:ins w:id="11220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221" w:author="M00032937" w:date="2024-06-28T10:27:16Z"/>
        </w:rPr>
      </w:pPr>
      <w:ins w:id="11222" w:author="M00032937" w:date="2024-06-28T10:27:16Z">
        <w:r>
          <w:rPr>
            <w:rFonts w:ascii="Times New Roman"/>
          </w:rPr>
          <w:fldChar w:fldCharType="begin"/>
        </w:r>
      </w:ins>
      <w:ins w:id="11223" w:author="M00032937" w:date="2024-06-28T10:27:16Z">
        <w:r>
          <w:rPr>
            <w:rFonts w:ascii="Times New Roman"/>
          </w:rPr>
          <w:instrText xml:space="preserve"> HYPERLINK \l _Toc31513 </w:instrText>
        </w:r>
      </w:ins>
      <w:ins w:id="11224" w:author="M00032937" w:date="2024-06-28T10:27:16Z">
        <w:r>
          <w:rPr>
            <w:rFonts w:ascii="Times New Roman"/>
          </w:rPr>
          <w:fldChar w:fldCharType="separate"/>
        </w:r>
      </w:ins>
      <w:ins w:id="11225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8.1.14 </w:t>
        </w:r>
      </w:ins>
      <w:ins w:id="11226" w:author="M00032937" w:date="2024-06-28T10:27:16Z">
        <w:r>
          <w:rPr>
            <w:rFonts w:hint="eastAsia"/>
          </w:rPr>
          <w:t>喷嘴位置</w:t>
        </w:r>
      </w:ins>
      <w:ins w:id="11227" w:author="M00032937" w:date="2024-06-28T10:27:16Z">
        <w:r>
          <w:rPr/>
          <w:tab/>
        </w:r>
      </w:ins>
      <w:ins w:id="11228" w:author="M00032937" w:date="2024-06-28T10:27:16Z">
        <w:r>
          <w:rPr/>
          <w:fldChar w:fldCharType="begin"/>
        </w:r>
      </w:ins>
      <w:ins w:id="11229" w:author="M00032937" w:date="2024-06-28T10:27:16Z">
        <w:r>
          <w:rPr/>
          <w:instrText xml:space="preserve"> PAGEREF _Toc31513 \h </w:instrText>
        </w:r>
      </w:ins>
      <w:ins w:id="11230" w:author="M00032937" w:date="2024-06-28T10:27:16Z">
        <w:r>
          <w:rPr/>
          <w:fldChar w:fldCharType="separate"/>
        </w:r>
      </w:ins>
      <w:ins w:id="11231" w:author="M00032937" w:date="2024-06-28T10:27:16Z">
        <w:r>
          <w:rPr/>
          <w:t>25</w:t>
        </w:r>
      </w:ins>
      <w:ins w:id="11232" w:author="M00032937" w:date="2024-06-28T10:27:16Z">
        <w:r>
          <w:rPr/>
          <w:fldChar w:fldCharType="end"/>
        </w:r>
      </w:ins>
      <w:ins w:id="11233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234" w:author="M00032937" w:date="2024-06-28T10:27:16Z"/>
        </w:rPr>
      </w:pPr>
      <w:ins w:id="11235" w:author="M00032937" w:date="2024-06-28T10:27:16Z">
        <w:r>
          <w:rPr>
            <w:rFonts w:ascii="Times New Roman"/>
          </w:rPr>
          <w:fldChar w:fldCharType="begin"/>
        </w:r>
      </w:ins>
      <w:ins w:id="11236" w:author="M00032937" w:date="2024-06-28T10:27:16Z">
        <w:r>
          <w:rPr>
            <w:rFonts w:ascii="Times New Roman"/>
          </w:rPr>
          <w:instrText xml:space="preserve"> HYPERLINK \l _Toc239 </w:instrText>
        </w:r>
      </w:ins>
      <w:ins w:id="11237" w:author="M00032937" w:date="2024-06-28T10:27:16Z">
        <w:r>
          <w:rPr>
            <w:rFonts w:ascii="Times New Roman"/>
          </w:rPr>
          <w:fldChar w:fldCharType="separate"/>
        </w:r>
      </w:ins>
      <w:ins w:id="11238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8.1.15 </w:t>
        </w:r>
      </w:ins>
      <w:ins w:id="11239" w:author="M00032937" w:date="2024-06-28T10:27:16Z">
        <w:r>
          <w:rPr>
            <w:rFonts w:hint="eastAsia"/>
          </w:rPr>
          <w:t>喷嘴清洗</w:t>
        </w:r>
      </w:ins>
      <w:ins w:id="11240" w:author="M00032937" w:date="2024-06-28T10:27:16Z">
        <w:r>
          <w:rPr/>
          <w:tab/>
        </w:r>
      </w:ins>
      <w:ins w:id="11241" w:author="M00032937" w:date="2024-06-28T10:27:16Z">
        <w:r>
          <w:rPr/>
          <w:fldChar w:fldCharType="begin"/>
        </w:r>
      </w:ins>
      <w:ins w:id="11242" w:author="M00032937" w:date="2024-06-28T10:27:16Z">
        <w:r>
          <w:rPr/>
          <w:instrText xml:space="preserve"> PAGEREF _Toc239 \h </w:instrText>
        </w:r>
      </w:ins>
      <w:ins w:id="11243" w:author="M00032937" w:date="2024-06-28T10:27:16Z">
        <w:r>
          <w:rPr/>
          <w:fldChar w:fldCharType="separate"/>
        </w:r>
      </w:ins>
      <w:ins w:id="11244" w:author="M00032937" w:date="2024-06-28T10:27:16Z">
        <w:r>
          <w:rPr/>
          <w:t>25</w:t>
        </w:r>
      </w:ins>
      <w:ins w:id="11245" w:author="M00032937" w:date="2024-06-28T10:27:16Z">
        <w:r>
          <w:rPr/>
          <w:fldChar w:fldCharType="end"/>
        </w:r>
      </w:ins>
      <w:ins w:id="11246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247" w:author="M00032937" w:date="2024-06-28T10:27:16Z"/>
        </w:rPr>
      </w:pPr>
      <w:ins w:id="11248" w:author="M00032937" w:date="2024-06-28T10:27:16Z">
        <w:r>
          <w:rPr>
            <w:rFonts w:ascii="Times New Roman"/>
          </w:rPr>
          <w:fldChar w:fldCharType="begin"/>
        </w:r>
      </w:ins>
      <w:ins w:id="11249" w:author="M00032937" w:date="2024-06-28T10:27:16Z">
        <w:r>
          <w:rPr>
            <w:rFonts w:ascii="Times New Roman"/>
          </w:rPr>
          <w:instrText xml:space="preserve"> HYPERLINK \l _Toc7561 </w:instrText>
        </w:r>
      </w:ins>
      <w:ins w:id="11250" w:author="M00032937" w:date="2024-06-28T10:27:16Z">
        <w:r>
          <w:rPr>
            <w:rFonts w:ascii="Times New Roman"/>
          </w:rPr>
          <w:fldChar w:fldCharType="separate"/>
        </w:r>
      </w:ins>
      <w:ins w:id="11251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8.1.16 </w:t>
        </w:r>
      </w:ins>
      <w:ins w:id="11252" w:author="M00032937" w:date="2024-06-28T10:27:16Z">
        <w:r>
          <w:rPr>
            <w:rFonts w:hint="eastAsia"/>
            <w:lang w:val="en-US" w:eastAsia="zh-CN"/>
          </w:rPr>
          <w:t>烘干</w:t>
        </w:r>
      </w:ins>
      <w:ins w:id="11253" w:author="M00032937" w:date="2024-06-28T10:27:16Z">
        <w:r>
          <w:rPr/>
          <w:tab/>
        </w:r>
      </w:ins>
      <w:ins w:id="11254" w:author="M00032937" w:date="2024-06-28T10:27:16Z">
        <w:r>
          <w:rPr/>
          <w:fldChar w:fldCharType="begin"/>
        </w:r>
      </w:ins>
      <w:ins w:id="11255" w:author="M00032937" w:date="2024-06-28T10:27:16Z">
        <w:r>
          <w:rPr/>
          <w:instrText xml:space="preserve"> PAGEREF _Toc7561 \h </w:instrText>
        </w:r>
      </w:ins>
      <w:ins w:id="11256" w:author="M00032937" w:date="2024-06-28T10:27:16Z">
        <w:r>
          <w:rPr/>
          <w:fldChar w:fldCharType="separate"/>
        </w:r>
      </w:ins>
      <w:ins w:id="11257" w:author="M00032937" w:date="2024-06-28T10:27:16Z">
        <w:r>
          <w:rPr/>
          <w:t>26</w:t>
        </w:r>
      </w:ins>
      <w:ins w:id="11258" w:author="M00032937" w:date="2024-06-28T10:27:16Z">
        <w:r>
          <w:rPr/>
          <w:fldChar w:fldCharType="end"/>
        </w:r>
      </w:ins>
      <w:ins w:id="11259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260" w:author="M00032937" w:date="2024-06-28T10:27:16Z"/>
        </w:rPr>
      </w:pPr>
      <w:ins w:id="11261" w:author="M00032937" w:date="2024-06-28T10:27:16Z">
        <w:r>
          <w:rPr>
            <w:rFonts w:ascii="Times New Roman"/>
          </w:rPr>
          <w:fldChar w:fldCharType="begin"/>
        </w:r>
      </w:ins>
      <w:ins w:id="11262" w:author="M00032937" w:date="2024-06-28T10:27:16Z">
        <w:r>
          <w:rPr>
            <w:rFonts w:ascii="Times New Roman"/>
          </w:rPr>
          <w:instrText xml:space="preserve"> HYPERLINK \l _Toc18326 </w:instrText>
        </w:r>
      </w:ins>
      <w:ins w:id="11263" w:author="M00032937" w:date="2024-06-28T10:27:16Z">
        <w:r>
          <w:rPr>
            <w:rFonts w:ascii="Times New Roman"/>
          </w:rPr>
          <w:fldChar w:fldCharType="separate"/>
        </w:r>
      </w:ins>
      <w:ins w:id="11264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8.1.17 </w:t>
        </w:r>
      </w:ins>
      <w:ins w:id="11265" w:author="M00032937" w:date="2024-06-28T10:27:16Z">
        <w:r>
          <w:rPr>
            <w:rFonts w:hint="eastAsia"/>
            <w:lang w:val="en-US" w:eastAsia="zh-CN"/>
          </w:rPr>
          <w:t>风速调节</w:t>
        </w:r>
      </w:ins>
      <w:ins w:id="11266" w:author="M00032937" w:date="2024-06-28T10:27:16Z">
        <w:r>
          <w:rPr/>
          <w:tab/>
        </w:r>
      </w:ins>
      <w:ins w:id="11267" w:author="M00032937" w:date="2024-06-28T10:27:16Z">
        <w:r>
          <w:rPr/>
          <w:fldChar w:fldCharType="begin"/>
        </w:r>
      </w:ins>
      <w:ins w:id="11268" w:author="M00032937" w:date="2024-06-28T10:27:16Z">
        <w:r>
          <w:rPr/>
          <w:instrText xml:space="preserve"> PAGEREF _Toc18326 \h </w:instrText>
        </w:r>
      </w:ins>
      <w:ins w:id="11269" w:author="M00032937" w:date="2024-06-28T10:27:16Z">
        <w:r>
          <w:rPr/>
          <w:fldChar w:fldCharType="separate"/>
        </w:r>
      </w:ins>
      <w:ins w:id="11270" w:author="M00032937" w:date="2024-06-28T10:27:16Z">
        <w:r>
          <w:rPr/>
          <w:t>26</w:t>
        </w:r>
      </w:ins>
      <w:ins w:id="11271" w:author="M00032937" w:date="2024-06-28T10:27:16Z">
        <w:r>
          <w:rPr/>
          <w:fldChar w:fldCharType="end"/>
        </w:r>
      </w:ins>
      <w:ins w:id="11272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273" w:author="M00032937" w:date="2024-06-28T10:27:16Z"/>
        </w:rPr>
      </w:pPr>
      <w:ins w:id="11274" w:author="M00032937" w:date="2024-06-28T10:27:16Z">
        <w:r>
          <w:rPr>
            <w:rFonts w:ascii="Times New Roman"/>
          </w:rPr>
          <w:fldChar w:fldCharType="begin"/>
        </w:r>
      </w:ins>
      <w:ins w:id="11275" w:author="M00032937" w:date="2024-06-28T10:27:16Z">
        <w:r>
          <w:rPr>
            <w:rFonts w:ascii="Times New Roman"/>
          </w:rPr>
          <w:instrText xml:space="preserve"> HYPERLINK \l _Toc27474 </w:instrText>
        </w:r>
      </w:ins>
      <w:ins w:id="11276" w:author="M00032937" w:date="2024-06-28T10:27:16Z">
        <w:r>
          <w:rPr>
            <w:rFonts w:ascii="Times New Roman"/>
          </w:rPr>
          <w:fldChar w:fldCharType="separate"/>
        </w:r>
      </w:ins>
      <w:ins w:id="11277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8.1.18 </w:t>
        </w:r>
      </w:ins>
      <w:ins w:id="11278" w:author="M00032937" w:date="2024-06-28T10:27:16Z">
        <w:r>
          <w:rPr>
            <w:rFonts w:hint="eastAsia"/>
          </w:rPr>
          <w:t>除臭</w:t>
        </w:r>
      </w:ins>
      <w:ins w:id="11279" w:author="M00032937" w:date="2024-06-28T10:27:16Z">
        <w:r>
          <w:rPr/>
          <w:tab/>
        </w:r>
      </w:ins>
      <w:ins w:id="11280" w:author="M00032937" w:date="2024-06-28T10:27:16Z">
        <w:r>
          <w:rPr/>
          <w:fldChar w:fldCharType="begin"/>
        </w:r>
      </w:ins>
      <w:ins w:id="11281" w:author="M00032937" w:date="2024-06-28T10:27:16Z">
        <w:r>
          <w:rPr/>
          <w:instrText xml:space="preserve"> PAGEREF _Toc27474 \h </w:instrText>
        </w:r>
      </w:ins>
      <w:ins w:id="11282" w:author="M00032937" w:date="2024-06-28T10:27:16Z">
        <w:r>
          <w:rPr/>
          <w:fldChar w:fldCharType="separate"/>
        </w:r>
      </w:ins>
      <w:ins w:id="11283" w:author="M00032937" w:date="2024-06-28T10:27:16Z">
        <w:r>
          <w:rPr/>
          <w:t>26</w:t>
        </w:r>
      </w:ins>
      <w:ins w:id="11284" w:author="M00032937" w:date="2024-06-28T10:27:16Z">
        <w:r>
          <w:rPr/>
          <w:fldChar w:fldCharType="end"/>
        </w:r>
      </w:ins>
      <w:ins w:id="11285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286" w:author="M00032937" w:date="2024-06-28T10:27:16Z"/>
        </w:rPr>
      </w:pPr>
      <w:ins w:id="11287" w:author="M00032937" w:date="2024-06-28T10:27:16Z">
        <w:r>
          <w:rPr>
            <w:rFonts w:ascii="Times New Roman"/>
          </w:rPr>
          <w:fldChar w:fldCharType="begin"/>
        </w:r>
      </w:ins>
      <w:ins w:id="11288" w:author="M00032937" w:date="2024-06-28T10:27:16Z">
        <w:r>
          <w:rPr>
            <w:rFonts w:ascii="Times New Roman"/>
          </w:rPr>
          <w:instrText xml:space="preserve"> HYPERLINK \l _Toc8333 </w:instrText>
        </w:r>
      </w:ins>
      <w:ins w:id="11289" w:author="M00032937" w:date="2024-06-28T10:27:16Z">
        <w:r>
          <w:rPr>
            <w:rFonts w:ascii="Times New Roman"/>
          </w:rPr>
          <w:fldChar w:fldCharType="separate"/>
        </w:r>
      </w:ins>
      <w:ins w:id="11290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8.1.19 </w:t>
        </w:r>
      </w:ins>
      <w:ins w:id="11291" w:author="M00032937" w:date="2024-06-28T10:27:16Z">
        <w:r>
          <w:rPr>
            <w:rFonts w:hint="eastAsia"/>
          </w:rPr>
          <w:t>夜灯</w:t>
        </w:r>
      </w:ins>
      <w:ins w:id="11292" w:author="M00032937" w:date="2024-06-28T10:27:16Z">
        <w:r>
          <w:rPr/>
          <w:tab/>
        </w:r>
      </w:ins>
      <w:ins w:id="11293" w:author="M00032937" w:date="2024-06-28T10:27:16Z">
        <w:r>
          <w:rPr/>
          <w:fldChar w:fldCharType="begin"/>
        </w:r>
      </w:ins>
      <w:ins w:id="11294" w:author="M00032937" w:date="2024-06-28T10:27:16Z">
        <w:r>
          <w:rPr/>
          <w:instrText xml:space="preserve"> PAGEREF _Toc8333 \h </w:instrText>
        </w:r>
      </w:ins>
      <w:ins w:id="11295" w:author="M00032937" w:date="2024-06-28T10:27:16Z">
        <w:r>
          <w:rPr/>
          <w:fldChar w:fldCharType="separate"/>
        </w:r>
      </w:ins>
      <w:ins w:id="11296" w:author="M00032937" w:date="2024-06-28T10:27:16Z">
        <w:r>
          <w:rPr/>
          <w:t>26</w:t>
        </w:r>
      </w:ins>
      <w:ins w:id="11297" w:author="M00032937" w:date="2024-06-28T10:27:16Z">
        <w:r>
          <w:rPr/>
          <w:fldChar w:fldCharType="end"/>
        </w:r>
      </w:ins>
      <w:ins w:id="11298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299" w:author="M00032937" w:date="2024-06-28T10:27:16Z"/>
        </w:rPr>
      </w:pPr>
      <w:ins w:id="11300" w:author="M00032937" w:date="2024-06-28T10:27:16Z">
        <w:r>
          <w:rPr>
            <w:rFonts w:ascii="Times New Roman"/>
          </w:rPr>
          <w:fldChar w:fldCharType="begin"/>
        </w:r>
      </w:ins>
      <w:ins w:id="11301" w:author="M00032937" w:date="2024-06-28T10:27:16Z">
        <w:r>
          <w:rPr>
            <w:rFonts w:ascii="Times New Roman"/>
          </w:rPr>
          <w:instrText xml:space="preserve"> HYPERLINK \l _Toc30833 </w:instrText>
        </w:r>
      </w:ins>
      <w:ins w:id="11302" w:author="M00032937" w:date="2024-06-28T10:27:16Z">
        <w:r>
          <w:rPr>
            <w:rFonts w:ascii="Times New Roman"/>
          </w:rPr>
          <w:fldChar w:fldCharType="separate"/>
        </w:r>
      </w:ins>
      <w:ins w:id="11303" w:author="M00032937" w:date="2024-06-28T10:27:16Z">
        <w:r>
          <w:rPr>
            <w:rFonts w:hint="eastAsia"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8.1.20 </w:t>
        </w:r>
      </w:ins>
      <w:ins w:id="11304" w:author="M00032937" w:date="2024-06-28T10:27:16Z">
        <w:r>
          <w:rPr>
            <w:rFonts w:hint="eastAsia"/>
          </w:rPr>
          <w:t>光线感应</w:t>
        </w:r>
      </w:ins>
      <w:ins w:id="11305" w:author="M00032937" w:date="2024-06-28T10:27:16Z">
        <w:r>
          <w:rPr/>
          <w:tab/>
        </w:r>
      </w:ins>
      <w:ins w:id="11306" w:author="M00032937" w:date="2024-06-28T10:27:16Z">
        <w:r>
          <w:rPr/>
          <w:fldChar w:fldCharType="begin"/>
        </w:r>
      </w:ins>
      <w:ins w:id="11307" w:author="M00032937" w:date="2024-06-28T10:27:16Z">
        <w:r>
          <w:rPr/>
          <w:instrText xml:space="preserve"> PAGEREF _Toc30833 \h </w:instrText>
        </w:r>
      </w:ins>
      <w:ins w:id="11308" w:author="M00032937" w:date="2024-06-28T10:27:16Z">
        <w:r>
          <w:rPr/>
          <w:fldChar w:fldCharType="separate"/>
        </w:r>
      </w:ins>
      <w:ins w:id="11309" w:author="M00032937" w:date="2024-06-28T10:27:16Z">
        <w:r>
          <w:rPr/>
          <w:t>26</w:t>
        </w:r>
      </w:ins>
      <w:ins w:id="11310" w:author="M00032937" w:date="2024-06-28T10:27:16Z">
        <w:r>
          <w:rPr/>
          <w:fldChar w:fldCharType="end"/>
        </w:r>
      </w:ins>
      <w:ins w:id="11311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312" w:author="M00032937" w:date="2024-06-28T10:27:16Z"/>
        </w:rPr>
      </w:pPr>
      <w:ins w:id="11313" w:author="M00032937" w:date="2024-06-28T10:27:16Z">
        <w:r>
          <w:rPr>
            <w:rFonts w:ascii="Times New Roman"/>
          </w:rPr>
          <w:fldChar w:fldCharType="begin"/>
        </w:r>
      </w:ins>
      <w:ins w:id="11314" w:author="M00032937" w:date="2024-06-28T10:27:16Z">
        <w:r>
          <w:rPr>
            <w:rFonts w:ascii="Times New Roman"/>
          </w:rPr>
          <w:instrText xml:space="preserve"> HYPERLINK \l _Toc24494 </w:instrText>
        </w:r>
      </w:ins>
      <w:ins w:id="11315" w:author="M00032937" w:date="2024-06-28T10:27:16Z">
        <w:r>
          <w:rPr>
            <w:rFonts w:ascii="Times New Roman"/>
          </w:rPr>
          <w:fldChar w:fldCharType="separate"/>
        </w:r>
      </w:ins>
      <w:ins w:id="11316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8.1.21 </w:t>
        </w:r>
      </w:ins>
      <w:ins w:id="11317" w:author="M00032937" w:date="2024-06-28T10:27:16Z">
        <w:r>
          <w:rPr>
            <w:rFonts w:hint="eastAsia"/>
            <w:highlight w:val="none"/>
            <w:lang w:val="en-US" w:eastAsia="zh-CN"/>
          </w:rPr>
          <w:t>座圈氛围灯</w:t>
        </w:r>
      </w:ins>
      <w:ins w:id="11318" w:author="M00032937" w:date="2024-06-28T10:27:16Z">
        <w:r>
          <w:rPr/>
          <w:tab/>
        </w:r>
      </w:ins>
      <w:ins w:id="11319" w:author="M00032937" w:date="2024-06-28T10:27:16Z">
        <w:r>
          <w:rPr/>
          <w:fldChar w:fldCharType="begin"/>
        </w:r>
      </w:ins>
      <w:ins w:id="11320" w:author="M00032937" w:date="2024-06-28T10:27:16Z">
        <w:r>
          <w:rPr/>
          <w:instrText xml:space="preserve"> PAGEREF _Toc24494 \h </w:instrText>
        </w:r>
      </w:ins>
      <w:ins w:id="11321" w:author="M00032937" w:date="2024-06-28T10:27:16Z">
        <w:r>
          <w:rPr/>
          <w:fldChar w:fldCharType="separate"/>
        </w:r>
      </w:ins>
      <w:ins w:id="11322" w:author="M00032937" w:date="2024-06-28T10:27:16Z">
        <w:r>
          <w:rPr/>
          <w:t>26</w:t>
        </w:r>
      </w:ins>
      <w:ins w:id="11323" w:author="M00032937" w:date="2024-06-28T10:27:16Z">
        <w:r>
          <w:rPr/>
          <w:fldChar w:fldCharType="end"/>
        </w:r>
      </w:ins>
      <w:ins w:id="11324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325" w:author="M00032937" w:date="2024-06-28T10:27:16Z"/>
        </w:rPr>
      </w:pPr>
      <w:ins w:id="11326" w:author="M00032937" w:date="2024-06-28T10:27:16Z">
        <w:r>
          <w:rPr>
            <w:rFonts w:ascii="Times New Roman"/>
          </w:rPr>
          <w:fldChar w:fldCharType="begin"/>
        </w:r>
      </w:ins>
      <w:ins w:id="11327" w:author="M00032937" w:date="2024-06-28T10:27:16Z">
        <w:r>
          <w:rPr>
            <w:rFonts w:ascii="Times New Roman"/>
          </w:rPr>
          <w:instrText xml:space="preserve"> HYPERLINK \l _Toc14719 </w:instrText>
        </w:r>
      </w:ins>
      <w:ins w:id="11328" w:author="M00032937" w:date="2024-06-28T10:27:16Z">
        <w:r>
          <w:rPr>
            <w:rFonts w:ascii="Times New Roman"/>
          </w:rPr>
          <w:fldChar w:fldCharType="separate"/>
        </w:r>
      </w:ins>
      <w:ins w:id="11329" w:author="M00032937" w:date="2024-06-28T10:27:16Z">
        <w:r>
          <w:rPr>
            <w:rFonts w:hint="eastAsia"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8.1.22 </w:t>
        </w:r>
      </w:ins>
      <w:ins w:id="11330" w:author="M00032937" w:date="2024-06-28T10:27:16Z">
        <w:r>
          <w:rPr>
            <w:rFonts w:hint="eastAsia"/>
          </w:rPr>
          <w:t>遥控开</w:t>
        </w:r>
      </w:ins>
      <w:ins w:id="11331" w:author="M00032937" w:date="2024-06-28T10:27:16Z">
        <w:r>
          <w:rPr>
            <w:rFonts w:hint="eastAsia"/>
            <w:lang w:val="en-US" w:eastAsia="zh-CN"/>
          </w:rPr>
          <w:t>关</w:t>
        </w:r>
      </w:ins>
      <w:ins w:id="11332" w:author="M00032937" w:date="2024-06-28T10:27:16Z">
        <w:r>
          <w:rPr/>
          <w:t>圈</w:t>
        </w:r>
      </w:ins>
      <w:ins w:id="11333" w:author="M00032937" w:date="2024-06-28T10:27:16Z">
        <w:r>
          <w:rPr>
            <w:rFonts w:hint="eastAsia"/>
          </w:rPr>
          <w:t>/盖</w:t>
        </w:r>
      </w:ins>
      <w:ins w:id="11334" w:author="M00032937" w:date="2024-06-28T10:27:16Z">
        <w:r>
          <w:rPr/>
          <w:tab/>
        </w:r>
      </w:ins>
      <w:ins w:id="11335" w:author="M00032937" w:date="2024-06-28T10:27:16Z">
        <w:r>
          <w:rPr/>
          <w:fldChar w:fldCharType="begin"/>
        </w:r>
      </w:ins>
      <w:ins w:id="11336" w:author="M00032937" w:date="2024-06-28T10:27:16Z">
        <w:r>
          <w:rPr/>
          <w:instrText xml:space="preserve"> PAGEREF _Toc14719 \h </w:instrText>
        </w:r>
      </w:ins>
      <w:ins w:id="11337" w:author="M00032937" w:date="2024-06-28T10:27:16Z">
        <w:r>
          <w:rPr/>
          <w:fldChar w:fldCharType="separate"/>
        </w:r>
      </w:ins>
      <w:ins w:id="11338" w:author="M00032937" w:date="2024-06-28T10:27:16Z">
        <w:r>
          <w:rPr/>
          <w:t>26</w:t>
        </w:r>
      </w:ins>
      <w:ins w:id="11339" w:author="M00032937" w:date="2024-06-28T10:27:16Z">
        <w:r>
          <w:rPr/>
          <w:fldChar w:fldCharType="end"/>
        </w:r>
      </w:ins>
      <w:ins w:id="11340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341" w:author="M00032937" w:date="2024-06-28T10:27:16Z"/>
        </w:rPr>
      </w:pPr>
      <w:ins w:id="11342" w:author="M00032937" w:date="2024-06-28T10:27:16Z">
        <w:r>
          <w:rPr>
            <w:rFonts w:ascii="Times New Roman"/>
          </w:rPr>
          <w:fldChar w:fldCharType="begin"/>
        </w:r>
      </w:ins>
      <w:ins w:id="11343" w:author="M00032937" w:date="2024-06-28T10:27:16Z">
        <w:r>
          <w:rPr>
            <w:rFonts w:ascii="Times New Roman"/>
          </w:rPr>
          <w:instrText xml:space="preserve"> HYPERLINK \l _Toc5537 </w:instrText>
        </w:r>
      </w:ins>
      <w:ins w:id="11344" w:author="M00032937" w:date="2024-06-28T10:27:16Z">
        <w:r>
          <w:rPr>
            <w:rFonts w:ascii="Times New Roman"/>
          </w:rPr>
          <w:fldChar w:fldCharType="separate"/>
        </w:r>
      </w:ins>
      <w:ins w:id="11345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8.1.23 </w:t>
        </w:r>
      </w:ins>
      <w:ins w:id="11346" w:author="M00032937" w:date="2024-06-28T10:27:16Z">
        <w:r>
          <w:rPr>
            <w:rFonts w:hint="eastAsia"/>
          </w:rPr>
          <w:t>离座冲水</w:t>
        </w:r>
      </w:ins>
      <w:ins w:id="11347" w:author="M00032937" w:date="2024-06-28T10:27:16Z">
        <w:r>
          <w:rPr/>
          <w:tab/>
        </w:r>
      </w:ins>
      <w:ins w:id="11348" w:author="M00032937" w:date="2024-06-28T10:27:16Z">
        <w:r>
          <w:rPr/>
          <w:fldChar w:fldCharType="begin"/>
        </w:r>
      </w:ins>
      <w:ins w:id="11349" w:author="M00032937" w:date="2024-06-28T10:27:16Z">
        <w:r>
          <w:rPr/>
          <w:instrText xml:space="preserve"> PAGEREF _Toc5537 \h </w:instrText>
        </w:r>
      </w:ins>
      <w:ins w:id="11350" w:author="M00032937" w:date="2024-06-28T10:27:16Z">
        <w:r>
          <w:rPr/>
          <w:fldChar w:fldCharType="separate"/>
        </w:r>
      </w:ins>
      <w:ins w:id="11351" w:author="M00032937" w:date="2024-06-28T10:27:16Z">
        <w:r>
          <w:rPr/>
          <w:t>27</w:t>
        </w:r>
      </w:ins>
      <w:ins w:id="11352" w:author="M00032937" w:date="2024-06-28T10:27:16Z">
        <w:r>
          <w:rPr/>
          <w:fldChar w:fldCharType="end"/>
        </w:r>
      </w:ins>
      <w:ins w:id="11353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354" w:author="M00032937" w:date="2024-06-28T10:27:16Z"/>
        </w:rPr>
      </w:pPr>
      <w:ins w:id="11355" w:author="M00032937" w:date="2024-06-28T10:27:16Z">
        <w:r>
          <w:rPr>
            <w:rFonts w:ascii="Times New Roman"/>
          </w:rPr>
          <w:fldChar w:fldCharType="begin"/>
        </w:r>
      </w:ins>
      <w:ins w:id="11356" w:author="M00032937" w:date="2024-06-28T10:27:16Z">
        <w:r>
          <w:rPr>
            <w:rFonts w:ascii="Times New Roman"/>
          </w:rPr>
          <w:instrText xml:space="preserve"> HYPERLINK \l _Toc15335 </w:instrText>
        </w:r>
      </w:ins>
      <w:ins w:id="11357" w:author="M00032937" w:date="2024-06-28T10:27:16Z">
        <w:r>
          <w:rPr>
            <w:rFonts w:ascii="Times New Roman"/>
          </w:rPr>
          <w:fldChar w:fldCharType="separate"/>
        </w:r>
      </w:ins>
      <w:ins w:id="11358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8.1.24 </w:t>
        </w:r>
      </w:ins>
      <w:ins w:id="11359" w:author="M00032937" w:date="2024-06-28T10:27:16Z">
        <w:r>
          <w:rPr>
            <w:rFonts w:hint="eastAsia"/>
          </w:rPr>
          <w:t>紫外线杀菌</w:t>
        </w:r>
      </w:ins>
      <w:ins w:id="11360" w:author="M00032937" w:date="2024-06-28T10:27:16Z">
        <w:r>
          <w:rPr/>
          <w:tab/>
        </w:r>
      </w:ins>
      <w:ins w:id="11361" w:author="M00032937" w:date="2024-06-28T10:27:16Z">
        <w:r>
          <w:rPr/>
          <w:fldChar w:fldCharType="begin"/>
        </w:r>
      </w:ins>
      <w:ins w:id="11362" w:author="M00032937" w:date="2024-06-28T10:27:16Z">
        <w:r>
          <w:rPr/>
          <w:instrText xml:space="preserve"> PAGEREF _Toc15335 \h </w:instrText>
        </w:r>
      </w:ins>
      <w:ins w:id="11363" w:author="M00032937" w:date="2024-06-28T10:27:16Z">
        <w:r>
          <w:rPr/>
          <w:fldChar w:fldCharType="separate"/>
        </w:r>
      </w:ins>
      <w:ins w:id="11364" w:author="M00032937" w:date="2024-06-28T10:27:16Z">
        <w:r>
          <w:rPr/>
          <w:t>27</w:t>
        </w:r>
      </w:ins>
      <w:ins w:id="11365" w:author="M00032937" w:date="2024-06-28T10:27:16Z">
        <w:r>
          <w:rPr/>
          <w:fldChar w:fldCharType="end"/>
        </w:r>
      </w:ins>
      <w:ins w:id="11366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367" w:author="M00032937" w:date="2024-06-28T10:27:16Z"/>
        </w:rPr>
      </w:pPr>
      <w:ins w:id="11368" w:author="M00032937" w:date="2024-06-28T10:27:16Z">
        <w:r>
          <w:rPr>
            <w:rFonts w:ascii="Times New Roman"/>
          </w:rPr>
          <w:fldChar w:fldCharType="begin"/>
        </w:r>
      </w:ins>
      <w:ins w:id="11369" w:author="M00032937" w:date="2024-06-28T10:27:16Z">
        <w:r>
          <w:rPr>
            <w:rFonts w:ascii="Times New Roman"/>
          </w:rPr>
          <w:instrText xml:space="preserve"> HYPERLINK \l _Toc29380 </w:instrText>
        </w:r>
      </w:ins>
      <w:ins w:id="11370" w:author="M00032937" w:date="2024-06-28T10:27:16Z">
        <w:r>
          <w:rPr>
            <w:rFonts w:ascii="Times New Roman"/>
          </w:rPr>
          <w:fldChar w:fldCharType="separate"/>
        </w:r>
      </w:ins>
      <w:ins w:id="11371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8.1.25 </w:t>
        </w:r>
      </w:ins>
      <w:ins w:id="11372" w:author="M00032937" w:date="2024-06-28T10:27:16Z">
        <w:r>
          <w:rPr>
            <w:rFonts w:hint="eastAsia"/>
            <w:highlight w:val="none"/>
            <w:lang w:val="en-US" w:eastAsia="zh-CN"/>
          </w:rPr>
          <w:t>功能切换</w:t>
        </w:r>
      </w:ins>
      <w:ins w:id="11373" w:author="M00032937" w:date="2024-06-28T10:27:16Z">
        <w:r>
          <w:rPr/>
          <w:tab/>
        </w:r>
      </w:ins>
      <w:ins w:id="11374" w:author="M00032937" w:date="2024-06-28T10:27:16Z">
        <w:r>
          <w:rPr/>
          <w:fldChar w:fldCharType="begin"/>
        </w:r>
      </w:ins>
      <w:ins w:id="11375" w:author="M00032937" w:date="2024-06-28T10:27:16Z">
        <w:r>
          <w:rPr/>
          <w:instrText xml:space="preserve"> PAGEREF _Toc29380 \h </w:instrText>
        </w:r>
      </w:ins>
      <w:ins w:id="11376" w:author="M00032937" w:date="2024-06-28T10:27:16Z">
        <w:r>
          <w:rPr/>
          <w:fldChar w:fldCharType="separate"/>
        </w:r>
      </w:ins>
      <w:ins w:id="11377" w:author="M00032937" w:date="2024-06-28T10:27:16Z">
        <w:r>
          <w:rPr/>
          <w:t>27</w:t>
        </w:r>
      </w:ins>
      <w:ins w:id="11378" w:author="M00032937" w:date="2024-06-28T10:27:16Z">
        <w:r>
          <w:rPr/>
          <w:fldChar w:fldCharType="end"/>
        </w:r>
      </w:ins>
      <w:ins w:id="11379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380" w:author="M00032937" w:date="2024-06-28T10:27:16Z"/>
        </w:rPr>
      </w:pPr>
      <w:ins w:id="11381" w:author="M00032937" w:date="2024-06-28T10:27:16Z">
        <w:r>
          <w:rPr>
            <w:rFonts w:ascii="Times New Roman"/>
          </w:rPr>
          <w:fldChar w:fldCharType="begin"/>
        </w:r>
      </w:ins>
      <w:ins w:id="11382" w:author="M00032937" w:date="2024-06-28T10:27:16Z">
        <w:r>
          <w:rPr>
            <w:rFonts w:ascii="Times New Roman"/>
          </w:rPr>
          <w:instrText xml:space="preserve"> HYPERLINK \l _Toc1037 </w:instrText>
        </w:r>
      </w:ins>
      <w:ins w:id="11383" w:author="M00032937" w:date="2024-06-28T10:27:16Z">
        <w:r>
          <w:rPr>
            <w:rFonts w:ascii="Times New Roman"/>
          </w:rPr>
          <w:fldChar w:fldCharType="separate"/>
        </w:r>
      </w:ins>
      <w:ins w:id="11384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8.1.26 </w:t>
        </w:r>
      </w:ins>
      <w:ins w:id="11385" w:author="M00032937" w:date="2024-06-28T10:27:16Z">
        <w:r>
          <w:rPr>
            <w:rFonts w:hint="eastAsia"/>
          </w:rPr>
          <w:t>座圈感应</w:t>
        </w:r>
      </w:ins>
      <w:ins w:id="11386" w:author="M00032937" w:date="2024-06-28T10:27:16Z">
        <w:r>
          <w:rPr/>
          <w:tab/>
        </w:r>
      </w:ins>
      <w:ins w:id="11387" w:author="M00032937" w:date="2024-06-28T10:27:16Z">
        <w:r>
          <w:rPr/>
          <w:fldChar w:fldCharType="begin"/>
        </w:r>
      </w:ins>
      <w:ins w:id="11388" w:author="M00032937" w:date="2024-06-28T10:27:16Z">
        <w:r>
          <w:rPr/>
          <w:instrText xml:space="preserve"> PAGEREF _Toc1037 \h </w:instrText>
        </w:r>
      </w:ins>
      <w:ins w:id="11389" w:author="M00032937" w:date="2024-06-28T10:27:16Z">
        <w:r>
          <w:rPr/>
          <w:fldChar w:fldCharType="separate"/>
        </w:r>
      </w:ins>
      <w:ins w:id="11390" w:author="M00032937" w:date="2024-06-28T10:27:16Z">
        <w:r>
          <w:rPr/>
          <w:t>27</w:t>
        </w:r>
      </w:ins>
      <w:ins w:id="11391" w:author="M00032937" w:date="2024-06-28T10:27:16Z">
        <w:r>
          <w:rPr/>
          <w:fldChar w:fldCharType="end"/>
        </w:r>
      </w:ins>
      <w:ins w:id="11392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393" w:author="M00032937" w:date="2024-06-28T10:27:16Z"/>
        </w:rPr>
      </w:pPr>
      <w:ins w:id="11394" w:author="M00032937" w:date="2024-06-28T10:27:16Z">
        <w:r>
          <w:rPr>
            <w:rFonts w:ascii="Times New Roman"/>
          </w:rPr>
          <w:fldChar w:fldCharType="begin"/>
        </w:r>
      </w:ins>
      <w:ins w:id="11395" w:author="M00032937" w:date="2024-06-28T10:27:16Z">
        <w:r>
          <w:rPr>
            <w:rFonts w:ascii="Times New Roman"/>
          </w:rPr>
          <w:instrText xml:space="preserve"> HYPERLINK \l _Toc21954 </w:instrText>
        </w:r>
      </w:ins>
      <w:ins w:id="11396" w:author="M00032937" w:date="2024-06-28T10:27:16Z">
        <w:r>
          <w:rPr>
            <w:rFonts w:ascii="Times New Roman"/>
          </w:rPr>
          <w:fldChar w:fldCharType="separate"/>
        </w:r>
      </w:ins>
      <w:ins w:id="11397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8.1.27 </w:t>
        </w:r>
      </w:ins>
      <w:ins w:id="11398" w:author="M00032937" w:date="2024-06-28T10:27:16Z">
        <w:r>
          <w:rPr>
            <w:rFonts w:hint="eastAsia"/>
            <w:highlight w:val="none"/>
            <w:lang w:val="en-US" w:eastAsia="zh-CN"/>
          </w:rPr>
          <w:t>电解水杀菌</w:t>
        </w:r>
      </w:ins>
      <w:ins w:id="11399" w:author="M00032937" w:date="2024-06-28T10:27:16Z">
        <w:r>
          <w:rPr/>
          <w:tab/>
        </w:r>
      </w:ins>
      <w:ins w:id="11400" w:author="M00032937" w:date="2024-06-28T10:27:16Z">
        <w:r>
          <w:rPr/>
          <w:fldChar w:fldCharType="begin"/>
        </w:r>
      </w:ins>
      <w:ins w:id="11401" w:author="M00032937" w:date="2024-06-28T10:27:16Z">
        <w:r>
          <w:rPr/>
          <w:instrText xml:space="preserve"> PAGEREF _Toc21954 \h </w:instrText>
        </w:r>
      </w:ins>
      <w:ins w:id="11402" w:author="M00032937" w:date="2024-06-28T10:27:16Z">
        <w:r>
          <w:rPr/>
          <w:fldChar w:fldCharType="separate"/>
        </w:r>
      </w:ins>
      <w:ins w:id="11403" w:author="M00032937" w:date="2024-06-28T10:27:16Z">
        <w:r>
          <w:rPr/>
          <w:t>27</w:t>
        </w:r>
      </w:ins>
      <w:ins w:id="11404" w:author="M00032937" w:date="2024-06-28T10:27:16Z">
        <w:r>
          <w:rPr/>
          <w:fldChar w:fldCharType="end"/>
        </w:r>
      </w:ins>
      <w:ins w:id="11405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406" w:author="M00032937" w:date="2024-06-28T10:27:16Z"/>
        </w:rPr>
      </w:pPr>
      <w:ins w:id="11407" w:author="M00032937" w:date="2024-06-28T10:27:16Z">
        <w:r>
          <w:rPr>
            <w:rFonts w:ascii="Times New Roman"/>
          </w:rPr>
          <w:fldChar w:fldCharType="begin"/>
        </w:r>
      </w:ins>
      <w:ins w:id="11408" w:author="M00032937" w:date="2024-06-28T10:27:16Z">
        <w:r>
          <w:rPr>
            <w:rFonts w:ascii="Times New Roman"/>
          </w:rPr>
          <w:instrText xml:space="preserve"> HYPERLINK \l _Toc6756 </w:instrText>
        </w:r>
      </w:ins>
      <w:ins w:id="11409" w:author="M00032937" w:date="2024-06-28T10:27:16Z">
        <w:r>
          <w:rPr>
            <w:rFonts w:ascii="Times New Roman"/>
          </w:rPr>
          <w:fldChar w:fldCharType="separate"/>
        </w:r>
      </w:ins>
      <w:ins w:id="11410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8.1.28 </w:t>
        </w:r>
      </w:ins>
      <w:ins w:id="11411" w:author="M00032937" w:date="2024-06-28T10:27:16Z">
        <w:r>
          <w:rPr>
            <w:rFonts w:hint="eastAsia"/>
          </w:rPr>
          <w:t>商务模式</w:t>
        </w:r>
      </w:ins>
      <w:ins w:id="11412" w:author="M00032937" w:date="2024-06-28T10:27:16Z">
        <w:r>
          <w:rPr/>
          <w:tab/>
        </w:r>
      </w:ins>
      <w:ins w:id="11413" w:author="M00032937" w:date="2024-06-28T10:27:16Z">
        <w:r>
          <w:rPr/>
          <w:fldChar w:fldCharType="begin"/>
        </w:r>
      </w:ins>
      <w:ins w:id="11414" w:author="M00032937" w:date="2024-06-28T10:27:16Z">
        <w:r>
          <w:rPr/>
          <w:instrText xml:space="preserve"> PAGEREF _Toc6756 \h </w:instrText>
        </w:r>
      </w:ins>
      <w:ins w:id="11415" w:author="M00032937" w:date="2024-06-28T10:27:16Z">
        <w:r>
          <w:rPr/>
          <w:fldChar w:fldCharType="separate"/>
        </w:r>
      </w:ins>
      <w:ins w:id="11416" w:author="M00032937" w:date="2024-06-28T10:27:16Z">
        <w:r>
          <w:rPr/>
          <w:t>27</w:t>
        </w:r>
      </w:ins>
      <w:ins w:id="11417" w:author="M00032937" w:date="2024-06-28T10:27:16Z">
        <w:r>
          <w:rPr/>
          <w:fldChar w:fldCharType="end"/>
        </w:r>
      </w:ins>
      <w:ins w:id="11418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419" w:author="M00032937" w:date="2024-06-28T10:27:16Z"/>
        </w:rPr>
      </w:pPr>
      <w:ins w:id="11420" w:author="M00032937" w:date="2024-06-28T10:27:16Z">
        <w:r>
          <w:rPr>
            <w:rFonts w:ascii="Times New Roman"/>
          </w:rPr>
          <w:fldChar w:fldCharType="begin"/>
        </w:r>
      </w:ins>
      <w:ins w:id="11421" w:author="M00032937" w:date="2024-06-28T10:27:16Z">
        <w:r>
          <w:rPr>
            <w:rFonts w:ascii="Times New Roman"/>
          </w:rPr>
          <w:instrText xml:space="preserve"> HYPERLINK \l _Toc32748 </w:instrText>
        </w:r>
      </w:ins>
      <w:ins w:id="11422" w:author="M00032937" w:date="2024-06-28T10:27:16Z">
        <w:r>
          <w:rPr>
            <w:rFonts w:ascii="Times New Roman"/>
          </w:rPr>
          <w:fldChar w:fldCharType="separate"/>
        </w:r>
      </w:ins>
      <w:ins w:id="11423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8.1.29 </w:t>
        </w:r>
      </w:ins>
      <w:ins w:id="11424" w:author="M00032937" w:date="2024-06-28T10:27:16Z">
        <w:r>
          <w:rPr>
            <w:rFonts w:hint="eastAsia"/>
          </w:rPr>
          <w:t>喷口自洁</w:t>
        </w:r>
      </w:ins>
      <w:ins w:id="11425" w:author="M00032937" w:date="2024-06-28T10:27:16Z">
        <w:r>
          <w:rPr/>
          <w:tab/>
        </w:r>
      </w:ins>
      <w:ins w:id="11426" w:author="M00032937" w:date="2024-06-28T10:27:16Z">
        <w:r>
          <w:rPr/>
          <w:fldChar w:fldCharType="begin"/>
        </w:r>
      </w:ins>
      <w:ins w:id="11427" w:author="M00032937" w:date="2024-06-28T10:27:16Z">
        <w:r>
          <w:rPr/>
          <w:instrText xml:space="preserve"> PAGEREF _Toc32748 \h </w:instrText>
        </w:r>
      </w:ins>
      <w:ins w:id="11428" w:author="M00032937" w:date="2024-06-28T10:27:16Z">
        <w:r>
          <w:rPr/>
          <w:fldChar w:fldCharType="separate"/>
        </w:r>
      </w:ins>
      <w:ins w:id="11429" w:author="M00032937" w:date="2024-06-28T10:27:16Z">
        <w:r>
          <w:rPr/>
          <w:t>28</w:t>
        </w:r>
      </w:ins>
      <w:ins w:id="11430" w:author="M00032937" w:date="2024-06-28T10:27:16Z">
        <w:r>
          <w:rPr/>
          <w:fldChar w:fldCharType="end"/>
        </w:r>
      </w:ins>
      <w:ins w:id="11431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432" w:author="M00032937" w:date="2024-06-28T10:27:16Z"/>
        </w:rPr>
      </w:pPr>
      <w:ins w:id="11433" w:author="M00032937" w:date="2024-06-28T10:27:16Z">
        <w:r>
          <w:rPr>
            <w:rFonts w:ascii="Times New Roman"/>
          </w:rPr>
          <w:fldChar w:fldCharType="begin"/>
        </w:r>
      </w:ins>
      <w:ins w:id="11434" w:author="M00032937" w:date="2024-06-28T10:27:16Z">
        <w:r>
          <w:rPr>
            <w:rFonts w:ascii="Times New Roman"/>
          </w:rPr>
          <w:instrText xml:space="preserve"> HYPERLINK \l _Toc13594 </w:instrText>
        </w:r>
      </w:ins>
      <w:ins w:id="11435" w:author="M00032937" w:date="2024-06-28T10:27:16Z">
        <w:r>
          <w:rPr>
            <w:rFonts w:ascii="Times New Roman"/>
          </w:rPr>
          <w:fldChar w:fldCharType="separate"/>
        </w:r>
      </w:ins>
      <w:ins w:id="11436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8.1.30 </w:t>
        </w:r>
      </w:ins>
      <w:ins w:id="11437" w:author="M00032937" w:date="2024-06-28T10:27:16Z">
        <w:r>
          <w:rPr>
            <w:rFonts w:hint="eastAsia"/>
            <w:highlight w:val="none"/>
          </w:rPr>
          <w:t>记忆功能</w:t>
        </w:r>
      </w:ins>
      <w:ins w:id="11438" w:author="M00032937" w:date="2024-06-28T10:27:16Z">
        <w:r>
          <w:rPr/>
          <w:tab/>
        </w:r>
      </w:ins>
      <w:ins w:id="11439" w:author="M00032937" w:date="2024-06-28T10:27:16Z">
        <w:r>
          <w:rPr/>
          <w:fldChar w:fldCharType="begin"/>
        </w:r>
      </w:ins>
      <w:ins w:id="11440" w:author="M00032937" w:date="2024-06-28T10:27:16Z">
        <w:r>
          <w:rPr/>
          <w:instrText xml:space="preserve"> PAGEREF _Toc13594 \h </w:instrText>
        </w:r>
      </w:ins>
      <w:ins w:id="11441" w:author="M00032937" w:date="2024-06-28T10:27:16Z">
        <w:r>
          <w:rPr/>
          <w:fldChar w:fldCharType="separate"/>
        </w:r>
      </w:ins>
      <w:ins w:id="11442" w:author="M00032937" w:date="2024-06-28T10:27:16Z">
        <w:r>
          <w:rPr/>
          <w:t>28</w:t>
        </w:r>
      </w:ins>
      <w:ins w:id="11443" w:author="M00032937" w:date="2024-06-28T10:27:16Z">
        <w:r>
          <w:rPr/>
          <w:fldChar w:fldCharType="end"/>
        </w:r>
      </w:ins>
      <w:ins w:id="11444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445" w:author="M00032937" w:date="2024-06-28T10:27:16Z"/>
        </w:rPr>
      </w:pPr>
      <w:ins w:id="11446" w:author="M00032937" w:date="2024-06-28T10:27:16Z">
        <w:r>
          <w:rPr>
            <w:rFonts w:ascii="Times New Roman"/>
          </w:rPr>
          <w:fldChar w:fldCharType="begin"/>
        </w:r>
      </w:ins>
      <w:ins w:id="11447" w:author="M00032937" w:date="2024-06-28T10:27:16Z">
        <w:r>
          <w:rPr>
            <w:rFonts w:ascii="Times New Roman"/>
          </w:rPr>
          <w:instrText xml:space="preserve"> HYPERLINK \l _Toc2645 </w:instrText>
        </w:r>
      </w:ins>
      <w:ins w:id="11448" w:author="M00032937" w:date="2024-06-28T10:27:16Z">
        <w:r>
          <w:rPr>
            <w:rFonts w:ascii="Times New Roman"/>
          </w:rPr>
          <w:fldChar w:fldCharType="separate"/>
        </w:r>
      </w:ins>
      <w:ins w:id="11449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8.1.31 </w:t>
        </w:r>
      </w:ins>
      <w:ins w:id="11450" w:author="M00032937" w:date="2024-06-28T10:27:16Z">
        <w:r>
          <w:rPr>
            <w:rFonts w:hint="eastAsia"/>
            <w:lang w:val="en-US" w:eastAsia="zh-CN"/>
          </w:rPr>
          <w:t>四季温感</w:t>
        </w:r>
      </w:ins>
      <w:ins w:id="11451" w:author="M00032937" w:date="2024-06-28T10:27:16Z">
        <w:r>
          <w:rPr/>
          <w:tab/>
        </w:r>
      </w:ins>
      <w:ins w:id="11452" w:author="M00032937" w:date="2024-06-28T10:27:16Z">
        <w:r>
          <w:rPr/>
          <w:fldChar w:fldCharType="begin"/>
        </w:r>
      </w:ins>
      <w:ins w:id="11453" w:author="M00032937" w:date="2024-06-28T10:27:16Z">
        <w:r>
          <w:rPr/>
          <w:instrText xml:space="preserve"> PAGEREF _Toc2645 \h </w:instrText>
        </w:r>
      </w:ins>
      <w:ins w:id="11454" w:author="M00032937" w:date="2024-06-28T10:27:16Z">
        <w:r>
          <w:rPr/>
          <w:fldChar w:fldCharType="separate"/>
        </w:r>
      </w:ins>
      <w:ins w:id="11455" w:author="M00032937" w:date="2024-06-28T10:27:16Z">
        <w:r>
          <w:rPr/>
          <w:t>28</w:t>
        </w:r>
      </w:ins>
      <w:ins w:id="11456" w:author="M00032937" w:date="2024-06-28T10:27:16Z">
        <w:r>
          <w:rPr/>
          <w:fldChar w:fldCharType="end"/>
        </w:r>
      </w:ins>
      <w:ins w:id="11457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458" w:author="M00032937" w:date="2024-06-28T10:27:16Z"/>
        </w:rPr>
      </w:pPr>
      <w:ins w:id="11459" w:author="M00032937" w:date="2024-06-28T10:27:16Z">
        <w:r>
          <w:rPr>
            <w:rFonts w:ascii="Times New Roman"/>
          </w:rPr>
          <w:fldChar w:fldCharType="begin"/>
        </w:r>
      </w:ins>
      <w:ins w:id="11460" w:author="M00032937" w:date="2024-06-28T10:27:16Z">
        <w:r>
          <w:rPr>
            <w:rFonts w:ascii="Times New Roman"/>
          </w:rPr>
          <w:instrText xml:space="preserve"> HYPERLINK \l _Toc12141 </w:instrText>
        </w:r>
      </w:ins>
      <w:ins w:id="11461" w:author="M00032937" w:date="2024-06-28T10:27:16Z">
        <w:r>
          <w:rPr>
            <w:rFonts w:ascii="Times New Roman"/>
          </w:rPr>
          <w:fldChar w:fldCharType="separate"/>
        </w:r>
      </w:ins>
      <w:ins w:id="11462" w:author="M00032937" w:date="2024-06-28T10:27:16Z">
        <w:r>
          <w:rPr>
            <w:rFonts w:hint="eastAsia"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8.1.32 </w:t>
        </w:r>
      </w:ins>
      <w:ins w:id="11463" w:author="M00032937" w:date="2024-06-28T10:27:16Z">
        <w:r>
          <w:rPr>
            <w:rFonts w:hint="eastAsia"/>
            <w:lang w:val="en-US" w:eastAsia="zh-CN"/>
          </w:rPr>
          <w:t>离座自动关盖（无微波或微波关闭）</w:t>
        </w:r>
      </w:ins>
      <w:ins w:id="11464" w:author="M00032937" w:date="2024-06-28T10:27:16Z">
        <w:r>
          <w:rPr/>
          <w:tab/>
        </w:r>
      </w:ins>
      <w:ins w:id="11465" w:author="M00032937" w:date="2024-06-28T10:27:16Z">
        <w:r>
          <w:rPr/>
          <w:fldChar w:fldCharType="begin"/>
        </w:r>
      </w:ins>
      <w:ins w:id="11466" w:author="M00032937" w:date="2024-06-28T10:27:16Z">
        <w:r>
          <w:rPr/>
          <w:instrText xml:space="preserve"> PAGEREF _Toc12141 \h </w:instrText>
        </w:r>
      </w:ins>
      <w:ins w:id="11467" w:author="M00032937" w:date="2024-06-28T10:27:16Z">
        <w:r>
          <w:rPr/>
          <w:fldChar w:fldCharType="separate"/>
        </w:r>
      </w:ins>
      <w:ins w:id="11468" w:author="M00032937" w:date="2024-06-28T10:27:16Z">
        <w:r>
          <w:rPr/>
          <w:t>28</w:t>
        </w:r>
      </w:ins>
      <w:ins w:id="11469" w:author="M00032937" w:date="2024-06-28T10:27:16Z">
        <w:r>
          <w:rPr/>
          <w:fldChar w:fldCharType="end"/>
        </w:r>
      </w:ins>
      <w:ins w:id="11470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471" w:author="M00032937" w:date="2024-06-28T10:27:16Z"/>
        </w:rPr>
      </w:pPr>
      <w:ins w:id="11472" w:author="M00032937" w:date="2024-06-28T10:27:16Z">
        <w:r>
          <w:rPr>
            <w:rFonts w:ascii="Times New Roman"/>
          </w:rPr>
          <w:fldChar w:fldCharType="begin"/>
        </w:r>
      </w:ins>
      <w:ins w:id="11473" w:author="M00032937" w:date="2024-06-28T10:27:16Z">
        <w:r>
          <w:rPr>
            <w:rFonts w:ascii="Times New Roman"/>
          </w:rPr>
          <w:instrText xml:space="preserve"> HYPERLINK \l _Toc19130 </w:instrText>
        </w:r>
      </w:ins>
      <w:ins w:id="11474" w:author="M00032937" w:date="2024-06-28T10:27:16Z">
        <w:r>
          <w:rPr>
            <w:rFonts w:ascii="Times New Roman"/>
          </w:rPr>
          <w:fldChar w:fldCharType="separate"/>
        </w:r>
      </w:ins>
      <w:ins w:id="11475" w:author="M00032937" w:date="2024-06-28T10:27:16Z">
        <w:r>
          <w:rPr>
            <w:rFonts w:hint="eastAsia"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8.1.33 </w:t>
        </w:r>
      </w:ins>
      <w:ins w:id="11476" w:author="M00032937" w:date="2024-06-28T10:27:16Z">
        <w:r>
          <w:rPr>
            <w:rFonts w:hint="eastAsia"/>
          </w:rPr>
          <w:t>人体</w:t>
        </w:r>
      </w:ins>
      <w:ins w:id="11477" w:author="M00032937" w:date="2024-06-28T10:27:16Z">
        <w:r>
          <w:rPr/>
          <w:t>感应</w:t>
        </w:r>
      </w:ins>
      <w:ins w:id="11478" w:author="M00032937" w:date="2024-06-28T10:27:16Z">
        <w:r>
          <w:rPr/>
          <w:tab/>
        </w:r>
      </w:ins>
      <w:ins w:id="11479" w:author="M00032937" w:date="2024-06-28T10:27:16Z">
        <w:r>
          <w:rPr/>
          <w:fldChar w:fldCharType="begin"/>
        </w:r>
      </w:ins>
      <w:ins w:id="11480" w:author="M00032937" w:date="2024-06-28T10:27:16Z">
        <w:r>
          <w:rPr/>
          <w:instrText xml:space="preserve"> PAGEREF _Toc19130 \h </w:instrText>
        </w:r>
      </w:ins>
      <w:ins w:id="11481" w:author="M00032937" w:date="2024-06-28T10:27:16Z">
        <w:r>
          <w:rPr/>
          <w:fldChar w:fldCharType="separate"/>
        </w:r>
      </w:ins>
      <w:ins w:id="11482" w:author="M00032937" w:date="2024-06-28T10:27:16Z">
        <w:r>
          <w:rPr/>
          <w:t>28</w:t>
        </w:r>
      </w:ins>
      <w:ins w:id="11483" w:author="M00032937" w:date="2024-06-28T10:27:16Z">
        <w:r>
          <w:rPr/>
          <w:fldChar w:fldCharType="end"/>
        </w:r>
      </w:ins>
      <w:ins w:id="11484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485" w:author="M00032937" w:date="2024-06-28T10:27:16Z"/>
        </w:rPr>
      </w:pPr>
      <w:ins w:id="11486" w:author="M00032937" w:date="2024-06-28T10:27:16Z">
        <w:r>
          <w:rPr>
            <w:rFonts w:ascii="Times New Roman"/>
          </w:rPr>
          <w:fldChar w:fldCharType="begin"/>
        </w:r>
      </w:ins>
      <w:ins w:id="11487" w:author="M00032937" w:date="2024-06-28T10:27:16Z">
        <w:r>
          <w:rPr>
            <w:rFonts w:ascii="Times New Roman"/>
          </w:rPr>
          <w:instrText xml:space="preserve"> HYPERLINK \l _Toc11849 </w:instrText>
        </w:r>
      </w:ins>
      <w:ins w:id="11488" w:author="M00032937" w:date="2024-06-28T10:27:16Z">
        <w:r>
          <w:rPr>
            <w:rFonts w:ascii="Times New Roman"/>
          </w:rPr>
          <w:fldChar w:fldCharType="separate"/>
        </w:r>
      </w:ins>
      <w:ins w:id="11489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8.1.34 </w:t>
        </w:r>
      </w:ins>
      <w:ins w:id="11490" w:author="M00032937" w:date="2024-06-28T10:27:16Z">
        <w:r>
          <w:rPr>
            <w:rFonts w:hint="eastAsia"/>
            <w:lang w:val="en-US" w:eastAsia="zh-CN"/>
          </w:rPr>
          <w:t>过滤器提示</w:t>
        </w:r>
      </w:ins>
      <w:ins w:id="11491" w:author="M00032937" w:date="2024-06-28T10:27:16Z">
        <w:r>
          <w:rPr/>
          <w:tab/>
        </w:r>
      </w:ins>
      <w:ins w:id="11492" w:author="M00032937" w:date="2024-06-28T10:27:16Z">
        <w:r>
          <w:rPr/>
          <w:fldChar w:fldCharType="begin"/>
        </w:r>
      </w:ins>
      <w:ins w:id="11493" w:author="M00032937" w:date="2024-06-28T10:27:16Z">
        <w:r>
          <w:rPr/>
          <w:instrText xml:space="preserve"> PAGEREF _Toc11849 \h </w:instrText>
        </w:r>
      </w:ins>
      <w:ins w:id="11494" w:author="M00032937" w:date="2024-06-28T10:27:16Z">
        <w:r>
          <w:rPr/>
          <w:fldChar w:fldCharType="separate"/>
        </w:r>
      </w:ins>
      <w:ins w:id="11495" w:author="M00032937" w:date="2024-06-28T10:27:16Z">
        <w:r>
          <w:rPr/>
          <w:t>29</w:t>
        </w:r>
      </w:ins>
      <w:ins w:id="11496" w:author="M00032937" w:date="2024-06-28T10:27:16Z">
        <w:r>
          <w:rPr/>
          <w:fldChar w:fldCharType="end"/>
        </w:r>
      </w:ins>
      <w:ins w:id="11497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498" w:author="M00032937" w:date="2024-06-28T10:27:16Z"/>
        </w:rPr>
      </w:pPr>
      <w:ins w:id="11499" w:author="M00032937" w:date="2024-06-28T10:27:16Z">
        <w:r>
          <w:rPr>
            <w:rFonts w:ascii="Times New Roman"/>
          </w:rPr>
          <w:fldChar w:fldCharType="begin"/>
        </w:r>
      </w:ins>
      <w:ins w:id="11500" w:author="M00032937" w:date="2024-06-28T10:27:16Z">
        <w:r>
          <w:rPr>
            <w:rFonts w:ascii="Times New Roman"/>
          </w:rPr>
          <w:instrText xml:space="preserve"> HYPERLINK \l _Toc9132 </w:instrText>
        </w:r>
      </w:ins>
      <w:ins w:id="11501" w:author="M00032937" w:date="2024-06-28T10:27:16Z">
        <w:r>
          <w:rPr>
            <w:rFonts w:ascii="Times New Roman"/>
          </w:rPr>
          <w:fldChar w:fldCharType="separate"/>
        </w:r>
      </w:ins>
      <w:ins w:id="11502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8.1.35 </w:t>
        </w:r>
      </w:ins>
      <w:ins w:id="11503" w:author="M00032937" w:date="2024-06-28T10:27:16Z">
        <w:r>
          <w:rPr>
            <w:rFonts w:hint="eastAsia"/>
            <w:highlight w:val="none"/>
            <w:lang w:val="en-US" w:eastAsia="zh-CN"/>
          </w:rPr>
          <w:t>用户按键</w:t>
        </w:r>
      </w:ins>
      <w:ins w:id="11504" w:author="M00032937" w:date="2024-06-28T10:27:16Z">
        <w:r>
          <w:rPr/>
          <w:tab/>
        </w:r>
      </w:ins>
      <w:ins w:id="11505" w:author="M00032937" w:date="2024-06-28T10:27:16Z">
        <w:r>
          <w:rPr/>
          <w:fldChar w:fldCharType="begin"/>
        </w:r>
      </w:ins>
      <w:ins w:id="11506" w:author="M00032937" w:date="2024-06-28T10:27:16Z">
        <w:r>
          <w:rPr/>
          <w:instrText xml:space="preserve"> PAGEREF _Toc9132 \h </w:instrText>
        </w:r>
      </w:ins>
      <w:ins w:id="11507" w:author="M00032937" w:date="2024-06-28T10:27:16Z">
        <w:r>
          <w:rPr/>
          <w:fldChar w:fldCharType="separate"/>
        </w:r>
      </w:ins>
      <w:ins w:id="11508" w:author="M00032937" w:date="2024-06-28T10:27:16Z">
        <w:r>
          <w:rPr/>
          <w:t>29</w:t>
        </w:r>
      </w:ins>
      <w:ins w:id="11509" w:author="M00032937" w:date="2024-06-28T10:27:16Z">
        <w:r>
          <w:rPr/>
          <w:fldChar w:fldCharType="end"/>
        </w:r>
      </w:ins>
      <w:ins w:id="11510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511" w:author="M00032937" w:date="2024-06-28T10:27:16Z"/>
        </w:rPr>
      </w:pPr>
      <w:ins w:id="11512" w:author="M00032937" w:date="2024-06-28T10:27:16Z">
        <w:r>
          <w:rPr>
            <w:rFonts w:ascii="Times New Roman"/>
          </w:rPr>
          <w:fldChar w:fldCharType="begin"/>
        </w:r>
      </w:ins>
      <w:ins w:id="11513" w:author="M00032937" w:date="2024-06-28T10:27:16Z">
        <w:r>
          <w:rPr>
            <w:rFonts w:ascii="Times New Roman"/>
          </w:rPr>
          <w:instrText xml:space="preserve"> HYPERLINK \l _Toc25091 </w:instrText>
        </w:r>
      </w:ins>
      <w:ins w:id="11514" w:author="M00032937" w:date="2024-06-28T10:27:16Z">
        <w:r>
          <w:rPr>
            <w:rFonts w:ascii="Times New Roman"/>
          </w:rPr>
          <w:fldChar w:fldCharType="separate"/>
        </w:r>
      </w:ins>
      <w:ins w:id="11515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8.1.36 </w:t>
        </w:r>
      </w:ins>
      <w:ins w:id="11516" w:author="M00032937" w:date="2024-06-28T10:27:16Z">
        <w:r>
          <w:rPr>
            <w:rFonts w:hint="eastAsia"/>
          </w:rPr>
          <w:t>漏电保护</w:t>
        </w:r>
      </w:ins>
      <w:ins w:id="11517" w:author="M00032937" w:date="2024-06-28T10:27:16Z">
        <w:r>
          <w:rPr/>
          <w:tab/>
        </w:r>
      </w:ins>
      <w:ins w:id="11518" w:author="M00032937" w:date="2024-06-28T10:27:16Z">
        <w:r>
          <w:rPr/>
          <w:fldChar w:fldCharType="begin"/>
        </w:r>
      </w:ins>
      <w:ins w:id="11519" w:author="M00032937" w:date="2024-06-28T10:27:16Z">
        <w:r>
          <w:rPr/>
          <w:instrText xml:space="preserve"> PAGEREF _Toc25091 \h </w:instrText>
        </w:r>
      </w:ins>
      <w:ins w:id="11520" w:author="M00032937" w:date="2024-06-28T10:27:16Z">
        <w:r>
          <w:rPr/>
          <w:fldChar w:fldCharType="separate"/>
        </w:r>
      </w:ins>
      <w:ins w:id="11521" w:author="M00032937" w:date="2024-06-28T10:27:16Z">
        <w:r>
          <w:rPr/>
          <w:t>30</w:t>
        </w:r>
      </w:ins>
      <w:ins w:id="11522" w:author="M00032937" w:date="2024-06-28T10:27:16Z">
        <w:r>
          <w:rPr/>
          <w:fldChar w:fldCharType="end"/>
        </w:r>
      </w:ins>
      <w:ins w:id="11523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524" w:author="M00032937" w:date="2024-06-28T10:27:16Z"/>
        </w:rPr>
      </w:pPr>
      <w:ins w:id="11525" w:author="M00032937" w:date="2024-06-28T10:27:16Z">
        <w:r>
          <w:rPr>
            <w:rFonts w:ascii="Times New Roman"/>
          </w:rPr>
          <w:fldChar w:fldCharType="begin"/>
        </w:r>
      </w:ins>
      <w:ins w:id="11526" w:author="M00032937" w:date="2024-06-28T10:27:16Z">
        <w:r>
          <w:rPr>
            <w:rFonts w:ascii="Times New Roman"/>
          </w:rPr>
          <w:instrText xml:space="preserve"> HYPERLINK \l _Toc3947 </w:instrText>
        </w:r>
      </w:ins>
      <w:ins w:id="11527" w:author="M00032937" w:date="2024-06-28T10:27:16Z">
        <w:r>
          <w:rPr>
            <w:rFonts w:ascii="Times New Roman"/>
          </w:rPr>
          <w:fldChar w:fldCharType="separate"/>
        </w:r>
      </w:ins>
      <w:ins w:id="11528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8.1.37 </w:t>
        </w:r>
      </w:ins>
      <w:ins w:id="11529" w:author="M00032937" w:date="2024-06-28T10:27:16Z">
        <w:r>
          <w:rPr>
            <w:rFonts w:hint="eastAsia"/>
          </w:rPr>
          <w:t>纳米抗菌</w:t>
        </w:r>
      </w:ins>
      <w:ins w:id="11530" w:author="M00032937" w:date="2024-06-28T10:27:16Z">
        <w:r>
          <w:rPr/>
          <w:tab/>
        </w:r>
      </w:ins>
      <w:ins w:id="11531" w:author="M00032937" w:date="2024-06-28T10:27:16Z">
        <w:r>
          <w:rPr/>
          <w:fldChar w:fldCharType="begin"/>
        </w:r>
      </w:ins>
      <w:ins w:id="11532" w:author="M00032937" w:date="2024-06-28T10:27:16Z">
        <w:r>
          <w:rPr/>
          <w:instrText xml:space="preserve"> PAGEREF _Toc3947 \h </w:instrText>
        </w:r>
      </w:ins>
      <w:ins w:id="11533" w:author="M00032937" w:date="2024-06-28T10:27:16Z">
        <w:r>
          <w:rPr/>
          <w:fldChar w:fldCharType="separate"/>
        </w:r>
      </w:ins>
      <w:ins w:id="11534" w:author="M00032937" w:date="2024-06-28T10:27:16Z">
        <w:r>
          <w:rPr/>
          <w:t>30</w:t>
        </w:r>
      </w:ins>
      <w:ins w:id="11535" w:author="M00032937" w:date="2024-06-28T10:27:16Z">
        <w:r>
          <w:rPr/>
          <w:fldChar w:fldCharType="end"/>
        </w:r>
      </w:ins>
      <w:ins w:id="11536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537" w:author="M00032937" w:date="2024-06-28T10:27:16Z"/>
        </w:rPr>
      </w:pPr>
      <w:ins w:id="11538" w:author="M00032937" w:date="2024-06-28T10:27:16Z">
        <w:r>
          <w:rPr>
            <w:rFonts w:ascii="Times New Roman"/>
          </w:rPr>
          <w:fldChar w:fldCharType="begin"/>
        </w:r>
      </w:ins>
      <w:ins w:id="11539" w:author="M00032937" w:date="2024-06-28T10:27:16Z">
        <w:r>
          <w:rPr>
            <w:rFonts w:ascii="Times New Roman"/>
          </w:rPr>
          <w:instrText xml:space="preserve"> HYPERLINK \l _Toc16918 </w:instrText>
        </w:r>
      </w:ins>
      <w:ins w:id="11540" w:author="M00032937" w:date="2024-06-28T10:27:16Z">
        <w:r>
          <w:rPr>
            <w:rFonts w:ascii="Times New Roman"/>
          </w:rPr>
          <w:fldChar w:fldCharType="separate"/>
        </w:r>
      </w:ins>
      <w:ins w:id="11541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8.1.38 </w:t>
        </w:r>
      </w:ins>
      <w:ins w:id="11542" w:author="M00032937" w:date="2024-06-28T10:27:16Z">
        <w:r>
          <w:rPr>
            <w:rFonts w:hint="eastAsia"/>
          </w:rPr>
          <w:t>阻尼缓降</w:t>
        </w:r>
      </w:ins>
      <w:ins w:id="11543" w:author="M00032937" w:date="2024-06-28T10:27:16Z">
        <w:r>
          <w:rPr/>
          <w:tab/>
        </w:r>
      </w:ins>
      <w:ins w:id="11544" w:author="M00032937" w:date="2024-06-28T10:27:16Z">
        <w:r>
          <w:rPr/>
          <w:fldChar w:fldCharType="begin"/>
        </w:r>
      </w:ins>
      <w:ins w:id="11545" w:author="M00032937" w:date="2024-06-28T10:27:16Z">
        <w:r>
          <w:rPr/>
          <w:instrText xml:space="preserve"> PAGEREF _Toc16918 \h </w:instrText>
        </w:r>
      </w:ins>
      <w:ins w:id="11546" w:author="M00032937" w:date="2024-06-28T10:27:16Z">
        <w:r>
          <w:rPr/>
          <w:fldChar w:fldCharType="separate"/>
        </w:r>
      </w:ins>
      <w:ins w:id="11547" w:author="M00032937" w:date="2024-06-28T10:27:16Z">
        <w:r>
          <w:rPr/>
          <w:t>30</w:t>
        </w:r>
      </w:ins>
      <w:ins w:id="11548" w:author="M00032937" w:date="2024-06-28T10:27:16Z">
        <w:r>
          <w:rPr/>
          <w:fldChar w:fldCharType="end"/>
        </w:r>
      </w:ins>
      <w:ins w:id="11549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550" w:author="M00032937" w:date="2024-06-28T10:27:16Z"/>
        </w:rPr>
      </w:pPr>
      <w:ins w:id="11551" w:author="M00032937" w:date="2024-06-28T10:27:16Z">
        <w:r>
          <w:rPr>
            <w:rFonts w:ascii="Times New Roman"/>
          </w:rPr>
          <w:fldChar w:fldCharType="begin"/>
        </w:r>
      </w:ins>
      <w:ins w:id="11552" w:author="M00032937" w:date="2024-06-28T10:27:16Z">
        <w:r>
          <w:rPr>
            <w:rFonts w:ascii="Times New Roman"/>
          </w:rPr>
          <w:instrText xml:space="preserve"> HYPERLINK \l _Toc23775 </w:instrText>
        </w:r>
      </w:ins>
      <w:ins w:id="11553" w:author="M00032937" w:date="2024-06-28T10:27:16Z">
        <w:r>
          <w:rPr>
            <w:rFonts w:ascii="Times New Roman"/>
          </w:rPr>
          <w:fldChar w:fldCharType="separate"/>
        </w:r>
      </w:ins>
      <w:ins w:id="11554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8.1.39 </w:t>
        </w:r>
      </w:ins>
      <w:ins w:id="11555" w:author="M00032937" w:date="2024-06-28T10:27:16Z">
        <w:r>
          <w:rPr>
            <w:rFonts w:hint="eastAsia"/>
          </w:rPr>
          <w:t>空气隔离</w:t>
        </w:r>
      </w:ins>
      <w:ins w:id="11556" w:author="M00032937" w:date="2024-06-28T10:27:16Z">
        <w:r>
          <w:rPr/>
          <w:tab/>
        </w:r>
      </w:ins>
      <w:ins w:id="11557" w:author="M00032937" w:date="2024-06-28T10:27:16Z">
        <w:r>
          <w:rPr/>
          <w:fldChar w:fldCharType="begin"/>
        </w:r>
      </w:ins>
      <w:ins w:id="11558" w:author="M00032937" w:date="2024-06-28T10:27:16Z">
        <w:r>
          <w:rPr/>
          <w:instrText xml:space="preserve"> PAGEREF _Toc23775 \h </w:instrText>
        </w:r>
      </w:ins>
      <w:ins w:id="11559" w:author="M00032937" w:date="2024-06-28T10:27:16Z">
        <w:r>
          <w:rPr/>
          <w:fldChar w:fldCharType="separate"/>
        </w:r>
      </w:ins>
      <w:ins w:id="11560" w:author="M00032937" w:date="2024-06-28T10:27:16Z">
        <w:r>
          <w:rPr/>
          <w:t>30</w:t>
        </w:r>
      </w:ins>
      <w:ins w:id="11561" w:author="M00032937" w:date="2024-06-28T10:27:16Z">
        <w:r>
          <w:rPr/>
          <w:fldChar w:fldCharType="end"/>
        </w:r>
      </w:ins>
      <w:ins w:id="11562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563" w:author="M00032937" w:date="2024-06-28T10:27:16Z"/>
        </w:rPr>
      </w:pPr>
      <w:ins w:id="11564" w:author="M00032937" w:date="2024-06-28T10:27:16Z">
        <w:r>
          <w:rPr>
            <w:rFonts w:ascii="Times New Roman"/>
          </w:rPr>
          <w:fldChar w:fldCharType="begin"/>
        </w:r>
      </w:ins>
      <w:ins w:id="11565" w:author="M00032937" w:date="2024-06-28T10:27:16Z">
        <w:r>
          <w:rPr>
            <w:rFonts w:ascii="Times New Roman"/>
          </w:rPr>
          <w:instrText xml:space="preserve"> HYPERLINK \l _Toc2519 </w:instrText>
        </w:r>
      </w:ins>
      <w:ins w:id="11566" w:author="M00032937" w:date="2024-06-28T10:27:16Z">
        <w:r>
          <w:rPr>
            <w:rFonts w:ascii="Times New Roman"/>
          </w:rPr>
          <w:fldChar w:fldCharType="separate"/>
        </w:r>
      </w:ins>
      <w:ins w:id="11567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8.1.40 </w:t>
        </w:r>
      </w:ins>
      <w:ins w:id="11568" w:author="M00032937" w:date="2024-06-28T10:27:16Z">
        <w:r>
          <w:rPr>
            <w:rFonts w:hint="eastAsia"/>
          </w:rPr>
          <w:t>防止逆流</w:t>
        </w:r>
      </w:ins>
      <w:ins w:id="11569" w:author="M00032937" w:date="2024-06-28T10:27:16Z">
        <w:r>
          <w:rPr/>
          <w:tab/>
        </w:r>
      </w:ins>
      <w:ins w:id="11570" w:author="M00032937" w:date="2024-06-28T10:27:16Z">
        <w:r>
          <w:rPr/>
          <w:fldChar w:fldCharType="begin"/>
        </w:r>
      </w:ins>
      <w:ins w:id="11571" w:author="M00032937" w:date="2024-06-28T10:27:16Z">
        <w:r>
          <w:rPr/>
          <w:instrText xml:space="preserve"> PAGEREF _Toc2519 \h </w:instrText>
        </w:r>
      </w:ins>
      <w:ins w:id="11572" w:author="M00032937" w:date="2024-06-28T10:27:16Z">
        <w:r>
          <w:rPr/>
          <w:fldChar w:fldCharType="separate"/>
        </w:r>
      </w:ins>
      <w:ins w:id="11573" w:author="M00032937" w:date="2024-06-28T10:27:16Z">
        <w:r>
          <w:rPr/>
          <w:t>30</w:t>
        </w:r>
      </w:ins>
      <w:ins w:id="11574" w:author="M00032937" w:date="2024-06-28T10:27:16Z">
        <w:r>
          <w:rPr/>
          <w:fldChar w:fldCharType="end"/>
        </w:r>
      </w:ins>
      <w:ins w:id="11575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576" w:author="M00032937" w:date="2024-06-28T10:27:16Z"/>
        </w:rPr>
      </w:pPr>
      <w:ins w:id="11577" w:author="M00032937" w:date="2024-06-28T10:27:16Z">
        <w:r>
          <w:rPr>
            <w:rFonts w:ascii="Times New Roman"/>
          </w:rPr>
          <w:fldChar w:fldCharType="begin"/>
        </w:r>
      </w:ins>
      <w:ins w:id="11578" w:author="M00032937" w:date="2024-06-28T10:27:16Z">
        <w:r>
          <w:rPr>
            <w:rFonts w:ascii="Times New Roman"/>
          </w:rPr>
          <w:instrText xml:space="preserve"> HYPERLINK \l _Toc2533 </w:instrText>
        </w:r>
      </w:ins>
      <w:ins w:id="11579" w:author="M00032937" w:date="2024-06-28T10:27:16Z">
        <w:r>
          <w:rPr>
            <w:rFonts w:ascii="Times New Roman"/>
          </w:rPr>
          <w:fldChar w:fldCharType="separate"/>
        </w:r>
      </w:ins>
      <w:ins w:id="11580" w:author="M00032937" w:date="2024-06-28T10:27:16Z">
        <w:r>
          <w:rPr>
            <w:rFonts w:hint="eastAsia"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  <w:lang w:val="en-US" w:eastAsia="zh-CN"/>
          </w:rPr>
          <w:t xml:space="preserve">8.1.41 </w:t>
        </w:r>
      </w:ins>
      <w:ins w:id="11581" w:author="M00032937" w:date="2024-06-28T10:27:16Z">
        <w:r>
          <w:rPr>
            <w:rFonts w:hint="eastAsia"/>
          </w:rPr>
          <w:t>水质净化</w:t>
        </w:r>
      </w:ins>
      <w:ins w:id="11582" w:author="M00032937" w:date="2024-06-28T10:27:16Z">
        <w:r>
          <w:rPr/>
          <w:tab/>
        </w:r>
      </w:ins>
      <w:ins w:id="11583" w:author="M00032937" w:date="2024-06-28T10:27:16Z">
        <w:r>
          <w:rPr/>
          <w:fldChar w:fldCharType="begin"/>
        </w:r>
      </w:ins>
      <w:ins w:id="11584" w:author="M00032937" w:date="2024-06-28T10:27:16Z">
        <w:r>
          <w:rPr/>
          <w:instrText xml:space="preserve"> PAGEREF _Toc2533 \h </w:instrText>
        </w:r>
      </w:ins>
      <w:ins w:id="11585" w:author="M00032937" w:date="2024-06-28T10:27:16Z">
        <w:r>
          <w:rPr/>
          <w:fldChar w:fldCharType="separate"/>
        </w:r>
      </w:ins>
      <w:ins w:id="11586" w:author="M00032937" w:date="2024-06-28T10:27:16Z">
        <w:r>
          <w:rPr/>
          <w:t>30</w:t>
        </w:r>
      </w:ins>
      <w:ins w:id="11587" w:author="M00032937" w:date="2024-06-28T10:27:16Z">
        <w:r>
          <w:rPr/>
          <w:fldChar w:fldCharType="end"/>
        </w:r>
      </w:ins>
      <w:ins w:id="11588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589" w:author="M00032937" w:date="2024-06-28T10:27:16Z"/>
        </w:rPr>
      </w:pPr>
      <w:ins w:id="11590" w:author="M00032937" w:date="2024-06-28T10:27:16Z">
        <w:r>
          <w:rPr>
            <w:rFonts w:ascii="Times New Roman"/>
          </w:rPr>
          <w:fldChar w:fldCharType="begin"/>
        </w:r>
      </w:ins>
      <w:ins w:id="11591" w:author="M00032937" w:date="2024-06-28T10:27:16Z">
        <w:r>
          <w:rPr>
            <w:rFonts w:ascii="Times New Roman"/>
          </w:rPr>
          <w:instrText xml:space="preserve"> HYPERLINK \l _Toc6451 </w:instrText>
        </w:r>
      </w:ins>
      <w:ins w:id="11592" w:author="M00032937" w:date="2024-06-28T10:27:16Z">
        <w:r>
          <w:rPr>
            <w:rFonts w:ascii="Times New Roman"/>
          </w:rPr>
          <w:fldChar w:fldCharType="separate"/>
        </w:r>
      </w:ins>
      <w:ins w:id="11593" w:author="M00032937" w:date="2024-06-28T10:27:16Z">
        <w:r>
          <w:rPr>
            <w:rFonts w:hint="eastAsia"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8.1.42 </w:t>
        </w:r>
      </w:ins>
      <w:ins w:id="11594" w:author="M00032937" w:date="2024-06-28T10:27:16Z">
        <w:r>
          <w:rPr>
            <w:rFonts w:hint="eastAsia"/>
          </w:rPr>
          <w:t>安全防护</w:t>
        </w:r>
      </w:ins>
      <w:ins w:id="11595" w:author="M00032937" w:date="2024-06-28T10:27:16Z">
        <w:r>
          <w:rPr/>
          <w:tab/>
        </w:r>
      </w:ins>
      <w:ins w:id="11596" w:author="M00032937" w:date="2024-06-28T10:27:16Z">
        <w:r>
          <w:rPr/>
          <w:fldChar w:fldCharType="begin"/>
        </w:r>
      </w:ins>
      <w:ins w:id="11597" w:author="M00032937" w:date="2024-06-28T10:27:16Z">
        <w:r>
          <w:rPr/>
          <w:instrText xml:space="preserve"> PAGEREF _Toc6451 \h </w:instrText>
        </w:r>
      </w:ins>
      <w:ins w:id="11598" w:author="M00032937" w:date="2024-06-28T10:27:16Z">
        <w:r>
          <w:rPr/>
          <w:fldChar w:fldCharType="separate"/>
        </w:r>
      </w:ins>
      <w:ins w:id="11599" w:author="M00032937" w:date="2024-06-28T10:27:16Z">
        <w:r>
          <w:rPr/>
          <w:t>30</w:t>
        </w:r>
      </w:ins>
      <w:ins w:id="11600" w:author="M00032937" w:date="2024-06-28T10:27:16Z">
        <w:r>
          <w:rPr/>
          <w:fldChar w:fldCharType="end"/>
        </w:r>
      </w:ins>
      <w:ins w:id="11601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602" w:author="M00032937" w:date="2024-06-28T10:27:16Z"/>
        </w:rPr>
      </w:pPr>
      <w:ins w:id="11603" w:author="M00032937" w:date="2024-06-28T10:27:16Z">
        <w:r>
          <w:rPr>
            <w:rFonts w:ascii="Times New Roman"/>
          </w:rPr>
          <w:fldChar w:fldCharType="begin"/>
        </w:r>
      </w:ins>
      <w:ins w:id="11604" w:author="M00032937" w:date="2024-06-28T10:27:16Z">
        <w:r>
          <w:rPr>
            <w:rFonts w:ascii="Times New Roman"/>
          </w:rPr>
          <w:instrText xml:space="preserve"> HYPERLINK \l _Toc4014 </w:instrText>
        </w:r>
      </w:ins>
      <w:ins w:id="11605" w:author="M00032937" w:date="2024-06-28T10:27:16Z">
        <w:r>
          <w:rPr>
            <w:rFonts w:ascii="Times New Roman"/>
          </w:rPr>
          <w:fldChar w:fldCharType="separate"/>
        </w:r>
      </w:ins>
      <w:ins w:id="11606" w:author="M00032937" w:date="2024-06-28T10:27:16Z">
        <w:r>
          <w:rPr>
            <w:rFonts w:hint="eastAsia"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8.1.43 </w:t>
        </w:r>
      </w:ins>
      <w:ins w:id="11607" w:author="M00032937" w:date="2024-06-28T10:27:16Z">
        <w:r>
          <w:rPr>
            <w:rFonts w:hint="eastAsia"/>
          </w:rPr>
          <w:t>材料阻燃</w:t>
        </w:r>
      </w:ins>
      <w:ins w:id="11608" w:author="M00032937" w:date="2024-06-28T10:27:16Z">
        <w:r>
          <w:rPr/>
          <w:tab/>
        </w:r>
      </w:ins>
      <w:ins w:id="11609" w:author="M00032937" w:date="2024-06-28T10:27:16Z">
        <w:r>
          <w:rPr/>
          <w:fldChar w:fldCharType="begin"/>
        </w:r>
      </w:ins>
      <w:ins w:id="11610" w:author="M00032937" w:date="2024-06-28T10:27:16Z">
        <w:r>
          <w:rPr/>
          <w:instrText xml:space="preserve"> PAGEREF _Toc4014 \h </w:instrText>
        </w:r>
      </w:ins>
      <w:ins w:id="11611" w:author="M00032937" w:date="2024-06-28T10:27:16Z">
        <w:r>
          <w:rPr/>
          <w:fldChar w:fldCharType="separate"/>
        </w:r>
      </w:ins>
      <w:ins w:id="11612" w:author="M00032937" w:date="2024-06-28T10:27:16Z">
        <w:r>
          <w:rPr/>
          <w:t>30</w:t>
        </w:r>
      </w:ins>
      <w:ins w:id="11613" w:author="M00032937" w:date="2024-06-28T10:27:16Z">
        <w:r>
          <w:rPr/>
          <w:fldChar w:fldCharType="end"/>
        </w:r>
      </w:ins>
      <w:ins w:id="11614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59"/>
        <w:tabs>
          <w:tab w:val="right" w:leader="dot" w:pos="9865"/>
          <w:tab w:val="clear" w:pos="420"/>
          <w:tab w:val="clear" w:pos="9853"/>
        </w:tabs>
        <w:rPr>
          <w:ins w:id="11615" w:author="M00032937" w:date="2024-06-28T10:27:16Z"/>
        </w:rPr>
      </w:pPr>
      <w:ins w:id="11616" w:author="M00032937" w:date="2024-06-28T10:27:16Z">
        <w:r>
          <w:rPr>
            <w:rFonts w:ascii="Times New Roman"/>
          </w:rPr>
          <w:fldChar w:fldCharType="begin"/>
        </w:r>
      </w:ins>
      <w:ins w:id="11617" w:author="M00032937" w:date="2024-06-28T10:27:16Z">
        <w:r>
          <w:rPr>
            <w:rFonts w:ascii="Times New Roman"/>
          </w:rPr>
          <w:instrText xml:space="preserve"> HYPERLINK \l _Toc19758 </w:instrText>
        </w:r>
      </w:ins>
      <w:ins w:id="11618" w:author="M00032937" w:date="2024-06-28T10:27:16Z">
        <w:r>
          <w:rPr>
            <w:rFonts w:ascii="Times New Roman"/>
          </w:rPr>
          <w:fldChar w:fldCharType="separate"/>
        </w:r>
      </w:ins>
      <w:ins w:id="11619" w:author="M00032937" w:date="2024-06-28T10:27:16Z">
        <w:r>
          <w:rPr>
            <w:rFonts w:hint="default" w:ascii="Times New Roman" w:hAnsi="Times New Roman" w:eastAsia="宋体"/>
            <w:i w:val="0"/>
          </w:rPr>
          <w:t xml:space="preserve">9 </w:t>
        </w:r>
      </w:ins>
      <w:ins w:id="11620" w:author="M00032937" w:date="2024-06-28T10:27:16Z">
        <w:r>
          <w:rPr>
            <w:rFonts w:hint="eastAsia"/>
          </w:rPr>
          <w:t>工程模式</w:t>
        </w:r>
      </w:ins>
      <w:ins w:id="11621" w:author="M00032937" w:date="2024-06-28T10:27:16Z">
        <w:r>
          <w:rPr/>
          <w:tab/>
        </w:r>
      </w:ins>
      <w:ins w:id="11622" w:author="M00032937" w:date="2024-06-28T10:27:16Z">
        <w:r>
          <w:rPr/>
          <w:fldChar w:fldCharType="begin"/>
        </w:r>
      </w:ins>
      <w:ins w:id="11623" w:author="M00032937" w:date="2024-06-28T10:27:16Z">
        <w:r>
          <w:rPr/>
          <w:instrText xml:space="preserve"> PAGEREF _Toc19758 \h </w:instrText>
        </w:r>
      </w:ins>
      <w:ins w:id="11624" w:author="M00032937" w:date="2024-06-28T10:27:16Z">
        <w:r>
          <w:rPr/>
          <w:fldChar w:fldCharType="separate"/>
        </w:r>
      </w:ins>
      <w:ins w:id="11625" w:author="M00032937" w:date="2024-06-28T10:27:16Z">
        <w:r>
          <w:rPr/>
          <w:t>31</w:t>
        </w:r>
      </w:ins>
      <w:ins w:id="11626" w:author="M00032937" w:date="2024-06-28T10:27:16Z">
        <w:r>
          <w:rPr/>
          <w:fldChar w:fldCharType="end"/>
        </w:r>
      </w:ins>
      <w:ins w:id="11627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628" w:author="M00032937" w:date="2024-06-28T10:27:16Z"/>
        </w:rPr>
      </w:pPr>
      <w:ins w:id="11629" w:author="M00032937" w:date="2024-06-28T10:27:16Z">
        <w:r>
          <w:rPr>
            <w:rFonts w:ascii="Times New Roman"/>
          </w:rPr>
          <w:fldChar w:fldCharType="begin"/>
        </w:r>
      </w:ins>
      <w:ins w:id="11630" w:author="M00032937" w:date="2024-06-28T10:27:16Z">
        <w:r>
          <w:rPr>
            <w:rFonts w:ascii="Times New Roman"/>
          </w:rPr>
          <w:instrText xml:space="preserve"> HYPERLINK \l _Toc27706 </w:instrText>
        </w:r>
      </w:ins>
      <w:ins w:id="11631" w:author="M00032937" w:date="2024-06-28T10:27:16Z">
        <w:r>
          <w:rPr>
            <w:rFonts w:ascii="Times New Roman"/>
          </w:rPr>
          <w:fldChar w:fldCharType="separate"/>
        </w:r>
      </w:ins>
      <w:ins w:id="11632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9.1.1 </w:t>
        </w:r>
      </w:ins>
      <w:ins w:id="11633" w:author="M00032937" w:date="2024-06-28T10:27:16Z">
        <w:r>
          <w:rPr>
            <w:rFonts w:hint="eastAsia"/>
          </w:rPr>
          <w:t>老化模式</w:t>
        </w:r>
      </w:ins>
      <w:ins w:id="11634" w:author="M00032937" w:date="2024-06-28T10:27:16Z">
        <w:r>
          <w:rPr/>
          <w:tab/>
        </w:r>
      </w:ins>
      <w:ins w:id="11635" w:author="M00032937" w:date="2024-06-28T10:27:16Z">
        <w:r>
          <w:rPr/>
          <w:fldChar w:fldCharType="begin"/>
        </w:r>
      </w:ins>
      <w:ins w:id="11636" w:author="M00032937" w:date="2024-06-28T10:27:16Z">
        <w:r>
          <w:rPr/>
          <w:instrText xml:space="preserve"> PAGEREF _Toc27706 \h </w:instrText>
        </w:r>
      </w:ins>
      <w:ins w:id="11637" w:author="M00032937" w:date="2024-06-28T10:27:16Z">
        <w:r>
          <w:rPr/>
          <w:fldChar w:fldCharType="separate"/>
        </w:r>
      </w:ins>
      <w:ins w:id="11638" w:author="M00032937" w:date="2024-06-28T10:27:16Z">
        <w:r>
          <w:rPr/>
          <w:t>31</w:t>
        </w:r>
      </w:ins>
      <w:ins w:id="11639" w:author="M00032937" w:date="2024-06-28T10:27:16Z">
        <w:r>
          <w:rPr/>
          <w:fldChar w:fldCharType="end"/>
        </w:r>
      </w:ins>
      <w:ins w:id="11640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641" w:author="M00032937" w:date="2024-06-28T10:27:16Z"/>
        </w:rPr>
      </w:pPr>
      <w:ins w:id="11642" w:author="M00032937" w:date="2024-06-28T10:27:16Z">
        <w:r>
          <w:rPr>
            <w:rFonts w:ascii="Times New Roman"/>
          </w:rPr>
          <w:fldChar w:fldCharType="begin"/>
        </w:r>
      </w:ins>
      <w:ins w:id="11643" w:author="M00032937" w:date="2024-06-28T10:27:16Z">
        <w:r>
          <w:rPr>
            <w:rFonts w:ascii="Times New Roman"/>
          </w:rPr>
          <w:instrText xml:space="preserve"> HYPERLINK \l _Toc6241 </w:instrText>
        </w:r>
      </w:ins>
      <w:ins w:id="11644" w:author="M00032937" w:date="2024-06-28T10:27:16Z">
        <w:r>
          <w:rPr>
            <w:rFonts w:ascii="Times New Roman"/>
          </w:rPr>
          <w:fldChar w:fldCharType="separate"/>
        </w:r>
      </w:ins>
      <w:ins w:id="11645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9.1.2 </w:t>
        </w:r>
      </w:ins>
      <w:ins w:id="11646" w:author="M00032937" w:date="2024-06-28T10:27:16Z">
        <w:r>
          <w:rPr>
            <w:rFonts w:hint="eastAsia"/>
          </w:rPr>
          <w:t>排水模式</w:t>
        </w:r>
      </w:ins>
      <w:ins w:id="11647" w:author="M00032937" w:date="2024-06-28T10:27:16Z">
        <w:r>
          <w:rPr/>
          <w:tab/>
        </w:r>
      </w:ins>
      <w:ins w:id="11648" w:author="M00032937" w:date="2024-06-28T10:27:16Z">
        <w:r>
          <w:rPr/>
          <w:fldChar w:fldCharType="begin"/>
        </w:r>
      </w:ins>
      <w:ins w:id="11649" w:author="M00032937" w:date="2024-06-28T10:27:16Z">
        <w:r>
          <w:rPr/>
          <w:instrText xml:space="preserve"> PAGEREF _Toc6241 \h </w:instrText>
        </w:r>
      </w:ins>
      <w:ins w:id="11650" w:author="M00032937" w:date="2024-06-28T10:27:16Z">
        <w:r>
          <w:rPr/>
          <w:fldChar w:fldCharType="separate"/>
        </w:r>
      </w:ins>
      <w:ins w:id="11651" w:author="M00032937" w:date="2024-06-28T10:27:16Z">
        <w:r>
          <w:rPr/>
          <w:t>31</w:t>
        </w:r>
      </w:ins>
      <w:ins w:id="11652" w:author="M00032937" w:date="2024-06-28T10:27:16Z">
        <w:r>
          <w:rPr/>
          <w:fldChar w:fldCharType="end"/>
        </w:r>
      </w:ins>
      <w:ins w:id="11653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rPr>
          <w:del w:id="11654" w:author="M00007797" w:date="2023-06-19T18:55:39Z"/>
          <w:rFonts w:asciiTheme="minorHAnsi" w:hAnsiTheme="minorHAnsi" w:eastAsiaTheme="minorEastAsia" w:cstheme="minorBidi"/>
          <w:color w:val="000000" w:themeColor="text1"/>
          <w:sz w:val="21"/>
          <w:szCs w:val="22"/>
          <w14:textFill>
            <w14:solidFill>
              <w14:schemeClr w14:val="tx1"/>
            </w14:solidFill>
          </w14:textFill>
        </w:rPr>
      </w:pPr>
      <w:r>
        <w:rPr>
          <w:rFonts w:ascii="Times New Roman"/>
          <w:b/>
        </w:rPr>
        <w:fldChar w:fldCharType="end"/>
      </w:r>
    </w:p>
    <w:p>
      <w:pPr>
        <w:pStyle w:val="44"/>
        <w:ind w:left="1050"/>
        <w:pPrChange w:id="11655" w:author="M00007797" w:date="2023-06-19T18:55:39Z">
          <w:pPr>
            <w:ind w:left="1050"/>
          </w:pPr>
        </w:pPrChange>
      </w:pPr>
    </w:p>
    <w:p>
      <w:pPr>
        <w:jc w:val="center"/>
        <w:rPr>
          <w:del w:id="11656" w:author="M00007797" w:date="2023-06-16T13:55:51Z"/>
        </w:rPr>
      </w:pPr>
      <w:bookmarkStart w:id="21" w:name="_Toc93201248"/>
      <w:bookmarkStart w:id="22" w:name="_Toc93201006"/>
      <w:bookmarkStart w:id="23" w:name="_Toc93201374"/>
      <w:bookmarkStart w:id="24" w:name="_Toc92802900"/>
      <w:bookmarkStart w:id="25" w:name="_Toc93200010"/>
      <w:bookmarkStart w:id="26" w:name="_Toc92800139"/>
      <w:r>
        <w:br w:type="page"/>
      </w:r>
    </w:p>
    <w:p>
      <w:pPr>
        <w:jc w:val="center"/>
        <w:pPrChange w:id="11657" w:author="M00007797" w:date="2023-06-16T13:55:51Z">
          <w:pPr/>
        </w:pPrChange>
      </w:pPr>
    </w:p>
    <w:p>
      <w:pPr>
        <w:pStyle w:val="3"/>
      </w:pPr>
      <w:bookmarkStart w:id="27" w:name="_Toc12849"/>
      <w:bookmarkStart w:id="28" w:name="_Toc7580"/>
      <w:bookmarkStart w:id="29" w:name="_Toc13649"/>
      <w:bookmarkStart w:id="30" w:name="_Toc8205"/>
      <w:bookmarkStart w:id="31" w:name="_Toc13530"/>
      <w:bookmarkStart w:id="32" w:name="_Toc6413"/>
      <w:bookmarkStart w:id="33" w:name="_Toc16412"/>
      <w:bookmarkStart w:id="34" w:name="_Toc24708"/>
      <w:bookmarkStart w:id="35" w:name="_Toc4201"/>
      <w:bookmarkStart w:id="36" w:name="_Toc21841"/>
      <w:bookmarkStart w:id="37" w:name="_Toc17937"/>
      <w:bookmarkStart w:id="38" w:name="_Toc6248452"/>
      <w:bookmarkStart w:id="39" w:name="_Toc27805"/>
      <w:bookmarkStart w:id="40" w:name="_Toc28730"/>
      <w:bookmarkStart w:id="41" w:name="_Toc23271"/>
      <w:bookmarkStart w:id="42" w:name="_Toc10369"/>
      <w:bookmarkStart w:id="43" w:name="_Toc21132"/>
      <w:bookmarkStart w:id="44" w:name="_Toc8678"/>
      <w:bookmarkStart w:id="45" w:name="_Toc8262"/>
      <w:bookmarkStart w:id="46" w:name="_Toc21625"/>
      <w:r>
        <w:rPr>
          <w:rFonts w:hint="eastAsia"/>
        </w:rPr>
        <w:t>用语定义</w:t>
      </w:r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</w:p>
    <w:p>
      <w:pPr>
        <w:pStyle w:val="4"/>
      </w:pPr>
      <w:bookmarkStart w:id="47" w:name="_Toc2087"/>
      <w:bookmarkStart w:id="48" w:name="_Toc9808"/>
      <w:bookmarkStart w:id="49" w:name="_Toc10571"/>
      <w:bookmarkStart w:id="50" w:name="_Toc29331"/>
      <w:bookmarkStart w:id="51" w:name="_Toc18423"/>
      <w:bookmarkStart w:id="52" w:name="_Toc2749"/>
      <w:bookmarkStart w:id="53" w:name="_Toc8720"/>
      <w:bookmarkStart w:id="54" w:name="_Toc26584"/>
      <w:bookmarkStart w:id="55" w:name="_Toc31858"/>
      <w:bookmarkStart w:id="56" w:name="_Toc19948"/>
      <w:bookmarkStart w:id="57" w:name="_Toc22125"/>
      <w:bookmarkStart w:id="58" w:name="_Toc15876"/>
      <w:bookmarkStart w:id="59" w:name="_Toc565"/>
      <w:bookmarkStart w:id="60" w:name="_Toc3736"/>
      <w:bookmarkStart w:id="61" w:name="_Toc6248453"/>
      <w:bookmarkStart w:id="62" w:name="_Toc6145"/>
      <w:bookmarkStart w:id="63" w:name="_Toc31884"/>
      <w:bookmarkStart w:id="64" w:name="_Toc6289"/>
      <w:bookmarkStart w:id="65" w:name="_Toc28341"/>
      <w:bookmarkStart w:id="66" w:name="_Toc15007"/>
      <w:r>
        <w:rPr>
          <w:rFonts w:hint="eastAsia"/>
        </w:rPr>
        <w:t>着座</w:t>
      </w:r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</w:p>
    <w:p>
      <w:pPr>
        <w:pStyle w:val="187"/>
      </w:pPr>
      <w:r>
        <w:rPr>
          <w:rFonts w:hint="eastAsia"/>
        </w:rPr>
        <w:t>使用者</w:t>
      </w:r>
      <w:ins w:id="11658" w:author="M00009068" w:date="2021-11-19T15:01:32Z">
        <w:r>
          <w:rPr>
            <w:rFonts w:hint="eastAsia"/>
            <w:lang w:val="en-US" w:eastAsia="zh-CN"/>
          </w:rPr>
          <w:t>坐</w:t>
        </w:r>
      </w:ins>
      <w:del w:id="11659" w:author="M00009068" w:date="2021-11-19T15:01:30Z">
        <w:r>
          <w:rPr>
            <w:rFonts w:hint="eastAsia"/>
          </w:rPr>
          <w:delText>座</w:delText>
        </w:r>
      </w:del>
      <w:r>
        <w:rPr>
          <w:rFonts w:hint="eastAsia"/>
        </w:rPr>
        <w:t>在座圈上面，接通着座感应器</w:t>
      </w:r>
    </w:p>
    <w:p>
      <w:pPr>
        <w:pStyle w:val="4"/>
      </w:pPr>
      <w:bookmarkStart w:id="67" w:name="_Toc9829"/>
      <w:bookmarkStart w:id="68" w:name="_Toc6424"/>
      <w:bookmarkStart w:id="69" w:name="_Toc14022"/>
      <w:bookmarkStart w:id="70" w:name="_Toc9080"/>
      <w:bookmarkStart w:id="71" w:name="_Toc23391"/>
      <w:bookmarkStart w:id="72" w:name="_Toc27895"/>
      <w:bookmarkStart w:id="73" w:name="_Toc15712"/>
      <w:bookmarkStart w:id="74" w:name="_Toc30372"/>
      <w:bookmarkStart w:id="75" w:name="_Toc29393"/>
      <w:bookmarkStart w:id="76" w:name="_Toc585"/>
      <w:bookmarkStart w:id="77" w:name="_Toc28452"/>
      <w:bookmarkStart w:id="78" w:name="_Toc22090"/>
      <w:bookmarkStart w:id="79" w:name="_Toc19778"/>
      <w:bookmarkStart w:id="80" w:name="_Toc10367"/>
      <w:bookmarkStart w:id="81" w:name="_Toc29668"/>
      <w:bookmarkStart w:id="82" w:name="_Toc30595"/>
      <w:bookmarkStart w:id="83" w:name="_Toc6248454"/>
      <w:bookmarkStart w:id="84" w:name="_Toc23990"/>
      <w:bookmarkStart w:id="85" w:name="_Toc148"/>
      <w:bookmarkStart w:id="86" w:name="_Toc2679"/>
      <w:r>
        <w:rPr>
          <w:rFonts w:hint="eastAsia"/>
        </w:rPr>
        <w:t>离</w:t>
      </w:r>
      <w:r>
        <w:t>座</w:t>
      </w:r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</w:p>
    <w:p>
      <w:pPr>
        <w:pStyle w:val="187"/>
      </w:pPr>
      <w:r>
        <w:rPr>
          <w:rFonts w:hint="eastAsia"/>
        </w:rPr>
        <w:t>使用者离开座圈</w:t>
      </w:r>
    </w:p>
    <w:p>
      <w:pPr>
        <w:pStyle w:val="4"/>
      </w:pPr>
      <w:bookmarkStart w:id="87" w:name="_Toc5059"/>
      <w:bookmarkStart w:id="88" w:name="_Toc7573"/>
      <w:bookmarkStart w:id="89" w:name="_Toc136"/>
      <w:bookmarkStart w:id="90" w:name="_Toc9751"/>
      <w:bookmarkStart w:id="91" w:name="_Toc247"/>
      <w:bookmarkStart w:id="92" w:name="_Toc12246"/>
      <w:bookmarkStart w:id="93" w:name="_Toc30843"/>
      <w:bookmarkStart w:id="94" w:name="_Toc23280"/>
      <w:bookmarkStart w:id="95" w:name="_Toc6248455"/>
      <w:bookmarkStart w:id="96" w:name="_Toc32128"/>
      <w:bookmarkStart w:id="97" w:name="_Toc20851"/>
      <w:bookmarkStart w:id="98" w:name="_Toc13071"/>
      <w:bookmarkStart w:id="99" w:name="_Toc28328"/>
      <w:bookmarkStart w:id="100" w:name="_Toc1221"/>
      <w:bookmarkStart w:id="101" w:name="_Toc14557"/>
      <w:bookmarkStart w:id="102" w:name="_Toc27818"/>
      <w:bookmarkStart w:id="103" w:name="_Toc7791"/>
      <w:bookmarkStart w:id="104" w:name="_Toc287"/>
      <w:bookmarkStart w:id="105" w:name="_Toc32730"/>
      <w:bookmarkStart w:id="106" w:name="_Toc8765"/>
      <w:r>
        <w:rPr>
          <w:rFonts w:hint="eastAsia"/>
        </w:rPr>
        <w:t>接收功能命令</w:t>
      </w:r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</w:p>
    <w:p>
      <w:pPr>
        <w:pStyle w:val="187"/>
      </w:pPr>
      <w:r>
        <w:rPr>
          <w:rFonts w:hint="eastAsia"/>
        </w:rPr>
        <w:t>整机接收到功能命令，可以为旋钮、</w:t>
      </w:r>
      <w:r>
        <w:rPr>
          <w:rFonts w:hint="eastAsia"/>
          <w:lang w:val="en-US" w:eastAsia="zh-CN"/>
        </w:rPr>
        <w:t>按键、</w:t>
      </w:r>
      <w:r>
        <w:rPr>
          <w:rFonts w:hint="eastAsia"/>
        </w:rPr>
        <w:t>遥控器、APP触发（通用臀部清洗、女性清洗、暖风烘干、停止等命令）</w:t>
      </w:r>
    </w:p>
    <w:p>
      <w:pPr>
        <w:pStyle w:val="4"/>
      </w:pPr>
      <w:bookmarkStart w:id="107" w:name="_Toc20732"/>
      <w:bookmarkStart w:id="108" w:name="_Toc6377"/>
      <w:bookmarkStart w:id="109" w:name="_Toc24156"/>
      <w:bookmarkStart w:id="110" w:name="_Toc8104"/>
      <w:bookmarkStart w:id="111" w:name="_Toc6248456"/>
      <w:bookmarkStart w:id="112" w:name="_Toc7028"/>
      <w:bookmarkStart w:id="113" w:name="_Toc16758"/>
      <w:bookmarkStart w:id="114" w:name="_Toc25997"/>
      <w:bookmarkStart w:id="115" w:name="_Toc17489"/>
      <w:bookmarkStart w:id="116" w:name="_Toc24053"/>
      <w:bookmarkStart w:id="117" w:name="_Toc26289"/>
      <w:bookmarkStart w:id="118" w:name="_Toc13922"/>
      <w:bookmarkStart w:id="119" w:name="_Toc27800"/>
      <w:bookmarkStart w:id="120" w:name="_Toc10"/>
      <w:bookmarkStart w:id="121" w:name="_Toc8097"/>
      <w:bookmarkStart w:id="122" w:name="_Toc20494"/>
      <w:bookmarkStart w:id="123" w:name="_Toc25704"/>
      <w:bookmarkStart w:id="124" w:name="_Toc24420"/>
      <w:bookmarkStart w:id="125" w:name="_Toc19719"/>
      <w:bookmarkStart w:id="126" w:name="_Toc13939"/>
      <w:r>
        <w:rPr>
          <w:rFonts w:hint="eastAsia"/>
        </w:rPr>
        <w:t>冲水水泵</w:t>
      </w:r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</w:p>
    <w:p>
      <w:pPr>
        <w:ind w:firstLine="1274" w:firstLineChars="607"/>
      </w:pPr>
      <w:r>
        <w:rPr>
          <w:rFonts w:hint="eastAsia"/>
        </w:rPr>
        <w:t>陶瓷冲洗用冲水水泵</w:t>
      </w:r>
    </w:p>
    <w:p>
      <w:pPr>
        <w:pStyle w:val="4"/>
      </w:pPr>
      <w:bookmarkStart w:id="127" w:name="_Toc6248458"/>
      <w:bookmarkStart w:id="128" w:name="_Toc8355"/>
      <w:bookmarkStart w:id="129" w:name="_Toc4561"/>
      <w:bookmarkStart w:id="130" w:name="_Toc11057"/>
      <w:bookmarkStart w:id="131" w:name="_Toc31050"/>
      <w:bookmarkStart w:id="132" w:name="_Toc4945"/>
      <w:bookmarkStart w:id="133" w:name="_Toc14393"/>
      <w:bookmarkStart w:id="134" w:name="_Toc24477"/>
      <w:bookmarkStart w:id="135" w:name="_Toc25946"/>
      <w:bookmarkStart w:id="136" w:name="_Toc8812"/>
      <w:bookmarkStart w:id="137" w:name="_Toc7246"/>
      <w:bookmarkStart w:id="138" w:name="_Toc2796"/>
      <w:bookmarkStart w:id="139" w:name="_Toc22535"/>
      <w:bookmarkStart w:id="140" w:name="_Toc932"/>
      <w:bookmarkStart w:id="141" w:name="_Toc29300"/>
      <w:bookmarkStart w:id="142" w:name="_Toc10201"/>
      <w:bookmarkStart w:id="143" w:name="_Toc31209"/>
      <w:bookmarkStart w:id="144" w:name="_Toc14119"/>
      <w:bookmarkStart w:id="145" w:name="_Toc4707"/>
      <w:bookmarkStart w:id="146" w:name="_Toc17061"/>
      <w:r>
        <w:rPr>
          <w:rFonts w:hint="eastAsia"/>
        </w:rPr>
        <w:t>环境光传感器</w:t>
      </w:r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</w:p>
    <w:p>
      <w:pPr>
        <w:ind w:firstLine="1274" w:firstLineChars="607"/>
      </w:pPr>
      <w:r>
        <w:rPr>
          <w:rFonts w:hint="eastAsia"/>
        </w:rPr>
        <w:t>检测环境照度传感器</w:t>
      </w:r>
    </w:p>
    <w:p>
      <w:pPr>
        <w:pStyle w:val="4"/>
      </w:pPr>
      <w:bookmarkStart w:id="147" w:name="_Toc30113"/>
      <w:bookmarkStart w:id="148" w:name="_Toc3506"/>
      <w:bookmarkStart w:id="149" w:name="_Toc21599"/>
      <w:bookmarkStart w:id="150" w:name="_Toc8446"/>
      <w:bookmarkStart w:id="151" w:name="_Toc6524"/>
      <w:bookmarkStart w:id="152" w:name="_Toc24042"/>
      <w:bookmarkStart w:id="153" w:name="_Toc16854"/>
      <w:bookmarkStart w:id="154" w:name="_Toc20796"/>
      <w:bookmarkStart w:id="155" w:name="_Toc11888"/>
      <w:bookmarkStart w:id="156" w:name="_Toc32519"/>
      <w:bookmarkStart w:id="157" w:name="_Toc6681"/>
      <w:bookmarkStart w:id="158" w:name="_Toc688"/>
      <w:bookmarkStart w:id="159" w:name="_Toc32652"/>
      <w:bookmarkStart w:id="160" w:name="_Toc1468"/>
      <w:bookmarkStart w:id="161" w:name="_Toc14208"/>
      <w:bookmarkStart w:id="162" w:name="_Toc28457"/>
      <w:bookmarkStart w:id="163" w:name="_Toc28618"/>
      <w:bookmarkStart w:id="164" w:name="_Toc6908"/>
      <w:bookmarkStart w:id="165" w:name="_Toc19205"/>
      <w:bookmarkStart w:id="166" w:name="_Toc6248459"/>
      <w:r>
        <w:t>分配阀</w:t>
      </w:r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</w:p>
    <w:p>
      <w:pPr>
        <w:pStyle w:val="187"/>
      </w:pPr>
      <w:r>
        <w:rPr>
          <w:rFonts w:hint="eastAsia"/>
        </w:rPr>
        <w:t>水流分配阀，用于臀部清洗、妇洗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通便、</w:t>
      </w:r>
      <w:r>
        <w:rPr>
          <w:rFonts w:hint="eastAsia"/>
        </w:rPr>
        <w:t>喷口清洗</w:t>
      </w:r>
      <w:r>
        <w:rPr>
          <w:rFonts w:hint="eastAsia"/>
          <w:lang w:val="en-US" w:eastAsia="zh-CN"/>
        </w:rPr>
        <w:t>和陶瓷润圈</w:t>
      </w:r>
      <w:r>
        <w:rPr>
          <w:rFonts w:hint="eastAsia"/>
        </w:rPr>
        <w:t>的水流切换</w:t>
      </w:r>
    </w:p>
    <w:p>
      <w:pPr>
        <w:pStyle w:val="4"/>
      </w:pPr>
      <w:bookmarkStart w:id="167" w:name="_Toc15081"/>
      <w:bookmarkStart w:id="168" w:name="_Toc32533"/>
      <w:bookmarkStart w:id="169" w:name="_Toc22593"/>
      <w:bookmarkStart w:id="170" w:name="_Toc4646"/>
      <w:bookmarkStart w:id="171" w:name="_Toc23375"/>
      <w:bookmarkStart w:id="172" w:name="_Toc15446"/>
      <w:bookmarkStart w:id="173" w:name="_Toc31498"/>
      <w:bookmarkStart w:id="174" w:name="_Toc9201"/>
      <w:bookmarkStart w:id="175" w:name="_Toc14061"/>
      <w:bookmarkStart w:id="176" w:name="_Toc19899"/>
      <w:bookmarkStart w:id="177" w:name="_Toc6577"/>
      <w:bookmarkStart w:id="178" w:name="_Toc23601"/>
      <w:bookmarkStart w:id="179" w:name="_Toc6248460"/>
      <w:bookmarkStart w:id="180" w:name="_Toc32689"/>
      <w:bookmarkStart w:id="181" w:name="_Toc21270"/>
      <w:bookmarkStart w:id="182" w:name="_Toc18594"/>
      <w:bookmarkStart w:id="183" w:name="_Toc29204"/>
      <w:bookmarkStart w:id="184" w:name="_Toc7486"/>
      <w:bookmarkStart w:id="185" w:name="_Toc21387"/>
      <w:bookmarkStart w:id="186" w:name="_Toc2093"/>
      <w:r>
        <w:t>电磁阀</w:t>
      </w:r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</w:p>
    <w:p>
      <w:pPr>
        <w:pStyle w:val="187"/>
      </w:pPr>
      <w:r>
        <w:rPr>
          <w:rFonts w:hint="eastAsia"/>
        </w:rPr>
        <w:t>电磁减压一体阀（进水、减压、流量检测、安全阀、虹吸破坏）</w:t>
      </w:r>
    </w:p>
    <w:p>
      <w:pPr>
        <w:pStyle w:val="4"/>
      </w:pPr>
      <w:bookmarkStart w:id="187" w:name="_Toc4665"/>
      <w:bookmarkStart w:id="188" w:name="_Toc3781"/>
      <w:bookmarkStart w:id="189" w:name="_Toc19896"/>
      <w:bookmarkStart w:id="190" w:name="_Toc29048"/>
      <w:bookmarkStart w:id="191" w:name="_Toc30803"/>
      <w:bookmarkStart w:id="192" w:name="_Toc156"/>
      <w:bookmarkStart w:id="193" w:name="_Toc5802"/>
      <w:bookmarkStart w:id="194" w:name="_Toc20291"/>
      <w:bookmarkStart w:id="195" w:name="_Toc23681"/>
      <w:bookmarkStart w:id="196" w:name="_Toc22886"/>
      <w:bookmarkStart w:id="197" w:name="_Toc14542"/>
      <w:bookmarkStart w:id="198" w:name="_Toc5788"/>
      <w:bookmarkStart w:id="199" w:name="_Toc20082"/>
      <w:bookmarkStart w:id="200" w:name="_Toc6248461"/>
      <w:bookmarkStart w:id="201" w:name="_Toc14444"/>
      <w:bookmarkStart w:id="202" w:name="_Toc30382"/>
      <w:bookmarkStart w:id="203" w:name="_Toc16031"/>
      <w:bookmarkStart w:id="204" w:name="_Toc13041"/>
      <w:bookmarkStart w:id="205" w:name="_Toc10583"/>
      <w:bookmarkStart w:id="206" w:name="_Toc25367"/>
      <w:r>
        <w:t>加热器</w:t>
      </w:r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</w:p>
    <w:p>
      <w:pPr>
        <w:pStyle w:val="187"/>
      </w:pPr>
      <w:r>
        <w:rPr>
          <w:rFonts w:hint="eastAsia"/>
        </w:rPr>
        <w:t>清洗用瞬间加热器</w:t>
      </w:r>
    </w:p>
    <w:p>
      <w:pPr>
        <w:pStyle w:val="4"/>
      </w:pPr>
      <w:bookmarkStart w:id="207" w:name="_Toc10460"/>
      <w:bookmarkStart w:id="208" w:name="_Toc15195"/>
      <w:bookmarkStart w:id="209" w:name="_Toc9364"/>
      <w:bookmarkStart w:id="210" w:name="_Toc21254"/>
      <w:bookmarkStart w:id="211" w:name="_Toc24606"/>
      <w:bookmarkStart w:id="212" w:name="_Toc26939"/>
      <w:bookmarkStart w:id="213" w:name="_Toc26727"/>
      <w:bookmarkStart w:id="214" w:name="_Toc14031"/>
      <w:bookmarkStart w:id="215" w:name="_Toc14989"/>
      <w:bookmarkStart w:id="216" w:name="_Toc671"/>
      <w:bookmarkStart w:id="217" w:name="_Toc15813"/>
      <w:bookmarkStart w:id="218" w:name="_Toc20919"/>
      <w:bookmarkStart w:id="219" w:name="_Toc14574"/>
      <w:bookmarkStart w:id="220" w:name="_Toc30523"/>
      <w:bookmarkStart w:id="221" w:name="_Toc6248462"/>
      <w:bookmarkStart w:id="222" w:name="_Toc25246"/>
      <w:bookmarkStart w:id="223" w:name="_Toc9488"/>
      <w:bookmarkStart w:id="224" w:name="_Toc20746"/>
      <w:bookmarkStart w:id="225" w:name="_Toc6668"/>
      <w:bookmarkStart w:id="226" w:name="_Toc26982"/>
      <w:r>
        <w:rPr>
          <w:rFonts w:hint="eastAsia"/>
        </w:rPr>
        <w:t>初始位置</w:t>
      </w:r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</w:p>
    <w:p>
      <w:pPr>
        <w:pStyle w:val="187"/>
      </w:pPr>
      <w:r>
        <w:rPr>
          <w:rFonts w:hint="eastAsia"/>
        </w:rPr>
        <w:t>清洗器退回待机位置时的堵转位置</w:t>
      </w:r>
    </w:p>
    <w:p>
      <w:pPr>
        <w:pStyle w:val="4"/>
      </w:pPr>
      <w:bookmarkStart w:id="227" w:name="_Toc18373"/>
      <w:bookmarkStart w:id="228" w:name="_Toc30166"/>
      <w:bookmarkStart w:id="229" w:name="_Toc31095"/>
      <w:bookmarkStart w:id="230" w:name="_Toc27788"/>
      <w:bookmarkStart w:id="231" w:name="_Toc10392"/>
      <w:bookmarkStart w:id="232" w:name="_Toc2541"/>
      <w:bookmarkStart w:id="233" w:name="_Toc10696"/>
      <w:bookmarkStart w:id="234" w:name="_Toc17526"/>
      <w:bookmarkStart w:id="235" w:name="_Toc4580"/>
      <w:bookmarkStart w:id="236" w:name="_Toc16749"/>
      <w:bookmarkStart w:id="237" w:name="_Toc6248463"/>
      <w:bookmarkStart w:id="238" w:name="_Toc567"/>
      <w:bookmarkStart w:id="239" w:name="_Toc16247"/>
      <w:bookmarkStart w:id="240" w:name="_Toc19573"/>
      <w:bookmarkStart w:id="241" w:name="_Toc17070"/>
      <w:bookmarkStart w:id="242" w:name="_Toc11893"/>
      <w:bookmarkStart w:id="243" w:name="_Toc11617"/>
      <w:bookmarkStart w:id="244" w:name="_Toc29713"/>
      <w:bookmarkStart w:id="245" w:name="_Toc5189"/>
      <w:bookmarkStart w:id="246" w:name="_Toc19478"/>
      <w:r>
        <w:rPr>
          <w:rFonts w:hint="eastAsia"/>
        </w:rPr>
        <w:t>工作位置</w:t>
      </w:r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</w:p>
    <w:p>
      <w:pPr>
        <w:pStyle w:val="187"/>
      </w:pPr>
      <w:r>
        <w:rPr>
          <w:rFonts w:hint="eastAsia"/>
        </w:rPr>
        <w:t>清洗器或者分配阀执行相应功能时所处的位置</w:t>
      </w:r>
    </w:p>
    <w:p>
      <w:pPr>
        <w:pStyle w:val="4"/>
      </w:pPr>
      <w:bookmarkStart w:id="247" w:name="_Toc30098"/>
      <w:bookmarkStart w:id="248" w:name="_Toc2092"/>
      <w:bookmarkStart w:id="249" w:name="_Toc2938"/>
      <w:bookmarkStart w:id="250" w:name="_Toc21906"/>
      <w:bookmarkStart w:id="251" w:name="_Toc27299"/>
      <w:bookmarkStart w:id="252" w:name="_Toc8416"/>
      <w:bookmarkStart w:id="253" w:name="_Toc12994"/>
      <w:bookmarkStart w:id="254" w:name="_Toc22414"/>
      <w:bookmarkStart w:id="255" w:name="_Toc30125"/>
      <w:bookmarkStart w:id="256" w:name="_Toc6248464"/>
      <w:bookmarkStart w:id="257" w:name="_Toc26773"/>
      <w:bookmarkStart w:id="258" w:name="_Toc7050"/>
      <w:bookmarkStart w:id="259" w:name="_Toc24076"/>
      <w:bookmarkStart w:id="260" w:name="_Toc3196"/>
      <w:bookmarkStart w:id="261" w:name="_Toc12231"/>
      <w:bookmarkStart w:id="262" w:name="_Toc32721"/>
      <w:bookmarkStart w:id="263" w:name="_Toc28081"/>
      <w:bookmarkStart w:id="264" w:name="_Toc23597"/>
      <w:bookmarkStart w:id="265" w:name="_Toc22946"/>
      <w:bookmarkStart w:id="266" w:name="_Toc29839"/>
      <w:r>
        <w:t>清洗功能</w:t>
      </w:r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</w:p>
    <w:p>
      <w:pPr>
        <w:pStyle w:val="187"/>
        <w:rPr>
          <w:rFonts w:hint="eastAsia"/>
        </w:rPr>
      </w:pPr>
      <w:r>
        <w:rPr>
          <w:rFonts w:hint="eastAsia"/>
        </w:rPr>
        <w:t>臀部清洗和女性清洗的合称</w:t>
      </w:r>
    </w:p>
    <w:p>
      <w:pPr>
        <w:pStyle w:val="4"/>
        <w:rPr>
          <w:rFonts w:hint="default" w:eastAsia="宋体"/>
          <w:szCs w:val="22"/>
          <w:lang w:val="en-US" w:eastAsia="zh-CN"/>
        </w:rPr>
      </w:pPr>
      <w:bookmarkStart w:id="267" w:name="_Toc970"/>
      <w:bookmarkStart w:id="268" w:name="_Toc65"/>
      <w:bookmarkStart w:id="269" w:name="_Toc5385"/>
      <w:bookmarkStart w:id="270" w:name="_Toc10305"/>
      <w:bookmarkStart w:id="271" w:name="_Toc29968"/>
      <w:bookmarkStart w:id="272" w:name="_Toc10268"/>
      <w:bookmarkStart w:id="273" w:name="_Toc8615"/>
      <w:bookmarkStart w:id="274" w:name="_Toc17171"/>
      <w:bookmarkStart w:id="275" w:name="_Toc15152"/>
      <w:bookmarkStart w:id="276" w:name="_Toc23286"/>
      <w:bookmarkStart w:id="277" w:name="_Toc31107"/>
      <w:bookmarkStart w:id="278" w:name="_Toc19914"/>
      <w:bookmarkStart w:id="279" w:name="_Toc21959"/>
      <w:bookmarkStart w:id="280" w:name="_Toc25802"/>
      <w:bookmarkStart w:id="281" w:name="_Toc28099"/>
      <w:bookmarkStart w:id="282" w:name="_Toc721"/>
      <w:bookmarkStart w:id="283" w:name="_Toc16778"/>
      <w:bookmarkStart w:id="284" w:name="_Toc15274"/>
      <w:bookmarkStart w:id="285" w:name="_Toc972"/>
      <w:r>
        <w:rPr>
          <w:rFonts w:hint="default"/>
          <w:szCs w:val="22"/>
          <w:lang w:val="en-US" w:eastAsia="zh-CN"/>
        </w:rPr>
        <w:t>通便功能</w:t>
      </w:r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</w:p>
    <w:p>
      <w:pPr>
        <w:pStyle w:val="187"/>
        <w:numPr>
          <w:ilvl w:val="-1"/>
          <w:numId w:val="0"/>
        </w:numPr>
        <w:ind w:left="0" w:firstLine="1260" w:firstLineChars="600"/>
        <w:rPr>
          <w:rFonts w:hint="eastAsia"/>
          <w:lang w:val="en-US"/>
        </w:rPr>
        <w:pPrChange w:id="11660" w:author="M00009068" w:date="2021-11-19T15:01:48Z">
          <w:pPr>
            <w:pStyle w:val="187"/>
            <w:numPr>
              <w:ilvl w:val="-1"/>
              <w:numId w:val="0"/>
            </w:numPr>
            <w:ind w:left="0" w:firstLine="0"/>
          </w:pPr>
        </w:pPrChange>
      </w:pPr>
      <w:bookmarkStart w:id="286" w:name="_Toc4327"/>
      <w:bookmarkStart w:id="287" w:name="_Toc28434"/>
      <w:bookmarkStart w:id="288" w:name="_Toc24613"/>
      <w:bookmarkStart w:id="289" w:name="_Toc14947"/>
      <w:bookmarkStart w:id="290" w:name="_Toc6248465"/>
      <w:r>
        <w:rPr>
          <w:rFonts w:hint="default"/>
          <w:lang w:val="en-US" w:eastAsia="zh-CN"/>
        </w:rPr>
        <w:t>通过喷出的一根细水柱，将温水灌入肠道，起到助便通便效果</w:t>
      </w:r>
      <w:bookmarkEnd w:id="286"/>
      <w:bookmarkEnd w:id="287"/>
      <w:bookmarkEnd w:id="288"/>
      <w:bookmarkEnd w:id="289"/>
    </w:p>
    <w:p>
      <w:pPr>
        <w:pStyle w:val="4"/>
      </w:pPr>
      <w:bookmarkStart w:id="291" w:name="_Toc20263"/>
      <w:bookmarkStart w:id="292" w:name="_Toc16231"/>
      <w:bookmarkStart w:id="293" w:name="_Toc8211"/>
      <w:bookmarkStart w:id="294" w:name="_Toc22613"/>
      <w:bookmarkStart w:id="295" w:name="_Toc19767"/>
      <w:bookmarkStart w:id="296" w:name="_Toc3607"/>
      <w:bookmarkStart w:id="297" w:name="_Toc18308"/>
      <w:bookmarkStart w:id="298" w:name="_Toc19438"/>
      <w:bookmarkStart w:id="299" w:name="_Toc14651"/>
      <w:bookmarkStart w:id="300" w:name="_Toc9746"/>
      <w:bookmarkStart w:id="301" w:name="_Toc21686"/>
      <w:bookmarkStart w:id="302" w:name="_Toc15478"/>
      <w:bookmarkStart w:id="303" w:name="_Toc8224"/>
      <w:bookmarkStart w:id="304" w:name="_Toc11540"/>
      <w:bookmarkStart w:id="305" w:name="_Toc12193"/>
      <w:bookmarkStart w:id="306" w:name="_Toc20299"/>
      <w:bookmarkStart w:id="307" w:name="_Toc32369"/>
      <w:bookmarkStart w:id="308" w:name="_Toc9449"/>
      <w:bookmarkStart w:id="309" w:name="_Toc28780"/>
      <w:r>
        <w:rPr>
          <w:rFonts w:hint="eastAsia"/>
        </w:rPr>
        <w:t>三大功能</w:t>
      </w:r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</w:p>
    <w:p>
      <w:pPr>
        <w:pStyle w:val="187"/>
      </w:pPr>
      <w:r>
        <w:rPr>
          <w:rFonts w:hint="eastAsia"/>
        </w:rPr>
        <w:t>臀部清洗、女性清洗、暖风烘干，执行功能有时间限制</w:t>
      </w:r>
    </w:p>
    <w:p>
      <w:pPr>
        <w:pStyle w:val="4"/>
      </w:pPr>
      <w:bookmarkStart w:id="310" w:name="_Toc15780"/>
      <w:bookmarkStart w:id="311" w:name="_Toc7647"/>
      <w:bookmarkStart w:id="312" w:name="_Toc26086"/>
      <w:bookmarkStart w:id="313" w:name="_Toc11045"/>
      <w:bookmarkStart w:id="314" w:name="_Toc6248466"/>
      <w:bookmarkStart w:id="315" w:name="_Toc5922"/>
      <w:bookmarkStart w:id="316" w:name="_Toc5976"/>
      <w:bookmarkStart w:id="317" w:name="_Toc21940"/>
      <w:bookmarkStart w:id="318" w:name="_Toc17708"/>
      <w:bookmarkStart w:id="319" w:name="_Toc21592"/>
      <w:bookmarkStart w:id="320" w:name="_Toc562"/>
      <w:bookmarkStart w:id="321" w:name="_Toc9877"/>
      <w:bookmarkStart w:id="322" w:name="_Toc11857"/>
      <w:bookmarkStart w:id="323" w:name="_Toc31226"/>
      <w:bookmarkStart w:id="324" w:name="_Toc25451"/>
      <w:bookmarkStart w:id="325" w:name="_Toc12501"/>
      <w:bookmarkStart w:id="326" w:name="_Toc15156"/>
      <w:bookmarkStart w:id="327" w:name="_Toc5913"/>
      <w:bookmarkStart w:id="328" w:name="_Toc489"/>
      <w:bookmarkStart w:id="329" w:name="_Toc16623"/>
      <w:r>
        <w:rPr>
          <w:rFonts w:hint="eastAsia"/>
        </w:rPr>
        <w:t>清洗切换</w:t>
      </w:r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</w:p>
    <w:p>
      <w:pPr>
        <w:pStyle w:val="187"/>
      </w:pPr>
      <w:r>
        <w:rPr>
          <w:rFonts w:hint="eastAsia"/>
        </w:rPr>
        <w:t>在臀部清洗时按下女性清洗，或者在女性清洗切换成臀部清洗时的一个过渡动作</w:t>
      </w:r>
    </w:p>
    <w:p>
      <w:pPr>
        <w:pStyle w:val="4"/>
      </w:pPr>
      <w:bookmarkStart w:id="330" w:name="_Toc14909"/>
      <w:bookmarkStart w:id="331" w:name="_Toc12731"/>
      <w:bookmarkStart w:id="332" w:name="_Toc16992"/>
      <w:bookmarkStart w:id="333" w:name="_Toc1300"/>
      <w:bookmarkStart w:id="334" w:name="_Toc11121"/>
      <w:bookmarkStart w:id="335" w:name="_Toc1274"/>
      <w:bookmarkStart w:id="336" w:name="_Toc32458"/>
      <w:bookmarkStart w:id="337" w:name="_Toc27710"/>
      <w:bookmarkStart w:id="338" w:name="_Toc717"/>
      <w:bookmarkStart w:id="339" w:name="_Toc31715"/>
      <w:bookmarkStart w:id="340" w:name="_Toc25887"/>
      <w:bookmarkStart w:id="341" w:name="_Toc6248467"/>
      <w:bookmarkStart w:id="342" w:name="_Toc17247"/>
      <w:bookmarkStart w:id="343" w:name="_Toc13097"/>
      <w:bookmarkStart w:id="344" w:name="_Toc29994"/>
      <w:bookmarkStart w:id="345" w:name="_Toc10264"/>
      <w:bookmarkStart w:id="346" w:name="_Toc99"/>
      <w:bookmarkStart w:id="347" w:name="_Toc14484"/>
      <w:bookmarkStart w:id="348" w:name="_Toc25138"/>
      <w:bookmarkStart w:id="349" w:name="_Toc6974"/>
      <w:r>
        <w:rPr>
          <w:rFonts w:hint="eastAsia"/>
        </w:rPr>
        <w:t>灯光</w:t>
      </w:r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</w:p>
    <w:p>
      <w:pPr>
        <w:pStyle w:val="186"/>
        <w:ind w:left="1260"/>
      </w:pPr>
      <w:r>
        <w:rPr>
          <w:rFonts w:hint="eastAsia"/>
        </w:rPr>
        <w:t>旋钮装饰灯、脚踢灯、</w:t>
      </w:r>
      <w:r>
        <w:rPr>
          <w:rFonts w:hint="eastAsia"/>
          <w:lang w:val="en-US" w:eastAsia="zh-CN"/>
        </w:rPr>
        <w:t>按键灯</w:t>
      </w:r>
      <w:r>
        <w:rPr>
          <w:rFonts w:hint="eastAsia"/>
        </w:rPr>
        <w:t>统称为灯光</w:t>
      </w:r>
    </w:p>
    <w:p>
      <w:pPr>
        <w:pStyle w:val="3"/>
      </w:pPr>
      <w:bookmarkStart w:id="350" w:name="_Toc22932"/>
      <w:bookmarkStart w:id="351" w:name="_Toc3816"/>
      <w:bookmarkStart w:id="352" w:name="_Toc2204"/>
      <w:bookmarkStart w:id="353" w:name="_Toc13337"/>
      <w:bookmarkStart w:id="354" w:name="_Toc768"/>
      <w:bookmarkStart w:id="355" w:name="_Toc4057"/>
      <w:bookmarkStart w:id="356" w:name="_Toc25641"/>
      <w:bookmarkStart w:id="357" w:name="_Toc13405"/>
      <w:bookmarkStart w:id="358" w:name="_Toc29964"/>
      <w:bookmarkStart w:id="359" w:name="_Toc26460"/>
      <w:bookmarkStart w:id="360" w:name="_Toc22457"/>
      <w:bookmarkStart w:id="361" w:name="_Toc29777"/>
      <w:bookmarkStart w:id="362" w:name="_Toc25273"/>
      <w:bookmarkStart w:id="363" w:name="_Toc13642"/>
      <w:bookmarkStart w:id="364" w:name="_Toc2734"/>
      <w:bookmarkStart w:id="365" w:name="_Toc20575"/>
      <w:bookmarkStart w:id="366" w:name="_Toc13927"/>
      <w:bookmarkStart w:id="367" w:name="_Toc22879"/>
      <w:bookmarkStart w:id="368" w:name="_Toc21804"/>
      <w:r>
        <w:br w:type="column"/>
      </w:r>
      <w:bookmarkStart w:id="369" w:name="_Toc6248468"/>
      <w:r>
        <w:rPr>
          <w:rFonts w:hint="eastAsia"/>
        </w:rPr>
        <w:t>产品概述</w:t>
      </w:r>
      <w:bookmarkEnd w:id="350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</w:p>
    <w:p>
      <w:pPr>
        <w:pStyle w:val="4"/>
      </w:pPr>
      <w:bookmarkStart w:id="370" w:name="_臀部清洗命令"/>
      <w:bookmarkEnd w:id="370"/>
      <w:bookmarkStart w:id="371" w:name="_Toc13766"/>
      <w:bookmarkStart w:id="372" w:name="_Toc20443"/>
      <w:bookmarkStart w:id="373" w:name="_Toc21931"/>
      <w:bookmarkStart w:id="374" w:name="_Toc30484"/>
      <w:bookmarkStart w:id="375" w:name="_Toc29504"/>
      <w:bookmarkStart w:id="376" w:name="_Toc31239"/>
      <w:bookmarkStart w:id="377" w:name="_Toc32322"/>
      <w:bookmarkStart w:id="378" w:name="_Toc32692"/>
      <w:bookmarkStart w:id="379" w:name="_Toc9973"/>
      <w:bookmarkStart w:id="380" w:name="_Toc15121"/>
      <w:bookmarkStart w:id="381" w:name="_Toc19891"/>
      <w:bookmarkStart w:id="382" w:name="_Toc24803"/>
      <w:bookmarkStart w:id="383" w:name="_Toc31490"/>
      <w:bookmarkStart w:id="384" w:name="_Toc12927"/>
      <w:bookmarkStart w:id="385" w:name="_Toc19880"/>
      <w:bookmarkStart w:id="386" w:name="_Toc5384"/>
      <w:bookmarkStart w:id="387" w:name="_Toc27263"/>
      <w:bookmarkStart w:id="388" w:name="_Toc6248469"/>
      <w:bookmarkStart w:id="389" w:name="_Toc30196"/>
      <w:bookmarkStart w:id="390" w:name="_Toc1061"/>
      <w:r>
        <w:rPr>
          <w:rFonts w:hint="eastAsia"/>
        </w:rPr>
        <w:t>电气组成图：</w:t>
      </w:r>
      <w:bookmarkEnd w:id="371"/>
      <w:bookmarkEnd w:id="372"/>
      <w:bookmarkEnd w:id="373"/>
      <w:bookmarkEnd w:id="374"/>
      <w:bookmarkEnd w:id="375"/>
      <w:bookmarkEnd w:id="376"/>
      <w:bookmarkEnd w:id="377"/>
      <w:bookmarkEnd w:id="378"/>
      <w:bookmarkEnd w:id="379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</w:p>
    <w:p>
      <w:pPr>
        <w:pStyle w:val="187"/>
        <w:ind w:left="0" w:leftChars="0" w:firstLine="0" w:firstLineChars="0"/>
        <w:jc w:val="center"/>
        <w:pPrChange w:id="11661" w:author="Administrator" w:date="2024-10-15T17:28:35Z">
          <w:pPr>
            <w:pStyle w:val="187"/>
            <w:ind w:left="0" w:leftChars="0" w:firstLine="0" w:firstLineChars="0"/>
            <w:jc w:val="both"/>
          </w:pPr>
        </w:pPrChange>
      </w:pPr>
      <w:ins w:id="11662" w:author="Administrator" w:date="2024-10-15T17:28:25Z">
        <w:r>
          <w:rPr>
            <w:rFonts w:hint="eastAsia"/>
            <w:lang w:val="en-US" w:eastAsia="zh-CN"/>
          </w:rPr>
          <w:t>{{</w:t>
        </w:r>
      </w:ins>
      <w:ins w:id="11663" w:author="Administrator" w:date="2024-10-15T17:28:27Z">
        <w:r>
          <w:rPr>
            <w:rFonts w:hint="eastAsia"/>
            <w:lang w:val="en-US" w:eastAsia="zh-CN"/>
          </w:rPr>
          <w:t>dq</w:t>
        </w:r>
      </w:ins>
      <w:ins w:id="11664" w:author="Administrator" w:date="2024-10-15T17:28:28Z">
        <w:r>
          <w:rPr>
            <w:rFonts w:hint="eastAsia"/>
            <w:lang w:val="en-US" w:eastAsia="zh-CN"/>
          </w:rPr>
          <w:t>zc</w:t>
        </w:r>
      </w:ins>
      <w:ins w:id="11665" w:author="Administrator" w:date="2024-10-15T17:28:26Z">
        <w:r>
          <w:rPr>
            <w:rFonts w:hint="eastAsia"/>
            <w:lang w:val="en-US" w:eastAsia="zh-CN"/>
          </w:rPr>
          <w:t>}}</w:t>
        </w:r>
      </w:ins>
      <w:ins w:id="11666" w:author="M00009068" w:date="2021-11-19T16:04:18Z">
        <w:del w:id="11667" w:author="Administrator" w:date="2024-10-15T17:28:23Z">
          <w:r>
            <w:rPr/>
            <w:drawing>
              <wp:inline distT="0" distB="0" distL="114300" distR="114300">
                <wp:extent cx="6254115" cy="4649470"/>
                <wp:effectExtent l="0" t="0" r="13335" b="17780"/>
                <wp:docPr id="52" name="图片 52" descr="3802423368_46822819405_HZ`ADKR~]0}}TC9GY}3{4B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" name="图片 52" descr="3802423368_46822819405_HZ`ADKR~]0}}TC9GY}3{4BB"/>
                        <pic:cNvPicPr>
                          <a:picLocks noChangeAspect="1"/>
                        </pic:cNvPicPr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54115" cy="46494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del>
      </w:ins>
      <w:del w:id="11670" w:author="M00009068" w:date="2021-11-19T16:02:40Z">
        <w:r>
          <w:rPr/>
          <w:drawing>
            <wp:inline distT="0" distB="0" distL="114300" distR="114300">
              <wp:extent cx="6262370" cy="4889500"/>
              <wp:effectExtent l="0" t="0" r="1270" b="2540"/>
              <wp:docPr id="10" name="图片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" name="图片 1"/>
                      <pic:cNvPicPr>
                        <a:picLocks noChangeAspect="1"/>
                      </pic:cNvPicPr>
                    </pic:nvPicPr>
                    <pic:blipFill>
                      <a:blip r:embed="rId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262370" cy="4889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>
      <w:pPr>
        <w:pStyle w:val="187"/>
      </w:pPr>
    </w:p>
    <w:p>
      <w:pPr>
        <w:pStyle w:val="4"/>
      </w:pPr>
      <w:bookmarkStart w:id="391" w:name="_Toc31499"/>
      <w:bookmarkStart w:id="392" w:name="_Toc12811"/>
      <w:bookmarkStart w:id="393" w:name="_Toc2804"/>
      <w:bookmarkStart w:id="394" w:name="_Toc12267"/>
      <w:bookmarkStart w:id="395" w:name="_Toc31906"/>
      <w:bookmarkStart w:id="396" w:name="_Toc1645"/>
      <w:bookmarkStart w:id="397" w:name="_Toc8572"/>
      <w:bookmarkStart w:id="398" w:name="_Toc22787"/>
      <w:bookmarkStart w:id="399" w:name="_Toc442"/>
      <w:bookmarkStart w:id="400" w:name="_Toc11782"/>
      <w:bookmarkStart w:id="401" w:name="_Toc16664"/>
      <w:bookmarkStart w:id="402" w:name="_Toc7342"/>
      <w:bookmarkStart w:id="403" w:name="_Toc6248470"/>
      <w:bookmarkStart w:id="404" w:name="_Toc30283"/>
      <w:bookmarkStart w:id="405" w:name="_Toc8086"/>
      <w:bookmarkStart w:id="406" w:name="_Toc3431"/>
      <w:bookmarkStart w:id="407" w:name="_Toc17459"/>
      <w:bookmarkStart w:id="408" w:name="_Toc5584"/>
      <w:bookmarkStart w:id="409" w:name="_Toc30626"/>
      <w:bookmarkStart w:id="410" w:name="_Toc31188"/>
      <w:r>
        <w:rPr>
          <w:rFonts w:hint="eastAsia"/>
        </w:rPr>
        <w:t>水路框图</w:t>
      </w:r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</w:p>
    <w:p>
      <w:pPr>
        <w:pStyle w:val="187"/>
      </w:pPr>
    </w:p>
    <w:p>
      <w:pPr>
        <w:pStyle w:val="187"/>
        <w:ind w:left="0" w:leftChars="0" w:firstLine="0" w:firstLineChars="0"/>
        <w:jc w:val="center"/>
      </w:pPr>
      <w:r>
        <w:drawing>
          <wp:inline distT="0" distB="0" distL="114300" distR="114300">
            <wp:extent cx="6256020" cy="1428115"/>
            <wp:effectExtent l="0" t="0" r="7620" b="444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56020" cy="142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411" w:name="_Toc20798"/>
      <w:bookmarkStart w:id="412" w:name="_Toc4877"/>
      <w:bookmarkStart w:id="413" w:name="_Toc26121"/>
      <w:bookmarkStart w:id="414" w:name="_Toc13170"/>
      <w:bookmarkStart w:id="415" w:name="_Toc29976"/>
      <w:bookmarkStart w:id="416" w:name="_Toc6248471"/>
      <w:bookmarkStart w:id="417" w:name="_Toc2238"/>
      <w:bookmarkStart w:id="418" w:name="_Toc8604"/>
      <w:bookmarkStart w:id="419" w:name="_Toc25092"/>
      <w:bookmarkStart w:id="420" w:name="_Toc19499"/>
      <w:bookmarkStart w:id="421" w:name="_Toc2025"/>
      <w:bookmarkStart w:id="422" w:name="_Toc16209"/>
      <w:bookmarkStart w:id="423" w:name="_Toc27078"/>
      <w:bookmarkStart w:id="424" w:name="_Toc18572"/>
      <w:bookmarkStart w:id="425" w:name="_Toc3843"/>
      <w:bookmarkStart w:id="426" w:name="_Toc707"/>
      <w:bookmarkStart w:id="427" w:name="_Toc31568"/>
      <w:bookmarkStart w:id="428" w:name="_Toc11212"/>
      <w:bookmarkStart w:id="429" w:name="_Toc28377"/>
      <w:bookmarkStart w:id="430" w:name="_Toc7690"/>
      <w:r>
        <w:rPr>
          <w:rFonts w:hint="eastAsia"/>
        </w:rPr>
        <w:t>外观尺寸</w:t>
      </w:r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  <w:bookmarkEnd w:id="430"/>
    </w:p>
    <w:p>
      <w:pPr>
        <w:pStyle w:val="4"/>
      </w:pPr>
      <w:bookmarkStart w:id="431" w:name="_Toc7443"/>
      <w:bookmarkStart w:id="432" w:name="_Toc8918"/>
      <w:bookmarkStart w:id="433" w:name="_Toc15605"/>
      <w:bookmarkStart w:id="434" w:name="_Toc5821"/>
      <w:bookmarkStart w:id="435" w:name="_Toc18679"/>
      <w:bookmarkStart w:id="436" w:name="_Toc14229"/>
      <w:bookmarkStart w:id="437" w:name="_Toc26520"/>
      <w:bookmarkStart w:id="438" w:name="_Toc6421"/>
      <w:bookmarkStart w:id="439" w:name="_Toc6667"/>
      <w:bookmarkStart w:id="440" w:name="_Toc5806"/>
      <w:bookmarkStart w:id="441" w:name="_Toc30029"/>
      <w:bookmarkStart w:id="442" w:name="_Toc2246"/>
      <w:bookmarkStart w:id="443" w:name="_Toc12223"/>
      <w:bookmarkStart w:id="444" w:name="_Toc394"/>
      <w:bookmarkStart w:id="445" w:name="_Toc22267"/>
      <w:bookmarkStart w:id="446" w:name="_Toc6248472"/>
      <w:bookmarkStart w:id="447" w:name="_Toc25930"/>
      <w:bookmarkStart w:id="448" w:name="_Toc6222"/>
      <w:bookmarkStart w:id="449" w:name="_Toc26462"/>
      <w:bookmarkStart w:id="450" w:name="_Toc27487"/>
      <w:r>
        <w:rPr>
          <w:rFonts w:hint="eastAsia"/>
        </w:rPr>
        <w:t>外观效果图：</w:t>
      </w:r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  <w:bookmarkEnd w:id="450"/>
    </w:p>
    <w:p>
      <w:pPr>
        <w:ind w:left="708" w:leftChars="337"/>
        <w:jc w:val="center"/>
        <w:rPr>
          <w:del w:id="11672" w:author="M00007797" w:date="2023-06-16T13:55:40Z"/>
        </w:rPr>
      </w:pPr>
      <w:r>
        <w:drawing>
          <wp:inline distT="0" distB="0" distL="114300" distR="114300">
            <wp:extent cx="3213735" cy="3111500"/>
            <wp:effectExtent l="0" t="0" r="1905" b="1270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3735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08" w:leftChars="337"/>
        <w:jc w:val="center"/>
        <w:rPr>
          <w:del w:id="11674" w:author="M00007797" w:date="2023-06-16T13:55:39Z"/>
        </w:rPr>
        <w:pPrChange w:id="11673" w:author="M00007797" w:date="2023-06-16T13:55:40Z">
          <w:pPr/>
        </w:pPrChange>
      </w:pPr>
    </w:p>
    <w:p>
      <w:pPr>
        <w:ind w:left="708" w:leftChars="337"/>
        <w:jc w:val="center"/>
        <w:pPrChange w:id="11675" w:author="M00007797" w:date="2023-06-16T13:55:40Z">
          <w:pPr/>
        </w:pPrChange>
      </w:pPr>
    </w:p>
    <w:p>
      <w:pPr>
        <w:rPr>
          <w:del w:id="11676" w:author="M00007797" w:date="2023-06-16T13:55:41Z"/>
        </w:rPr>
      </w:pPr>
    </w:p>
    <w:p/>
    <w:p>
      <w:pPr>
        <w:pStyle w:val="4"/>
      </w:pPr>
      <w:bookmarkStart w:id="451" w:name="_Toc31211"/>
      <w:bookmarkStart w:id="452" w:name="_Toc28871"/>
      <w:bookmarkStart w:id="453" w:name="_Toc2290"/>
      <w:bookmarkStart w:id="454" w:name="_Toc18892"/>
      <w:bookmarkStart w:id="455" w:name="_Toc22832"/>
      <w:bookmarkStart w:id="456" w:name="_Toc23951"/>
      <w:bookmarkStart w:id="457" w:name="_Toc16553"/>
      <w:bookmarkStart w:id="458" w:name="_Toc26057"/>
      <w:bookmarkStart w:id="459" w:name="_Toc8983"/>
      <w:bookmarkStart w:id="460" w:name="_Toc31514"/>
      <w:bookmarkStart w:id="461" w:name="_Toc31027"/>
      <w:bookmarkStart w:id="462" w:name="_Toc8745"/>
      <w:bookmarkStart w:id="463" w:name="_Toc15849"/>
      <w:bookmarkStart w:id="464" w:name="_Toc7491"/>
      <w:bookmarkStart w:id="465" w:name="_Toc14673"/>
      <w:bookmarkStart w:id="466" w:name="_Toc25002"/>
      <w:bookmarkStart w:id="467" w:name="_Toc6248473"/>
      <w:bookmarkStart w:id="468" w:name="_Toc10836"/>
      <w:bookmarkStart w:id="469" w:name="_Toc13268"/>
      <w:bookmarkStart w:id="470" w:name="_Toc18425"/>
      <w:r>
        <w:rPr>
          <w:rFonts w:hint="eastAsia"/>
        </w:rPr>
        <w:t>外观尺寸图</w:t>
      </w:r>
      <w:bookmarkEnd w:id="451"/>
      <w:bookmarkEnd w:id="452"/>
      <w:bookmarkEnd w:id="453"/>
      <w:bookmarkEnd w:id="454"/>
      <w:bookmarkEnd w:id="455"/>
      <w:bookmarkEnd w:id="456"/>
      <w:bookmarkEnd w:id="457"/>
      <w:bookmarkEnd w:id="458"/>
      <w:bookmarkEnd w:id="459"/>
      <w:bookmarkEnd w:id="460"/>
      <w:bookmarkEnd w:id="461"/>
      <w:bookmarkEnd w:id="462"/>
      <w:bookmarkEnd w:id="463"/>
      <w:bookmarkEnd w:id="464"/>
      <w:bookmarkEnd w:id="465"/>
      <w:bookmarkEnd w:id="466"/>
      <w:bookmarkEnd w:id="467"/>
      <w:bookmarkEnd w:id="468"/>
      <w:bookmarkEnd w:id="469"/>
      <w:bookmarkEnd w:id="470"/>
    </w:p>
    <w:p>
      <w:pPr>
        <w:numPr>
          <w:ilvl w:val="-1"/>
          <w:numId w:val="0"/>
          <w:ins w:id="11678" w:author="M00031069" w:date=""/>
        </w:numPr>
        <w:tabs>
          <w:tab w:val="left" w:pos="756"/>
        </w:tabs>
        <w:ind w:left="0" w:firstLine="0"/>
        <w:jc w:val="center"/>
        <w:pPrChange w:id="11677" w:author="M00032937" w:date="2024-06-28T10:21:44Z">
          <w:pPr>
            <w:pStyle w:val="5"/>
            <w:numPr>
              <w:ilvl w:val="-1"/>
              <w:numId w:val="0"/>
            </w:numPr>
            <w:ind w:left="0" w:firstLine="0"/>
            <w:jc w:val="center"/>
          </w:pPr>
        </w:pPrChange>
      </w:pPr>
      <w:ins w:id="11679" w:author="M00032937" w:date="2024-06-28T10:22:53Z">
        <w:bookmarkStart w:id="471" w:name="_Toc28623"/>
        <w:bookmarkStart w:id="472" w:name="_Toc7992"/>
        <w:bookmarkStart w:id="473" w:name="_Toc16761"/>
        <w:bookmarkStart w:id="474" w:name="_Toc32738"/>
        <w:bookmarkStart w:id="475" w:name="_Toc18578"/>
        <w:bookmarkStart w:id="476" w:name="_Toc10099"/>
        <w:bookmarkStart w:id="477" w:name="_Toc11694"/>
        <w:bookmarkStart w:id="478" w:name="_Toc7199"/>
        <w:bookmarkStart w:id="479" w:name="_Toc610"/>
        <w:bookmarkStart w:id="480" w:name="_Toc11691"/>
        <w:bookmarkStart w:id="481" w:name="_Toc2221"/>
        <w:bookmarkStart w:id="482" w:name="_Toc30754"/>
        <w:bookmarkStart w:id="483" w:name="_Toc5459"/>
        <w:bookmarkStart w:id="484" w:name="_Toc16084"/>
        <w:bookmarkStart w:id="485" w:name="_Toc20181"/>
        <w:bookmarkStart w:id="486" w:name="_Toc5750"/>
        <w:bookmarkStart w:id="487" w:name="_Toc5414"/>
        <w:bookmarkStart w:id="488" w:name="_Toc6248474"/>
        <w:r>
          <w:rPr>
            <w:rFonts w:hint="eastAsia"/>
            <w:lang w:val="en-US" w:eastAsia="zh-CN"/>
          </w:rPr>
          <w:t xml:space="preserve">            </w:t>
        </w:r>
      </w:ins>
      <w:ins w:id="11680" w:author="M00032937" w:date="2024-06-28T10:22:54Z">
        <w:r>
          <w:rPr>
            <w:rFonts w:hint="eastAsia"/>
            <w:lang w:val="en-US" w:eastAsia="zh-CN"/>
          </w:rPr>
          <w:t xml:space="preserve">               </w:t>
        </w:r>
      </w:ins>
      <w:del w:id="11681" w:author="M00032937" w:date="2024-06-28T10:22:02Z">
        <w:r>
          <w:rPr/>
          <w:drawing>
            <wp:inline distT="0" distB="0" distL="114300" distR="114300">
              <wp:extent cx="2921635" cy="2994025"/>
              <wp:effectExtent l="0" t="0" r="4445" b="8255"/>
              <wp:docPr id="1" name="图片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图片 2"/>
                      <pic:cNvPicPr>
                        <a:picLocks noChangeAspect="1"/>
                      </pic:cNvPicPr>
                    </pic:nvPicPr>
                    <pic:blipFill>
                      <a:blip r:embed="rId1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921635" cy="29940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bookmarkEnd w:id="471"/>
        <w:bookmarkEnd w:id="472"/>
        <w:bookmarkEnd w:id="473"/>
        <w:bookmarkEnd w:id="474"/>
        <w:bookmarkEnd w:id="475"/>
        <w:bookmarkEnd w:id="476"/>
        <w:bookmarkEnd w:id="477"/>
        <w:bookmarkEnd w:id="478"/>
        <w:bookmarkEnd w:id="479"/>
        <w:bookmarkEnd w:id="480"/>
        <w:bookmarkEnd w:id="481"/>
        <w:bookmarkEnd w:id="482"/>
        <w:bookmarkEnd w:id="483"/>
        <w:bookmarkEnd w:id="484"/>
        <w:bookmarkEnd w:id="485"/>
        <w:bookmarkEnd w:id="486"/>
        <w:bookmarkEnd w:id="487"/>
      </w:del>
      <w:ins w:id="11683" w:author="M00032937" w:date="2024-06-28T10:22:47Z">
        <w:r>
          <w:rPr/>
          <w:drawing>
            <wp:inline distT="0" distB="0" distL="114300" distR="114300">
              <wp:extent cx="2921635" cy="2994025"/>
              <wp:effectExtent l="0" t="0" r="12065" b="3175"/>
              <wp:docPr id="85" name="图片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5" name="图片 2"/>
                      <pic:cNvPicPr>
                        <a:picLocks noChangeAspect="1"/>
                      </pic:cNvPicPr>
                    </pic:nvPicPr>
                    <pic:blipFill>
                      <a:blip r:embed="rId1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921635" cy="29940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>
      <w:pPr>
        <w:pStyle w:val="4"/>
      </w:pPr>
      <w:bookmarkStart w:id="489" w:name="_Toc28332"/>
      <w:bookmarkStart w:id="490" w:name="_Toc8648"/>
      <w:bookmarkStart w:id="491" w:name="_Toc26622"/>
      <w:bookmarkStart w:id="492" w:name="_Toc10794"/>
      <w:bookmarkStart w:id="493" w:name="_Toc29988"/>
      <w:bookmarkStart w:id="494" w:name="_Toc7703"/>
      <w:bookmarkStart w:id="495" w:name="_Toc30411"/>
      <w:bookmarkStart w:id="496" w:name="_Toc24313"/>
      <w:bookmarkStart w:id="497" w:name="_Toc25811"/>
      <w:bookmarkStart w:id="498" w:name="_Toc23414"/>
      <w:bookmarkStart w:id="499" w:name="_Toc17820"/>
      <w:bookmarkStart w:id="500" w:name="_Toc23288"/>
      <w:bookmarkStart w:id="501" w:name="_Toc13808"/>
      <w:bookmarkStart w:id="502" w:name="_Toc20599"/>
      <w:bookmarkStart w:id="503" w:name="_Toc30436"/>
      <w:bookmarkStart w:id="504" w:name="_Toc28272"/>
      <w:bookmarkStart w:id="505" w:name="_Toc16947"/>
      <w:bookmarkStart w:id="506" w:name="_Toc13718"/>
      <w:bookmarkStart w:id="507" w:name="_Toc20488"/>
      <w:r>
        <w:rPr>
          <w:rFonts w:hint="eastAsia"/>
        </w:rPr>
        <w:t>安装尺寸</w:t>
      </w:r>
      <w:bookmarkEnd w:id="488"/>
      <w:bookmarkEnd w:id="489"/>
      <w:bookmarkEnd w:id="490"/>
      <w:bookmarkEnd w:id="491"/>
      <w:bookmarkEnd w:id="492"/>
      <w:bookmarkEnd w:id="493"/>
      <w:bookmarkEnd w:id="494"/>
      <w:bookmarkEnd w:id="495"/>
      <w:bookmarkEnd w:id="496"/>
      <w:bookmarkEnd w:id="497"/>
      <w:bookmarkEnd w:id="498"/>
      <w:bookmarkEnd w:id="499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</w:p>
    <w:p>
      <w:pPr>
        <w:pStyle w:val="187"/>
        <w:ind w:left="420" w:leftChars="0" w:firstLine="420" w:firstLineChars="0"/>
      </w:pPr>
      <w:r>
        <w:rPr>
          <w:rFonts w:hint="eastAsia"/>
        </w:rPr>
        <w:t>坑距：305mm/400mm</w:t>
      </w:r>
    </w:p>
    <w:p>
      <w:pPr>
        <w:pStyle w:val="187"/>
        <w:ind w:firstLine="1" w:firstLineChars="0"/>
      </w:pPr>
    </w:p>
    <w:p>
      <w:pPr>
        <w:pStyle w:val="3"/>
      </w:pPr>
      <w:bookmarkStart w:id="508" w:name="_Toc8295"/>
      <w:bookmarkStart w:id="509" w:name="_Toc17605"/>
      <w:bookmarkStart w:id="510" w:name="_Toc32663"/>
      <w:bookmarkStart w:id="511" w:name="_Toc27789"/>
      <w:bookmarkStart w:id="512" w:name="_Toc30440"/>
      <w:bookmarkStart w:id="513" w:name="_Toc7806"/>
      <w:bookmarkStart w:id="514" w:name="_Toc2812"/>
      <w:bookmarkStart w:id="515" w:name="_Toc4545"/>
      <w:bookmarkStart w:id="516" w:name="_Toc14500"/>
      <w:bookmarkStart w:id="517" w:name="_Toc6248475"/>
      <w:bookmarkStart w:id="518" w:name="_Toc2975"/>
      <w:bookmarkStart w:id="519" w:name="_Toc10037"/>
      <w:bookmarkStart w:id="520" w:name="_Toc21316"/>
      <w:bookmarkStart w:id="521" w:name="_Toc644"/>
      <w:bookmarkStart w:id="522" w:name="_Toc8169"/>
      <w:bookmarkStart w:id="523" w:name="_Toc10018"/>
      <w:bookmarkStart w:id="524" w:name="_Toc28403"/>
      <w:bookmarkStart w:id="525" w:name="_Toc28660"/>
      <w:bookmarkStart w:id="526" w:name="_Toc16444"/>
      <w:bookmarkStart w:id="527" w:name="_Toc23389"/>
      <w:r>
        <w:rPr>
          <w:rFonts w:hint="eastAsia"/>
        </w:rPr>
        <w:t>产品规格</w:t>
      </w:r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  <w:bookmarkEnd w:id="517"/>
      <w:bookmarkEnd w:id="518"/>
      <w:bookmarkEnd w:id="519"/>
      <w:bookmarkEnd w:id="520"/>
      <w:bookmarkEnd w:id="521"/>
      <w:bookmarkEnd w:id="522"/>
      <w:bookmarkEnd w:id="523"/>
      <w:bookmarkEnd w:id="524"/>
      <w:bookmarkEnd w:id="525"/>
      <w:bookmarkEnd w:id="526"/>
      <w:bookmarkEnd w:id="527"/>
    </w:p>
    <w:p>
      <w:pPr>
        <w:pStyle w:val="4"/>
      </w:pPr>
      <w:bookmarkStart w:id="528" w:name="_Toc31157"/>
      <w:bookmarkStart w:id="529" w:name="_Toc6355"/>
      <w:bookmarkStart w:id="530" w:name="_Toc6248476"/>
      <w:bookmarkStart w:id="531" w:name="_Toc12004"/>
      <w:bookmarkStart w:id="532" w:name="_Toc18603"/>
      <w:bookmarkStart w:id="533" w:name="_Toc1148"/>
      <w:bookmarkStart w:id="534" w:name="_Toc17102"/>
      <w:bookmarkStart w:id="535" w:name="_Toc27438"/>
      <w:bookmarkStart w:id="536" w:name="_Toc11313"/>
      <w:bookmarkStart w:id="537" w:name="_Toc19129"/>
      <w:bookmarkStart w:id="538" w:name="_Toc10155"/>
      <w:bookmarkStart w:id="539" w:name="_Toc15751"/>
      <w:bookmarkStart w:id="540" w:name="_Toc24731"/>
      <w:bookmarkStart w:id="541" w:name="_Toc22802"/>
      <w:bookmarkStart w:id="542" w:name="_Toc4052"/>
      <w:bookmarkStart w:id="543" w:name="_Toc25173"/>
      <w:bookmarkStart w:id="544" w:name="_Toc2338"/>
      <w:bookmarkStart w:id="545" w:name="_Toc12116"/>
      <w:bookmarkStart w:id="546" w:name="_Toc8269"/>
      <w:bookmarkStart w:id="547" w:name="_Toc16872"/>
      <w:r>
        <w:rPr>
          <w:rFonts w:hint="eastAsia"/>
        </w:rPr>
        <w:t>标准要求</w:t>
      </w:r>
      <w:bookmarkEnd w:id="528"/>
      <w:bookmarkEnd w:id="529"/>
      <w:bookmarkEnd w:id="530"/>
      <w:bookmarkEnd w:id="531"/>
      <w:bookmarkEnd w:id="532"/>
      <w:bookmarkEnd w:id="533"/>
      <w:bookmarkEnd w:id="534"/>
      <w:bookmarkEnd w:id="535"/>
      <w:bookmarkEnd w:id="536"/>
      <w:bookmarkEnd w:id="537"/>
      <w:bookmarkEnd w:id="538"/>
      <w:bookmarkEnd w:id="539"/>
      <w:bookmarkEnd w:id="540"/>
      <w:bookmarkEnd w:id="541"/>
      <w:bookmarkEnd w:id="542"/>
      <w:bookmarkEnd w:id="543"/>
      <w:bookmarkEnd w:id="544"/>
      <w:bookmarkEnd w:id="545"/>
      <w:bookmarkEnd w:id="546"/>
      <w:bookmarkEnd w:id="547"/>
    </w:p>
    <w:p>
      <w:pPr>
        <w:pStyle w:val="5"/>
        <w:ind w:left="1140"/>
        <w:pPrChange w:id="11685" w:author="M00000676" w:date="2023-11-25T17:34:41Z">
          <w:pPr>
            <w:pStyle w:val="5"/>
            <w:ind w:left="1146"/>
          </w:pPr>
        </w:pPrChange>
      </w:pPr>
      <w:bookmarkStart w:id="548" w:name="_Toc3242"/>
      <w:bookmarkStart w:id="549" w:name="_Toc5497"/>
      <w:bookmarkStart w:id="550" w:name="_Toc21684"/>
      <w:bookmarkStart w:id="551" w:name="_Toc24812"/>
      <w:bookmarkStart w:id="552" w:name="_Toc3090"/>
      <w:bookmarkStart w:id="553" w:name="_Toc29960"/>
      <w:bookmarkStart w:id="554" w:name="_Toc7756"/>
      <w:bookmarkStart w:id="555" w:name="_Toc10364"/>
      <w:bookmarkStart w:id="556" w:name="_Toc22824"/>
      <w:bookmarkStart w:id="557" w:name="_Toc12373"/>
      <w:bookmarkStart w:id="558" w:name="_Toc12572"/>
      <w:bookmarkStart w:id="559" w:name="_Toc781"/>
      <w:bookmarkStart w:id="560" w:name="_Toc12174"/>
      <w:bookmarkStart w:id="561" w:name="_Toc29768"/>
      <w:bookmarkStart w:id="562" w:name="_Toc15199"/>
      <w:bookmarkStart w:id="563" w:name="_Toc9035"/>
      <w:bookmarkStart w:id="564" w:name="_Toc21030"/>
      <w:bookmarkStart w:id="565" w:name="_Toc6248477"/>
      <w:bookmarkStart w:id="566" w:name="_Toc584"/>
      <w:bookmarkStart w:id="567" w:name="_Toc16700"/>
      <w:r>
        <w:rPr>
          <w:rFonts w:hint="eastAsia"/>
        </w:rPr>
        <w:t>通用外观要求</w:t>
      </w:r>
      <w:bookmarkEnd w:id="548"/>
      <w:bookmarkEnd w:id="549"/>
      <w:bookmarkEnd w:id="550"/>
      <w:bookmarkEnd w:id="551"/>
      <w:bookmarkEnd w:id="552"/>
      <w:bookmarkEnd w:id="553"/>
      <w:bookmarkEnd w:id="554"/>
      <w:bookmarkEnd w:id="555"/>
      <w:bookmarkEnd w:id="556"/>
      <w:bookmarkEnd w:id="557"/>
      <w:bookmarkEnd w:id="558"/>
      <w:bookmarkEnd w:id="559"/>
      <w:bookmarkEnd w:id="560"/>
      <w:bookmarkEnd w:id="561"/>
      <w:bookmarkEnd w:id="562"/>
      <w:bookmarkEnd w:id="563"/>
      <w:bookmarkEnd w:id="564"/>
      <w:bookmarkEnd w:id="565"/>
      <w:bookmarkEnd w:id="566"/>
      <w:bookmarkEnd w:id="567"/>
    </w:p>
    <w:p>
      <w:pPr>
        <w:ind w:left="850" w:leftChars="405"/>
      </w:pPr>
      <w:r>
        <w:rPr>
          <w:rFonts w:hint="eastAsia"/>
        </w:rPr>
        <w:t>按怡和《外观件检验要求》执行检验</w:t>
      </w:r>
    </w:p>
    <w:p>
      <w:pPr>
        <w:ind w:left="850" w:leftChars="405"/>
      </w:pPr>
    </w:p>
    <w:p>
      <w:pPr>
        <w:pStyle w:val="5"/>
        <w:ind w:left="1140"/>
        <w:pPrChange w:id="11686" w:author="M00000676" w:date="2023-11-25T17:34:41Z">
          <w:pPr>
            <w:pStyle w:val="5"/>
            <w:ind w:left="1146"/>
          </w:pPr>
        </w:pPrChange>
      </w:pPr>
      <w:bookmarkStart w:id="568" w:name="_Toc6248478"/>
      <w:bookmarkStart w:id="569" w:name="_Toc13604"/>
      <w:bookmarkStart w:id="570" w:name="_Toc12038"/>
      <w:bookmarkStart w:id="571" w:name="_Toc25509"/>
      <w:bookmarkStart w:id="572" w:name="_Toc2478"/>
      <w:bookmarkStart w:id="573" w:name="_Toc20547"/>
      <w:bookmarkStart w:id="574" w:name="_Toc3291"/>
      <w:bookmarkStart w:id="575" w:name="_Toc18497"/>
      <w:bookmarkStart w:id="576" w:name="_Toc7250"/>
      <w:bookmarkStart w:id="577" w:name="_Toc25003"/>
      <w:bookmarkStart w:id="578" w:name="_Toc27604"/>
      <w:bookmarkStart w:id="579" w:name="_Toc5184"/>
      <w:bookmarkStart w:id="580" w:name="_Toc8075"/>
      <w:bookmarkStart w:id="581" w:name="_Toc17389"/>
      <w:bookmarkStart w:id="582" w:name="_Toc12562"/>
      <w:bookmarkStart w:id="583" w:name="_Toc30103"/>
      <w:bookmarkStart w:id="584" w:name="_Toc16654"/>
      <w:bookmarkStart w:id="585" w:name="_Toc12367"/>
      <w:bookmarkStart w:id="586" w:name="_Toc13470"/>
      <w:bookmarkStart w:id="587" w:name="_Toc24507"/>
      <w:r>
        <w:rPr>
          <w:rFonts w:hint="eastAsia"/>
        </w:rPr>
        <w:t>标准要求</w:t>
      </w:r>
      <w:bookmarkEnd w:id="568"/>
      <w:bookmarkEnd w:id="569"/>
      <w:bookmarkEnd w:id="570"/>
      <w:bookmarkEnd w:id="571"/>
      <w:bookmarkEnd w:id="572"/>
      <w:bookmarkEnd w:id="573"/>
      <w:bookmarkEnd w:id="574"/>
      <w:bookmarkEnd w:id="575"/>
      <w:bookmarkEnd w:id="576"/>
      <w:bookmarkEnd w:id="577"/>
      <w:bookmarkEnd w:id="578"/>
      <w:bookmarkEnd w:id="579"/>
      <w:bookmarkEnd w:id="580"/>
      <w:bookmarkEnd w:id="581"/>
      <w:bookmarkEnd w:id="582"/>
      <w:bookmarkEnd w:id="583"/>
      <w:bookmarkEnd w:id="584"/>
      <w:bookmarkEnd w:id="585"/>
      <w:bookmarkEnd w:id="586"/>
      <w:bookmarkEnd w:id="587"/>
    </w:p>
    <w:p>
      <w:pPr>
        <w:ind w:left="850" w:leftChars="405"/>
      </w:pPr>
      <w:r>
        <w:rPr>
          <w:rFonts w:hint="eastAsia"/>
        </w:rPr>
        <w:t>GB 4706.1-2005 家用和类似用途电器的安全 通用要求</w:t>
      </w:r>
    </w:p>
    <w:p>
      <w:pPr>
        <w:ind w:left="850" w:leftChars="405"/>
      </w:pPr>
      <w:r>
        <w:rPr>
          <w:rFonts w:hint="eastAsia"/>
        </w:rPr>
        <w:t>GB 4706.53-2008 家用和类似用途电器的安全 座便器的特殊要求</w:t>
      </w:r>
    </w:p>
    <w:p>
      <w:pPr>
        <w:ind w:left="850" w:leftChars="405"/>
      </w:pPr>
      <w:r>
        <w:t>GB</w:t>
      </w:r>
      <w:r>
        <w:rPr>
          <w:rFonts w:hint="eastAsia"/>
        </w:rPr>
        <w:t>/T</w:t>
      </w:r>
      <w:r>
        <w:t xml:space="preserve"> 6952-2015</w:t>
      </w:r>
      <w:r>
        <w:rPr>
          <w:rFonts w:hint="eastAsia"/>
        </w:rPr>
        <w:t xml:space="preserve"> 卫生陶瓷标准</w:t>
      </w:r>
    </w:p>
    <w:p>
      <w:pPr>
        <w:ind w:left="850" w:leftChars="405"/>
        <w:rPr>
          <w:rFonts w:hint="eastAsia" w:eastAsia="宋体"/>
          <w:lang w:val="en-US" w:eastAsia="zh-CN"/>
        </w:rPr>
      </w:pPr>
      <w:r>
        <w:rPr>
          <w:rFonts w:hint="eastAsia"/>
        </w:rPr>
        <w:t>GB 38448-2019</w:t>
      </w:r>
      <w:r>
        <w:rPr>
          <w:rFonts w:hint="eastAsia"/>
          <w:lang w:val="en-US" w:eastAsia="zh-CN"/>
        </w:rPr>
        <w:t xml:space="preserve"> 智能坐便器能效水效限定值及等级</w:t>
      </w:r>
    </w:p>
    <w:p>
      <w:pPr>
        <w:pStyle w:val="4"/>
      </w:pPr>
      <w:bookmarkStart w:id="588" w:name="_Toc7408"/>
      <w:bookmarkStart w:id="589" w:name="_Toc27763"/>
      <w:bookmarkStart w:id="590" w:name="_Toc6248479"/>
      <w:bookmarkStart w:id="591" w:name="_Toc26805"/>
      <w:bookmarkStart w:id="592" w:name="_Toc16045"/>
      <w:bookmarkStart w:id="593" w:name="_Toc10712"/>
      <w:bookmarkStart w:id="594" w:name="_Toc7204"/>
      <w:bookmarkStart w:id="595" w:name="_Toc21161"/>
      <w:bookmarkStart w:id="596" w:name="_Toc23643"/>
      <w:bookmarkStart w:id="597" w:name="_Toc28455"/>
      <w:bookmarkStart w:id="598" w:name="_Toc24366"/>
      <w:bookmarkStart w:id="599" w:name="_Toc31866"/>
      <w:bookmarkStart w:id="600" w:name="_Toc17513"/>
      <w:bookmarkStart w:id="601" w:name="_Toc9690"/>
      <w:bookmarkStart w:id="602" w:name="_Toc3808"/>
      <w:bookmarkStart w:id="603" w:name="_Toc10350"/>
      <w:bookmarkStart w:id="604" w:name="_Toc29997"/>
      <w:bookmarkStart w:id="605" w:name="_Toc10556"/>
      <w:bookmarkStart w:id="606" w:name="_Toc25551"/>
      <w:bookmarkStart w:id="607" w:name="_Toc20691"/>
      <w:r>
        <w:rPr>
          <w:rFonts w:hint="eastAsia"/>
        </w:rPr>
        <w:t>产品尺寸要求</w:t>
      </w:r>
      <w:bookmarkEnd w:id="588"/>
      <w:bookmarkEnd w:id="589"/>
      <w:bookmarkEnd w:id="590"/>
      <w:bookmarkEnd w:id="591"/>
      <w:bookmarkEnd w:id="592"/>
      <w:bookmarkEnd w:id="593"/>
      <w:bookmarkEnd w:id="594"/>
      <w:bookmarkEnd w:id="595"/>
      <w:bookmarkEnd w:id="596"/>
      <w:bookmarkEnd w:id="597"/>
      <w:bookmarkEnd w:id="598"/>
      <w:bookmarkEnd w:id="599"/>
      <w:bookmarkEnd w:id="600"/>
      <w:bookmarkEnd w:id="601"/>
      <w:bookmarkEnd w:id="602"/>
      <w:bookmarkEnd w:id="603"/>
      <w:bookmarkEnd w:id="604"/>
      <w:bookmarkEnd w:id="605"/>
      <w:bookmarkEnd w:id="606"/>
      <w:bookmarkEnd w:id="607"/>
    </w:p>
    <w:p>
      <w:pPr>
        <w:pStyle w:val="187"/>
        <w:numPr>
          <w:ilvl w:val="0"/>
          <w:numId w:val="16"/>
        </w:numPr>
        <w:ind w:leftChars="0" w:firstLineChars="0"/>
      </w:pPr>
      <w:r>
        <w:rPr>
          <w:rFonts w:hint="eastAsia"/>
        </w:rPr>
        <w:t>产品尺寸精度：±1.5mm；</w:t>
      </w:r>
    </w:p>
    <w:p>
      <w:pPr>
        <w:pStyle w:val="187"/>
        <w:numPr>
          <w:ilvl w:val="0"/>
          <w:numId w:val="16"/>
        </w:numPr>
        <w:ind w:leftChars="0" w:firstLineChars="0"/>
        <w:rPr>
          <w:ins w:id="11687" w:author="M00007797" w:date="2023-06-16T14:24:26Z"/>
        </w:rPr>
      </w:pPr>
      <w:r>
        <w:rPr>
          <w:rFonts w:hint="eastAsia"/>
        </w:rPr>
        <w:t>间隙：</w:t>
      </w:r>
      <w:del w:id="11688" w:author="M00009068" w:date="2021-11-19T15:04:37Z">
        <w:r>
          <w:rPr>
            <w:rFonts w:hint="eastAsia"/>
          </w:rPr>
          <w:delText>&lt;</w:delText>
        </w:r>
      </w:del>
      <w:ins w:id="11689" w:author="M00009068" w:date="2021-11-19T15:03:58Z">
        <w:r>
          <w:rPr>
            <w:rFonts w:hint="eastAsia"/>
            <w:lang w:val="en-US" w:eastAsia="zh-CN"/>
          </w:rPr>
          <w:t>≤</w:t>
        </w:r>
      </w:ins>
      <w:r>
        <w:rPr>
          <w:rFonts w:hint="eastAsia"/>
        </w:rPr>
        <w:t>4mm；（陶瓷配合）</w:t>
      </w:r>
    </w:p>
    <w:p>
      <w:pPr>
        <w:pStyle w:val="187"/>
        <w:numPr>
          <w:ilvl w:val="0"/>
          <w:numId w:val="16"/>
        </w:numPr>
        <w:ind w:leftChars="0" w:firstLineChars="0"/>
        <w:rPr>
          <w:ins w:id="11690" w:author="M00007797" w:date="2023-06-16T14:23:35Z"/>
        </w:rPr>
      </w:pPr>
      <w:ins w:id="11691" w:author="M00007797" w:date="2023-06-16T14:24:32Z">
        <w:r>
          <w:rPr>
            <w:rFonts w:hint="eastAsia" w:cs="Times New Roman"/>
          </w:rPr>
          <w:t>断差：</w:t>
        </w:r>
      </w:ins>
      <w:ins w:id="11692" w:author="M00007797" w:date="2023-06-16T14:24:32Z">
        <w:r>
          <w:rPr>
            <w:rFonts w:hint="eastAsia" w:cs="Times New Roman"/>
            <w:lang w:val="en-US" w:eastAsia="zh-CN"/>
          </w:rPr>
          <w:t>≤</w:t>
        </w:r>
      </w:ins>
      <w:ins w:id="11693" w:author="M00007797" w:date="2023-06-16T14:24:32Z">
        <w:r>
          <w:rPr>
            <w:rFonts w:hint="eastAsia" w:cs="Times New Roman"/>
          </w:rPr>
          <w:t>4mm；（陶瓷配合</w:t>
        </w:r>
      </w:ins>
      <w:ins w:id="11694" w:author="M00007797" w:date="2023-06-16T14:24:33Z">
        <w:r>
          <w:rPr>
            <w:rFonts w:hint="eastAsia" w:cs="Times New Roman"/>
            <w:lang w:eastAsia="zh-CN"/>
          </w:rPr>
          <w:t>）</w:t>
        </w:r>
      </w:ins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11696" w:author="M00007797" w:date="2023-06-16T14:23:51Z"/>
        </w:rPr>
        <w:pPrChange w:id="11695" w:author="M00007797" w:date="2023-06-16T14:24:40Z">
          <w:pPr>
            <w:pStyle w:val="187"/>
            <w:numPr>
              <w:ilvl w:val="0"/>
              <w:numId w:val="16"/>
            </w:numPr>
            <w:ind w:leftChars="0" w:firstLineChars="0"/>
          </w:pPr>
        </w:pPrChange>
      </w:pPr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11698" w:author="M00007797" w:date="2023-06-16T14:23:49Z"/>
        </w:rPr>
        <w:pPrChange w:id="11697" w:author="M00007797" w:date="2023-06-16T14:24:38Z">
          <w:pPr>
            <w:pStyle w:val="187"/>
            <w:numPr>
              <w:ilvl w:val="0"/>
              <w:numId w:val="16"/>
            </w:numPr>
            <w:ind w:leftChars="0" w:firstLineChars="0"/>
          </w:pPr>
        </w:pPrChange>
      </w:pPr>
      <w:del w:id="11699" w:author="M00007797" w:date="2023-06-16T14:23:49Z">
        <w:r>
          <w:rPr>
            <w:rFonts w:hint="eastAsia"/>
          </w:rPr>
          <w:delText>断差：&lt;</w:delText>
        </w:r>
      </w:del>
      <w:ins w:id="11700" w:author="M00009068" w:date="2021-11-19T15:04:02Z">
        <w:del w:id="11701" w:author="M00007797" w:date="2023-06-16T14:23:49Z">
          <w:r>
            <w:rPr>
              <w:rFonts w:hint="eastAsia"/>
              <w:lang w:val="en-US" w:eastAsia="zh-CN"/>
            </w:rPr>
            <w:delText>≤</w:delText>
          </w:r>
        </w:del>
      </w:ins>
      <w:del w:id="11702" w:author="M00007797" w:date="2023-06-16T14:23:49Z">
        <w:r>
          <w:rPr>
            <w:rFonts w:hint="eastAsia"/>
          </w:rPr>
          <w:delText>4mm；（陶瓷配合）</w:delText>
        </w:r>
      </w:del>
    </w:p>
    <w:p>
      <w:pPr>
        <w:pStyle w:val="187"/>
        <w:numPr>
          <w:ilvl w:val="-1"/>
          <w:numId w:val="0"/>
        </w:numPr>
        <w:ind w:left="0" w:leftChars="0" w:firstLine="0" w:firstLineChars="0"/>
        <w:pPrChange w:id="11703" w:author="M00007797" w:date="2023-06-16T14:24:40Z">
          <w:pPr>
            <w:pStyle w:val="187"/>
            <w:ind w:firstLine="1" w:firstLineChars="0"/>
          </w:pPr>
        </w:pPrChange>
      </w:pPr>
    </w:p>
    <w:p>
      <w:pPr>
        <w:pStyle w:val="4"/>
        <w:rPr>
          <w:ins w:id="11704" w:author="M00007797" w:date="2023-06-16T14:22:13Z"/>
        </w:rPr>
      </w:pPr>
      <w:bookmarkStart w:id="608" w:name="_Toc13505"/>
      <w:bookmarkStart w:id="609" w:name="_Toc6073"/>
      <w:bookmarkStart w:id="610" w:name="_Toc6985"/>
      <w:bookmarkStart w:id="611" w:name="_Toc26667"/>
      <w:bookmarkStart w:id="612" w:name="_Toc21641"/>
      <w:bookmarkStart w:id="613" w:name="_Toc14043"/>
      <w:bookmarkStart w:id="614" w:name="_Toc32215"/>
      <w:bookmarkStart w:id="615" w:name="_Toc2078"/>
      <w:bookmarkStart w:id="616" w:name="_Toc29723"/>
      <w:bookmarkStart w:id="617" w:name="_Toc6248480"/>
      <w:bookmarkStart w:id="618" w:name="_Toc260"/>
      <w:bookmarkStart w:id="619" w:name="_Toc9540"/>
      <w:bookmarkStart w:id="620" w:name="_Toc19901"/>
      <w:bookmarkStart w:id="621" w:name="_Toc31572"/>
      <w:bookmarkStart w:id="622" w:name="_Toc32312"/>
      <w:bookmarkStart w:id="623" w:name="_Toc24173"/>
      <w:bookmarkStart w:id="624" w:name="_Toc4175"/>
      <w:bookmarkStart w:id="625" w:name="_Toc28447"/>
      <w:bookmarkStart w:id="626" w:name="_Toc30786"/>
      <w:bookmarkStart w:id="627" w:name="_Toc4185"/>
      <w:r>
        <w:rPr>
          <w:rFonts w:hint="eastAsia"/>
        </w:rPr>
        <w:t>电气规格</w:t>
      </w:r>
      <w:bookmarkEnd w:id="608"/>
      <w:bookmarkEnd w:id="609"/>
      <w:bookmarkEnd w:id="610"/>
      <w:bookmarkEnd w:id="611"/>
      <w:bookmarkEnd w:id="612"/>
      <w:bookmarkEnd w:id="613"/>
      <w:bookmarkEnd w:id="614"/>
      <w:bookmarkEnd w:id="615"/>
      <w:bookmarkEnd w:id="616"/>
      <w:bookmarkEnd w:id="617"/>
      <w:bookmarkEnd w:id="618"/>
      <w:bookmarkEnd w:id="619"/>
      <w:bookmarkEnd w:id="620"/>
      <w:bookmarkEnd w:id="621"/>
      <w:bookmarkEnd w:id="622"/>
      <w:bookmarkEnd w:id="623"/>
      <w:bookmarkEnd w:id="624"/>
      <w:bookmarkEnd w:id="625"/>
      <w:bookmarkEnd w:id="626"/>
      <w:bookmarkEnd w:id="627"/>
    </w:p>
    <w:tbl>
      <w:tblPr>
        <w:tblStyle w:val="89"/>
        <w:tblW w:w="8573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  <w:tblPrChange w:id="11705" w:author="M00007797" w:date="2023-06-16T14:22:28Z">
          <w:tblPr>
            <w:tblStyle w:val="89"/>
            <w:tblW w:w="8573" w:type="dxa"/>
            <w:tblInd w:w="0" w:type="dxa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fixed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1020"/>
        <w:gridCol w:w="2016"/>
        <w:gridCol w:w="2860"/>
        <w:gridCol w:w="2677"/>
        <w:tblGridChange w:id="11706">
          <w:tblGrid>
            <w:gridCol w:w="996"/>
            <w:gridCol w:w="24"/>
            <w:gridCol w:w="996"/>
            <w:gridCol w:w="1020"/>
            <w:gridCol w:w="996"/>
            <w:gridCol w:w="2860"/>
            <w:gridCol w:w="2677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1708" w:author="M00007797" w:date="2023-06-16T14:22:28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329" w:hRule="atLeast"/>
          <w:jc w:val="center"/>
          <w:ins w:id="11707" w:author="M00007797" w:date="2023-06-16T14:22:14Z"/>
          <w:trPrChange w:id="11708" w:author="M00007797" w:date="2023-06-16T14:22:28Z">
            <w:trPr>
              <w:gridBefore w:val="1"/>
              <w:wBefore w:w="996" w:type="dxa"/>
              <w:trHeight w:val="329" w:hRule="atLeast"/>
            </w:trPr>
          </w:trPrChange>
        </w:trPr>
        <w:tc>
          <w:tcPr>
            <w:tcW w:w="1020" w:type="dxa"/>
            <w:vAlign w:val="center"/>
            <w:tcPrChange w:id="11709" w:author="M00007797" w:date="2023-06-16T14:22:28Z">
              <w:tcPr>
                <w:tcW w:w="1020" w:type="dxa"/>
                <w:gridSpan w:val="2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710" w:author="M00007797" w:date="2023-06-16T14:22:14Z"/>
                <w:color w:val="auto"/>
              </w:rPr>
            </w:pPr>
            <w:ins w:id="11711" w:author="M00007797" w:date="2023-06-16T14:22:14Z">
              <w:r>
                <w:rPr>
                  <w:rFonts w:hint="eastAsia"/>
                  <w:color w:val="auto"/>
                </w:rPr>
                <w:t>序号</w:t>
              </w:r>
            </w:ins>
          </w:p>
        </w:tc>
        <w:tc>
          <w:tcPr>
            <w:tcW w:w="2016" w:type="dxa"/>
            <w:vAlign w:val="center"/>
            <w:tcPrChange w:id="11712" w:author="M00007797" w:date="2023-06-16T14:22:28Z">
              <w:tcPr>
                <w:tcW w:w="2016" w:type="dxa"/>
                <w:gridSpan w:val="2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713" w:author="M00007797" w:date="2023-06-16T14:22:14Z"/>
                <w:color w:val="auto"/>
              </w:rPr>
            </w:pPr>
            <w:ins w:id="11714" w:author="M00007797" w:date="2023-06-16T14:22:14Z">
              <w:r>
                <w:rPr>
                  <w:rFonts w:hint="eastAsia"/>
                  <w:color w:val="auto"/>
                </w:rPr>
                <w:t>项目</w:t>
              </w:r>
            </w:ins>
          </w:p>
        </w:tc>
        <w:tc>
          <w:tcPr>
            <w:tcW w:w="2860" w:type="dxa"/>
            <w:vAlign w:val="center"/>
            <w:tcPrChange w:id="11715" w:author="M00007797" w:date="2023-06-16T14:22:28Z">
              <w:tcPr>
                <w:tcW w:w="2860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716" w:author="M00007797" w:date="2023-06-16T14:22:14Z"/>
                <w:color w:val="auto"/>
              </w:rPr>
            </w:pPr>
            <w:ins w:id="11717" w:author="M00007797" w:date="2023-06-16T14:22:14Z">
              <w:r>
                <w:rPr>
                  <w:rFonts w:hint="eastAsia"/>
                  <w:color w:val="auto"/>
                </w:rPr>
                <w:t>定义</w:t>
              </w:r>
            </w:ins>
          </w:p>
        </w:tc>
        <w:tc>
          <w:tcPr>
            <w:tcW w:w="2677" w:type="dxa"/>
            <w:vAlign w:val="center"/>
            <w:tcPrChange w:id="11718" w:author="M00007797" w:date="2023-06-16T14:22:28Z">
              <w:tcPr>
                <w:tcW w:w="2677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719" w:author="M00007797" w:date="2023-06-16T14:22:14Z"/>
                <w:color w:val="auto"/>
              </w:rPr>
            </w:pPr>
            <w:ins w:id="11720" w:author="M00007797" w:date="2023-06-16T14:22:14Z">
              <w:r>
                <w:rPr>
                  <w:rFonts w:hint="eastAsia"/>
                  <w:color w:val="auto"/>
                </w:rPr>
                <w:t>备注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1722" w:author="M00007797" w:date="2023-06-16T14:22:28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jc w:val="center"/>
          <w:ins w:id="11721" w:author="M00007797" w:date="2023-06-16T14:22:14Z"/>
          <w:trPrChange w:id="11722" w:author="M00007797" w:date="2023-06-16T14:22:28Z">
            <w:trPr>
              <w:gridBefore w:val="1"/>
              <w:wBefore w:w="996" w:type="dxa"/>
            </w:trPr>
          </w:trPrChange>
        </w:trPr>
        <w:tc>
          <w:tcPr>
            <w:tcW w:w="1020" w:type="dxa"/>
            <w:vAlign w:val="center"/>
            <w:tcPrChange w:id="11723" w:author="M00007797" w:date="2023-06-16T14:22:28Z">
              <w:tcPr>
                <w:tcW w:w="1020" w:type="dxa"/>
                <w:gridSpan w:val="2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724" w:author="M00007797" w:date="2023-06-16T14:22:14Z"/>
                <w:color w:val="auto"/>
              </w:rPr>
            </w:pPr>
            <w:ins w:id="11725" w:author="M00007797" w:date="2023-06-16T14:22:14Z">
              <w:r>
                <w:rPr>
                  <w:rFonts w:hint="eastAsia"/>
                  <w:color w:val="auto"/>
                </w:rPr>
                <w:t>1</w:t>
              </w:r>
            </w:ins>
          </w:p>
        </w:tc>
        <w:tc>
          <w:tcPr>
            <w:tcW w:w="2016" w:type="dxa"/>
            <w:vAlign w:val="center"/>
            <w:tcPrChange w:id="11726" w:author="M00007797" w:date="2023-06-16T14:22:28Z">
              <w:tcPr>
                <w:tcW w:w="2016" w:type="dxa"/>
                <w:gridSpan w:val="2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727" w:author="M00007797" w:date="2023-06-16T14:22:14Z"/>
                <w:color w:val="auto"/>
              </w:rPr>
            </w:pPr>
            <w:ins w:id="11728" w:author="M00007797" w:date="2023-06-16T14:22:14Z">
              <w:r>
                <w:rPr>
                  <w:rFonts w:hint="eastAsia"/>
                  <w:color w:val="auto"/>
                </w:rPr>
                <w:t>额定电压</w:t>
              </w:r>
            </w:ins>
          </w:p>
        </w:tc>
        <w:tc>
          <w:tcPr>
            <w:tcW w:w="2860" w:type="dxa"/>
            <w:vAlign w:val="center"/>
            <w:tcPrChange w:id="11729" w:author="M00007797" w:date="2023-06-16T14:22:28Z">
              <w:tcPr>
                <w:tcW w:w="2860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1730" w:author="M00007797" w:date="2023-06-16T14:22:14Z"/>
                <w:rFonts w:hint="eastAsia" w:eastAsia="宋体"/>
                <w:color w:val="auto"/>
                <w:highlight w:val="yellow"/>
                <w:lang w:val="en-US" w:eastAsia="zh-CN"/>
              </w:rPr>
            </w:pPr>
            <w:ins w:id="11731" w:author="M00007797" w:date="2023-06-16T14:22:14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220</w:t>
              </w:r>
            </w:ins>
            <w:ins w:id="11732" w:author="M00007797" w:date="2023-06-16T14:22:14Z">
              <w:r>
                <w:rPr>
                  <w:rFonts w:hint="eastAsia"/>
                  <w:color w:val="auto"/>
                  <w:highlight w:val="none"/>
                </w:rPr>
                <w:t>V～</w:t>
              </w:r>
            </w:ins>
            <w:ins w:id="11733" w:author="M00007797" w:date="2023-06-16T14:22:14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 xml:space="preserve"> </w:t>
              </w:r>
            </w:ins>
            <w:ins w:id="11734" w:author="M00007797" w:date="2023-06-16T14:22:14Z">
              <w:r>
                <w:rPr>
                  <w:rFonts w:hint="eastAsia"/>
                  <w:color w:val="auto"/>
                  <w:highlight w:val="none"/>
                  <w:lang w:val="en-GB"/>
                </w:rPr>
                <w:t>+/-10%</w:t>
              </w:r>
            </w:ins>
          </w:p>
        </w:tc>
        <w:tc>
          <w:tcPr>
            <w:tcW w:w="2677" w:type="dxa"/>
            <w:vAlign w:val="center"/>
            <w:tcPrChange w:id="11735" w:author="M00007797" w:date="2023-06-16T14:22:28Z">
              <w:tcPr>
                <w:tcW w:w="2677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ins w:id="11736" w:author="M00007797" w:date="2023-06-16T14:22:14Z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1738" w:author="M00007797" w:date="2023-06-16T14:22:28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90" w:hRule="atLeast"/>
          <w:jc w:val="center"/>
          <w:ins w:id="11737" w:author="M00007797" w:date="2023-06-16T14:22:14Z"/>
          <w:trPrChange w:id="11738" w:author="M00007797" w:date="2023-06-16T14:22:28Z">
            <w:trPr>
              <w:gridBefore w:val="1"/>
              <w:wBefore w:w="996" w:type="dxa"/>
              <w:trHeight w:val="90" w:hRule="atLeast"/>
            </w:trPr>
          </w:trPrChange>
        </w:trPr>
        <w:tc>
          <w:tcPr>
            <w:tcW w:w="1020" w:type="dxa"/>
            <w:vAlign w:val="center"/>
            <w:tcPrChange w:id="11739" w:author="M00007797" w:date="2023-06-16T14:22:28Z">
              <w:tcPr>
                <w:tcW w:w="1020" w:type="dxa"/>
                <w:gridSpan w:val="2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740" w:author="M00007797" w:date="2023-06-16T14:22:14Z"/>
                <w:color w:val="auto"/>
              </w:rPr>
            </w:pPr>
            <w:ins w:id="11741" w:author="M00007797" w:date="2023-06-16T14:22:14Z">
              <w:r>
                <w:rPr>
                  <w:rFonts w:hint="eastAsia"/>
                  <w:color w:val="auto"/>
                </w:rPr>
                <w:t>2</w:t>
              </w:r>
            </w:ins>
          </w:p>
        </w:tc>
        <w:tc>
          <w:tcPr>
            <w:tcW w:w="2016" w:type="dxa"/>
            <w:vAlign w:val="center"/>
            <w:tcPrChange w:id="11742" w:author="M00007797" w:date="2023-06-16T14:22:28Z">
              <w:tcPr>
                <w:tcW w:w="2016" w:type="dxa"/>
                <w:gridSpan w:val="2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743" w:author="M00007797" w:date="2023-06-16T14:22:14Z"/>
                <w:color w:val="auto"/>
              </w:rPr>
            </w:pPr>
            <w:ins w:id="11744" w:author="M00007797" w:date="2023-06-16T14:22:14Z">
              <w:r>
                <w:rPr>
                  <w:rFonts w:hint="eastAsia"/>
                  <w:color w:val="auto"/>
                </w:rPr>
                <w:t>额定频率</w:t>
              </w:r>
            </w:ins>
          </w:p>
        </w:tc>
        <w:tc>
          <w:tcPr>
            <w:tcW w:w="2860" w:type="dxa"/>
            <w:vAlign w:val="center"/>
            <w:tcPrChange w:id="11745" w:author="M00007797" w:date="2023-06-16T14:22:28Z">
              <w:tcPr>
                <w:tcW w:w="2860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1746" w:author="M00007797" w:date="2023-06-16T14:22:14Z"/>
                <w:color w:val="auto"/>
                <w:highlight w:val="yellow"/>
              </w:rPr>
            </w:pPr>
            <w:ins w:id="11747" w:author="M00007797" w:date="2023-06-16T14:22:14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50</w:t>
              </w:r>
            </w:ins>
            <w:ins w:id="11748" w:author="M00007797" w:date="2023-06-16T14:22:14Z">
              <w:r>
                <w:rPr>
                  <w:rFonts w:hint="eastAsia"/>
                  <w:color w:val="auto"/>
                  <w:highlight w:val="none"/>
                </w:rPr>
                <w:t>Hz</w:t>
              </w:r>
            </w:ins>
            <w:ins w:id="11749" w:author="M00007797" w:date="2023-06-16T14:22:14Z">
              <w:r>
                <w:rPr>
                  <w:color w:val="auto"/>
                  <w:highlight w:val="none"/>
                  <w:lang w:val="en-GB"/>
                </w:rPr>
                <w:t xml:space="preserve"> +/-1Hz</w:t>
              </w:r>
            </w:ins>
          </w:p>
        </w:tc>
        <w:tc>
          <w:tcPr>
            <w:tcW w:w="2677" w:type="dxa"/>
            <w:vAlign w:val="center"/>
            <w:tcPrChange w:id="11750" w:author="M00007797" w:date="2023-06-16T14:22:28Z">
              <w:tcPr>
                <w:tcW w:w="2677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ins w:id="11751" w:author="M00007797" w:date="2023-06-16T14:22:14Z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1753" w:author="M00007797" w:date="2023-06-16T14:22:28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jc w:val="center"/>
          <w:ins w:id="11752" w:author="M00007797" w:date="2023-06-16T14:22:14Z"/>
          <w:trPrChange w:id="11753" w:author="M00007797" w:date="2023-06-16T14:22:28Z">
            <w:trPr>
              <w:gridBefore w:val="1"/>
              <w:wBefore w:w="996" w:type="dxa"/>
            </w:trPr>
          </w:trPrChange>
        </w:trPr>
        <w:tc>
          <w:tcPr>
            <w:tcW w:w="1020" w:type="dxa"/>
            <w:vAlign w:val="center"/>
            <w:tcPrChange w:id="11754" w:author="M00007797" w:date="2023-06-16T14:22:28Z">
              <w:tcPr>
                <w:tcW w:w="1020" w:type="dxa"/>
                <w:gridSpan w:val="2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755" w:author="M00007797" w:date="2023-06-16T14:22:14Z"/>
                <w:color w:val="auto"/>
              </w:rPr>
            </w:pPr>
            <w:ins w:id="11756" w:author="M00007797" w:date="2023-06-16T14:22:14Z">
              <w:r>
                <w:rPr>
                  <w:rFonts w:hint="eastAsia"/>
                  <w:color w:val="auto"/>
                </w:rPr>
                <w:t>3</w:t>
              </w:r>
            </w:ins>
          </w:p>
        </w:tc>
        <w:tc>
          <w:tcPr>
            <w:tcW w:w="2016" w:type="dxa"/>
            <w:vAlign w:val="center"/>
            <w:tcPrChange w:id="11757" w:author="M00007797" w:date="2023-06-16T14:22:28Z">
              <w:tcPr>
                <w:tcW w:w="2016" w:type="dxa"/>
                <w:gridSpan w:val="2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758" w:author="M00007797" w:date="2023-06-16T14:22:14Z"/>
                <w:color w:val="auto"/>
              </w:rPr>
            </w:pPr>
            <w:ins w:id="11759" w:author="M00007797" w:date="2023-06-16T14:22:14Z">
              <w:r>
                <w:rPr>
                  <w:rFonts w:hint="eastAsia"/>
                  <w:color w:val="auto"/>
                </w:rPr>
                <w:t>额定功率</w:t>
              </w:r>
            </w:ins>
          </w:p>
        </w:tc>
        <w:tc>
          <w:tcPr>
            <w:tcW w:w="2860" w:type="dxa"/>
            <w:vAlign w:val="center"/>
            <w:tcPrChange w:id="11760" w:author="M00007797" w:date="2023-06-16T14:22:28Z">
              <w:tcPr>
                <w:tcW w:w="2860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1761" w:author="M00007797" w:date="2023-06-16T14:22:14Z"/>
                <w:rFonts w:hint="eastAsia" w:eastAsia="宋体"/>
                <w:color w:val="auto"/>
                <w:highlight w:val="yellow"/>
                <w:lang w:val="en-US" w:eastAsia="zh-CN"/>
              </w:rPr>
            </w:pPr>
            <w:ins w:id="11762" w:author="M00007797" w:date="2023-06-16T14:22:14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1200</w:t>
              </w:r>
            </w:ins>
            <w:ins w:id="11763" w:author="M00007797" w:date="2023-06-16T14:22:14Z">
              <w:r>
                <w:rPr>
                  <w:rFonts w:hint="eastAsia"/>
                  <w:color w:val="auto"/>
                  <w:highlight w:val="none"/>
                </w:rPr>
                <w:t>W</w:t>
              </w:r>
            </w:ins>
          </w:p>
        </w:tc>
        <w:tc>
          <w:tcPr>
            <w:tcW w:w="2677" w:type="dxa"/>
            <w:vAlign w:val="center"/>
            <w:tcPrChange w:id="11764" w:author="M00007797" w:date="2023-06-16T14:22:28Z">
              <w:tcPr>
                <w:tcW w:w="2677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ins w:id="11765" w:author="M00007797" w:date="2023-06-16T14:22:14Z"/>
                <w:rFonts w:hint="default" w:eastAsia="宋体"/>
                <w:color w:val="auto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1767" w:author="M00007797" w:date="2023-06-16T14:22:28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291" w:hRule="atLeast"/>
          <w:jc w:val="center"/>
          <w:ins w:id="11766" w:author="M00007797" w:date="2023-06-16T14:22:14Z"/>
          <w:trPrChange w:id="11767" w:author="M00007797" w:date="2023-06-16T14:22:28Z">
            <w:trPr>
              <w:gridBefore w:val="1"/>
              <w:wBefore w:w="996" w:type="dxa"/>
              <w:trHeight w:val="291" w:hRule="atLeast"/>
            </w:trPr>
          </w:trPrChange>
        </w:trPr>
        <w:tc>
          <w:tcPr>
            <w:tcW w:w="1020" w:type="dxa"/>
            <w:vAlign w:val="center"/>
            <w:tcPrChange w:id="11768" w:author="M00007797" w:date="2023-06-16T14:22:28Z">
              <w:tcPr>
                <w:tcW w:w="1020" w:type="dxa"/>
                <w:gridSpan w:val="2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769" w:author="M00007797" w:date="2023-06-16T14:22:14Z"/>
                <w:color w:val="auto"/>
              </w:rPr>
            </w:pPr>
            <w:ins w:id="11770" w:author="M00007797" w:date="2023-06-16T14:22:14Z">
              <w:r>
                <w:rPr>
                  <w:rFonts w:hint="eastAsia"/>
                  <w:color w:val="auto"/>
                </w:rPr>
                <w:t>4</w:t>
              </w:r>
            </w:ins>
          </w:p>
        </w:tc>
        <w:tc>
          <w:tcPr>
            <w:tcW w:w="2016" w:type="dxa"/>
            <w:vAlign w:val="center"/>
            <w:tcPrChange w:id="11771" w:author="M00007797" w:date="2023-06-16T14:22:28Z">
              <w:tcPr>
                <w:tcW w:w="2016" w:type="dxa"/>
                <w:gridSpan w:val="2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772" w:author="M00007797" w:date="2023-06-16T14:22:14Z"/>
                <w:color w:val="auto"/>
              </w:rPr>
            </w:pPr>
            <w:ins w:id="11773" w:author="M00007797" w:date="2023-06-16T14:22:14Z">
              <w:r>
                <w:rPr>
                  <w:rFonts w:hint="eastAsia"/>
                  <w:color w:val="auto"/>
                </w:rPr>
                <w:t>最大输入电流</w:t>
              </w:r>
            </w:ins>
          </w:p>
        </w:tc>
        <w:tc>
          <w:tcPr>
            <w:tcW w:w="2860" w:type="dxa"/>
            <w:vAlign w:val="center"/>
            <w:tcPrChange w:id="11774" w:author="M00007797" w:date="2023-06-16T14:22:28Z">
              <w:tcPr>
                <w:tcW w:w="2860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1775" w:author="M00007797" w:date="2023-06-16T14:22:14Z"/>
                <w:color w:val="auto"/>
                <w:highlight w:val="yellow"/>
              </w:rPr>
            </w:pPr>
            <w:ins w:id="11776" w:author="M00007797" w:date="2023-06-16T14:22:14Z">
              <w:r>
                <w:rPr>
                  <w:rFonts w:hint="eastAsia"/>
                  <w:color w:val="auto"/>
                  <w:highlight w:val="none"/>
                </w:rPr>
                <w:t>1</w:t>
              </w:r>
            </w:ins>
            <w:ins w:id="11777" w:author="M00007797" w:date="2023-06-16T14:22:14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0</w:t>
              </w:r>
            </w:ins>
            <w:ins w:id="11778" w:author="M00007797" w:date="2023-06-16T14:22:14Z">
              <w:r>
                <w:rPr>
                  <w:rFonts w:hint="eastAsia"/>
                  <w:color w:val="auto"/>
                  <w:highlight w:val="none"/>
                </w:rPr>
                <w:t>A</w:t>
              </w:r>
            </w:ins>
          </w:p>
        </w:tc>
        <w:tc>
          <w:tcPr>
            <w:tcW w:w="2677" w:type="dxa"/>
            <w:vAlign w:val="center"/>
            <w:tcPrChange w:id="11779" w:author="M00007797" w:date="2023-06-16T14:22:28Z">
              <w:tcPr>
                <w:tcW w:w="2677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ins w:id="11780" w:author="M00007797" w:date="2023-06-16T14:22:14Z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  <w:jc w:val="center"/>
          <w:ins w:id="11781" w:author="M00007797" w:date="2023-06-19T16:44:30Z"/>
        </w:trPr>
        <w:tc>
          <w:tcPr>
            <w:tcW w:w="1020" w:type="dxa"/>
            <w:vAlign w:val="center"/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782" w:author="M00007797" w:date="2023-06-19T16:44:30Z"/>
                <w:rFonts w:hint="eastAsia" w:eastAsia="宋体"/>
                <w:color w:val="auto"/>
                <w:lang w:val="en-US" w:eastAsia="zh-CN"/>
              </w:rPr>
            </w:pPr>
            <w:ins w:id="11783" w:author="M00007797" w:date="2023-06-19T16:44:33Z">
              <w:r>
                <w:rPr>
                  <w:rFonts w:hint="eastAsia"/>
                  <w:color w:val="auto"/>
                  <w:lang w:val="en-US" w:eastAsia="zh-CN"/>
                </w:rPr>
                <w:t>5</w:t>
              </w:r>
            </w:ins>
          </w:p>
        </w:tc>
        <w:tc>
          <w:tcPr>
            <w:tcW w:w="2016" w:type="dxa"/>
            <w:vAlign w:val="center"/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784" w:author="M00007797" w:date="2023-06-19T16:44:30Z"/>
                <w:rFonts w:hint="default" w:eastAsia="宋体"/>
                <w:color w:val="auto"/>
                <w:lang w:val="en-US" w:eastAsia="zh-CN"/>
              </w:rPr>
            </w:pPr>
            <w:ins w:id="11785" w:author="M00007797" w:date="2023-06-19T16:44:40Z">
              <w:r>
                <w:rPr>
                  <w:rFonts w:hint="eastAsia"/>
                  <w:color w:val="auto"/>
                  <w:lang w:val="en-US" w:eastAsia="zh-CN"/>
                </w:rPr>
                <w:t>耐压</w:t>
              </w:r>
            </w:ins>
            <w:ins w:id="11786" w:author="M00007797" w:date="2023-06-19T16:44:42Z">
              <w:r>
                <w:rPr>
                  <w:rFonts w:hint="eastAsia"/>
                  <w:color w:val="auto"/>
                  <w:lang w:val="en-US" w:eastAsia="zh-CN"/>
                </w:rPr>
                <w:t>测试</w:t>
              </w:r>
            </w:ins>
          </w:p>
        </w:tc>
        <w:tc>
          <w:tcPr>
            <w:tcW w:w="2860" w:type="dxa"/>
            <w:vAlign w:val="center"/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1787" w:author="M00007797" w:date="2023-06-19T16:44:30Z"/>
                <w:rFonts w:hint="eastAsia"/>
                <w:color w:val="auto"/>
              </w:rPr>
            </w:pPr>
            <w:ins w:id="11788" w:author="M00007797" w:date="2023-06-19T16:44:50Z">
              <w:r>
                <w:rPr>
                  <w:rFonts w:hint="eastAsia"/>
                  <w:lang w:val="en-US" w:eastAsia="zh-CN"/>
                </w:rPr>
                <w:t>泄漏电流≤3.5mA</w:t>
              </w:r>
            </w:ins>
          </w:p>
        </w:tc>
        <w:tc>
          <w:tcPr>
            <w:tcW w:w="2677" w:type="dxa"/>
            <w:vAlign w:val="center"/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ins w:id="11789" w:author="M00007797" w:date="2023-06-19T16:44:30Z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1791" w:author="M00007797" w:date="2023-06-16T14:22:28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291" w:hRule="atLeast"/>
          <w:jc w:val="center"/>
          <w:ins w:id="11790" w:author="M00007797" w:date="2023-06-16T14:22:14Z"/>
          <w:trPrChange w:id="11791" w:author="M00007797" w:date="2023-06-16T14:22:28Z">
            <w:trPr>
              <w:gridBefore w:val="1"/>
              <w:wBefore w:w="996" w:type="dxa"/>
              <w:trHeight w:val="291" w:hRule="atLeast"/>
            </w:trPr>
          </w:trPrChange>
        </w:trPr>
        <w:tc>
          <w:tcPr>
            <w:tcW w:w="1020" w:type="dxa"/>
            <w:vAlign w:val="center"/>
            <w:tcPrChange w:id="11792" w:author="M00007797" w:date="2023-06-16T14:22:28Z">
              <w:tcPr>
                <w:tcW w:w="1020" w:type="dxa"/>
                <w:gridSpan w:val="2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793" w:author="M00007797" w:date="2023-06-16T14:22:14Z"/>
                <w:rFonts w:hint="eastAsia" w:eastAsia="宋体"/>
                <w:color w:val="auto"/>
                <w:lang w:val="en-US" w:eastAsia="zh-CN"/>
              </w:rPr>
            </w:pPr>
            <w:ins w:id="11794" w:author="M00007797" w:date="2023-06-19T16:44:35Z">
              <w:r>
                <w:rPr>
                  <w:rFonts w:hint="eastAsia"/>
                  <w:color w:val="auto"/>
                  <w:lang w:val="en-US" w:eastAsia="zh-CN"/>
                </w:rPr>
                <w:t>6</w:t>
              </w:r>
            </w:ins>
          </w:p>
        </w:tc>
        <w:tc>
          <w:tcPr>
            <w:tcW w:w="2016" w:type="dxa"/>
            <w:vAlign w:val="center"/>
            <w:tcPrChange w:id="11795" w:author="M00007797" w:date="2023-06-16T14:22:28Z">
              <w:tcPr>
                <w:tcW w:w="2016" w:type="dxa"/>
                <w:gridSpan w:val="2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796" w:author="M00007797" w:date="2023-06-16T14:22:14Z"/>
                <w:color w:val="auto"/>
              </w:rPr>
            </w:pPr>
            <w:ins w:id="11797" w:author="M00007797" w:date="2023-06-16T14:22:14Z">
              <w:r>
                <w:rPr>
                  <w:rFonts w:hint="eastAsia"/>
                  <w:color w:val="auto"/>
                </w:rPr>
                <w:t>待机功率</w:t>
              </w:r>
            </w:ins>
          </w:p>
        </w:tc>
        <w:tc>
          <w:tcPr>
            <w:tcW w:w="2860" w:type="dxa"/>
            <w:vAlign w:val="center"/>
            <w:tcPrChange w:id="11798" w:author="M00007797" w:date="2023-06-16T14:22:28Z">
              <w:tcPr>
                <w:tcW w:w="2860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1799" w:author="M00007797" w:date="2023-06-16T14:22:14Z"/>
                <w:rFonts w:hint="default" w:eastAsia="宋体"/>
                <w:color w:val="auto"/>
                <w:lang w:val="en-US" w:eastAsia="zh-CN"/>
              </w:rPr>
            </w:pPr>
            <w:ins w:id="11800" w:author="M00007797" w:date="2023-06-16T14:22:14Z">
              <w:r>
                <w:rPr>
                  <w:rFonts w:hint="eastAsia"/>
                  <w:color w:val="auto"/>
                </w:rPr>
                <w:t>&lt;2.0W</w:t>
              </w:r>
            </w:ins>
          </w:p>
        </w:tc>
        <w:tc>
          <w:tcPr>
            <w:tcW w:w="2677" w:type="dxa"/>
            <w:vAlign w:val="center"/>
            <w:tcPrChange w:id="11801" w:author="M00007797" w:date="2023-06-16T14:22:28Z">
              <w:tcPr>
                <w:tcW w:w="2677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ins w:id="11802" w:author="M00007797" w:date="2023-06-16T14:22:14Z"/>
                <w:color w:val="auto"/>
              </w:rPr>
            </w:pPr>
          </w:p>
        </w:tc>
      </w:tr>
    </w:tbl>
    <w:p>
      <w:pPr>
        <w:rPr>
          <w:del w:id="11803" w:author="M00007797" w:date="2023-06-16T14:22:18Z"/>
        </w:rPr>
      </w:pPr>
    </w:p>
    <w:p>
      <w:pPr>
        <w:pStyle w:val="187"/>
        <w:ind w:firstLine="1" w:firstLineChars="0"/>
        <w:rPr>
          <w:del w:id="11804" w:author="M00007797" w:date="2023-06-16T14:22:18Z"/>
        </w:rPr>
      </w:pPr>
      <w:del w:id="11805" w:author="M00007797" w:date="2023-06-16T14:22:18Z">
        <w:r>
          <w:rPr>
            <w:rFonts w:hint="eastAsia"/>
          </w:rPr>
          <w:delText>额定电压AC 220V；</w:delText>
        </w:r>
      </w:del>
      <w:del w:id="11806" w:author="M00007797" w:date="2023-06-16T14:22:18Z">
        <w:r>
          <w:rPr/>
          <w:delText xml:space="preserve"> </w:delText>
        </w:r>
      </w:del>
    </w:p>
    <w:p>
      <w:pPr>
        <w:pStyle w:val="187"/>
        <w:ind w:firstLine="1" w:firstLineChars="0"/>
        <w:rPr>
          <w:del w:id="11807" w:author="M00007797" w:date="2023-06-16T14:22:18Z"/>
        </w:rPr>
      </w:pPr>
      <w:del w:id="11808" w:author="M00007797" w:date="2023-06-16T14:22:18Z">
        <w:r>
          <w:rPr>
            <w:rFonts w:hint="eastAsia"/>
          </w:rPr>
          <w:delText>额定</w:delText>
        </w:r>
      </w:del>
      <w:del w:id="11809" w:author="M00007797" w:date="2023-06-16T14:22:18Z">
        <w:r>
          <w:rPr/>
          <w:delText>频率</w:delText>
        </w:r>
      </w:del>
      <w:del w:id="11810" w:author="M00007797" w:date="2023-06-16T14:22:18Z">
        <w:r>
          <w:rPr>
            <w:rFonts w:hint="eastAsia"/>
          </w:rPr>
          <w:delText>50Hz；</w:delText>
        </w:r>
      </w:del>
    </w:p>
    <w:p>
      <w:pPr>
        <w:pStyle w:val="187"/>
        <w:ind w:firstLine="1" w:firstLineChars="0"/>
        <w:rPr>
          <w:ins w:id="11811" w:author="M00009068" w:date="2022-03-17T10:21:20Z"/>
          <w:del w:id="11812" w:author="M00007797" w:date="2023-06-16T14:22:18Z"/>
          <w:rFonts w:hint="eastAsia"/>
        </w:rPr>
      </w:pPr>
      <w:del w:id="11813" w:author="M00007797" w:date="2023-06-16T14:22:18Z">
        <w:r>
          <w:rPr>
            <w:rFonts w:hint="eastAsia"/>
          </w:rPr>
          <w:delText>最大输入电流：小于10A</w:delText>
        </w:r>
      </w:del>
    </w:p>
    <w:p>
      <w:pPr>
        <w:pStyle w:val="187"/>
        <w:ind w:firstLine="1" w:firstLineChars="0"/>
        <w:rPr>
          <w:del w:id="11814" w:author="M00007797" w:date="2023-06-16T14:22:18Z"/>
          <w:rFonts w:hint="default" w:eastAsia="宋体"/>
          <w:lang w:val="en-US" w:eastAsia="zh-CN"/>
        </w:rPr>
      </w:pPr>
      <w:ins w:id="11815" w:author="M00009068" w:date="2022-03-17T10:21:24Z">
        <w:del w:id="11816" w:author="M00007797" w:date="2023-06-16T14:22:18Z">
          <w:r>
            <w:rPr>
              <w:rFonts w:hint="eastAsia"/>
              <w:lang w:val="en-US" w:eastAsia="zh-CN"/>
            </w:rPr>
            <w:delText>耐压</w:delText>
          </w:r>
        </w:del>
      </w:ins>
      <w:ins w:id="11817" w:author="M00009068" w:date="2022-03-17T10:23:34Z">
        <w:del w:id="11818" w:author="M00007797" w:date="2023-06-16T14:22:18Z">
          <w:r>
            <w:rPr>
              <w:rFonts w:hint="eastAsia"/>
              <w:lang w:val="en-US" w:eastAsia="zh-CN"/>
            </w:rPr>
            <w:delText>测试</w:delText>
          </w:r>
        </w:del>
      </w:ins>
      <w:ins w:id="11819" w:author="M00009068" w:date="2022-03-17T10:23:35Z">
        <w:del w:id="11820" w:author="M00007797" w:date="2023-06-16T14:22:18Z">
          <w:r>
            <w:rPr>
              <w:rFonts w:hint="eastAsia"/>
              <w:lang w:val="en-US" w:eastAsia="zh-CN"/>
            </w:rPr>
            <w:delText>：</w:delText>
          </w:r>
        </w:del>
      </w:ins>
      <w:ins w:id="11821" w:author="M00009068" w:date="2022-03-17T10:23:36Z">
        <w:del w:id="11822" w:author="M00007797" w:date="2023-06-16T14:22:18Z">
          <w:r>
            <w:rPr>
              <w:rFonts w:hint="eastAsia"/>
              <w:lang w:val="en-US" w:eastAsia="zh-CN"/>
            </w:rPr>
            <w:delText>泄漏电流≤</w:delText>
          </w:r>
        </w:del>
      </w:ins>
      <w:ins w:id="11823" w:author="M00009068" w:date="2022-03-17T10:23:39Z">
        <w:del w:id="11824" w:author="M00007797" w:date="2023-06-16T14:22:18Z">
          <w:r>
            <w:rPr>
              <w:rFonts w:hint="eastAsia"/>
              <w:lang w:val="en-US" w:eastAsia="zh-CN"/>
            </w:rPr>
            <w:delText>3.</w:delText>
          </w:r>
        </w:del>
      </w:ins>
      <w:ins w:id="11825" w:author="M00009068" w:date="2022-03-17T10:23:40Z">
        <w:del w:id="11826" w:author="M00007797" w:date="2023-06-16T14:22:18Z">
          <w:r>
            <w:rPr>
              <w:rFonts w:hint="eastAsia"/>
              <w:lang w:val="en-US" w:eastAsia="zh-CN"/>
            </w:rPr>
            <w:delText>5</w:delText>
          </w:r>
        </w:del>
      </w:ins>
      <w:ins w:id="11827" w:author="M00009068" w:date="2022-03-17T10:23:36Z">
        <w:del w:id="11828" w:author="M00007797" w:date="2023-06-16T14:22:18Z">
          <w:r>
            <w:rPr>
              <w:rFonts w:hint="eastAsia"/>
              <w:lang w:val="en-US" w:eastAsia="zh-CN"/>
            </w:rPr>
            <w:delText>mA</w:delText>
          </w:r>
        </w:del>
      </w:ins>
    </w:p>
    <w:p>
      <w:pPr>
        <w:pStyle w:val="187"/>
        <w:ind w:firstLine="1" w:firstLineChars="0"/>
        <w:rPr>
          <w:del w:id="11829" w:author="M00007797" w:date="2023-06-16T14:22:18Z"/>
          <w:rFonts w:hint="default" w:eastAsia="宋体"/>
          <w:lang w:val="en-US" w:eastAsia="zh-CN"/>
        </w:rPr>
      </w:pPr>
      <w:del w:id="11830" w:author="M00007797" w:date="2023-06-16T14:22:18Z">
        <w:r>
          <w:rPr>
            <w:rFonts w:hint="eastAsia"/>
          </w:rPr>
          <w:delText>额定功率：</w:delText>
        </w:r>
      </w:del>
      <w:del w:id="11831" w:author="M00007797" w:date="2023-06-16T14:22:18Z">
        <w:r>
          <w:rPr>
            <w:color w:val="auto"/>
            <w:rPrChange w:id="11832" w:author="M00009068" w:date="2021-11-19T16:23:31Z">
              <w:rPr>
                <w:color w:val="FF0000"/>
              </w:rPr>
            </w:rPrChange>
          </w:rPr>
          <w:delText>12</w:delText>
        </w:r>
      </w:del>
      <w:ins w:id="11833" w:author="M00009068" w:date="2021-10-28T13:21:54Z">
        <w:del w:id="11834" w:author="M00007797" w:date="2023-06-16T14:22:18Z">
          <w:r>
            <w:rPr>
              <w:rFonts w:hint="eastAsia"/>
              <w:color w:val="auto"/>
              <w:lang w:val="en-US" w:eastAsia="zh-CN"/>
              <w:rPrChange w:id="11835" w:author="M00009068" w:date="2021-11-19T16:23:31Z">
                <w:rPr>
                  <w:rFonts w:hint="eastAsia"/>
                  <w:color w:val="FF0000"/>
                  <w:lang w:val="en-US" w:eastAsia="zh-CN"/>
                </w:rPr>
              </w:rPrChange>
            </w:rPr>
            <w:delText>0</w:delText>
          </w:r>
        </w:del>
      </w:ins>
      <w:del w:id="11836" w:author="M00007797" w:date="2023-06-16T14:22:18Z">
        <w:r>
          <w:rPr>
            <w:color w:val="auto"/>
            <w:rPrChange w:id="11837" w:author="M00009068" w:date="2021-11-19T16:23:31Z">
              <w:rPr>
                <w:color w:val="FF0000"/>
              </w:rPr>
            </w:rPrChange>
          </w:rPr>
          <w:delText>5</w:delText>
        </w:r>
      </w:del>
      <w:del w:id="11838" w:author="M00007797" w:date="2023-06-16T14:22:18Z">
        <w:r>
          <w:rPr>
            <w:color w:val="auto"/>
            <w:rPrChange w:id="11839" w:author="M00009068" w:date="2021-11-19T16:23:31Z">
              <w:rPr>
                <w:color w:val="FF0000"/>
              </w:rPr>
            </w:rPrChange>
          </w:rPr>
          <w:delText>0W</w:delText>
        </w:r>
      </w:del>
      <w:del w:id="11840" w:author="M00007797" w:date="2023-06-16T14:22:18Z">
        <w:r>
          <w:rPr>
            <w:rFonts w:hint="eastAsia"/>
            <w:color w:val="000000" w:themeColor="text1"/>
            <w14:textFill>
              <w14:solidFill>
                <w14:schemeClr w14:val="tx1"/>
              </w14:solidFill>
            </w14:textFill>
          </w:rPr>
          <w:delText>（环境</w:delText>
        </w:r>
      </w:del>
      <w:del w:id="11841" w:author="M00007797" w:date="2023-06-16T14:22:18Z">
        <w:r>
          <w:rPr>
            <w:color w:val="000000" w:themeColor="text1"/>
            <w14:textFill>
              <w14:solidFill>
                <w14:schemeClr w14:val="tx1"/>
              </w14:solidFill>
            </w14:textFill>
          </w:rPr>
          <w:delText>温度</w:delText>
        </w:r>
      </w:del>
      <w:del w:id="11842" w:author="M00007797" w:date="2023-06-16T14:22:18Z">
        <w:r>
          <w:rPr>
            <w:rFonts w:hint="eastAsia"/>
            <w:color w:val="000000" w:themeColor="text1"/>
            <w14:textFill>
              <w14:solidFill>
                <w14:schemeClr w14:val="tx1"/>
              </w14:solidFill>
            </w14:textFill>
          </w:rPr>
          <w:delText>25℃ 入水</w:delText>
        </w:r>
      </w:del>
      <w:del w:id="11843" w:author="M00007797" w:date="2023-06-16T14:22:18Z">
        <w:r>
          <w:rPr>
            <w:color w:val="000000" w:themeColor="text1"/>
            <w14:textFill>
              <w14:solidFill>
                <w14:schemeClr w14:val="tx1"/>
              </w14:solidFill>
            </w14:textFill>
          </w:rPr>
          <w:delText>温度</w:delText>
        </w:r>
      </w:del>
      <w:del w:id="11844" w:author="M00007797" w:date="2023-06-16T14:22:18Z">
        <w:r>
          <w:rPr>
            <w:rFonts w:hint="eastAsia"/>
            <w:color w:val="000000" w:themeColor="text1"/>
            <w14:textFill>
              <w14:solidFill>
                <w14:schemeClr w14:val="tx1"/>
              </w14:solidFill>
            </w14:textFill>
          </w:rPr>
          <w:delText>15℃ 水温</w:delText>
        </w:r>
      </w:del>
      <w:del w:id="11845" w:author="M00007797" w:date="2023-06-16T14:22:18Z">
        <w:r>
          <w:rPr>
            <w:color w:val="000000" w:themeColor="text1"/>
            <w14:textFill>
              <w14:solidFill>
                <w14:schemeClr w14:val="tx1"/>
              </w14:solidFill>
            </w14:textFill>
          </w:rPr>
          <w:delText>高档</w:delText>
        </w:r>
      </w:del>
      <w:del w:id="11846" w:author="M00007797" w:date="2023-06-16T14:22:18Z">
        <w:r>
          <w:rPr>
            <w:rFonts w:hint="eastAsia"/>
            <w:color w:val="000000" w:themeColor="text1"/>
            <w14:textFill>
              <w14:solidFill>
                <w14:schemeClr w14:val="tx1"/>
              </w14:solidFill>
            </w14:textFill>
          </w:rPr>
          <w:delText xml:space="preserve"> 水压中</w:delText>
        </w:r>
      </w:del>
      <w:del w:id="11847" w:author="M00007797" w:date="2023-06-16T14:22:18Z">
        <w:r>
          <w:rPr>
            <w:color w:val="000000" w:themeColor="text1"/>
            <w14:textFill>
              <w14:solidFill>
                <w14:schemeClr w14:val="tx1"/>
              </w14:solidFill>
            </w14:textFill>
          </w:rPr>
          <w:delText>档</w:delText>
        </w:r>
      </w:del>
      <w:del w:id="11848" w:author="M00007797" w:date="2023-06-16T14:22:18Z">
        <w:r>
          <w:rPr>
            <w:rFonts w:hint="eastAsia"/>
            <w:color w:val="000000" w:themeColor="text1"/>
            <w14:textFill>
              <w14:solidFill>
                <w14:schemeClr w14:val="tx1"/>
              </w14:solidFill>
            </w14:textFill>
          </w:rPr>
          <w:delText xml:space="preserve"> 座温</w:delText>
        </w:r>
      </w:del>
      <w:del w:id="11849" w:author="M00007797" w:date="2023-06-16T14:22:18Z">
        <w:r>
          <w:rPr>
            <w:color w:val="000000" w:themeColor="text1"/>
            <w14:textFill>
              <w14:solidFill>
                <w14:schemeClr w14:val="tx1"/>
              </w14:solidFill>
            </w14:textFill>
          </w:rPr>
          <w:delText>高档</w:delText>
        </w:r>
      </w:del>
      <w:del w:id="11850" w:author="M00007797" w:date="2023-06-16T14:22:18Z">
        <w:r>
          <w:rPr>
            <w:rFonts w:hint="eastAsia"/>
            <w:color w:val="000000" w:themeColor="text1"/>
            <w14:textFill>
              <w14:solidFill>
                <w14:schemeClr w14:val="tx1"/>
              </w14:solidFill>
            </w14:textFill>
          </w:rPr>
          <w:delText>）</w:delText>
        </w:r>
      </w:del>
      <w:del w:id="11851" w:author="M00007797" w:date="2023-06-16T14:22:18Z">
        <w:r>
          <w:rPr>
            <w:rFonts w:hint="eastAsia"/>
            <w:color w:val="FF0000"/>
            <w:lang w:val="en-US" w:eastAsia="zh-CN"/>
          </w:rPr>
          <w:delText>-T0样机实测</w:delText>
        </w:r>
      </w:del>
    </w:p>
    <w:p>
      <w:pPr>
        <w:pStyle w:val="187"/>
        <w:ind w:firstLine="1" w:firstLineChars="0"/>
        <w:rPr>
          <w:del w:id="11852" w:author="M00007797" w:date="2023-06-16T14:22:18Z"/>
        </w:rPr>
      </w:pPr>
    </w:p>
    <w:p>
      <w:pPr>
        <w:pStyle w:val="4"/>
      </w:pPr>
      <w:bookmarkStart w:id="628" w:name="_Toc6882"/>
      <w:bookmarkStart w:id="629" w:name="_Toc21562"/>
      <w:bookmarkStart w:id="630" w:name="_Toc4623"/>
      <w:bookmarkStart w:id="631" w:name="_Toc16741"/>
      <w:bookmarkStart w:id="632" w:name="_Toc30410"/>
      <w:bookmarkStart w:id="633" w:name="_Toc24489"/>
      <w:bookmarkStart w:id="634" w:name="_Toc11520"/>
      <w:bookmarkStart w:id="635" w:name="_Toc26929"/>
      <w:bookmarkStart w:id="636" w:name="_Toc29071"/>
      <w:bookmarkStart w:id="637" w:name="_Toc6279"/>
      <w:bookmarkStart w:id="638" w:name="_Toc18009"/>
      <w:bookmarkStart w:id="639" w:name="_Toc25189"/>
      <w:bookmarkStart w:id="640" w:name="_Toc12972"/>
      <w:bookmarkStart w:id="641" w:name="_Toc16972"/>
      <w:bookmarkStart w:id="642" w:name="_Toc30186"/>
      <w:bookmarkStart w:id="643" w:name="_Toc30968"/>
      <w:bookmarkStart w:id="644" w:name="_Toc2756"/>
      <w:bookmarkStart w:id="645" w:name="_Toc6248481"/>
      <w:bookmarkStart w:id="646" w:name="_Toc19309"/>
      <w:bookmarkStart w:id="647" w:name="_Toc22549"/>
      <w:r>
        <w:rPr>
          <w:rFonts w:hint="eastAsia"/>
        </w:rPr>
        <w:t>防护等级</w:t>
      </w:r>
      <w:bookmarkEnd w:id="628"/>
      <w:bookmarkEnd w:id="629"/>
      <w:bookmarkEnd w:id="630"/>
      <w:bookmarkEnd w:id="631"/>
      <w:bookmarkEnd w:id="632"/>
      <w:bookmarkEnd w:id="633"/>
      <w:bookmarkEnd w:id="634"/>
      <w:bookmarkEnd w:id="635"/>
      <w:bookmarkEnd w:id="636"/>
      <w:bookmarkEnd w:id="637"/>
      <w:bookmarkEnd w:id="638"/>
      <w:bookmarkEnd w:id="639"/>
      <w:bookmarkEnd w:id="640"/>
      <w:bookmarkEnd w:id="641"/>
      <w:bookmarkEnd w:id="642"/>
      <w:bookmarkEnd w:id="643"/>
      <w:bookmarkEnd w:id="644"/>
      <w:bookmarkEnd w:id="645"/>
      <w:bookmarkEnd w:id="646"/>
      <w:bookmarkEnd w:id="647"/>
    </w:p>
    <w:p>
      <w:pPr>
        <w:pStyle w:val="187"/>
        <w:ind w:firstLine="1" w:firstLineChars="0"/>
        <w:rPr>
          <w:del w:id="11853" w:author="M00007797" w:date="2023-06-16T14:24:55Z"/>
        </w:rPr>
      </w:pPr>
      <w:r>
        <w:rPr>
          <w:rFonts w:hint="eastAsia"/>
        </w:rPr>
        <w:t>防护等级为IPX4</w:t>
      </w:r>
    </w:p>
    <w:p>
      <w:pPr>
        <w:pStyle w:val="187"/>
        <w:ind w:firstLine="1" w:firstLineChars="0"/>
      </w:pPr>
    </w:p>
    <w:p>
      <w:pPr>
        <w:pStyle w:val="4"/>
        <w:rPr>
          <w:ins w:id="11854" w:author="M00007797" w:date="2023-06-16T14:25:09Z"/>
        </w:rPr>
      </w:pPr>
      <w:bookmarkStart w:id="648" w:name="_Toc15555"/>
      <w:bookmarkStart w:id="649" w:name="_Toc17775"/>
      <w:bookmarkStart w:id="650" w:name="_Toc15640"/>
      <w:bookmarkStart w:id="651" w:name="_Toc7206"/>
      <w:bookmarkStart w:id="652" w:name="_Toc5998"/>
      <w:bookmarkStart w:id="653" w:name="_Toc2404"/>
      <w:bookmarkStart w:id="654" w:name="_Toc25885"/>
      <w:bookmarkStart w:id="655" w:name="_Toc834"/>
      <w:bookmarkStart w:id="656" w:name="_Toc11162"/>
      <w:bookmarkStart w:id="657" w:name="_Toc10273"/>
      <w:bookmarkStart w:id="658" w:name="_Toc15460"/>
      <w:bookmarkStart w:id="659" w:name="_Toc10222"/>
      <w:bookmarkStart w:id="660" w:name="_Toc6248482"/>
      <w:bookmarkStart w:id="661" w:name="_Toc12416"/>
      <w:bookmarkStart w:id="662" w:name="_Toc19973"/>
      <w:bookmarkStart w:id="663" w:name="_Toc8881"/>
      <w:bookmarkStart w:id="664" w:name="_Toc26195"/>
      <w:bookmarkStart w:id="665" w:name="_Toc18123"/>
      <w:bookmarkStart w:id="666" w:name="_Toc11084"/>
      <w:bookmarkStart w:id="667" w:name="_Toc3726"/>
      <w:r>
        <w:rPr>
          <w:rFonts w:hint="eastAsia"/>
        </w:rPr>
        <w:t>环境</w:t>
      </w:r>
      <w:bookmarkEnd w:id="648"/>
      <w:bookmarkEnd w:id="649"/>
      <w:bookmarkEnd w:id="650"/>
      <w:bookmarkEnd w:id="651"/>
      <w:bookmarkEnd w:id="652"/>
      <w:bookmarkEnd w:id="653"/>
      <w:bookmarkEnd w:id="654"/>
      <w:bookmarkEnd w:id="655"/>
      <w:bookmarkEnd w:id="656"/>
      <w:bookmarkEnd w:id="657"/>
      <w:bookmarkEnd w:id="658"/>
      <w:bookmarkEnd w:id="659"/>
      <w:bookmarkEnd w:id="660"/>
      <w:bookmarkEnd w:id="661"/>
      <w:bookmarkEnd w:id="662"/>
      <w:bookmarkEnd w:id="663"/>
      <w:bookmarkEnd w:id="664"/>
      <w:bookmarkEnd w:id="665"/>
      <w:bookmarkEnd w:id="666"/>
      <w:bookmarkEnd w:id="667"/>
    </w:p>
    <w:tbl>
      <w:tblPr>
        <w:tblStyle w:val="89"/>
        <w:tblW w:w="8573" w:type="dxa"/>
        <w:tblInd w:w="99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  <w:tblPrChange w:id="11855" w:author="M00007797" w:date="2023-06-16T14:25:31Z">
          <w:tblPr>
            <w:tblStyle w:val="89"/>
            <w:tblW w:w="8573" w:type="dxa"/>
            <w:tblInd w:w="996" w:type="dxa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fixed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859"/>
        <w:gridCol w:w="1500"/>
        <w:gridCol w:w="4625"/>
        <w:gridCol w:w="1589"/>
        <w:tblGridChange w:id="11856">
          <w:tblGrid>
            <w:gridCol w:w="1020"/>
            <w:gridCol w:w="2016"/>
            <w:gridCol w:w="4234"/>
            <w:gridCol w:w="1303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1858" w:author="M00007797" w:date="2023-06-16T14:25:3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ins w:id="11857" w:author="M00007797" w:date="2023-06-16T14:25:10Z"/>
        </w:trPr>
        <w:tc>
          <w:tcPr>
            <w:tcW w:w="859" w:type="dxa"/>
            <w:vAlign w:val="center"/>
            <w:tcPrChange w:id="11859" w:author="M00007797" w:date="2023-06-16T14:25:31Z">
              <w:tcPr>
                <w:tcW w:w="1020" w:type="dxa"/>
                <w:vAlign w:val="center"/>
              </w:tcPr>
            </w:tcPrChange>
          </w:tcPr>
          <w:p>
            <w:pPr>
              <w:widowControl w:val="0"/>
              <w:jc w:val="both"/>
              <w:rPr>
                <w:ins w:id="11860" w:author="M00007797" w:date="2023-06-16T14:25:10Z"/>
                <w:color w:val="auto"/>
              </w:rPr>
            </w:pPr>
            <w:ins w:id="11861" w:author="M00007797" w:date="2023-06-16T14:25:10Z">
              <w:r>
                <w:rPr>
                  <w:rFonts w:hint="eastAsia"/>
                  <w:color w:val="auto"/>
                  <w:lang w:val="en-US" w:eastAsia="zh-CN"/>
                </w:rPr>
                <w:t xml:space="preserve"> </w:t>
              </w:r>
            </w:ins>
            <w:ins w:id="11862" w:author="M00007797" w:date="2023-06-16T14:25:10Z">
              <w:r>
                <w:rPr>
                  <w:rFonts w:hint="eastAsia"/>
                  <w:color w:val="auto"/>
                </w:rPr>
                <w:t>序号</w:t>
              </w:r>
            </w:ins>
          </w:p>
        </w:tc>
        <w:tc>
          <w:tcPr>
            <w:tcW w:w="1500" w:type="dxa"/>
            <w:vAlign w:val="center"/>
            <w:tcPrChange w:id="11863" w:author="M00007797" w:date="2023-06-16T14:25:31Z">
              <w:tcPr>
                <w:tcW w:w="2016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864" w:author="M00007797" w:date="2023-06-16T14:25:10Z"/>
                <w:color w:val="auto"/>
              </w:rPr>
            </w:pPr>
            <w:ins w:id="11865" w:author="M00007797" w:date="2023-06-16T14:25:10Z">
              <w:r>
                <w:rPr>
                  <w:rFonts w:hint="eastAsia"/>
                  <w:color w:val="auto"/>
                </w:rPr>
                <w:t>项目</w:t>
              </w:r>
            </w:ins>
          </w:p>
        </w:tc>
        <w:tc>
          <w:tcPr>
            <w:tcW w:w="4625" w:type="dxa"/>
            <w:vAlign w:val="center"/>
            <w:tcPrChange w:id="11866" w:author="M00007797" w:date="2023-06-16T14:25:31Z">
              <w:tcPr>
                <w:tcW w:w="4234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867" w:author="M00007797" w:date="2023-06-16T14:25:10Z"/>
                <w:color w:val="auto"/>
              </w:rPr>
            </w:pPr>
            <w:ins w:id="11868" w:author="M00007797" w:date="2023-06-16T14:25:10Z">
              <w:r>
                <w:rPr>
                  <w:rFonts w:hint="eastAsia"/>
                  <w:color w:val="auto"/>
                </w:rPr>
                <w:t>定义</w:t>
              </w:r>
            </w:ins>
          </w:p>
        </w:tc>
        <w:tc>
          <w:tcPr>
            <w:tcW w:w="1589" w:type="dxa"/>
            <w:vAlign w:val="center"/>
            <w:tcPrChange w:id="11869" w:author="M00007797" w:date="2023-06-16T14:25:31Z">
              <w:tcPr>
                <w:tcW w:w="1303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870" w:author="M00007797" w:date="2023-06-16T14:25:10Z"/>
                <w:color w:val="auto"/>
              </w:rPr>
            </w:pPr>
            <w:ins w:id="11871" w:author="M00007797" w:date="2023-06-16T14:25:10Z">
              <w:r>
                <w:rPr>
                  <w:rFonts w:hint="eastAsia"/>
                  <w:color w:val="auto"/>
                </w:rPr>
                <w:t>备注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1873" w:author="M00007797" w:date="2023-06-16T14:25:3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ins w:id="11872" w:author="M00007797" w:date="2023-06-16T14:25:10Z"/>
        </w:trPr>
        <w:tc>
          <w:tcPr>
            <w:tcW w:w="859" w:type="dxa"/>
            <w:vAlign w:val="center"/>
            <w:tcPrChange w:id="11874" w:author="M00007797" w:date="2023-06-16T14:25:31Z">
              <w:tcPr>
                <w:tcW w:w="1020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875" w:author="M00007797" w:date="2023-06-16T14:25:10Z"/>
                <w:color w:val="auto"/>
              </w:rPr>
            </w:pPr>
            <w:ins w:id="11876" w:author="M00007797" w:date="2023-06-16T14:25:10Z">
              <w:r>
                <w:rPr>
                  <w:rFonts w:hint="eastAsia"/>
                  <w:color w:val="auto"/>
                </w:rPr>
                <w:t>1</w:t>
              </w:r>
            </w:ins>
          </w:p>
        </w:tc>
        <w:tc>
          <w:tcPr>
            <w:tcW w:w="1500" w:type="dxa"/>
            <w:vAlign w:val="center"/>
            <w:tcPrChange w:id="11877" w:author="M00007797" w:date="2023-06-16T14:25:31Z">
              <w:tcPr>
                <w:tcW w:w="2016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878" w:author="M00007797" w:date="2023-06-16T14:25:10Z"/>
                <w:color w:val="auto"/>
              </w:rPr>
            </w:pPr>
            <w:ins w:id="11879" w:author="M00007797" w:date="2023-06-16T14:25:10Z">
              <w:r>
                <w:rPr>
                  <w:rFonts w:hint="eastAsia"/>
                  <w:color w:val="auto"/>
                </w:rPr>
                <w:t>使用温度</w:t>
              </w:r>
            </w:ins>
          </w:p>
        </w:tc>
        <w:tc>
          <w:tcPr>
            <w:tcW w:w="4625" w:type="dxa"/>
            <w:vAlign w:val="center"/>
            <w:tcPrChange w:id="11880" w:author="M00007797" w:date="2023-06-16T14:25:31Z">
              <w:tcPr>
                <w:tcW w:w="4234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1881" w:author="M00007797" w:date="2023-06-16T14:25:10Z"/>
                <w:rFonts w:hint="eastAsia" w:eastAsia="宋体"/>
                <w:color w:val="auto"/>
                <w:lang w:eastAsia="zh-CN"/>
              </w:rPr>
            </w:pPr>
            <w:ins w:id="11882" w:author="M00007797" w:date="2023-06-16T14:25:10Z">
              <w:r>
                <w:rPr>
                  <w:rFonts w:hint="eastAsia"/>
                  <w:color w:val="auto"/>
                  <w:lang w:val="en-GB"/>
                </w:rPr>
                <w:t>室内温度：</w:t>
              </w:r>
            </w:ins>
            <w:ins w:id="11883" w:author="M00007797" w:date="2023-06-16T14:25:10Z">
              <w:r>
                <w:rPr>
                  <w:rFonts w:hint="eastAsia"/>
                  <w:color w:val="auto"/>
                  <w:lang w:val="en-US" w:eastAsia="zh-CN"/>
                </w:rPr>
                <w:t>5</w:t>
              </w:r>
            </w:ins>
            <w:ins w:id="11884" w:author="M00007797" w:date="2023-06-16T14:25:10Z">
              <w:r>
                <w:rPr>
                  <w:rFonts w:hint="eastAsia"/>
                  <w:color w:val="auto"/>
                </w:rPr>
                <w:t>℃</w:t>
              </w:r>
            </w:ins>
            <w:ins w:id="11885" w:author="M00007797" w:date="2023-06-16T14:25:10Z">
              <w:r>
                <w:rPr>
                  <w:rFonts w:hint="eastAsia"/>
                  <w:color w:val="auto"/>
                  <w:lang w:val="en-GB"/>
                </w:rPr>
                <w:t>到</w:t>
              </w:r>
            </w:ins>
            <w:ins w:id="11886" w:author="M00007797" w:date="2023-06-16T14:25:10Z">
              <w:r>
                <w:rPr>
                  <w:color w:val="auto"/>
                  <w:lang w:val="en-GB"/>
                </w:rPr>
                <w:t xml:space="preserve"> 40</w:t>
              </w:r>
            </w:ins>
            <w:ins w:id="11887" w:author="M00007797" w:date="2023-06-16T14:25:10Z">
              <w:r>
                <w:rPr>
                  <w:rFonts w:hint="eastAsia"/>
                  <w:color w:val="auto"/>
                </w:rPr>
                <w:t>℃</w:t>
              </w:r>
            </w:ins>
            <w:ins w:id="11888" w:author="M00007797" w:date="2023-06-16T14:25:10Z">
              <w:r>
                <w:rPr>
                  <w:rFonts w:hint="eastAsia"/>
                  <w:color w:val="auto"/>
                  <w:lang w:val="en-GB"/>
                </w:rPr>
                <w:t>，不结冰环境下使用</w:t>
              </w:r>
            </w:ins>
            <w:ins w:id="11889" w:author="M00007797" w:date="2023-06-16T14:25:10Z">
              <w:r>
                <w:rPr>
                  <w:rFonts w:hint="eastAsia"/>
                  <w:color w:val="auto"/>
                  <w:lang w:val="en-GB" w:eastAsia="zh-CN"/>
                </w:rPr>
                <w:t>。</w:t>
              </w:r>
            </w:ins>
          </w:p>
        </w:tc>
        <w:tc>
          <w:tcPr>
            <w:tcW w:w="1589" w:type="dxa"/>
            <w:vAlign w:val="center"/>
            <w:tcPrChange w:id="11890" w:author="M00007797" w:date="2023-06-16T14:25:31Z">
              <w:tcPr>
                <w:tcW w:w="1303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891" w:author="M00007797" w:date="2023-06-16T14:25:10Z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PrExChange w:id="11893" w:author="M00007797" w:date="2023-06-16T14:25:3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ins w:id="11892" w:author="M00007797" w:date="2023-06-16T14:25:10Z"/>
        </w:trPr>
        <w:tc>
          <w:tcPr>
            <w:tcW w:w="859" w:type="dxa"/>
            <w:vAlign w:val="center"/>
            <w:tcPrChange w:id="11894" w:author="M00007797" w:date="2023-06-16T14:25:31Z">
              <w:tcPr>
                <w:tcW w:w="1020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895" w:author="M00007797" w:date="2023-06-16T14:25:10Z"/>
                <w:color w:val="auto"/>
              </w:rPr>
            </w:pPr>
            <w:ins w:id="11896" w:author="M00007797" w:date="2023-06-16T14:25:10Z">
              <w:r>
                <w:rPr>
                  <w:rFonts w:hint="eastAsia"/>
                  <w:color w:val="auto"/>
                </w:rPr>
                <w:t>2</w:t>
              </w:r>
            </w:ins>
          </w:p>
        </w:tc>
        <w:tc>
          <w:tcPr>
            <w:tcW w:w="1500" w:type="dxa"/>
            <w:vAlign w:val="center"/>
            <w:tcPrChange w:id="11897" w:author="M00007797" w:date="2023-06-16T14:25:31Z">
              <w:tcPr>
                <w:tcW w:w="2016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898" w:author="M00007797" w:date="2023-06-16T14:25:10Z"/>
                <w:color w:val="auto"/>
              </w:rPr>
            </w:pPr>
            <w:ins w:id="11899" w:author="M00007797" w:date="2023-06-16T14:25:10Z">
              <w:r>
                <w:rPr>
                  <w:rFonts w:hint="eastAsia"/>
                  <w:color w:val="auto"/>
                </w:rPr>
                <w:t>使用湿度</w:t>
              </w:r>
            </w:ins>
          </w:p>
        </w:tc>
        <w:tc>
          <w:tcPr>
            <w:tcW w:w="4625" w:type="dxa"/>
            <w:vAlign w:val="center"/>
            <w:tcPrChange w:id="11900" w:author="M00007797" w:date="2023-06-16T14:25:31Z">
              <w:tcPr>
                <w:tcW w:w="4234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1901" w:author="M00007797" w:date="2023-06-16T14:25:10Z"/>
                <w:rFonts w:hint="eastAsia" w:eastAsia="宋体"/>
                <w:color w:val="auto"/>
                <w:lang w:eastAsia="zh-CN"/>
              </w:rPr>
            </w:pPr>
            <w:ins w:id="11902" w:author="M00007797" w:date="2023-06-16T14:25:10Z">
              <w:r>
                <w:rPr>
                  <w:rFonts w:hint="eastAsia"/>
                  <w:color w:val="auto"/>
                  <w:lang w:val="en-GB"/>
                </w:rPr>
                <w:t>湿度：</w:t>
              </w:r>
            </w:ins>
            <w:ins w:id="11903" w:author="M00007797" w:date="2023-06-16T14:25:10Z">
              <w:r>
                <w:rPr>
                  <w:rFonts w:hint="eastAsia"/>
                  <w:color w:val="auto"/>
                  <w:lang w:val="en-US" w:eastAsia="zh-CN"/>
                </w:rPr>
                <w:t>5</w:t>
              </w:r>
            </w:ins>
            <w:ins w:id="11904" w:author="M00007797" w:date="2023-06-16T14:25:10Z">
              <w:r>
                <w:rPr>
                  <w:color w:val="auto"/>
                  <w:lang w:val="en-GB"/>
                </w:rPr>
                <w:t xml:space="preserve">0% </w:t>
              </w:r>
            </w:ins>
            <w:ins w:id="11905" w:author="M00007797" w:date="2023-06-16T14:25:10Z">
              <w:r>
                <w:rPr>
                  <w:rFonts w:hint="eastAsia"/>
                  <w:color w:val="auto"/>
                  <w:lang w:val="en-GB"/>
                </w:rPr>
                <w:t>到</w:t>
              </w:r>
            </w:ins>
            <w:ins w:id="11906" w:author="M00007797" w:date="2023-06-16T14:25:10Z">
              <w:r>
                <w:rPr>
                  <w:color w:val="auto"/>
                  <w:highlight w:val="none"/>
                  <w:lang w:val="en-GB"/>
                </w:rPr>
                <w:t xml:space="preserve"> </w:t>
              </w:r>
            </w:ins>
            <w:ins w:id="11907" w:author="M00007797" w:date="2023-06-16T14:25:10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9</w:t>
              </w:r>
            </w:ins>
            <w:ins w:id="11908" w:author="M00007797" w:date="2023-06-16T14:25:10Z">
              <w:r>
                <w:rPr>
                  <w:color w:val="auto"/>
                  <w:highlight w:val="none"/>
                  <w:lang w:val="en-GB"/>
                </w:rPr>
                <w:t>0%</w:t>
              </w:r>
            </w:ins>
            <w:ins w:id="11909" w:author="M00007797" w:date="2023-06-16T14:25:10Z">
              <w:r>
                <w:rPr>
                  <w:rFonts w:hint="eastAsia"/>
                  <w:color w:val="auto"/>
                  <w:lang w:val="en-GB" w:eastAsia="zh-CN"/>
                </w:rPr>
                <w:t>。</w:t>
              </w:r>
            </w:ins>
          </w:p>
        </w:tc>
        <w:tc>
          <w:tcPr>
            <w:tcW w:w="1589" w:type="dxa"/>
            <w:vAlign w:val="center"/>
            <w:tcPrChange w:id="11910" w:author="M00007797" w:date="2023-06-16T14:25:31Z">
              <w:tcPr>
                <w:tcW w:w="1303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911" w:author="M00007797" w:date="2023-06-16T14:25:10Z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1913" w:author="M00007797" w:date="2023-06-16T14:25:3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291" w:hRule="atLeast"/>
          <w:ins w:id="11912" w:author="M00007797" w:date="2023-06-16T14:25:10Z"/>
          <w:trPrChange w:id="11913" w:author="M00007797" w:date="2023-06-16T14:25:31Z">
            <w:trPr>
              <w:trHeight w:val="291" w:hRule="atLeast"/>
            </w:trPr>
          </w:trPrChange>
        </w:trPr>
        <w:tc>
          <w:tcPr>
            <w:tcW w:w="859" w:type="dxa"/>
            <w:vAlign w:val="center"/>
            <w:tcPrChange w:id="11914" w:author="M00007797" w:date="2023-06-16T14:25:31Z">
              <w:tcPr>
                <w:tcW w:w="1020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915" w:author="M00007797" w:date="2023-06-16T14:25:10Z"/>
                <w:color w:val="auto"/>
              </w:rPr>
            </w:pPr>
            <w:ins w:id="11916" w:author="M00007797" w:date="2023-06-16T14:25:10Z">
              <w:r>
                <w:rPr>
                  <w:rFonts w:hint="eastAsia"/>
                  <w:color w:val="auto"/>
                </w:rPr>
                <w:t>3</w:t>
              </w:r>
            </w:ins>
          </w:p>
        </w:tc>
        <w:tc>
          <w:tcPr>
            <w:tcW w:w="1500" w:type="dxa"/>
            <w:vAlign w:val="center"/>
            <w:tcPrChange w:id="11917" w:author="M00007797" w:date="2023-06-16T14:25:31Z">
              <w:tcPr>
                <w:tcW w:w="2016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918" w:author="M00007797" w:date="2023-06-16T14:25:10Z"/>
                <w:rFonts w:hint="default" w:eastAsia="宋体"/>
                <w:color w:val="auto"/>
                <w:lang w:val="en-US" w:eastAsia="zh-CN"/>
              </w:rPr>
            </w:pPr>
            <w:ins w:id="11919" w:author="M00007797" w:date="2023-06-16T14:25:10Z">
              <w:r>
                <w:rPr>
                  <w:rFonts w:hint="eastAsia"/>
                  <w:color w:val="auto"/>
                  <w:lang w:val="en-US" w:eastAsia="zh-CN"/>
                </w:rPr>
                <w:t>使用水环境</w:t>
              </w:r>
            </w:ins>
          </w:p>
        </w:tc>
        <w:tc>
          <w:tcPr>
            <w:tcW w:w="4625" w:type="dxa"/>
            <w:vAlign w:val="center"/>
            <w:tcPrChange w:id="11920" w:author="M00007797" w:date="2023-06-16T14:25:31Z">
              <w:tcPr>
                <w:tcW w:w="4234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1921" w:author="M00007797" w:date="2023-06-16T14:25:10Z"/>
                <w:rFonts w:hint="eastAsia"/>
                <w:color w:val="auto"/>
              </w:rPr>
            </w:pPr>
            <w:ins w:id="11922" w:author="M00007797" w:date="2023-06-16T14:25:10Z">
              <w:r>
                <w:rPr>
                  <w:rFonts w:hint="eastAsia"/>
                  <w:color w:val="auto"/>
                </w:rPr>
                <w:t>水温范围5℃～40℃；</w:t>
              </w:r>
            </w:ins>
          </w:p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1923" w:author="M00007797" w:date="2023-06-16T14:25:10Z"/>
                <w:rFonts w:hint="eastAsia" w:eastAsia="宋体"/>
                <w:color w:val="auto"/>
                <w:lang w:eastAsia="zh-CN"/>
              </w:rPr>
            </w:pPr>
            <w:ins w:id="11924" w:author="M00007797" w:date="2023-06-16T14:25:10Z">
              <w:r>
                <w:rPr>
                  <w:rFonts w:hint="eastAsia"/>
                  <w:color w:val="auto"/>
                </w:rPr>
                <w:t>水压范围</w:t>
              </w:r>
            </w:ins>
            <w:ins w:id="11925" w:author="M00007797" w:date="2023-06-16T14:25:10Z">
              <w:r>
                <w:rPr>
                  <w:rFonts w:hint="eastAsia"/>
                  <w:color w:val="auto"/>
                  <w:lang w:eastAsia="zh-CN"/>
                </w:rPr>
                <w:t>：</w:t>
              </w:r>
            </w:ins>
            <w:ins w:id="11926" w:author="M00007797" w:date="2023-06-16T14:25:10Z">
              <w:r>
                <w:rPr>
                  <w:rFonts w:hint="eastAsia"/>
                  <w:color w:val="auto"/>
                  <w:lang w:val="en-US" w:eastAsia="zh-CN"/>
                </w:rPr>
                <w:t>零水压</w:t>
              </w:r>
            </w:ins>
            <w:ins w:id="11927" w:author="M00007797" w:date="2023-06-16T14:25:10Z">
              <w:r>
                <w:rPr>
                  <w:rFonts w:hint="eastAsia"/>
                  <w:color w:val="auto"/>
                </w:rPr>
                <w:t>0.08MP</w:t>
              </w:r>
            </w:ins>
            <w:ins w:id="11928" w:author="M00007797" w:date="2023-06-16T14:25:10Z">
              <w:r>
                <w:rPr>
                  <w:rFonts w:hint="eastAsia"/>
                  <w:color w:val="auto"/>
                  <w:lang w:val="en-US" w:eastAsia="zh-CN"/>
                </w:rPr>
                <w:t>a</w:t>
              </w:r>
            </w:ins>
            <w:ins w:id="11929" w:author="M00007797" w:date="2023-06-16T14:25:10Z">
              <w:r>
                <w:rPr>
                  <w:rFonts w:hint="eastAsia"/>
                  <w:color w:val="auto"/>
                </w:rPr>
                <w:t>～0.8MP</w:t>
              </w:r>
            </w:ins>
            <w:ins w:id="11930" w:author="M00007797" w:date="2023-06-16T14:25:10Z">
              <w:r>
                <w:rPr>
                  <w:rFonts w:hint="eastAsia"/>
                  <w:color w:val="auto"/>
                  <w:lang w:val="en-US" w:eastAsia="zh-CN"/>
                </w:rPr>
                <w:t>a</w:t>
              </w:r>
            </w:ins>
            <w:ins w:id="11931" w:author="M00007797" w:date="2023-06-16T14:25:10Z">
              <w:r>
                <w:rPr>
                  <w:rFonts w:hint="eastAsia"/>
                  <w:color w:val="auto"/>
                </w:rPr>
                <w:t>；</w:t>
              </w:r>
            </w:ins>
            <w:ins w:id="11932" w:author="M00007797" w:date="2023-06-16T14:25:10Z">
              <w:r>
                <w:rPr>
                  <w:rFonts w:hint="eastAsia"/>
                  <w:color w:val="auto"/>
                  <w:lang w:val="en-US" w:eastAsia="zh-CN"/>
                </w:rPr>
                <w:t>无水箱</w:t>
              </w:r>
            </w:ins>
            <w:ins w:id="11933" w:author="M00007797" w:date="2023-06-16T14:25:10Z">
              <w:r>
                <w:rPr>
                  <w:rFonts w:hint="eastAsia"/>
                  <w:color w:val="auto"/>
                </w:rPr>
                <w:t>0.</w:t>
              </w:r>
            </w:ins>
            <w:ins w:id="11934" w:author="M00007797" w:date="2023-06-16T14:25:10Z">
              <w:r>
                <w:rPr>
                  <w:rFonts w:hint="eastAsia"/>
                  <w:color w:val="auto"/>
                  <w:lang w:val="en-US" w:eastAsia="zh-CN"/>
                </w:rPr>
                <w:t>14</w:t>
              </w:r>
            </w:ins>
            <w:ins w:id="11935" w:author="M00007797" w:date="2023-06-16T14:25:10Z">
              <w:r>
                <w:rPr>
                  <w:rFonts w:hint="eastAsia"/>
                  <w:color w:val="auto"/>
                </w:rPr>
                <w:t>MP</w:t>
              </w:r>
            </w:ins>
            <w:ins w:id="11936" w:author="M00007797" w:date="2023-06-16T14:25:10Z">
              <w:r>
                <w:rPr>
                  <w:rFonts w:hint="eastAsia"/>
                  <w:color w:val="auto"/>
                  <w:lang w:val="en-US" w:eastAsia="zh-CN"/>
                </w:rPr>
                <w:t>a</w:t>
              </w:r>
            </w:ins>
            <w:ins w:id="11937" w:author="M00007797" w:date="2023-06-16T14:25:10Z">
              <w:r>
                <w:rPr>
                  <w:rFonts w:hint="eastAsia"/>
                  <w:color w:val="auto"/>
                </w:rPr>
                <w:t>～0.</w:t>
              </w:r>
            </w:ins>
            <w:ins w:id="11938" w:author="M00007797" w:date="2023-06-16T14:25:10Z">
              <w:r>
                <w:rPr>
                  <w:rFonts w:hint="eastAsia"/>
                  <w:color w:val="auto"/>
                  <w:lang w:val="en-US" w:eastAsia="zh-CN"/>
                </w:rPr>
                <w:t>75</w:t>
              </w:r>
            </w:ins>
            <w:ins w:id="11939" w:author="M00007797" w:date="2023-06-16T14:25:10Z">
              <w:r>
                <w:rPr>
                  <w:rFonts w:hint="eastAsia"/>
                  <w:color w:val="auto"/>
                </w:rPr>
                <w:t>MP</w:t>
              </w:r>
            </w:ins>
            <w:ins w:id="11940" w:author="M00007797" w:date="2023-06-16T14:25:10Z">
              <w:r>
                <w:rPr>
                  <w:rFonts w:hint="eastAsia"/>
                  <w:color w:val="auto"/>
                  <w:lang w:val="en-US" w:eastAsia="zh-CN"/>
                </w:rPr>
                <w:t>a</w:t>
              </w:r>
            </w:ins>
            <w:ins w:id="11941" w:author="M00007797" w:date="2023-06-16T14:25:10Z">
              <w:r>
                <w:rPr>
                  <w:rFonts w:hint="eastAsia"/>
                  <w:color w:val="auto"/>
                  <w:lang w:eastAsia="zh-CN"/>
                </w:rPr>
                <w:t>；</w:t>
              </w:r>
            </w:ins>
            <w:ins w:id="11942" w:author="M00007797" w:date="2023-06-16T14:25:10Z">
              <w:r>
                <w:rPr>
                  <w:rFonts w:hint="eastAsia"/>
                  <w:color w:val="auto"/>
                  <w:lang w:val="en-GB"/>
                </w:rPr>
                <w:t>自来水供水系统中使用，</w:t>
              </w:r>
            </w:ins>
            <w:ins w:id="11943" w:author="M00007797" w:date="2023-06-16T14:25:10Z">
              <w:r>
                <w:rPr>
                  <w:rFonts w:hint="eastAsia"/>
                  <w:color w:val="auto"/>
                </w:rPr>
                <w:t>符合GB5749-2006要求</w:t>
              </w:r>
            </w:ins>
            <w:ins w:id="11944" w:author="M00007797" w:date="2023-06-16T14:25:10Z">
              <w:r>
                <w:rPr>
                  <w:rFonts w:hint="eastAsia"/>
                  <w:color w:val="auto"/>
                  <w:lang w:eastAsia="zh-CN"/>
                </w:rPr>
                <w:t>。</w:t>
              </w:r>
            </w:ins>
          </w:p>
        </w:tc>
        <w:tc>
          <w:tcPr>
            <w:tcW w:w="1589" w:type="dxa"/>
            <w:vAlign w:val="center"/>
            <w:tcPrChange w:id="11945" w:author="M00007797" w:date="2023-06-16T14:25:31Z">
              <w:tcPr>
                <w:tcW w:w="1303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ins w:id="11946" w:author="M00007797" w:date="2023-06-16T14:25:10Z"/>
                <w:rFonts w:hint="default" w:eastAsia="宋体"/>
                <w:color w:val="auto"/>
                <w:lang w:val="en-US" w:eastAsia="zh-CN"/>
              </w:rPr>
            </w:pPr>
            <w:ins w:id="11947" w:author="M00007797" w:date="2023-06-16T14:25:10Z">
              <w:r>
                <w:rPr>
                  <w:rFonts w:hint="eastAsia"/>
                  <w:color w:val="auto"/>
                  <w:lang w:val="en-US" w:eastAsia="zh-CN"/>
                </w:rPr>
                <w:t>美国无水箱按0.24MPa最低水压标准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1949" w:author="M00007797" w:date="2023-06-16T14:25:3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291" w:hRule="atLeast"/>
          <w:ins w:id="11948" w:author="M00007797" w:date="2023-06-16T14:25:10Z"/>
          <w:trPrChange w:id="11949" w:author="M00007797" w:date="2023-06-16T14:25:31Z">
            <w:trPr>
              <w:trHeight w:val="291" w:hRule="atLeast"/>
            </w:trPr>
          </w:trPrChange>
        </w:trPr>
        <w:tc>
          <w:tcPr>
            <w:tcW w:w="859" w:type="dxa"/>
            <w:vAlign w:val="center"/>
            <w:tcPrChange w:id="11950" w:author="M00007797" w:date="2023-06-16T14:25:31Z">
              <w:tcPr>
                <w:tcW w:w="1020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951" w:author="M00007797" w:date="2023-06-16T14:25:10Z"/>
                <w:rFonts w:hint="eastAsia" w:eastAsia="宋体"/>
                <w:color w:val="auto"/>
                <w:lang w:val="en-US" w:eastAsia="zh-CN"/>
              </w:rPr>
            </w:pPr>
            <w:ins w:id="11952" w:author="M00007797" w:date="2023-06-16T14:25:10Z">
              <w:r>
                <w:rPr>
                  <w:rFonts w:hint="eastAsia"/>
                  <w:color w:val="auto"/>
                  <w:lang w:val="en-US" w:eastAsia="zh-CN"/>
                </w:rPr>
                <w:t>4</w:t>
              </w:r>
            </w:ins>
          </w:p>
        </w:tc>
        <w:tc>
          <w:tcPr>
            <w:tcW w:w="1500" w:type="dxa"/>
            <w:vAlign w:val="center"/>
            <w:tcPrChange w:id="11953" w:author="M00007797" w:date="2023-06-16T14:25:31Z">
              <w:tcPr>
                <w:tcW w:w="2016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954" w:author="M00007797" w:date="2023-06-16T14:25:10Z"/>
                <w:rFonts w:hint="default" w:eastAsia="宋体"/>
                <w:color w:val="auto"/>
                <w:lang w:val="en-US" w:eastAsia="zh-CN"/>
              </w:rPr>
            </w:pPr>
            <w:ins w:id="11955" w:author="M00007797" w:date="2023-06-16T14:25:10Z">
              <w:r>
                <w:rPr>
                  <w:rFonts w:hint="eastAsia"/>
                  <w:color w:val="auto"/>
                  <w:lang w:val="en-US" w:eastAsia="zh-CN"/>
                </w:rPr>
                <w:t>防爆水环境</w:t>
              </w:r>
            </w:ins>
          </w:p>
        </w:tc>
        <w:tc>
          <w:tcPr>
            <w:tcW w:w="4625" w:type="dxa"/>
            <w:vAlign w:val="center"/>
            <w:tcPrChange w:id="11956" w:author="M00007797" w:date="2023-06-16T14:25:31Z">
              <w:tcPr>
                <w:tcW w:w="4234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1957" w:author="M00007797" w:date="2023-06-16T14:25:10Z"/>
                <w:rFonts w:hint="eastAsia" w:eastAsia="宋体"/>
                <w:color w:val="auto"/>
                <w:lang w:val="en-GB" w:eastAsia="zh-CN"/>
              </w:rPr>
            </w:pPr>
            <w:ins w:id="11958" w:author="M00007797" w:date="2023-06-16T14:25:10Z">
              <w:r>
                <w:rPr>
                  <w:rFonts w:hint="eastAsia"/>
                  <w:color w:val="auto"/>
                </w:rPr>
                <w:t>&lt;3.5MP</w:t>
              </w:r>
            </w:ins>
            <w:ins w:id="11959" w:author="M00007797" w:date="2023-06-16T14:25:10Z">
              <w:r>
                <w:rPr>
                  <w:rFonts w:hint="eastAsia"/>
                  <w:color w:val="auto"/>
                  <w:lang w:eastAsia="zh-CN"/>
                </w:rPr>
                <w:t>。</w:t>
              </w:r>
            </w:ins>
          </w:p>
        </w:tc>
        <w:tc>
          <w:tcPr>
            <w:tcW w:w="1589" w:type="dxa"/>
            <w:vAlign w:val="center"/>
            <w:tcPrChange w:id="11960" w:author="M00007797" w:date="2023-06-16T14:25:31Z">
              <w:tcPr>
                <w:tcW w:w="1303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ins w:id="11961" w:author="M00007797" w:date="2023-06-16T14:25:10Z"/>
                <w:rFonts w:hint="eastAsia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1963" w:author="M00007797" w:date="2023-06-16T14:25:3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291" w:hRule="atLeast"/>
          <w:ins w:id="11962" w:author="M00007797" w:date="2023-06-16T14:25:10Z"/>
          <w:trPrChange w:id="11963" w:author="M00007797" w:date="2023-06-16T14:25:31Z">
            <w:trPr>
              <w:trHeight w:val="291" w:hRule="atLeast"/>
            </w:trPr>
          </w:trPrChange>
        </w:trPr>
        <w:tc>
          <w:tcPr>
            <w:tcW w:w="859" w:type="dxa"/>
            <w:vAlign w:val="center"/>
            <w:tcPrChange w:id="11964" w:author="M00007797" w:date="2023-06-16T14:25:31Z">
              <w:tcPr>
                <w:tcW w:w="1020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965" w:author="M00007797" w:date="2023-06-16T14:25:10Z"/>
                <w:rFonts w:hint="eastAsia" w:eastAsia="宋体"/>
                <w:color w:val="auto"/>
                <w:lang w:eastAsia="zh-CN"/>
              </w:rPr>
            </w:pPr>
            <w:ins w:id="11966" w:author="M00007797" w:date="2023-06-16T14:25:10Z">
              <w:r>
                <w:rPr>
                  <w:rFonts w:hint="eastAsia"/>
                  <w:color w:val="auto"/>
                  <w:lang w:val="en-US" w:eastAsia="zh-CN"/>
                </w:rPr>
                <w:t>5</w:t>
              </w:r>
            </w:ins>
          </w:p>
        </w:tc>
        <w:tc>
          <w:tcPr>
            <w:tcW w:w="1500" w:type="dxa"/>
            <w:vAlign w:val="center"/>
            <w:tcPrChange w:id="11967" w:author="M00007797" w:date="2023-06-16T14:25:31Z">
              <w:tcPr>
                <w:tcW w:w="2016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968" w:author="M00007797" w:date="2023-06-16T14:25:10Z"/>
                <w:color w:val="auto"/>
              </w:rPr>
            </w:pPr>
            <w:ins w:id="11969" w:author="M00007797" w:date="2023-06-16T14:25:10Z">
              <w:r>
                <w:rPr>
                  <w:rFonts w:hint="eastAsia"/>
                  <w:color w:val="auto"/>
                </w:rPr>
                <w:t>储存温度</w:t>
              </w:r>
            </w:ins>
          </w:p>
        </w:tc>
        <w:tc>
          <w:tcPr>
            <w:tcW w:w="4625" w:type="dxa"/>
            <w:vAlign w:val="center"/>
            <w:tcPrChange w:id="11970" w:author="M00007797" w:date="2023-06-16T14:25:31Z">
              <w:tcPr>
                <w:tcW w:w="4234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1971" w:author="M00007797" w:date="2023-06-16T14:25:10Z"/>
                <w:rFonts w:hint="eastAsia" w:eastAsia="宋体"/>
                <w:color w:val="auto"/>
                <w:lang w:val="en-GB" w:eastAsia="zh-CN"/>
              </w:rPr>
            </w:pPr>
            <w:ins w:id="11972" w:author="M00007797" w:date="2023-06-16T14:25:10Z">
              <w:r>
                <w:rPr>
                  <w:rFonts w:hint="eastAsia"/>
                  <w:color w:val="auto"/>
                  <w:lang w:val="en-GB"/>
                </w:rPr>
                <w:t>-</w:t>
              </w:r>
            </w:ins>
            <w:ins w:id="11973" w:author="M00007797" w:date="2023-06-16T14:25:10Z">
              <w:r>
                <w:rPr>
                  <w:rFonts w:hint="eastAsia"/>
                  <w:color w:val="auto"/>
                  <w:lang w:val="en-US" w:eastAsia="zh-CN"/>
                </w:rPr>
                <w:t>5</w:t>
              </w:r>
            </w:ins>
            <w:ins w:id="11974" w:author="M00007797" w:date="2023-06-16T14:25:10Z">
              <w:r>
                <w:rPr>
                  <w:rFonts w:hint="eastAsia"/>
                  <w:color w:val="auto"/>
                </w:rPr>
                <w:t>℃</w:t>
              </w:r>
            </w:ins>
            <w:ins w:id="11975" w:author="M00007797" w:date="2023-06-16T14:25:10Z">
              <w:r>
                <w:rPr>
                  <w:rFonts w:hint="eastAsia"/>
                  <w:color w:val="auto"/>
                  <w:lang w:val="en-GB"/>
                </w:rPr>
                <w:t>to +</w:t>
              </w:r>
            </w:ins>
            <w:ins w:id="11976" w:author="M00007797" w:date="2023-06-16T14:25:10Z">
              <w:r>
                <w:rPr>
                  <w:rFonts w:hint="eastAsia"/>
                  <w:color w:val="auto"/>
                  <w:lang w:val="en-US" w:eastAsia="zh-CN"/>
                </w:rPr>
                <w:t>5</w:t>
              </w:r>
            </w:ins>
            <w:ins w:id="11977" w:author="M00007797" w:date="2023-06-16T14:25:10Z">
              <w:r>
                <w:rPr>
                  <w:rFonts w:hint="eastAsia"/>
                  <w:color w:val="auto"/>
                  <w:lang w:val="en-GB"/>
                </w:rPr>
                <w:t>0</w:t>
              </w:r>
            </w:ins>
            <w:ins w:id="11978" w:author="M00007797" w:date="2023-06-16T14:25:10Z">
              <w:r>
                <w:rPr>
                  <w:rFonts w:hint="eastAsia"/>
                  <w:color w:val="auto"/>
                </w:rPr>
                <w:t>℃</w:t>
              </w:r>
            </w:ins>
            <w:ins w:id="11979" w:author="M00007797" w:date="2023-06-16T14:25:10Z">
              <w:r>
                <w:rPr>
                  <w:rFonts w:hint="eastAsia"/>
                  <w:color w:val="auto"/>
                  <w:lang w:val="en-GB" w:eastAsia="zh-CN"/>
                </w:rPr>
                <w:t>。</w:t>
              </w:r>
            </w:ins>
          </w:p>
        </w:tc>
        <w:tc>
          <w:tcPr>
            <w:tcW w:w="1589" w:type="dxa"/>
            <w:vAlign w:val="center"/>
            <w:tcPrChange w:id="11980" w:author="M00007797" w:date="2023-06-16T14:25:31Z">
              <w:tcPr>
                <w:tcW w:w="1303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ins w:id="11981" w:author="M00007797" w:date="2023-06-16T14:25:10Z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1983" w:author="M00007797" w:date="2023-06-16T14:25:3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291" w:hRule="atLeast"/>
          <w:ins w:id="11982" w:author="M00007797" w:date="2023-06-16T14:25:10Z"/>
          <w:trPrChange w:id="11983" w:author="M00007797" w:date="2023-06-16T14:25:31Z">
            <w:trPr>
              <w:trHeight w:val="291" w:hRule="atLeast"/>
            </w:trPr>
          </w:trPrChange>
        </w:trPr>
        <w:tc>
          <w:tcPr>
            <w:tcW w:w="859" w:type="dxa"/>
            <w:vAlign w:val="center"/>
            <w:tcPrChange w:id="11984" w:author="M00007797" w:date="2023-06-16T14:25:31Z">
              <w:tcPr>
                <w:tcW w:w="1020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985" w:author="M00007797" w:date="2023-06-16T14:25:10Z"/>
                <w:rFonts w:hint="eastAsia" w:eastAsia="宋体"/>
                <w:color w:val="auto"/>
                <w:lang w:eastAsia="zh-CN"/>
              </w:rPr>
            </w:pPr>
            <w:ins w:id="11986" w:author="M00007797" w:date="2023-06-16T14:25:10Z">
              <w:r>
                <w:rPr>
                  <w:rFonts w:hint="eastAsia"/>
                  <w:color w:val="auto"/>
                  <w:lang w:val="en-US" w:eastAsia="zh-CN"/>
                </w:rPr>
                <w:t>6</w:t>
              </w:r>
            </w:ins>
          </w:p>
        </w:tc>
        <w:tc>
          <w:tcPr>
            <w:tcW w:w="1500" w:type="dxa"/>
            <w:vAlign w:val="center"/>
            <w:tcPrChange w:id="11987" w:author="M00007797" w:date="2023-06-16T14:25:31Z">
              <w:tcPr>
                <w:tcW w:w="2016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988" w:author="M00007797" w:date="2023-06-16T14:25:10Z"/>
                <w:color w:val="auto"/>
              </w:rPr>
            </w:pPr>
            <w:ins w:id="11989" w:author="M00007797" w:date="2023-06-16T14:25:10Z">
              <w:r>
                <w:rPr>
                  <w:rFonts w:hint="eastAsia"/>
                  <w:color w:val="auto"/>
                </w:rPr>
                <w:t>储存湿度</w:t>
              </w:r>
            </w:ins>
          </w:p>
        </w:tc>
        <w:tc>
          <w:tcPr>
            <w:tcW w:w="4625" w:type="dxa"/>
            <w:vAlign w:val="center"/>
            <w:tcPrChange w:id="11990" w:author="M00007797" w:date="2023-06-16T14:25:31Z">
              <w:tcPr>
                <w:tcW w:w="4234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1991" w:author="M00007797" w:date="2023-06-16T14:25:10Z"/>
                <w:rFonts w:hint="eastAsia" w:eastAsia="宋体"/>
                <w:color w:val="auto"/>
                <w:lang w:val="en-GB" w:eastAsia="zh-CN"/>
              </w:rPr>
            </w:pPr>
            <w:ins w:id="11992" w:author="M00007797" w:date="2023-06-16T14:25:10Z">
              <w:r>
                <w:rPr>
                  <w:rFonts w:hint="eastAsia"/>
                  <w:color w:val="auto"/>
                  <w:lang w:val="en-US" w:eastAsia="zh-CN"/>
                </w:rPr>
                <w:t>90</w:t>
              </w:r>
            </w:ins>
            <w:ins w:id="11993" w:author="M00007797" w:date="2023-06-16T14:25:10Z">
              <w:r>
                <w:rPr>
                  <w:rFonts w:hint="eastAsia"/>
                  <w:color w:val="auto"/>
                  <w:lang w:val="en-GB"/>
                </w:rPr>
                <w:t>%</w:t>
              </w:r>
            </w:ins>
            <w:ins w:id="11994" w:author="M00007797" w:date="2023-06-16T14:25:10Z">
              <w:r>
                <w:rPr>
                  <w:rFonts w:hint="eastAsia"/>
                  <w:color w:val="auto"/>
                  <w:lang w:val="en-US" w:eastAsia="zh-CN"/>
                </w:rPr>
                <w:t>以下</w:t>
              </w:r>
            </w:ins>
            <w:ins w:id="11995" w:author="M00007797" w:date="2023-06-16T14:25:10Z">
              <w:r>
                <w:rPr>
                  <w:rFonts w:hint="eastAsia"/>
                  <w:color w:val="auto"/>
                  <w:lang w:val="en-GB"/>
                </w:rPr>
                <w:t>，没有冷凝或腐蚀的环境下</w:t>
              </w:r>
            </w:ins>
            <w:ins w:id="11996" w:author="M00007797" w:date="2023-06-16T14:25:10Z">
              <w:r>
                <w:rPr>
                  <w:rFonts w:hint="eastAsia"/>
                  <w:color w:val="auto"/>
                  <w:lang w:val="en-GB" w:eastAsia="zh-CN"/>
                </w:rPr>
                <w:t>。</w:t>
              </w:r>
            </w:ins>
          </w:p>
        </w:tc>
        <w:tc>
          <w:tcPr>
            <w:tcW w:w="1589" w:type="dxa"/>
            <w:vAlign w:val="center"/>
            <w:tcPrChange w:id="11997" w:author="M00007797" w:date="2023-06-16T14:25:31Z">
              <w:tcPr>
                <w:tcW w:w="1303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ins w:id="11998" w:author="M00007797" w:date="2023-06-16T14:25:10Z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2000" w:author="M00007797" w:date="2023-06-16T14:25:3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291" w:hRule="atLeast"/>
          <w:ins w:id="11999" w:author="M00007797" w:date="2023-06-16T14:25:10Z"/>
          <w:trPrChange w:id="12000" w:author="M00007797" w:date="2023-06-16T14:25:31Z">
            <w:trPr>
              <w:trHeight w:val="291" w:hRule="atLeast"/>
            </w:trPr>
          </w:trPrChange>
        </w:trPr>
        <w:tc>
          <w:tcPr>
            <w:tcW w:w="859" w:type="dxa"/>
            <w:vAlign w:val="center"/>
            <w:tcPrChange w:id="12001" w:author="M00007797" w:date="2023-06-16T14:25:31Z">
              <w:tcPr>
                <w:tcW w:w="1020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2002" w:author="M00007797" w:date="2023-06-16T14:25:10Z"/>
                <w:rFonts w:hint="eastAsia" w:eastAsia="宋体"/>
                <w:color w:val="auto"/>
                <w:lang w:eastAsia="zh-CN"/>
              </w:rPr>
            </w:pPr>
            <w:ins w:id="12003" w:author="M00007797" w:date="2023-06-16T14:25:10Z">
              <w:r>
                <w:rPr>
                  <w:rFonts w:hint="eastAsia"/>
                  <w:color w:val="auto"/>
                  <w:lang w:val="en-US" w:eastAsia="zh-CN"/>
                </w:rPr>
                <w:t>7</w:t>
              </w:r>
            </w:ins>
          </w:p>
        </w:tc>
        <w:tc>
          <w:tcPr>
            <w:tcW w:w="1500" w:type="dxa"/>
            <w:vAlign w:val="center"/>
            <w:tcPrChange w:id="12004" w:author="M00007797" w:date="2023-06-16T14:25:31Z">
              <w:tcPr>
                <w:tcW w:w="2016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2005" w:author="M00007797" w:date="2023-06-16T14:25:10Z"/>
                <w:color w:val="auto"/>
              </w:rPr>
            </w:pPr>
            <w:ins w:id="12006" w:author="M00007797" w:date="2023-06-16T14:25:10Z">
              <w:r>
                <w:rPr>
                  <w:rFonts w:hint="eastAsia"/>
                  <w:color w:val="auto"/>
                </w:rPr>
                <w:t>电源接口</w:t>
              </w:r>
            </w:ins>
          </w:p>
        </w:tc>
        <w:tc>
          <w:tcPr>
            <w:tcW w:w="4625" w:type="dxa"/>
            <w:vAlign w:val="center"/>
            <w:tcPrChange w:id="12007" w:author="M00007797" w:date="2023-06-16T14:25:31Z">
              <w:tcPr>
                <w:tcW w:w="4234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008" w:author="M00007797" w:date="2023-06-16T14:25:10Z"/>
                <w:rFonts w:hint="eastAsia" w:eastAsia="宋体"/>
                <w:color w:val="auto"/>
                <w:lang w:eastAsia="zh-CN"/>
              </w:rPr>
            </w:pPr>
            <w:ins w:id="12009" w:author="M00007797" w:date="2023-06-16T14:25:10Z">
              <w:r>
                <w:rPr>
                  <w:rFonts w:hint="eastAsia"/>
                  <w:color w:val="auto"/>
                </w:rPr>
                <w:t>10A 国标三孔插座</w:t>
              </w:r>
            </w:ins>
            <w:ins w:id="12010" w:author="M00007797" w:date="2023-06-16T14:25:10Z">
              <w:r>
                <w:rPr>
                  <w:rFonts w:hint="eastAsia"/>
                  <w:color w:val="auto"/>
                  <w:lang w:eastAsia="zh-CN"/>
                </w:rPr>
                <w:t>。</w:t>
              </w:r>
            </w:ins>
          </w:p>
        </w:tc>
        <w:tc>
          <w:tcPr>
            <w:tcW w:w="1589" w:type="dxa"/>
            <w:vAlign w:val="center"/>
            <w:tcPrChange w:id="12011" w:author="M00007797" w:date="2023-06-16T14:25:31Z">
              <w:tcPr>
                <w:tcW w:w="1303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ins w:id="12012" w:author="M00007797" w:date="2023-06-16T14:25:10Z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2014" w:author="M00007797" w:date="2023-06-16T14:25:3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291" w:hRule="atLeast"/>
          <w:ins w:id="12013" w:author="M00007797" w:date="2023-06-16T14:25:10Z"/>
          <w:trPrChange w:id="12014" w:author="M00007797" w:date="2023-06-16T14:25:31Z">
            <w:trPr>
              <w:trHeight w:val="291" w:hRule="atLeast"/>
            </w:trPr>
          </w:trPrChange>
        </w:trPr>
        <w:tc>
          <w:tcPr>
            <w:tcW w:w="859" w:type="dxa"/>
            <w:vAlign w:val="center"/>
            <w:tcPrChange w:id="12015" w:author="M00007797" w:date="2023-06-16T14:25:31Z">
              <w:tcPr>
                <w:tcW w:w="1020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2016" w:author="M00007797" w:date="2023-06-16T14:25:10Z"/>
                <w:rFonts w:hint="eastAsia" w:eastAsia="宋体"/>
                <w:color w:val="auto"/>
                <w:lang w:eastAsia="zh-CN"/>
              </w:rPr>
            </w:pPr>
            <w:ins w:id="12017" w:author="M00007797" w:date="2023-06-16T14:25:10Z">
              <w:r>
                <w:rPr>
                  <w:rFonts w:hint="eastAsia"/>
                  <w:color w:val="auto"/>
                  <w:lang w:val="en-US" w:eastAsia="zh-CN"/>
                </w:rPr>
                <w:t>8</w:t>
              </w:r>
            </w:ins>
          </w:p>
        </w:tc>
        <w:tc>
          <w:tcPr>
            <w:tcW w:w="1500" w:type="dxa"/>
            <w:vAlign w:val="center"/>
            <w:tcPrChange w:id="12018" w:author="M00007797" w:date="2023-06-16T14:25:31Z">
              <w:tcPr>
                <w:tcW w:w="2016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2019" w:author="M00007797" w:date="2023-06-16T14:25:10Z"/>
                <w:color w:val="auto"/>
              </w:rPr>
            </w:pPr>
            <w:ins w:id="12020" w:author="M00007797" w:date="2023-06-16T14:25:10Z">
              <w:r>
                <w:rPr>
                  <w:rFonts w:hint="eastAsia"/>
                  <w:color w:val="auto"/>
                </w:rPr>
                <w:t>水路接口</w:t>
              </w:r>
            </w:ins>
          </w:p>
        </w:tc>
        <w:tc>
          <w:tcPr>
            <w:tcW w:w="4625" w:type="dxa"/>
            <w:vAlign w:val="center"/>
            <w:tcPrChange w:id="12021" w:author="M00007797" w:date="2023-06-16T14:25:31Z">
              <w:tcPr>
                <w:tcW w:w="4234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022" w:author="M00007797" w:date="2023-06-16T14:25:10Z"/>
                <w:rFonts w:hint="eastAsia" w:eastAsia="宋体"/>
                <w:color w:val="auto"/>
                <w:lang w:eastAsia="zh-CN"/>
              </w:rPr>
            </w:pPr>
            <w:ins w:id="12023" w:author="M00007797" w:date="2023-06-16T14:25:10Z">
              <w:r>
                <w:rPr>
                  <w:rFonts w:hint="eastAsia"/>
                  <w:color w:val="auto"/>
                  <w:lang w:val="en-GB"/>
                </w:rPr>
                <w:t>英制</w:t>
              </w:r>
            </w:ins>
            <w:ins w:id="12024" w:author="M00007797" w:date="2023-06-16T14:25:10Z">
              <w:r>
                <w:rPr>
                  <w:rFonts w:hint="eastAsia"/>
                  <w:color w:val="auto"/>
                </w:rPr>
                <w:t>1/2</w:t>
              </w:r>
            </w:ins>
            <w:ins w:id="12025" w:author="M00007797" w:date="2023-06-16T14:25:10Z">
              <w:r>
                <w:rPr>
                  <w:color w:val="auto"/>
                </w:rPr>
                <w:t>”</w:t>
              </w:r>
            </w:ins>
            <w:ins w:id="12026" w:author="M00007797" w:date="2023-06-16T14:25:10Z">
              <w:r>
                <w:rPr>
                  <w:rFonts w:hint="eastAsia"/>
                  <w:color w:val="auto"/>
                </w:rPr>
                <w:t>螺纹</w:t>
              </w:r>
            </w:ins>
            <w:ins w:id="12027" w:author="M00007797" w:date="2023-06-16T14:25:10Z">
              <w:r>
                <w:rPr>
                  <w:rFonts w:hint="eastAsia"/>
                  <w:color w:val="auto"/>
                  <w:lang w:eastAsia="zh-CN"/>
                </w:rPr>
                <w:t>。</w:t>
              </w:r>
            </w:ins>
          </w:p>
        </w:tc>
        <w:tc>
          <w:tcPr>
            <w:tcW w:w="1589" w:type="dxa"/>
            <w:vAlign w:val="center"/>
            <w:tcPrChange w:id="12028" w:author="M00007797" w:date="2023-06-16T14:25:31Z">
              <w:tcPr>
                <w:tcW w:w="1303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ins w:id="12029" w:author="M00007797" w:date="2023-06-16T14:25:10Z"/>
                <w:color w:val="auto"/>
              </w:rPr>
            </w:pPr>
          </w:p>
        </w:tc>
      </w:tr>
    </w:tbl>
    <w:p>
      <w:pPr>
        <w:rPr>
          <w:del w:id="12030" w:author="M00007797" w:date="2023-06-16T14:25:54Z"/>
        </w:rPr>
      </w:pPr>
    </w:p>
    <w:p>
      <w:pPr>
        <w:pStyle w:val="187"/>
        <w:ind w:left="0" w:leftChars="0" w:firstLine="0" w:firstLineChars="0"/>
        <w:rPr>
          <w:del w:id="12032" w:author="M00007797" w:date="2023-06-16T14:25:53Z"/>
        </w:rPr>
        <w:pPrChange w:id="12031" w:author="M00007797" w:date="2023-06-16T14:25:53Z">
          <w:pPr>
            <w:pStyle w:val="187"/>
            <w:ind w:firstLine="1" w:firstLineChars="0"/>
          </w:pPr>
        </w:pPrChange>
      </w:pPr>
      <w:del w:id="12033" w:author="M00007797" w:date="2023-06-16T14:25:53Z">
        <w:r>
          <w:rPr>
            <w:rFonts w:hint="eastAsia"/>
          </w:rPr>
          <w:delText>使用气候环境：温度范围5℃～40℃；空气相对湿度范围50%～90%</w:delText>
        </w:r>
      </w:del>
    </w:p>
    <w:p>
      <w:pPr>
        <w:pStyle w:val="187"/>
        <w:ind w:left="0" w:leftChars="0" w:firstLine="0" w:firstLineChars="0"/>
        <w:rPr>
          <w:del w:id="12035" w:author="M00007797" w:date="2023-06-16T14:25:53Z"/>
        </w:rPr>
        <w:pPrChange w:id="12034" w:author="M00007797" w:date="2023-06-16T14:25:53Z">
          <w:pPr>
            <w:pStyle w:val="187"/>
            <w:ind w:firstLine="1" w:firstLineChars="0"/>
          </w:pPr>
        </w:pPrChange>
      </w:pPr>
      <w:del w:id="12036" w:author="M00007797" w:date="2023-06-16T14:25:53Z">
        <w:r>
          <w:rPr>
            <w:rFonts w:hint="eastAsia"/>
          </w:rPr>
          <w:delText>存储气候环境：温度范围-5℃～50℃；空气相对湿度范围95%以下</w:delText>
        </w:r>
      </w:del>
    </w:p>
    <w:p>
      <w:pPr>
        <w:pStyle w:val="187"/>
        <w:ind w:left="0" w:leftChars="0" w:firstLine="0" w:firstLineChars="0"/>
        <w:rPr>
          <w:del w:id="12038" w:author="M00007797" w:date="2023-06-16T14:25:53Z"/>
        </w:rPr>
        <w:pPrChange w:id="12037" w:author="M00007797" w:date="2023-06-16T14:25:53Z">
          <w:pPr>
            <w:pStyle w:val="187"/>
            <w:ind w:firstLine="1" w:firstLineChars="0"/>
          </w:pPr>
        </w:pPrChange>
      </w:pPr>
      <w:del w:id="12039" w:author="M00007797" w:date="2023-06-16T14:25:53Z">
        <w:r>
          <w:rPr>
            <w:rFonts w:hint="eastAsia"/>
          </w:rPr>
          <w:delText>使用水环境：水温范围5℃～40℃；水压范围0.08MP</w:delText>
        </w:r>
      </w:del>
      <w:ins w:id="12040" w:author="M00009068" w:date="2021-11-19T15:05:02Z">
        <w:del w:id="12041" w:author="M00007797" w:date="2023-06-16T14:25:53Z">
          <w:r>
            <w:rPr>
              <w:rFonts w:hint="eastAsia"/>
              <w:lang w:val="en-US" w:eastAsia="zh-CN"/>
            </w:rPr>
            <w:delText>a</w:delText>
          </w:r>
        </w:del>
      </w:ins>
      <w:del w:id="12042" w:author="M00007797" w:date="2023-06-16T14:25:53Z">
        <w:r>
          <w:rPr>
            <w:rFonts w:hint="eastAsia"/>
          </w:rPr>
          <w:delText>～0.8MP</w:delText>
        </w:r>
      </w:del>
      <w:ins w:id="12043" w:author="M00009068" w:date="2021-11-19T15:04:59Z">
        <w:del w:id="12044" w:author="M00007797" w:date="2023-06-16T14:25:53Z">
          <w:r>
            <w:rPr>
              <w:rFonts w:hint="eastAsia"/>
              <w:lang w:val="en-US" w:eastAsia="zh-CN"/>
            </w:rPr>
            <w:delText>a</w:delText>
          </w:r>
        </w:del>
      </w:ins>
      <w:del w:id="12045" w:author="M00007797" w:date="2023-06-16T14:25:53Z">
        <w:r>
          <w:rPr>
            <w:rFonts w:hint="eastAsia"/>
          </w:rPr>
          <w:delText>；</w:delText>
        </w:r>
      </w:del>
    </w:p>
    <w:p>
      <w:pPr>
        <w:pStyle w:val="187"/>
        <w:ind w:left="0" w:leftChars="0" w:firstLine="0" w:firstLineChars="0"/>
        <w:rPr>
          <w:del w:id="12047" w:author="M00007797" w:date="2023-06-16T14:25:53Z"/>
          <w:rFonts w:hint="eastAsia" w:eastAsia="宋体"/>
          <w:lang w:val="en-US" w:eastAsia="zh-CN"/>
        </w:rPr>
        <w:pPrChange w:id="12046" w:author="M00007797" w:date="2023-06-16T14:25:53Z">
          <w:pPr>
            <w:pStyle w:val="187"/>
            <w:ind w:firstLine="1" w:firstLineChars="0"/>
          </w:pPr>
        </w:pPrChange>
      </w:pPr>
      <w:del w:id="12048" w:author="M00007797" w:date="2023-06-16T14:25:53Z">
        <w:r>
          <w:rPr>
            <w:rFonts w:hint="eastAsia"/>
          </w:rPr>
          <w:delText>防爆破水压：&lt;3.5MP</w:delText>
        </w:r>
      </w:del>
      <w:ins w:id="12049" w:author="M00009068" w:date="2021-11-19T15:05:05Z">
        <w:del w:id="12050" w:author="M00007797" w:date="2023-06-16T14:25:53Z">
          <w:r>
            <w:rPr>
              <w:rFonts w:hint="eastAsia"/>
              <w:lang w:val="en-US" w:eastAsia="zh-CN"/>
            </w:rPr>
            <w:delText>a</w:delText>
          </w:r>
        </w:del>
      </w:ins>
    </w:p>
    <w:p>
      <w:pPr>
        <w:pStyle w:val="3"/>
        <w:ind w:left="1134" w:hanging="1134" w:firstLineChars="0"/>
        <w:pPrChange w:id="12051" w:author="M00007797" w:date="2023-06-19T16:45:12Z">
          <w:pPr>
            <w:pStyle w:val="187"/>
            <w:ind w:firstLine="1" w:firstLineChars="0"/>
          </w:pPr>
        </w:pPrChange>
      </w:pPr>
      <w:ins w:id="12052" w:author="M00007797" w:date="2023-06-16T14:26:31Z">
        <w:bookmarkStart w:id="668" w:name="_Toc307"/>
        <w:bookmarkStart w:id="669" w:name="_Toc11907"/>
        <w:bookmarkStart w:id="670" w:name="_Toc2495"/>
        <w:bookmarkStart w:id="671" w:name="_Toc19746"/>
        <w:bookmarkStart w:id="672" w:name="_Toc20823"/>
        <w:bookmarkStart w:id="673" w:name="_Toc7233"/>
        <w:bookmarkStart w:id="674" w:name="_Toc16911"/>
        <w:r>
          <w:rPr>
            <w:rFonts w:hint="eastAsia"/>
          </w:rPr>
          <w:t>产品</w:t>
        </w:r>
      </w:ins>
      <w:ins w:id="12053" w:author="M00007797" w:date="2023-06-16T14:26:38Z">
        <w:r>
          <w:rPr>
            <w:rFonts w:hint="eastAsia"/>
            <w:lang w:val="en-US" w:eastAsia="zh-CN"/>
          </w:rPr>
          <w:t>功能</w:t>
        </w:r>
      </w:ins>
      <w:ins w:id="12054" w:author="M00007797" w:date="2023-06-16T14:26:39Z">
        <w:r>
          <w:rPr>
            <w:rFonts w:hint="eastAsia"/>
            <w:lang w:val="en-US" w:eastAsia="zh-CN"/>
          </w:rPr>
          <w:t>配置</w:t>
        </w:r>
        <w:bookmarkEnd w:id="668"/>
        <w:bookmarkEnd w:id="669"/>
        <w:bookmarkEnd w:id="670"/>
        <w:bookmarkEnd w:id="671"/>
        <w:bookmarkEnd w:id="672"/>
        <w:bookmarkEnd w:id="673"/>
        <w:bookmarkEnd w:id="674"/>
      </w:ins>
    </w:p>
    <w:p>
      <w:pPr>
        <w:pStyle w:val="4"/>
      </w:pPr>
      <w:del w:id="12055" w:author="M00007797" w:date="2023-06-16T14:27:02Z">
        <w:bookmarkStart w:id="675" w:name="_Toc7245"/>
        <w:bookmarkStart w:id="676" w:name="_Toc8153"/>
        <w:bookmarkStart w:id="677" w:name="_Toc3207"/>
        <w:bookmarkStart w:id="678" w:name="_Toc9786"/>
        <w:bookmarkStart w:id="679" w:name="_Toc28048"/>
        <w:bookmarkStart w:id="680" w:name="_Toc3278"/>
        <w:bookmarkStart w:id="681" w:name="_Toc28714"/>
        <w:bookmarkStart w:id="682" w:name="_Toc19970"/>
        <w:bookmarkStart w:id="683" w:name="_Toc9424"/>
        <w:bookmarkStart w:id="684" w:name="_Toc20495"/>
        <w:bookmarkStart w:id="685" w:name="_Toc1437"/>
        <w:bookmarkStart w:id="686" w:name="_Toc26889"/>
        <w:bookmarkStart w:id="687" w:name="_Toc6248483"/>
        <w:bookmarkStart w:id="688" w:name="_Toc18966"/>
        <w:bookmarkStart w:id="689" w:name="_Toc6157"/>
        <w:bookmarkStart w:id="690" w:name="_Toc16583"/>
        <w:bookmarkStart w:id="691" w:name="_Toc29165"/>
        <w:bookmarkStart w:id="692" w:name="_Toc10469"/>
        <w:bookmarkStart w:id="693" w:name="_Toc14514"/>
        <w:bookmarkStart w:id="694" w:name="_Toc22811"/>
        <w:r>
          <w:rPr>
            <w:rFonts w:hint="default"/>
            <w:lang w:val="en-US"/>
          </w:rPr>
          <w:delText>用户界面</w:delText>
        </w:r>
        <w:bookmarkEnd w:id="675"/>
        <w:bookmarkEnd w:id="676"/>
        <w:bookmarkEnd w:id="677"/>
        <w:bookmarkEnd w:id="678"/>
        <w:bookmarkEnd w:id="679"/>
        <w:bookmarkEnd w:id="680"/>
        <w:bookmarkEnd w:id="681"/>
        <w:bookmarkEnd w:id="682"/>
        <w:bookmarkEnd w:id="683"/>
        <w:bookmarkEnd w:id="684"/>
        <w:bookmarkEnd w:id="685"/>
        <w:bookmarkEnd w:id="686"/>
        <w:bookmarkEnd w:id="687"/>
      </w:del>
      <w:ins w:id="12056" w:author="M00007797" w:date="2023-06-16T14:27:03Z">
        <w:r>
          <w:rPr>
            <w:rFonts w:hint="eastAsia"/>
            <w:lang w:val="en-US" w:eastAsia="zh-CN"/>
          </w:rPr>
          <w:t>功能</w:t>
        </w:r>
      </w:ins>
      <w:ins w:id="12057" w:author="M00007797" w:date="2023-06-16T14:27:04Z">
        <w:r>
          <w:rPr>
            <w:rFonts w:hint="eastAsia"/>
            <w:lang w:val="en-US" w:eastAsia="zh-CN"/>
          </w:rPr>
          <w:t>配置</w:t>
        </w:r>
      </w:ins>
      <w:ins w:id="12058" w:author="M00007797" w:date="2023-06-16T14:27:06Z">
        <w:r>
          <w:rPr>
            <w:rFonts w:hint="eastAsia"/>
            <w:lang w:val="en-US" w:eastAsia="zh-CN"/>
          </w:rPr>
          <w:t>表</w:t>
        </w:r>
        <w:bookmarkEnd w:id="688"/>
        <w:bookmarkEnd w:id="689"/>
        <w:bookmarkEnd w:id="690"/>
        <w:bookmarkEnd w:id="691"/>
        <w:bookmarkEnd w:id="692"/>
        <w:bookmarkEnd w:id="693"/>
        <w:bookmarkEnd w:id="694"/>
      </w:ins>
    </w:p>
    <w:tbl>
      <w:tblPr>
        <w:tblStyle w:val="88"/>
        <w:tblW w:w="9329" w:type="dxa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  <w:tblPrChange w:id="12059" w:author="M00007797" w:date="2023-06-16T15:15:40Z">
          <w:tblPr>
            <w:tblStyle w:val="88"/>
            <w:tblW w:w="12890" w:type="dxa"/>
            <w:tblInd w:w="98" w:type="dxa"/>
            <w:tblBorders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insideH w:val="none" w:color="auto" w:sz="0" w:space="0"/>
              <w:insideV w:val="none" w:color="auto" w:sz="0" w:space="0"/>
            </w:tblBorders>
            <w:shd w:val="clear" w:color="auto" w:fill="auto"/>
            <w:tblLayout w:type="autofit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1429"/>
        <w:gridCol w:w="2200"/>
        <w:gridCol w:w="2100"/>
        <w:gridCol w:w="3600"/>
        <w:tblGridChange w:id="12060">
          <w:tblGrid>
            <w:gridCol w:w="1517"/>
            <w:gridCol w:w="3789"/>
            <w:gridCol w:w="2726"/>
            <w:gridCol w:w="4863"/>
          </w:tblGrid>
        </w:tblGridChange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062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53" w:hRule="atLeast"/>
          <w:jc w:val="center"/>
          <w:ins w:id="12061" w:author="M00007797" w:date="2023-06-16T14:30:07Z"/>
          <w:trPrChange w:id="12062" w:author="M00007797" w:date="2023-06-16T15:15:40Z">
            <w:trPr>
              <w:trHeight w:val="400" w:hRule="atLeast"/>
            </w:trPr>
          </w:trPrChange>
        </w:trPr>
        <w:tc>
          <w:tcPr>
            <w:tcW w:w="1429" w:type="dxa"/>
            <w:vMerge w:val="restar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063" w:author="M00007797" w:date="2023-06-16T15:15:40Z">
              <w:tcPr>
                <w:tcW w:w="1517" w:type="dxa"/>
                <w:vMerge w:val="restart"/>
                <w:tcBorders>
                  <w:top w:val="single" w:color="000000" w:sz="8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064" w:author="M00007797" w:date="2023-06-16T14:30:07Z"/>
                <w:rFonts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ins w:id="12065" w:author="M00007797" w:date="2023-06-16T14:30:07Z">
              <w:r>
                <w:rPr>
                  <w:rFonts w:hint="eastAsia" w:ascii="微软雅黑" w:hAnsi="微软雅黑" w:eastAsia="微软雅黑" w:cs="微软雅黑"/>
                  <w:b/>
                  <w:bCs/>
                  <w:i w:val="0"/>
                  <w:iCs w:val="0"/>
                  <w:color w:val="000000"/>
                  <w:kern w:val="0"/>
                  <w:sz w:val="24"/>
                  <w:szCs w:val="24"/>
                  <w:u w:val="none"/>
                  <w:lang w:val="en-US" w:eastAsia="zh-CN" w:bidi="ar"/>
                </w:rPr>
                <w:t>类别</w:t>
              </w:r>
            </w:ins>
          </w:p>
        </w:tc>
        <w:tc>
          <w:tcPr>
            <w:tcW w:w="2200" w:type="dxa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066" w:author="M00007797" w:date="2023-06-16T15:15:40Z">
              <w:tcPr>
                <w:tcW w:w="3789" w:type="dxa"/>
                <w:tcBorders>
                  <w:top w:val="single" w:color="000000" w:sz="8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067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ins w:id="12068" w:author="M00007797" w:date="2023-06-16T14:30:07Z">
              <w:r>
                <w:rPr>
                  <w:rFonts w:hint="eastAsia" w:ascii="微软雅黑" w:hAnsi="微软雅黑" w:eastAsia="微软雅黑" w:cs="微软雅黑"/>
                  <w:b/>
                  <w:bCs/>
                  <w:i w:val="0"/>
                  <w:iCs w:val="0"/>
                  <w:color w:val="000000"/>
                  <w:kern w:val="0"/>
                  <w:sz w:val="28"/>
                  <w:szCs w:val="28"/>
                  <w:u w:val="none"/>
                  <w:lang w:val="en-US" w:eastAsia="zh-CN" w:bidi="ar"/>
                </w:rPr>
                <w:t>功能</w:t>
              </w:r>
            </w:ins>
          </w:p>
        </w:tc>
        <w:tc>
          <w:tcPr>
            <w:tcW w:w="2100" w:type="dxa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069" w:author="M00007797" w:date="2023-06-16T15:15:40Z">
              <w:tcPr>
                <w:tcW w:w="2726" w:type="dxa"/>
                <w:tcBorders>
                  <w:top w:val="single" w:color="000000" w:sz="8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070" w:author="M00007797" w:date="2023-06-16T14:30:07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ins w:id="12071" w:author="M00007797" w:date="2023-06-16T14:30:07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8"/>
                  <w:szCs w:val="28"/>
                  <w:u w:val="none"/>
                  <w:lang w:val="en-US" w:eastAsia="zh-CN" w:bidi="ar"/>
                </w:rPr>
                <w:t>HDZ7021T</w:t>
              </w:r>
            </w:ins>
          </w:p>
        </w:tc>
        <w:tc>
          <w:tcPr>
            <w:tcW w:w="3600" w:type="dxa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FFFFFF"/>
            <w:noWrap/>
            <w:vAlign w:val="center"/>
            <w:tcPrChange w:id="12072" w:author="M00007797" w:date="2023-06-16T15:15:40Z">
              <w:tcPr>
                <w:tcW w:w="4863" w:type="dxa"/>
                <w:tcBorders>
                  <w:top w:val="single" w:color="000000" w:sz="8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073" w:author="M00007797" w:date="2023-06-16T14:30:07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ins w:id="12074" w:author="M00007797" w:date="2023-06-16T14:30:07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8"/>
                  <w:szCs w:val="28"/>
                  <w:u w:val="none"/>
                  <w:lang w:val="en-US" w:eastAsia="zh-CN" w:bidi="ar"/>
                </w:rPr>
                <w:t>备注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076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2103" w:hRule="atLeast"/>
          <w:jc w:val="center"/>
          <w:ins w:id="12075" w:author="M00007797" w:date="2023-06-16T14:30:07Z"/>
          <w:trPrChange w:id="12076" w:author="M00007797" w:date="2023-06-16T15:15:40Z">
            <w:trPr>
              <w:trHeight w:val="210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077" w:author="M00007797" w:date="2023-06-16T15:15:40Z">
              <w:tcPr>
                <w:tcW w:w="1517" w:type="dxa"/>
                <w:vMerge w:val="continue"/>
                <w:tcBorders>
                  <w:top w:val="single" w:color="000000" w:sz="8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jc w:val="center"/>
              <w:rPr>
                <w:ins w:id="12078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079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080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081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产品图片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082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083" w:author="M00007797" w:date="2023-06-16T14:30:07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ins w:id="12084" w:author="M00007797" w:date="2023-06-16T14:30:07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8"/>
                  <w:szCs w:val="28"/>
                  <w:u w:val="none"/>
                  <w:bdr w:val="single" w:color="000000" w:sz="4" w:space="0"/>
                  <w:shd w:val="clear" w:fill="FFFFFF"/>
                  <w:lang w:val="en-US" w:eastAsia="zh-CN" w:bidi="ar"/>
                </w:rPr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column">
                      <wp:posOffset>582930</wp:posOffset>
                    </wp:positionH>
                    <wp:positionV relativeFrom="paragraph">
                      <wp:posOffset>40005</wp:posOffset>
                    </wp:positionV>
                    <wp:extent cx="1358900" cy="1265555"/>
                    <wp:effectExtent l="0" t="0" r="0" b="4445"/>
                    <wp:wrapNone/>
                    <wp:docPr id="39" name="图片_3"/>
                    <wp:cNvGraphicFramePr/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39" name="图片_3"/>
                            <pic:cNvPicPr/>
                          </pic:nvPicPr>
                          <pic:blipFill>
                            <a:blip r:embed="rId11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358900" cy="12655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anchor>
                </w:drawing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FFFFFF"/>
            <w:noWrap/>
            <w:vAlign w:val="center"/>
            <w:tcPrChange w:id="12086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jc w:val="left"/>
              <w:rPr>
                <w:ins w:id="12087" w:author="M00007797" w:date="2023-06-16T14:30:07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8"/>
                <w:szCs w:val="28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089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570" w:hRule="atLeast"/>
          <w:jc w:val="center"/>
          <w:ins w:id="12088" w:author="M00007797" w:date="2023-06-16T14:30:07Z"/>
          <w:trPrChange w:id="12089" w:author="M00007797" w:date="2023-06-16T15:15:40Z">
            <w:trPr>
              <w:trHeight w:val="1000" w:hRule="atLeast"/>
            </w:trPr>
          </w:trPrChange>
        </w:trPr>
        <w:tc>
          <w:tcPr>
            <w:tcW w:w="3629" w:type="dxa"/>
            <w:gridSpan w:val="2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090" w:author="M00007797" w:date="2023-06-16T15:15:40Z">
              <w:tcPr>
                <w:tcW w:w="0" w:type="auto"/>
                <w:gridSpan w:val="2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091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092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旋钮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093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094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095" w:author="Administrator" w:date="2024-10-15T17:30:19Z">
              <w:r>
                <w:rPr>
                  <w:rFonts w:hint="eastAsia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{</w:t>
              </w:r>
            </w:ins>
            <w:ins w:id="12096" w:author="Administrator" w:date="2024-10-15T17:30:24Z">
              <w:r>
                <w:rPr>
                  <w:rFonts w:hint="eastAsia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{</w:t>
              </w:r>
            </w:ins>
            <w:ins w:id="12097" w:author="Administrator" w:date="2024-10-15T17:30:29Z">
              <w:r>
                <w:rPr>
                  <w:rFonts w:hint="eastAsia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button</w:t>
              </w:r>
            </w:ins>
            <w:ins w:id="12098" w:author="Administrator" w:date="2024-10-15T17:30:24Z">
              <w:r>
                <w:rPr>
                  <w:rFonts w:hint="eastAsia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}</w:t>
              </w:r>
            </w:ins>
            <w:ins w:id="12099" w:author="Administrator" w:date="2024-10-15T17:30:19Z">
              <w:r>
                <w:rPr>
                  <w:rFonts w:hint="eastAsia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}</w:t>
              </w:r>
            </w:ins>
            <w:ins w:id="12100" w:author="M00007797" w:date="2023-06-16T14:30:07Z">
              <w:del w:id="12101" w:author="Administrator" w:date="2024-10-15T17:30:17Z">
                <w:r>
                  <w:rPr>
                    <w:rFonts w:hint="eastAsia" w:ascii="宋体" w:hAnsi="宋体" w:eastAsia="宋体" w:cs="宋体"/>
                    <w:i w:val="0"/>
                    <w:iCs w:val="0"/>
                    <w:color w:val="000000"/>
                    <w:kern w:val="0"/>
                    <w:sz w:val="20"/>
                    <w:szCs w:val="20"/>
                    <w:u w:val="none"/>
                    <w:lang w:val="en-US" w:eastAsia="zh-CN" w:bidi="ar"/>
                  </w:rPr>
                  <w:delText>●</w:delText>
                </w:r>
              </w:del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vAlign w:val="center"/>
            <w:tcPrChange w:id="12102" w:author="M00007797" w:date="2023-06-16T15:15:40Z">
              <w:tcPr>
                <w:tcW w:w="4863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103" w:author="M00007797" w:date="2023-06-16T14:30:07Z"/>
                <w:rFonts w:hint="eastAsia" w:ascii="宋体" w:hAnsi="宋体" w:eastAsia="宋体" w:cs="宋体"/>
                <w:i w:val="0"/>
                <w:iCs w:val="0"/>
                <w:color w:val="FF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105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5" w:hRule="atLeast"/>
          <w:jc w:val="center"/>
          <w:ins w:id="12104" w:author="M00007797" w:date="2023-06-16T14:30:07Z"/>
          <w:trPrChange w:id="12105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restart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106" w:author="M00007797" w:date="2023-06-16T15:15:40Z">
              <w:tcPr>
                <w:tcW w:w="0" w:type="auto"/>
                <w:vMerge w:val="restart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107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ins w:id="12108" w:author="M00007797" w:date="2023-06-16T14:30:07Z">
              <w:r>
                <w:rPr>
                  <w:rFonts w:hint="eastAsia" w:ascii="微软雅黑" w:hAnsi="微软雅黑" w:eastAsia="微软雅黑" w:cs="微软雅黑"/>
                  <w:b/>
                  <w:bCs/>
                  <w:i w:val="0"/>
                  <w:iCs w:val="0"/>
                  <w:color w:val="000000"/>
                  <w:kern w:val="0"/>
                  <w:sz w:val="24"/>
                  <w:szCs w:val="24"/>
                  <w:u w:val="none"/>
                  <w:lang w:val="en-US" w:eastAsia="zh-CN" w:bidi="ar"/>
                </w:rPr>
                <w:t>清洗</w:t>
              </w:r>
            </w:ins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109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110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111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臀部清洗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112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113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114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115" w:author="M00007797" w:date="2023-06-16T15:15:40Z">
              <w:tcPr>
                <w:tcW w:w="470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116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118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117" w:author="M00007797" w:date="2023-06-16T14:30:07Z"/>
          <w:trPrChange w:id="12118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119" w:author="M00007797" w:date="2023-06-16T15:15:40Z">
              <w:tcPr>
                <w:tcW w:w="0" w:type="auto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jc w:val="center"/>
              <w:rPr>
                <w:ins w:id="12120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121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122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123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女性清洗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124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125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126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127" w:author="M00007797" w:date="2023-06-16T15:15:40Z">
              <w:tcPr>
                <w:tcW w:w="470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128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130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129" w:author="M00007797" w:date="2023-06-16T14:30:07Z"/>
          <w:trPrChange w:id="12130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131" w:author="M00007797" w:date="2023-06-16T15:15:40Z">
              <w:tcPr>
                <w:tcW w:w="0" w:type="auto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jc w:val="center"/>
              <w:rPr>
                <w:ins w:id="12132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133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134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135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气泡清洗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136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137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138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139" w:author="M00007797" w:date="2023-06-16T15:15:40Z">
              <w:tcPr>
                <w:tcW w:w="470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140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142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141" w:author="M00007797" w:date="2023-06-16T14:30:07Z"/>
          <w:trPrChange w:id="12142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143" w:author="M00007797" w:date="2023-06-16T15:15:40Z">
              <w:tcPr>
                <w:tcW w:w="0" w:type="auto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jc w:val="center"/>
              <w:rPr>
                <w:ins w:id="12144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145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146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147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移动清洗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148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149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150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151" w:author="M00007797" w:date="2023-06-16T15:15:40Z">
              <w:tcPr>
                <w:tcW w:w="470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152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PrExChange w:id="12154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153" w:author="M00007797" w:date="2023-06-16T14:30:07Z"/>
          <w:trPrChange w:id="12154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155" w:author="M00007797" w:date="2023-06-16T15:15:40Z">
              <w:tcPr>
                <w:tcW w:w="0" w:type="auto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jc w:val="center"/>
              <w:rPr>
                <w:ins w:id="12156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157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158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159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冷热清洗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160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161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162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163" w:author="M00007797" w:date="2023-06-16T15:15:40Z">
              <w:tcPr>
                <w:tcW w:w="470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164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166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165" w:author="M00007797" w:date="2023-06-16T14:30:07Z"/>
          <w:trPrChange w:id="12166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167" w:author="M00007797" w:date="2023-06-16T15:15:40Z">
              <w:tcPr>
                <w:tcW w:w="0" w:type="auto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jc w:val="center"/>
              <w:rPr>
                <w:ins w:id="12168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169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170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171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宽幅清洗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172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173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174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175" w:author="M00007797" w:date="2023-06-16T15:15:40Z">
              <w:tcPr>
                <w:tcW w:w="470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176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178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177" w:author="M00007797" w:date="2023-06-16T14:30:07Z"/>
          <w:trPrChange w:id="12178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179" w:author="M00007797" w:date="2023-06-16T15:15:40Z">
              <w:tcPr>
                <w:tcW w:w="0" w:type="auto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jc w:val="center"/>
              <w:rPr>
                <w:ins w:id="12180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181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182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183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脉冲水花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184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185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186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187" w:author="M00007797" w:date="2023-06-16T15:15:40Z">
              <w:tcPr>
                <w:tcW w:w="470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ins w:id="12188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ins w:id="12189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2"/>
                  <w:szCs w:val="22"/>
                  <w:u w:val="none"/>
                  <w:lang w:val="en-US" w:eastAsia="zh-CN" w:bidi="ar"/>
                </w:rPr>
                <w:t>单独开发模具，新功能，清洗器通用就有此功能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191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190" w:author="M00007797" w:date="2023-06-16T14:30:07Z"/>
          <w:trPrChange w:id="12191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192" w:author="M00007797" w:date="2023-06-16T15:15:40Z">
              <w:tcPr>
                <w:tcW w:w="0" w:type="auto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jc w:val="center"/>
              <w:rPr>
                <w:ins w:id="12193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194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195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196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一键操作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197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198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199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200" w:author="M00007797" w:date="2023-06-16T15:15:40Z">
              <w:tcPr>
                <w:tcW w:w="470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201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203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202" w:author="M00007797" w:date="2023-06-16T14:30:07Z"/>
          <w:trPrChange w:id="12203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204" w:author="M00007797" w:date="2023-06-16T15:15:40Z">
              <w:tcPr>
                <w:tcW w:w="0" w:type="auto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jc w:val="center"/>
              <w:rPr>
                <w:ins w:id="12205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206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207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208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水压调节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209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210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211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212" w:author="M00007797" w:date="2023-06-16T15:15:40Z">
              <w:tcPr>
                <w:tcW w:w="470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213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215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214" w:author="M00007797" w:date="2023-06-16T14:30:07Z"/>
          <w:trPrChange w:id="12215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216" w:author="M00007797" w:date="2023-06-16T15:15:40Z">
              <w:tcPr>
                <w:tcW w:w="0" w:type="auto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jc w:val="center"/>
              <w:rPr>
                <w:ins w:id="12217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218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219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220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水温调节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221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222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223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224" w:author="M00007797" w:date="2023-06-16T15:15:40Z">
              <w:tcPr>
                <w:tcW w:w="470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225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227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226" w:author="M00007797" w:date="2023-06-16T14:30:07Z"/>
          <w:trPrChange w:id="12227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228" w:author="M00007797" w:date="2023-06-16T15:15:40Z">
              <w:tcPr>
                <w:tcW w:w="0" w:type="auto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jc w:val="center"/>
              <w:rPr>
                <w:ins w:id="12229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230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231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232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管位调节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233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234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235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236" w:author="M00007797" w:date="2023-06-16T15:15:40Z">
              <w:tcPr>
                <w:tcW w:w="470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237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239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238" w:author="M00007797" w:date="2023-06-16T14:30:07Z"/>
          <w:trPrChange w:id="12239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240" w:author="M00007797" w:date="2023-06-16T15:15:40Z">
              <w:tcPr>
                <w:tcW w:w="0" w:type="auto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jc w:val="center"/>
              <w:rPr>
                <w:ins w:id="12241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242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243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244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喷嘴清洗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245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246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247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248" w:author="M00007797" w:date="2023-06-16T15:15:40Z">
              <w:tcPr>
                <w:tcW w:w="470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249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251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250" w:author="M00007797" w:date="2023-06-16T14:30:07Z"/>
          <w:trPrChange w:id="12251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252" w:author="M00007797" w:date="2023-06-16T15:15:40Z">
              <w:tcPr>
                <w:tcW w:w="0" w:type="auto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jc w:val="center"/>
              <w:rPr>
                <w:ins w:id="12253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254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255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256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喷嘴自洁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257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258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259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260" w:author="M00007797" w:date="2023-06-16T15:15:40Z">
              <w:tcPr>
                <w:tcW w:w="470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261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263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262" w:author="M00007797" w:date="2023-06-16T14:30:07Z"/>
          <w:trPrChange w:id="12263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264" w:author="M00007797" w:date="2023-06-16T15:15:40Z">
              <w:tcPr>
                <w:tcW w:w="0" w:type="auto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jc w:val="center"/>
              <w:rPr>
                <w:ins w:id="12265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266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267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268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可拆喷头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269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270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271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272" w:author="M00007797" w:date="2023-06-16T15:15:40Z">
              <w:tcPr>
                <w:tcW w:w="470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273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275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274" w:author="M00007797" w:date="2023-06-16T14:30:07Z"/>
          <w:trPrChange w:id="12275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restart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  <w:tcPrChange w:id="12276" w:author="M00007797" w:date="2023-06-16T15:15:40Z">
              <w:tcPr>
                <w:tcW w:w="1517" w:type="dxa"/>
                <w:vMerge w:val="restart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277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ins w:id="12278" w:author="M00007797" w:date="2023-06-16T14:30:07Z">
              <w:r>
                <w:rPr>
                  <w:rFonts w:hint="eastAsia" w:ascii="微软雅黑" w:hAnsi="微软雅黑" w:eastAsia="微软雅黑" w:cs="微软雅黑"/>
                  <w:b/>
                  <w:bCs/>
                  <w:i w:val="0"/>
                  <w:iCs w:val="0"/>
                  <w:color w:val="000000"/>
                  <w:kern w:val="0"/>
                  <w:sz w:val="24"/>
                  <w:szCs w:val="24"/>
                  <w:u w:val="none"/>
                  <w:lang w:val="en-US" w:eastAsia="zh-CN" w:bidi="ar"/>
                </w:rPr>
                <w:t>舒适便捷</w:t>
              </w:r>
            </w:ins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279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280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281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座圈加热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282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283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284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285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286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288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287" w:author="M00007797" w:date="2023-06-16T14:30:07Z"/>
          <w:trPrChange w:id="12288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  <w:tcPrChange w:id="12289" w:author="M00007797" w:date="2023-06-16T15:15:40Z">
              <w:tcPr>
                <w:tcW w:w="1517" w:type="dxa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vAlign w:val="center"/>
              </w:tcPr>
            </w:tcPrChange>
          </w:tcPr>
          <w:p>
            <w:pPr>
              <w:jc w:val="center"/>
              <w:rPr>
                <w:ins w:id="12290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291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292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293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坐温调节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294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295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296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297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298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300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299" w:author="M00007797" w:date="2023-06-16T14:30:07Z"/>
          <w:trPrChange w:id="12300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  <w:tcPrChange w:id="12301" w:author="M00007797" w:date="2023-06-16T15:15:40Z">
              <w:tcPr>
                <w:tcW w:w="1517" w:type="dxa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vAlign w:val="center"/>
              </w:tcPr>
            </w:tcPrChange>
          </w:tcPr>
          <w:p>
            <w:pPr>
              <w:jc w:val="center"/>
              <w:rPr>
                <w:ins w:id="12302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303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304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305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强力烘干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306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307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308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309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310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312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311" w:author="M00007797" w:date="2023-06-16T14:30:07Z"/>
          <w:trPrChange w:id="12312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  <w:tcPrChange w:id="12313" w:author="M00007797" w:date="2023-06-16T15:15:40Z">
              <w:tcPr>
                <w:tcW w:w="1517" w:type="dxa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vAlign w:val="center"/>
              </w:tcPr>
            </w:tcPrChange>
          </w:tcPr>
          <w:p>
            <w:pPr>
              <w:jc w:val="center"/>
              <w:rPr>
                <w:ins w:id="12314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315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316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317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暖风烘干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318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319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320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321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322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324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323" w:author="M00007797" w:date="2023-06-16T14:30:07Z"/>
          <w:trPrChange w:id="12324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  <w:tcPrChange w:id="12325" w:author="M00007797" w:date="2023-06-16T15:15:40Z">
              <w:tcPr>
                <w:tcW w:w="1517" w:type="dxa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vAlign w:val="center"/>
              </w:tcPr>
            </w:tcPrChange>
          </w:tcPr>
          <w:p>
            <w:pPr>
              <w:jc w:val="center"/>
              <w:rPr>
                <w:ins w:id="12326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327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328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329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风温调节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330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331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332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333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334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336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335" w:author="M00007797" w:date="2023-06-16T14:30:07Z"/>
          <w:trPrChange w:id="12336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  <w:tcPrChange w:id="12337" w:author="M00007797" w:date="2023-06-16T15:15:40Z">
              <w:tcPr>
                <w:tcW w:w="1517" w:type="dxa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vAlign w:val="center"/>
              </w:tcPr>
            </w:tcPrChange>
          </w:tcPr>
          <w:p>
            <w:pPr>
              <w:jc w:val="center"/>
              <w:rPr>
                <w:ins w:id="12338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339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340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341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通便功能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342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343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344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345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ins w:id="12346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ins w:id="12347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2"/>
                  <w:szCs w:val="22"/>
                  <w:u w:val="none"/>
                  <w:lang w:val="en-US" w:eastAsia="zh-CN" w:bidi="ar"/>
                </w:rPr>
                <w:t>清洗器通用就有此功能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349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348" w:author="M00007797" w:date="2023-06-16T14:30:07Z"/>
          <w:trPrChange w:id="12349" w:author="M00007797" w:date="2023-06-16T15:15:40Z">
            <w:trPr>
              <w:trHeight w:val="384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  <w:tcPrChange w:id="12350" w:author="M00007797" w:date="2023-06-16T15:15:40Z">
              <w:tcPr>
                <w:tcW w:w="1517" w:type="dxa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vAlign w:val="center"/>
              </w:tcPr>
            </w:tcPrChange>
          </w:tcPr>
          <w:p>
            <w:pPr>
              <w:jc w:val="center"/>
              <w:rPr>
                <w:ins w:id="12351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352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353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354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脚触翻盖/圈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355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356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357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vAlign w:val="center"/>
            <w:tcPrChange w:id="12358" w:author="M00007797" w:date="2023-06-16T15:15:40Z">
              <w:tcPr>
                <w:tcW w:w="4863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vAlign w:val="center"/>
              </w:tcPr>
            </w:tcPrChange>
          </w:tcPr>
          <w:p>
            <w:pPr>
              <w:rPr>
                <w:ins w:id="12359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361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360" w:author="M00007797" w:date="2023-06-16T14:30:07Z"/>
          <w:trPrChange w:id="12361" w:author="M00007797" w:date="2023-06-16T15:15:40Z">
            <w:trPr>
              <w:trHeight w:val="384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  <w:tcPrChange w:id="12362" w:author="M00007797" w:date="2023-06-16T15:15:40Z">
              <w:tcPr>
                <w:tcW w:w="1517" w:type="dxa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vAlign w:val="center"/>
              </w:tcPr>
            </w:tcPrChange>
          </w:tcPr>
          <w:p>
            <w:pPr>
              <w:jc w:val="center"/>
              <w:rPr>
                <w:ins w:id="12363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364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365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366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脚触冲水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367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368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369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370" w:author="M00007797" w:date="2023-06-16T15:15:40Z">
              <w:tcPr>
                <w:tcW w:w="0" w:type="auto"/>
                <w:tcBorders>
                  <w:top w:val="nil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371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373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372" w:author="M00007797" w:date="2023-06-16T14:30:07Z"/>
          <w:trPrChange w:id="12373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  <w:tcPrChange w:id="12374" w:author="M00007797" w:date="2023-06-16T15:15:40Z">
              <w:tcPr>
                <w:tcW w:w="1517" w:type="dxa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vAlign w:val="center"/>
              </w:tcPr>
            </w:tcPrChange>
          </w:tcPr>
          <w:p>
            <w:pPr>
              <w:jc w:val="center"/>
              <w:rPr>
                <w:ins w:id="12375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376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377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378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用户记忆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379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380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381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382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383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385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384" w:author="M00007797" w:date="2023-06-16T14:30:07Z"/>
          <w:trPrChange w:id="12385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  <w:tcPrChange w:id="12386" w:author="M00007797" w:date="2023-06-16T15:15:40Z">
              <w:tcPr>
                <w:tcW w:w="1517" w:type="dxa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vAlign w:val="center"/>
              </w:tcPr>
            </w:tcPrChange>
          </w:tcPr>
          <w:p>
            <w:pPr>
              <w:jc w:val="center"/>
              <w:rPr>
                <w:ins w:id="12387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388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389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390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感应翻盖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391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392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393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394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ins w:id="12395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ins w:id="12396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2"/>
                  <w:szCs w:val="22"/>
                  <w:u w:val="none"/>
                  <w:lang w:val="en-US" w:eastAsia="zh-CN" w:bidi="ar"/>
                </w:rPr>
                <w:t>调整微波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398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397" w:author="M00007797" w:date="2023-06-16T14:30:07Z"/>
          <w:trPrChange w:id="12398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  <w:tcPrChange w:id="12399" w:author="M00007797" w:date="2023-06-16T15:15:40Z">
              <w:tcPr>
                <w:tcW w:w="1517" w:type="dxa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vAlign w:val="center"/>
              </w:tcPr>
            </w:tcPrChange>
          </w:tcPr>
          <w:p>
            <w:pPr>
              <w:jc w:val="center"/>
              <w:rPr>
                <w:ins w:id="12400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401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402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403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光感夜灯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404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405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406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407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408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410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409" w:author="M00007797" w:date="2023-06-16T14:30:07Z"/>
          <w:trPrChange w:id="12410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  <w:tcPrChange w:id="12411" w:author="M00007797" w:date="2023-06-16T15:15:40Z">
              <w:tcPr>
                <w:tcW w:w="1517" w:type="dxa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vAlign w:val="center"/>
              </w:tcPr>
            </w:tcPrChange>
          </w:tcPr>
          <w:p>
            <w:pPr>
              <w:jc w:val="center"/>
              <w:rPr>
                <w:ins w:id="12412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413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414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415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座圈灯带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416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417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418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419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420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422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421" w:author="M00007797" w:date="2023-06-16T14:30:07Z"/>
          <w:trPrChange w:id="12422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  <w:tcPrChange w:id="12423" w:author="M00007797" w:date="2023-06-16T15:15:40Z">
              <w:tcPr>
                <w:tcW w:w="1517" w:type="dxa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vAlign w:val="center"/>
              </w:tcPr>
            </w:tcPrChange>
          </w:tcPr>
          <w:p>
            <w:pPr>
              <w:jc w:val="center"/>
              <w:rPr>
                <w:ins w:id="12424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425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426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427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夜间柔光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428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429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430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431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432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434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433" w:author="M00007797" w:date="2023-06-16T14:30:07Z"/>
          <w:trPrChange w:id="12434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  <w:tcPrChange w:id="12435" w:author="M00007797" w:date="2023-06-16T15:15:40Z">
              <w:tcPr>
                <w:tcW w:w="1517" w:type="dxa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vAlign w:val="center"/>
              </w:tcPr>
            </w:tcPrChange>
          </w:tcPr>
          <w:p>
            <w:pPr>
              <w:jc w:val="center"/>
              <w:rPr>
                <w:ins w:id="12436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437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438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439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变频即热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440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441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442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443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444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446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445" w:author="M00007797" w:date="2023-06-16T14:30:07Z"/>
          <w:trPrChange w:id="12446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  <w:tcPrChange w:id="12447" w:author="M00007797" w:date="2023-06-16T15:15:40Z">
              <w:tcPr>
                <w:tcW w:w="1517" w:type="dxa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vAlign w:val="center"/>
              </w:tcPr>
            </w:tcPrChange>
          </w:tcPr>
          <w:p>
            <w:pPr>
              <w:jc w:val="center"/>
              <w:rPr>
                <w:ins w:id="12448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449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450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451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遥控冲水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452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453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454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455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456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458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457" w:author="M00007797" w:date="2023-06-16T14:30:07Z"/>
          <w:trPrChange w:id="12458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  <w:tcPrChange w:id="12459" w:author="M00007797" w:date="2023-06-16T15:15:40Z">
              <w:tcPr>
                <w:tcW w:w="1517" w:type="dxa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vAlign w:val="center"/>
              </w:tcPr>
            </w:tcPrChange>
          </w:tcPr>
          <w:p>
            <w:pPr>
              <w:jc w:val="center"/>
              <w:rPr>
                <w:ins w:id="12460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461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462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463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离座冲水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464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465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466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467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468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470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469" w:author="M00007797" w:date="2023-06-16T14:30:07Z"/>
          <w:trPrChange w:id="12470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  <w:tcPrChange w:id="12471" w:author="M00007797" w:date="2023-06-16T15:15:40Z">
              <w:tcPr>
                <w:tcW w:w="1517" w:type="dxa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vAlign w:val="center"/>
              </w:tcPr>
            </w:tcPrChange>
          </w:tcPr>
          <w:p>
            <w:pPr>
              <w:jc w:val="center"/>
              <w:rPr>
                <w:ins w:id="12472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473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474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475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暖风冲水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476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477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478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479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480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482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481" w:author="M00007797" w:date="2023-06-16T14:30:07Z"/>
          <w:trPrChange w:id="12482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  <w:tcPrChange w:id="12483" w:author="M00007797" w:date="2023-06-16T15:15:40Z">
              <w:tcPr>
                <w:tcW w:w="1517" w:type="dxa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vAlign w:val="center"/>
              </w:tcPr>
            </w:tcPrChange>
          </w:tcPr>
          <w:p>
            <w:pPr>
              <w:jc w:val="center"/>
              <w:rPr>
                <w:ins w:id="12484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485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486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487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按键冲水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488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489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490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491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492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494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493" w:author="M00007797" w:date="2023-06-16T14:30:07Z"/>
          <w:trPrChange w:id="12494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  <w:tcPrChange w:id="12495" w:author="M00007797" w:date="2023-06-16T15:15:40Z">
              <w:tcPr>
                <w:tcW w:w="1517" w:type="dxa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vAlign w:val="center"/>
              </w:tcPr>
            </w:tcPrChange>
          </w:tcPr>
          <w:p>
            <w:pPr>
              <w:jc w:val="center"/>
              <w:rPr>
                <w:ins w:id="12496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497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498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499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智能冲水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500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501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502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503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ins w:id="12504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ins w:id="12505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2"/>
                  <w:szCs w:val="22"/>
                  <w:u w:val="none"/>
                  <w:lang w:val="en-US" w:eastAsia="zh-CN" w:bidi="ar"/>
                </w:rPr>
                <w:t>通过软件智能识别大小水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507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506" w:author="M00007797" w:date="2023-06-16T14:30:07Z"/>
          <w:trPrChange w:id="12507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restart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508" w:author="M00007797" w:date="2023-06-16T15:15:40Z">
              <w:tcPr>
                <w:tcW w:w="0" w:type="auto"/>
                <w:vMerge w:val="restart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509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ins w:id="12510" w:author="M00007797" w:date="2023-06-16T14:30:07Z">
              <w:r>
                <w:rPr>
                  <w:rFonts w:hint="eastAsia" w:ascii="微软雅黑" w:hAnsi="微软雅黑" w:eastAsia="微软雅黑" w:cs="微软雅黑"/>
                  <w:b/>
                  <w:bCs/>
                  <w:i w:val="0"/>
                  <w:iCs w:val="0"/>
                  <w:color w:val="000000"/>
                  <w:kern w:val="0"/>
                  <w:sz w:val="24"/>
                  <w:szCs w:val="24"/>
                  <w:u w:val="none"/>
                  <w:lang w:val="en-US" w:eastAsia="zh-CN" w:bidi="ar"/>
                </w:rPr>
                <w:t>安全类</w:t>
              </w:r>
            </w:ins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511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512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513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商务模式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514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515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516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517" w:author="M00007797" w:date="2023-06-16T15:15:40Z">
              <w:tcPr>
                <w:tcW w:w="470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518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520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</w:tblPrEx>
          </w:tblPrExChange>
        </w:tblPrEx>
        <w:trPr>
          <w:trHeight w:val="634" w:hRule="atLeast"/>
          <w:jc w:val="center"/>
          <w:ins w:id="12519" w:author="M00007797" w:date="2023-06-16T14:30:07Z"/>
          <w:trPrChange w:id="12520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521" w:author="M00007797" w:date="2023-06-16T15:15:40Z">
              <w:tcPr>
                <w:tcW w:w="0" w:type="auto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jc w:val="center"/>
              <w:rPr>
                <w:ins w:id="12522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523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524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525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着坐润圈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526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527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528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529" w:author="M00007797" w:date="2023-06-16T15:15:40Z">
              <w:tcPr>
                <w:tcW w:w="470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530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532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531" w:author="M00007797" w:date="2023-06-16T14:30:07Z"/>
          <w:trPrChange w:id="12532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533" w:author="M00007797" w:date="2023-06-16T15:15:40Z">
              <w:tcPr>
                <w:tcW w:w="0" w:type="auto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jc w:val="center"/>
              <w:rPr>
                <w:ins w:id="12534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535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536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537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久坐提醒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538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539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540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—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541" w:author="M00007797" w:date="2023-06-16T15:15:40Z">
              <w:tcPr>
                <w:tcW w:w="470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ins w:id="12542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ins w:id="12543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2"/>
                  <w:szCs w:val="22"/>
                  <w:u w:val="none"/>
                  <w:lang w:val="en-US" w:eastAsia="zh-CN" w:bidi="ar"/>
                </w:rPr>
                <w:t>通过增加马达实现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545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544" w:author="M00007797" w:date="2023-06-16T14:30:07Z"/>
          <w:trPrChange w:id="12545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546" w:author="M00007797" w:date="2023-06-16T15:15:40Z">
              <w:tcPr>
                <w:tcW w:w="0" w:type="auto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jc w:val="center"/>
              <w:rPr>
                <w:ins w:id="12547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548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549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550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通电开机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551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552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553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554" w:author="M00007797" w:date="2023-06-16T15:15:40Z">
              <w:tcPr>
                <w:tcW w:w="470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555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557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556" w:author="M00007797" w:date="2023-06-16T14:30:07Z"/>
          <w:trPrChange w:id="12557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restart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558" w:author="M00007797" w:date="2023-06-16T15:15:40Z">
              <w:tcPr>
                <w:tcW w:w="0" w:type="auto"/>
                <w:vMerge w:val="restart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559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ins w:id="12560" w:author="M00007797" w:date="2023-06-16T14:30:07Z">
              <w:r>
                <w:rPr>
                  <w:rFonts w:hint="eastAsia" w:ascii="微软雅黑" w:hAnsi="微软雅黑" w:eastAsia="微软雅黑" w:cs="微软雅黑"/>
                  <w:b/>
                  <w:bCs/>
                  <w:i w:val="0"/>
                  <w:iCs w:val="0"/>
                  <w:color w:val="000000"/>
                  <w:kern w:val="0"/>
                  <w:sz w:val="24"/>
                  <w:szCs w:val="24"/>
                  <w:u w:val="none"/>
                  <w:lang w:val="en-US" w:eastAsia="zh-CN" w:bidi="ar"/>
                </w:rPr>
                <w:t>健康</w:t>
              </w:r>
            </w:ins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561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562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563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多级水过滤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564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565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566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567" w:author="M00007797" w:date="2023-06-16T15:15:40Z">
              <w:tcPr>
                <w:tcW w:w="470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568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570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437" w:hRule="atLeast"/>
          <w:jc w:val="center"/>
          <w:ins w:id="12569" w:author="M00007797" w:date="2023-06-16T14:30:07Z"/>
          <w:trPrChange w:id="12570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571" w:author="M00007797" w:date="2023-06-16T15:15:40Z">
              <w:tcPr>
                <w:tcW w:w="0" w:type="auto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jc w:val="center"/>
              <w:rPr>
                <w:ins w:id="12572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573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574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575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紫外杀菌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576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577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578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579" w:author="M00007797" w:date="2023-06-16T15:15:40Z">
              <w:tcPr>
                <w:tcW w:w="470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580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582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581" w:author="M00007797" w:date="2023-06-16T14:30:07Z"/>
          <w:trPrChange w:id="12582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583" w:author="M00007797" w:date="2023-06-16T15:15:40Z">
              <w:tcPr>
                <w:tcW w:w="0" w:type="auto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jc w:val="center"/>
              <w:rPr>
                <w:ins w:id="12584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585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586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587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除臭功能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588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589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590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591" w:author="M00007797" w:date="2023-06-16T15:15:40Z">
              <w:tcPr>
                <w:tcW w:w="470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592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2594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593" w:author="M00007797" w:date="2023-06-16T14:30:07Z"/>
          <w:trPrChange w:id="12594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595" w:author="M00007797" w:date="2023-06-16T15:15:40Z">
              <w:tcPr>
                <w:tcW w:w="0" w:type="auto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jc w:val="center"/>
              <w:rPr>
                <w:ins w:id="12596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597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598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599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抗菌喷头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600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601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602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603" w:author="M00007797" w:date="2023-06-16T15:15:40Z">
              <w:tcPr>
                <w:tcW w:w="470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604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606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605" w:author="M00007797" w:date="2023-06-16T14:30:07Z"/>
          <w:trPrChange w:id="12606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607" w:author="M00007797" w:date="2023-06-16T15:15:40Z">
              <w:tcPr>
                <w:tcW w:w="0" w:type="auto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jc w:val="center"/>
              <w:rPr>
                <w:ins w:id="12608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609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610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611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抗菌座圈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612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613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614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615" w:author="M00007797" w:date="2023-06-16T15:15:40Z">
              <w:tcPr>
                <w:tcW w:w="470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616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2618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617" w:author="M00007797" w:date="2023-06-16T14:30:07Z"/>
          <w:trPrChange w:id="12618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619" w:author="M00007797" w:date="2023-06-16T15:15:40Z">
              <w:tcPr>
                <w:tcW w:w="0" w:type="auto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jc w:val="center"/>
              <w:rPr>
                <w:ins w:id="12620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621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622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623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电解水除菌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624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625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626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627" w:author="M00007797" w:date="2023-06-16T15:15:40Z">
              <w:tcPr>
                <w:tcW w:w="470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628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2630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629" w:author="M00007797" w:date="2023-06-16T14:30:07Z"/>
          <w:trPrChange w:id="12630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restart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631" w:author="M00007797" w:date="2023-06-16T15:15:40Z">
              <w:tcPr>
                <w:tcW w:w="0" w:type="auto"/>
                <w:vMerge w:val="restart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632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ins w:id="12633" w:author="M00007797" w:date="2023-06-16T14:30:07Z">
              <w:r>
                <w:rPr>
                  <w:rFonts w:hint="eastAsia" w:ascii="微软雅黑" w:hAnsi="微软雅黑" w:eastAsia="微软雅黑" w:cs="微软雅黑"/>
                  <w:b/>
                  <w:bCs/>
                  <w:i w:val="0"/>
                  <w:iCs w:val="0"/>
                  <w:color w:val="000000"/>
                  <w:kern w:val="0"/>
                  <w:sz w:val="24"/>
                  <w:szCs w:val="24"/>
                  <w:u w:val="none"/>
                  <w:lang w:val="en-US" w:eastAsia="zh-CN" w:bidi="ar"/>
                </w:rPr>
                <w:t>环保</w:t>
              </w:r>
            </w:ins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634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635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636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独立水压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637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638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639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640" w:author="M00007797" w:date="2023-06-16T15:15:40Z">
              <w:tcPr>
                <w:tcW w:w="470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641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2643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53" w:hRule="atLeast"/>
          <w:jc w:val="center"/>
          <w:ins w:id="12642" w:author="M00007797" w:date="2023-06-16T14:30:07Z"/>
          <w:trPrChange w:id="12643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644" w:author="M00007797" w:date="2023-06-16T15:15:40Z">
              <w:tcPr>
                <w:tcW w:w="0" w:type="auto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jc w:val="center"/>
              <w:rPr>
                <w:ins w:id="12645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646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647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648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一级水效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649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650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651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652" w:author="M00007797" w:date="2023-06-16T15:15:40Z">
              <w:tcPr>
                <w:tcW w:w="470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653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pStyle w:val="4"/>
        <w:rPr>
          <w:ins w:id="12654" w:author="M00007797" w:date="2023-06-16T14:36:53Z"/>
        </w:rPr>
      </w:pPr>
      <w:ins w:id="12655" w:author="M00007797" w:date="2023-06-16T14:36:48Z">
        <w:bookmarkStart w:id="695" w:name="_Toc30573"/>
        <w:bookmarkStart w:id="696" w:name="_Toc21360"/>
        <w:bookmarkStart w:id="697" w:name="_Toc4937"/>
        <w:bookmarkStart w:id="698" w:name="_Toc11244"/>
        <w:bookmarkStart w:id="699" w:name="_Toc16852"/>
        <w:bookmarkStart w:id="700" w:name="_Toc1307"/>
        <w:bookmarkStart w:id="701" w:name="_Toc20544"/>
        <w:r>
          <w:rPr>
            <w:rFonts w:hint="eastAsia"/>
            <w:lang w:val="en-US" w:eastAsia="zh-CN"/>
          </w:rPr>
          <w:t>部件</w:t>
        </w:r>
      </w:ins>
      <w:ins w:id="12656" w:author="M00007797" w:date="2023-06-16T14:36:50Z">
        <w:r>
          <w:rPr>
            <w:rFonts w:hint="eastAsia"/>
            <w:lang w:val="en-US" w:eastAsia="zh-CN"/>
          </w:rPr>
          <w:t>清单</w:t>
        </w:r>
        <w:bookmarkEnd w:id="695"/>
        <w:bookmarkEnd w:id="696"/>
        <w:bookmarkEnd w:id="697"/>
        <w:bookmarkEnd w:id="698"/>
        <w:bookmarkEnd w:id="699"/>
        <w:bookmarkEnd w:id="700"/>
        <w:bookmarkEnd w:id="701"/>
      </w:ins>
    </w:p>
    <w:tbl>
      <w:tblPr>
        <w:tblStyle w:val="88"/>
        <w:tblW w:w="9262" w:type="dxa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  <w:tblPrChange w:id="12657" w:author="M00007797" w:date="2023-06-16T14:52:10Z">
          <w:tblPr>
            <w:tblStyle w:val="88"/>
            <w:tblW w:w="9262" w:type="dxa"/>
            <w:tblInd w:w="0" w:type="dxa"/>
            <w:tblBorders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insideH w:val="none" w:color="auto" w:sz="0" w:space="0"/>
              <w:insideV w:val="none" w:color="auto" w:sz="0" w:space="0"/>
            </w:tblBorders>
            <w:shd w:val="clear" w:color="auto" w:fill="auto"/>
            <w:tblLayout w:type="fixed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2286"/>
        <w:gridCol w:w="1275"/>
        <w:gridCol w:w="5701"/>
        <w:tblGridChange w:id="12658">
          <w:tblGrid>
            <w:gridCol w:w="441"/>
            <w:gridCol w:w="1845"/>
            <w:gridCol w:w="441"/>
            <w:gridCol w:w="1275"/>
            <w:gridCol w:w="5701"/>
          </w:tblGrid>
        </w:tblGridChange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660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290" w:hRule="atLeast"/>
          <w:jc w:val="center"/>
          <w:ins w:id="12659" w:author="M00007797" w:date="2023-06-16T14:51:55Z"/>
          <w:trPrChange w:id="12660" w:author="M00007797" w:date="2023-06-16T14:52:10Z">
            <w:trPr>
              <w:gridBefore w:val="1"/>
              <w:wBefore w:w="441" w:type="dxa"/>
              <w:trHeight w:val="290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auto" w:sz="4" w:space="0"/>
              <w:right w:val="single" w:color="000000" w:sz="4" w:space="0"/>
            </w:tcBorders>
            <w:shd w:val="clear" w:color="auto" w:fill="auto"/>
            <w:vAlign w:val="top"/>
            <w:tcPrChange w:id="12661" w:author="M00007797" w:date="2023-06-16T14:52:10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single" w:color="auto" w:sz="4" w:space="0"/>
                  <w:right w:val="single" w:color="000000" w:sz="4" w:space="0"/>
                </w:tcBorders>
                <w:shd w:val="clear" w:color="auto" w:fill="auto"/>
                <w:vAlign w:val="top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ins w:id="12663" w:author="M00007797" w:date="2023-06-16T14:51:55Z"/>
                <w:rFonts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  <w:pPrChange w:id="12662" w:author="M00032937" w:date="2024-06-28T10:28:06Z">
                <w:pPr>
                  <w:keepNext w:val="0"/>
                  <w:keepLines w:val="0"/>
                  <w:widowControl/>
                  <w:suppressLineNumbers w:val="0"/>
                  <w:jc w:val="both"/>
                  <w:textAlignment w:val="top"/>
                </w:pPr>
              </w:pPrChange>
            </w:pPr>
            <w:ins w:id="12664" w:author="M00007797" w:date="2023-06-16T14:51:55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部件名称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2665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667" w:author="M00007797" w:date="2023-06-16T14:51:55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  <w:pPrChange w:id="12666" w:author="M00032937" w:date="2024-06-28T10:28:06Z">
                <w:pPr>
                  <w:keepNext w:val="0"/>
                  <w:keepLines w:val="0"/>
                  <w:widowControl/>
                  <w:suppressLineNumbers w:val="0"/>
                  <w:jc w:val="left"/>
                  <w:textAlignment w:val="center"/>
                </w:pPr>
              </w:pPrChange>
            </w:pPr>
            <w:ins w:id="12668" w:author="M00007797" w:date="2023-06-16T14:51:55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物料编码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669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671" w:author="M00007797" w:date="2023-06-16T14:51:55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  <w:pPrChange w:id="12670" w:author="M00032937" w:date="2024-06-28T10:28:06Z">
                <w:pPr>
                  <w:keepNext w:val="0"/>
                  <w:keepLines w:val="0"/>
                  <w:widowControl/>
                  <w:suppressLineNumbers w:val="0"/>
                  <w:jc w:val="left"/>
                  <w:textAlignment w:val="center"/>
                </w:pPr>
              </w:pPrChange>
            </w:pPr>
            <w:ins w:id="12672" w:author="M00007797" w:date="2023-06-16T14:51:55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物料规格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674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290" w:hRule="atLeast"/>
          <w:jc w:val="center"/>
          <w:ins w:id="12673" w:author="M00007797" w:date="2023-06-16T14:51:55Z"/>
          <w:trPrChange w:id="12674" w:author="M00007797" w:date="2023-06-16T14:52:10Z">
            <w:trPr>
              <w:gridBefore w:val="1"/>
              <w:wBefore w:w="441" w:type="dxa"/>
              <w:trHeight w:val="290" w:hRule="atLeast"/>
            </w:trPr>
          </w:trPrChange>
        </w:trPr>
        <w:tc>
          <w:tcPr>
            <w:tcW w:w="22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2675" w:author="M00007797" w:date="2023-06-16T14:52:10Z">
              <w:tcPr>
                <w:tcW w:w="2286" w:type="dxa"/>
                <w:gridSpan w:val="2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676" w:author="M00007797" w:date="2023-06-16T14:51:55Z"/>
                <w:rFonts w:hint="eastAsia"/>
                <w:color w:val="auto"/>
              </w:rPr>
            </w:pPr>
            <w:ins w:id="12677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主控板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auto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2678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auto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679" w:author="M00007797" w:date="2023-06-16T14:51:55Z"/>
                <w:rFonts w:hint="eastAsia"/>
                <w:color w:val="auto"/>
                <w:highlight w:val="none"/>
              </w:rPr>
            </w:pPr>
            <w:ins w:id="12680" w:author="M00007797" w:date="2023-06-16T14:54:13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Y103150148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  <w:tcPrChange w:id="12681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bottom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682" w:author="M00007797" w:date="2023-06-16T14:51:55Z"/>
                <w:rFonts w:hint="eastAsia"/>
                <w:color w:val="auto"/>
              </w:rPr>
            </w:pPr>
            <w:ins w:id="12683" w:author="M00007797" w:date="2023-06-16T14:54:19Z">
              <w:r>
                <w:rPr>
                  <w:rFonts w:hint="eastAsia"/>
                  <w:color w:val="auto"/>
                  <w:lang w:val="en-US" w:eastAsia="zh-CN"/>
                </w:rPr>
                <w:t>主控板/MA03A-2/220V/红星辰/64k芯片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685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290" w:hRule="atLeast"/>
          <w:jc w:val="center"/>
          <w:ins w:id="12684" w:author="M00007797" w:date="2023-06-16T14:51:55Z"/>
          <w:trPrChange w:id="12685" w:author="M00007797" w:date="2023-06-16T14:52:10Z">
            <w:trPr>
              <w:gridBefore w:val="1"/>
              <w:wBefore w:w="441" w:type="dxa"/>
              <w:trHeight w:val="290" w:hRule="atLeast"/>
            </w:trPr>
          </w:trPrChange>
        </w:trPr>
        <w:tc>
          <w:tcPr>
            <w:tcW w:w="22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2686" w:author="M00007797" w:date="2023-06-16T14:52:10Z">
              <w:tcPr>
                <w:tcW w:w="2286" w:type="dxa"/>
                <w:gridSpan w:val="2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687" w:author="M00007797" w:date="2023-06-16T14:51:55Z"/>
                <w:rFonts w:hint="default"/>
                <w:color w:val="auto"/>
                <w:lang w:val="en-US" w:eastAsia="zh-CN"/>
              </w:rPr>
            </w:pPr>
            <w:ins w:id="12688" w:author="M00007797" w:date="2023-06-16T14:54:59Z">
              <w:r>
                <w:rPr>
                  <w:rFonts w:hint="eastAsia"/>
                  <w:color w:val="auto"/>
                  <w:lang w:val="en-US" w:eastAsia="zh-CN"/>
                </w:rPr>
                <w:t>高速</w:t>
              </w:r>
            </w:ins>
            <w:ins w:id="12689" w:author="M00007797" w:date="2023-06-16T14:55:01Z">
              <w:r>
                <w:rPr>
                  <w:rFonts w:hint="eastAsia"/>
                  <w:color w:val="auto"/>
                  <w:lang w:val="en-US" w:eastAsia="zh-CN"/>
                </w:rPr>
                <w:t>风机</w:t>
              </w:r>
            </w:ins>
            <w:ins w:id="12690" w:author="M00007797" w:date="2023-06-16T14:55:06Z">
              <w:r>
                <w:rPr>
                  <w:rFonts w:hint="eastAsia"/>
                  <w:color w:val="auto"/>
                  <w:lang w:val="en-US" w:eastAsia="zh-CN"/>
                </w:rPr>
                <w:t>驱动</w:t>
              </w:r>
            </w:ins>
            <w:ins w:id="12691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板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auto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2692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auto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693" w:author="M00007797" w:date="2023-06-16T14:51:55Z"/>
                <w:rFonts w:hint="eastAsia"/>
                <w:color w:val="auto"/>
                <w:highlight w:val="none"/>
                <w:lang w:val="en-US" w:eastAsia="zh-CN"/>
              </w:rPr>
            </w:pPr>
            <w:ins w:id="12694" w:author="M00007797" w:date="2023-06-16T14:55:1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Y103150135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695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696" w:author="M00007797" w:date="2023-06-16T14:51:55Z"/>
                <w:rFonts w:hint="eastAsia"/>
                <w:color w:val="auto"/>
                <w:lang w:val="en-US" w:eastAsia="zh-CN"/>
              </w:rPr>
            </w:pPr>
            <w:ins w:id="12697" w:author="M00007797" w:date="2023-06-16T14:55:25Z">
              <w:r>
                <w:rPr>
                  <w:rFonts w:hint="eastAsia"/>
                  <w:color w:val="auto"/>
                  <w:lang w:val="en-US" w:eastAsia="zh-CN"/>
                </w:rPr>
                <w:t>主控板/TL-YH/220V/红星辰/高速风机驱动板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  <w:jc w:val="center"/>
          <w:ins w:id="12698" w:author="M00007797" w:date="2023-06-16T14:54:47Z"/>
        </w:trPr>
        <w:tc>
          <w:tcPr>
            <w:tcW w:w="22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699" w:author="M00007797" w:date="2023-06-16T14:54:47Z"/>
                <w:rFonts w:hint="default"/>
                <w:color w:val="auto"/>
                <w:lang w:val="en-US" w:eastAsia="zh-CN"/>
              </w:rPr>
            </w:pPr>
            <w:ins w:id="12700" w:author="M00007797" w:date="2023-06-16T14:55:41Z">
              <w:r>
                <w:rPr>
                  <w:rFonts w:hint="eastAsia"/>
                  <w:color w:val="auto"/>
                  <w:lang w:val="en-US" w:eastAsia="zh-CN"/>
                </w:rPr>
                <w:t>转接板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auto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701" w:author="M00007797" w:date="2023-06-16T14:54:47Z"/>
                <w:rFonts w:hint="eastAsia"/>
                <w:color w:val="auto"/>
                <w:highlight w:val="none"/>
                <w:lang w:val="en-US" w:eastAsia="zh-CN"/>
              </w:rPr>
            </w:pPr>
            <w:ins w:id="12702" w:author="M00007797" w:date="2023-06-16T14:55:49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Y103150136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703" w:author="M00007797" w:date="2023-06-16T14:54:47Z"/>
                <w:rFonts w:hint="eastAsia"/>
                <w:color w:val="auto"/>
                <w:lang w:val="en-US" w:eastAsia="zh-CN"/>
              </w:rPr>
            </w:pPr>
            <w:ins w:id="12704" w:author="M00007797" w:date="2023-06-16T14:55:56Z">
              <w:r>
                <w:rPr>
                  <w:rFonts w:hint="eastAsia"/>
                  <w:color w:val="auto"/>
                  <w:lang w:val="en-US" w:eastAsia="zh-CN"/>
                </w:rPr>
                <w:t>主控板/WBA9/220V/红星辰/转接板/HDZ7021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706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580" w:hRule="atLeast"/>
          <w:jc w:val="center"/>
          <w:ins w:id="12705" w:author="M00007797" w:date="2023-06-16T14:51:55Z"/>
          <w:trPrChange w:id="12706" w:author="M00007797" w:date="2023-06-16T14:52:10Z">
            <w:trPr>
              <w:gridBefore w:val="1"/>
              <w:wBefore w:w="441" w:type="dxa"/>
              <w:trHeight w:val="580" w:hRule="atLeast"/>
            </w:trPr>
          </w:trPrChange>
        </w:trPr>
        <w:tc>
          <w:tcPr>
            <w:tcW w:w="2286" w:type="dxa"/>
            <w:tcBorders>
              <w:top w:val="single" w:color="auto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707" w:author="M00007797" w:date="2023-06-16T14:52:10Z">
              <w:tcPr>
                <w:tcW w:w="2286" w:type="dxa"/>
                <w:gridSpan w:val="2"/>
                <w:tcBorders>
                  <w:top w:val="single" w:color="auto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708" w:author="M00007797" w:date="2023-06-16T14:51:55Z"/>
                <w:rFonts w:hint="eastAsia"/>
                <w:color w:val="auto"/>
              </w:rPr>
            </w:pPr>
            <w:ins w:id="12709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进水电磁减压阀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2710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711" w:author="M00007797" w:date="2023-06-16T14:51:55Z"/>
                <w:rFonts w:hint="eastAsia"/>
                <w:color w:val="auto"/>
                <w:highlight w:val="none"/>
              </w:rPr>
            </w:pPr>
            <w:ins w:id="12712" w:author="M00007797" w:date="2023-06-16T14:56:26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Y103060058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713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714" w:author="M00007797" w:date="2023-06-16T14:51:55Z"/>
                <w:rFonts w:hint="eastAsia"/>
                <w:color w:val="auto"/>
              </w:rPr>
            </w:pPr>
            <w:ins w:id="12715" w:author="M00007797" w:date="2023-06-16T14:56:34Z">
              <w:r>
                <w:rPr>
                  <w:rFonts w:hint="eastAsia"/>
                  <w:color w:val="auto"/>
                  <w:lang w:val="en-US" w:eastAsia="zh-CN"/>
                </w:rPr>
                <w:t>电磁阀/电磁减压一体阀/CW-SP5-8/12V/津达/电磁阀流量计入水温分开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717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290" w:hRule="atLeast"/>
          <w:jc w:val="center"/>
          <w:ins w:id="12716" w:author="M00007797" w:date="2023-06-16T14:51:55Z"/>
          <w:trPrChange w:id="12717" w:author="M00007797" w:date="2023-06-16T14:52:10Z">
            <w:trPr>
              <w:gridBefore w:val="1"/>
              <w:wBefore w:w="441" w:type="dxa"/>
              <w:trHeight w:val="290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718" w:author="M00007797" w:date="2023-06-16T14:52:10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719" w:author="M00007797" w:date="2023-06-16T14:51:55Z"/>
                <w:rFonts w:hint="eastAsia"/>
                <w:color w:val="auto"/>
              </w:rPr>
            </w:pPr>
            <w:ins w:id="12720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按键板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2721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722" w:author="M00007797" w:date="2023-06-16T14:51:55Z"/>
                <w:rFonts w:hint="eastAsia"/>
                <w:color w:val="auto"/>
              </w:rPr>
            </w:pPr>
            <w:ins w:id="12723" w:author="M00007797" w:date="2023-06-16T14:57:02Z">
              <w:r>
                <w:rPr>
                  <w:rFonts w:hint="eastAsia"/>
                  <w:color w:val="auto"/>
                  <w:lang w:val="en-US" w:eastAsia="zh-CN"/>
                </w:rPr>
                <w:t>Y103160116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724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725" w:author="M00007797" w:date="2023-06-16T14:51:55Z"/>
                <w:rFonts w:hint="eastAsia"/>
                <w:color w:val="auto"/>
              </w:rPr>
            </w:pPr>
            <w:ins w:id="12726" w:author="M00007797" w:date="2023-06-16T14:57:11Z">
              <w:r>
                <w:rPr>
                  <w:rFonts w:hint="eastAsia"/>
                  <w:color w:val="auto"/>
                  <w:lang w:val="en-US" w:eastAsia="zh-CN"/>
                </w:rPr>
                <w:t>小板/侧面按键组件/HDZ7021/26AWG/350mm/红星辰/7PIN 黑色/两按键/JAW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728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290" w:hRule="atLeast"/>
          <w:jc w:val="center"/>
          <w:ins w:id="12727" w:author="M00007797" w:date="2023-06-16T14:51:55Z"/>
          <w:trPrChange w:id="12728" w:author="M00007797" w:date="2023-06-16T14:52:10Z">
            <w:trPr>
              <w:gridBefore w:val="1"/>
              <w:wBefore w:w="441" w:type="dxa"/>
              <w:trHeight w:val="290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729" w:author="M00007797" w:date="2023-06-16T14:52:10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730" w:author="M00007797" w:date="2023-06-16T14:51:55Z"/>
                <w:rFonts w:hint="eastAsia"/>
                <w:color w:val="auto"/>
              </w:rPr>
            </w:pPr>
            <w:ins w:id="12731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旋钮板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2732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733" w:author="M00007797" w:date="2023-06-16T14:51:55Z"/>
                <w:rFonts w:hint="eastAsia"/>
                <w:color w:val="auto"/>
                <w:highlight w:val="none"/>
              </w:rPr>
            </w:pPr>
            <w:ins w:id="12734" w:author="M00007797" w:date="2023-06-16T14:57:35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Y103160157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735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736" w:author="M00007797" w:date="2023-06-16T14:51:55Z"/>
                <w:rFonts w:hint="eastAsia"/>
                <w:color w:val="auto"/>
              </w:rPr>
            </w:pPr>
            <w:ins w:id="12737" w:author="M00007797" w:date="2023-06-16T14:57:44Z">
              <w:r>
                <w:rPr>
                  <w:rFonts w:hint="eastAsia"/>
                  <w:color w:val="auto"/>
                  <w:lang w:val="en-US" w:eastAsia="zh-CN"/>
                </w:rPr>
                <w:t>小板/旋钮组件/WBX8-9/冰蓝色/360°/旋钮/前后壳超声波焊接/HDZ7021T/5V供电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739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395" w:hRule="atLeast"/>
          <w:jc w:val="center"/>
          <w:ins w:id="12738" w:author="M00007797" w:date="2023-06-16T14:51:55Z"/>
          <w:trPrChange w:id="12739" w:author="M00007797" w:date="2023-06-16T14:52:10Z">
            <w:trPr>
              <w:gridBefore w:val="1"/>
              <w:wBefore w:w="441" w:type="dxa"/>
              <w:trHeight w:val="395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740" w:author="M00007797" w:date="2023-06-16T14:52:10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741" w:author="M00007797" w:date="2023-06-16T14:51:55Z"/>
                <w:rFonts w:hint="eastAsia"/>
                <w:color w:val="auto"/>
              </w:rPr>
            </w:pPr>
            <w:ins w:id="12742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遥控接收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2743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744" w:author="M00007797" w:date="2023-06-16T14:51:55Z"/>
                <w:rFonts w:hint="eastAsia"/>
                <w:color w:val="auto"/>
                <w:highlight w:val="none"/>
              </w:rPr>
            </w:pPr>
            <w:ins w:id="12745" w:author="M00007797" w:date="2023-06-16T14:58:09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Y103170026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746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747" w:author="M00007797" w:date="2023-06-16T14:51:55Z"/>
                <w:rFonts w:hint="eastAsia"/>
                <w:color w:val="auto"/>
              </w:rPr>
            </w:pPr>
            <w:ins w:id="12748" w:author="M00007797" w:date="2023-06-16T14:58:17Z">
              <w:r>
                <w:rPr>
                  <w:rFonts w:hint="eastAsia"/>
                  <w:color w:val="auto"/>
                  <w:lang w:val="en-US" w:eastAsia="zh-CN"/>
                </w:rPr>
                <w:t>遥控接收板/2.4G/24AWG*3/270mm/红星辰 3pin 绿色/TLW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750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290" w:hRule="atLeast"/>
          <w:jc w:val="center"/>
          <w:ins w:id="12749" w:author="M00007797" w:date="2023-06-16T14:51:55Z"/>
          <w:trPrChange w:id="12750" w:author="M00007797" w:date="2023-06-16T14:52:10Z">
            <w:trPr>
              <w:gridBefore w:val="1"/>
              <w:wBefore w:w="441" w:type="dxa"/>
              <w:trHeight w:val="290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751" w:author="M00007797" w:date="2023-06-16T14:52:10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752" w:author="M00007797" w:date="2023-06-16T14:51:55Z"/>
                <w:rFonts w:hint="eastAsia"/>
                <w:color w:val="auto"/>
              </w:rPr>
            </w:pPr>
            <w:ins w:id="12753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流量计组件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2754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755" w:author="M00007797" w:date="2023-06-16T14:51:55Z"/>
                <w:rFonts w:hint="eastAsia"/>
                <w:color w:val="auto"/>
              </w:rPr>
            </w:pPr>
            <w:ins w:id="12756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/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757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758" w:author="M00007797" w:date="2023-06-16T14:51:55Z"/>
                <w:rFonts w:hint="eastAsia"/>
                <w:color w:val="auto"/>
              </w:rPr>
            </w:pPr>
            <w:ins w:id="12759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/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761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348" w:hRule="atLeast"/>
          <w:jc w:val="center"/>
          <w:ins w:id="12760" w:author="M00007797" w:date="2023-06-16T14:51:55Z"/>
          <w:trPrChange w:id="12761" w:author="M00007797" w:date="2023-06-16T14:52:10Z">
            <w:trPr>
              <w:gridBefore w:val="1"/>
              <w:wBefore w:w="441" w:type="dxa"/>
              <w:trHeight w:val="348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762" w:author="M00007797" w:date="2023-06-16T14:52:10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763" w:author="M00007797" w:date="2023-06-16T14:51:55Z"/>
                <w:rFonts w:hint="eastAsia"/>
                <w:color w:val="auto"/>
              </w:rPr>
            </w:pPr>
            <w:ins w:id="12764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流量计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2765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766" w:author="M00007797" w:date="2023-06-16T14:51:55Z"/>
                <w:rFonts w:hint="eastAsia"/>
                <w:color w:val="auto"/>
              </w:rPr>
            </w:pPr>
            <w:ins w:id="12767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/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768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769" w:author="M00007797" w:date="2023-06-16T14:51:55Z"/>
                <w:rFonts w:hint="default" w:eastAsia="宋体"/>
                <w:color w:val="auto"/>
                <w:lang w:val="en-US" w:eastAsia="zh-CN"/>
              </w:rPr>
            </w:pPr>
            <w:ins w:id="12770" w:author="M00007797" w:date="2023-06-16T14:51:55Z">
              <w:del w:id="12771" w:author="M00032937" w:date="2024-06-26T09:45:13Z">
                <w:r>
                  <w:rPr>
                    <w:rFonts w:hint="default"/>
                    <w:color w:val="auto"/>
                    <w:lang w:val="en-US" w:eastAsia="zh-CN"/>
                  </w:rPr>
                  <w:delText>/</w:delText>
                </w:r>
              </w:del>
            </w:ins>
            <w:ins w:id="12772" w:author="M00032937" w:date="2024-06-26T09:45:17Z">
              <w:r>
                <w:rPr>
                  <w:rFonts w:hint="eastAsia"/>
                  <w:color w:val="auto"/>
                  <w:lang w:val="en-US" w:eastAsia="zh-CN"/>
                </w:rPr>
                <w:t>流量计</w:t>
              </w:r>
            </w:ins>
            <w:ins w:id="12773" w:author="M00032937" w:date="2024-06-26T09:45:18Z">
              <w:r>
                <w:rPr>
                  <w:rFonts w:hint="eastAsia"/>
                  <w:color w:val="auto"/>
                  <w:lang w:val="en-US" w:eastAsia="zh-CN"/>
                </w:rPr>
                <w:t>公式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775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455" w:hRule="atLeast"/>
          <w:jc w:val="center"/>
          <w:ins w:id="12774" w:author="M00007797" w:date="2023-06-16T14:51:55Z"/>
          <w:trPrChange w:id="12775" w:author="M00007797" w:date="2023-06-16T14:52:10Z">
            <w:trPr>
              <w:gridBefore w:val="1"/>
              <w:wBefore w:w="441" w:type="dxa"/>
              <w:trHeight w:val="455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  <w:shd w:val="clear" w:color="auto" w:fill="auto"/>
            <w:vAlign w:val="center"/>
            <w:tcPrChange w:id="12776" w:author="M00007797" w:date="2023-06-16T14:52:10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nil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777" w:author="M00007797" w:date="2023-06-16T14:51:55Z"/>
                <w:rFonts w:hint="eastAsia"/>
                <w:color w:val="auto"/>
              </w:rPr>
            </w:pPr>
            <w:ins w:id="12778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清洗器组件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2779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780" w:author="M00007797" w:date="2023-06-16T14:51:55Z"/>
                <w:rFonts w:hint="eastAsia"/>
                <w:color w:val="auto"/>
                <w:highlight w:val="none"/>
              </w:rPr>
            </w:pPr>
            <w:ins w:id="12781" w:author="M00007797" w:date="2023-06-16T14:58:53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Y207000113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782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783" w:author="M00007797" w:date="2023-06-16T14:51:55Z"/>
                <w:rFonts w:hint="eastAsia"/>
                <w:color w:val="auto"/>
              </w:rPr>
            </w:pPr>
            <w:ins w:id="12784" w:author="M00007797" w:date="2023-06-16T14:59:01Z">
              <w:r>
                <w:rPr>
                  <w:rFonts w:hint="eastAsia"/>
                  <w:color w:val="auto"/>
                  <w:lang w:val="en-US" w:eastAsia="zh-CN"/>
                </w:rPr>
                <w:t>清洗器/HDZ7021/椭圆型弯管清洗器/大扭力DC12V/带紫外线/红星辰/直径3mm硅胶管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786" w:author="M00007797" w:date="2023-06-16T15:04:02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580" w:hRule="atLeast"/>
          <w:jc w:val="center"/>
          <w:ins w:id="12785" w:author="M00007797" w:date="2023-06-16T14:51:55Z"/>
          <w:trPrChange w:id="12786" w:author="M00007797" w:date="2023-06-16T15:04:02Z">
            <w:trPr>
              <w:gridBefore w:val="1"/>
              <w:wBefore w:w="441" w:type="dxa"/>
              <w:trHeight w:val="580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auto" w:sz="4" w:space="0"/>
              <w:right w:val="single" w:color="000000" w:sz="4" w:space="0"/>
            </w:tcBorders>
            <w:shd w:val="clear" w:color="auto" w:fill="auto"/>
            <w:vAlign w:val="center"/>
            <w:tcPrChange w:id="12787" w:author="M00007797" w:date="2023-06-16T15:04:02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nil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788" w:author="M00007797" w:date="2023-06-16T14:51:55Z"/>
                <w:rFonts w:hint="eastAsia"/>
                <w:color w:val="auto"/>
              </w:rPr>
            </w:pPr>
            <w:ins w:id="12789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清洗器电机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auto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2790" w:author="M00007797" w:date="2023-06-16T15:04:02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791" w:author="M00007797" w:date="2023-06-16T14:51:55Z"/>
                <w:rFonts w:hint="eastAsia"/>
                <w:color w:val="auto"/>
                <w:highlight w:val="none"/>
              </w:rPr>
            </w:pPr>
            <w:ins w:id="12792" w:author="M00007797" w:date="2023-06-16T15:01:27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Y103010038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793" w:author="M00007797" w:date="2023-06-16T15:04:02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794" w:author="M00007797" w:date="2023-06-16T14:51:55Z"/>
                <w:rFonts w:hint="eastAsia"/>
                <w:color w:val="auto"/>
              </w:rPr>
            </w:pPr>
            <w:ins w:id="12795" w:author="M00007797" w:date="2023-06-16T15:01:37Z">
              <w:r>
                <w:rPr>
                  <w:rFonts w:hint="eastAsia"/>
                  <w:color w:val="auto"/>
                  <w:lang w:val="en-US" w:eastAsia="zh-CN"/>
                </w:rPr>
                <w:t>电机/清洗器电机/35BYJ46/5pin CWB 白色/UL1061 26AWG/380mm/≥78.4mN·m/19mm/φ3mm/有卡槽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797" w:author="M00007797" w:date="2023-06-16T15:04:02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580" w:hRule="atLeast"/>
          <w:jc w:val="center"/>
          <w:ins w:id="12796" w:author="M00007797" w:date="2023-06-16T14:51:55Z"/>
          <w:trPrChange w:id="12797" w:author="M00007797" w:date="2023-06-16T15:04:02Z">
            <w:trPr>
              <w:gridBefore w:val="1"/>
              <w:wBefore w:w="441" w:type="dxa"/>
              <w:trHeight w:val="580" w:hRule="atLeast"/>
            </w:trPr>
          </w:trPrChange>
        </w:trPr>
        <w:tc>
          <w:tcPr>
            <w:tcW w:w="22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000000" w:sz="4" w:space="0"/>
            </w:tcBorders>
            <w:shd w:val="clear" w:color="auto" w:fill="auto"/>
            <w:vAlign w:val="center"/>
            <w:tcPrChange w:id="12798" w:author="M00007797" w:date="2023-06-16T15:04:02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nil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799" w:author="M00007797" w:date="2023-06-16T14:51:55Z"/>
                <w:rFonts w:hint="default"/>
                <w:color w:val="auto"/>
                <w:lang w:val="en-US" w:eastAsia="zh-CN"/>
              </w:rPr>
            </w:pPr>
            <w:ins w:id="12800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喷头紫外杀菌</w:t>
              </w:r>
            </w:ins>
          </w:p>
        </w:tc>
        <w:tc>
          <w:tcPr>
            <w:tcW w:w="1275" w:type="dxa"/>
            <w:tcBorders>
              <w:top w:val="single" w:color="auto" w:sz="4" w:space="0"/>
              <w:left w:val="single" w:color="000000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tcPrChange w:id="12801" w:author="M00007797" w:date="2023-06-16T15:04:02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802" w:author="M00007797" w:date="2023-06-16T14:51:55Z"/>
                <w:rFonts w:hint="eastAsia"/>
                <w:color w:val="auto"/>
                <w:highlight w:val="none"/>
                <w:lang w:val="en-US" w:eastAsia="zh-CN"/>
              </w:rPr>
            </w:pPr>
            <w:ins w:id="12803" w:author="M00007797" w:date="2023-06-16T15:03:4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Y103300027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auto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804" w:author="M00007797" w:date="2023-06-16T15:04:02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805" w:author="M00007797" w:date="2023-06-16T14:51:55Z"/>
                <w:rFonts w:hint="eastAsia"/>
                <w:color w:val="auto"/>
                <w:lang w:val="en-US" w:eastAsia="zh-CN"/>
              </w:rPr>
            </w:pPr>
            <w:ins w:id="12806" w:author="M00007797" w:date="2023-06-16T15:03:55Z">
              <w:r>
                <w:rPr>
                  <w:rFonts w:hint="eastAsia"/>
                  <w:color w:val="auto"/>
                  <w:lang w:val="en-US" w:eastAsia="zh-CN"/>
                </w:rPr>
                <w:t>杀菌装置/首尔灯珠/270-280/12V/24AWG/450mm/红星辰/自洁口/HDZ7021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808" w:author="M00007797" w:date="2023-06-16T15:04:02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290" w:hRule="atLeast"/>
          <w:jc w:val="center"/>
          <w:ins w:id="12807" w:author="M00007797" w:date="2023-06-16T14:51:55Z"/>
          <w:trPrChange w:id="12808" w:author="M00007797" w:date="2023-06-16T15:04:02Z">
            <w:trPr>
              <w:gridBefore w:val="1"/>
              <w:wBefore w:w="441" w:type="dxa"/>
              <w:trHeight w:val="290" w:hRule="atLeast"/>
            </w:trPr>
          </w:trPrChange>
        </w:trPr>
        <w:tc>
          <w:tcPr>
            <w:tcW w:w="2286" w:type="dxa"/>
            <w:tcBorders>
              <w:top w:val="single" w:color="auto" w:sz="4" w:space="0"/>
              <w:left w:val="single" w:color="000000" w:sz="4" w:space="0"/>
              <w:bottom w:val="nil"/>
              <w:right w:val="single" w:color="000000" w:sz="4" w:space="0"/>
            </w:tcBorders>
            <w:shd w:val="clear" w:color="auto" w:fill="auto"/>
            <w:vAlign w:val="center"/>
            <w:tcPrChange w:id="12809" w:author="M00007797" w:date="2023-06-16T15:04:02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nil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810" w:author="M00007797" w:date="2023-06-16T14:51:55Z"/>
                <w:rFonts w:hint="eastAsia"/>
                <w:color w:val="auto"/>
              </w:rPr>
            </w:pPr>
            <w:ins w:id="12811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水流分配阀</w:t>
              </w:r>
            </w:ins>
          </w:p>
        </w:tc>
        <w:tc>
          <w:tcPr>
            <w:tcW w:w="1275" w:type="dxa"/>
            <w:tcBorders>
              <w:top w:val="single" w:color="auto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2812" w:author="M00007797" w:date="2023-06-16T15:04:02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813" w:author="M00007797" w:date="2023-06-16T14:51:55Z"/>
                <w:rFonts w:hint="eastAsia"/>
                <w:color w:val="auto"/>
                <w:highlight w:val="none"/>
              </w:rPr>
            </w:pPr>
            <w:ins w:id="12814" w:author="M00007797" w:date="2023-06-16T15:04:26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Y211000027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815" w:author="M00007797" w:date="2023-06-16T15:04:02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816" w:author="M00007797" w:date="2023-06-16T14:51:55Z"/>
                <w:rFonts w:hint="eastAsia"/>
                <w:color w:val="auto"/>
              </w:rPr>
            </w:pPr>
            <w:ins w:id="12817" w:author="M00007797" w:date="2023-06-16T15:04:32Z">
              <w:r>
                <w:rPr>
                  <w:rFonts w:hint="eastAsia"/>
                  <w:color w:val="auto"/>
                  <w:lang w:val="en-US" w:eastAsia="zh-CN"/>
                </w:rPr>
                <w:t>水流分配阀/5孔分配阀/320mm/津达白色塑壳/DV12V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819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580" w:hRule="atLeast"/>
          <w:jc w:val="center"/>
          <w:ins w:id="12818" w:author="M00007797" w:date="2023-06-16T14:51:55Z"/>
          <w:trPrChange w:id="12819" w:author="M00007797" w:date="2023-06-16T14:52:10Z">
            <w:trPr>
              <w:gridBefore w:val="1"/>
              <w:wBefore w:w="441" w:type="dxa"/>
              <w:trHeight w:val="580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  <w:shd w:val="clear" w:color="auto" w:fill="auto"/>
            <w:vAlign w:val="center"/>
            <w:tcPrChange w:id="12820" w:author="M00007797" w:date="2023-06-16T14:52:10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nil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821" w:author="M00007797" w:date="2023-06-16T14:51:55Z"/>
                <w:rFonts w:hint="eastAsia"/>
                <w:color w:val="auto"/>
              </w:rPr>
            </w:pPr>
            <w:ins w:id="12822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分配阀电机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2823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824" w:author="M00007797" w:date="2023-06-16T14:51:55Z"/>
                <w:rFonts w:hint="eastAsia"/>
                <w:color w:val="auto"/>
              </w:rPr>
            </w:pPr>
            <w:ins w:id="12825" w:author="M00007797" w:date="2023-06-16T15:04:41Z">
              <w:r>
                <w:rPr>
                  <w:rFonts w:hint="eastAsia"/>
                  <w:color w:val="auto"/>
                  <w:lang w:val="en-US" w:eastAsia="zh-CN"/>
                </w:rPr>
                <w:t>Y103030003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826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827" w:author="M00007797" w:date="2023-06-16T14:51:55Z"/>
                <w:rFonts w:hint="eastAsia"/>
                <w:color w:val="auto"/>
              </w:rPr>
            </w:pPr>
            <w:ins w:id="12828" w:author="M00007797" w:date="2023-06-16T15:04:50Z">
              <w:r>
                <w:rPr>
                  <w:rFonts w:hint="eastAsia"/>
                  <w:color w:val="auto"/>
                  <w:lang w:val="en-US" w:eastAsia="zh-CN"/>
                </w:rPr>
                <w:t>电机/分配阀电机/24BYJ48/5pin 然湖 蓝色/UL1061 26AWG/260mm/≥78.4mN·m/10mm/φ3mm/有卡槽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830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290" w:hRule="atLeast"/>
          <w:jc w:val="center"/>
          <w:ins w:id="12829" w:author="M00007797" w:date="2023-06-16T14:51:55Z"/>
          <w:trPrChange w:id="12830" w:author="M00007797" w:date="2023-06-16T14:52:10Z">
            <w:trPr>
              <w:gridBefore w:val="1"/>
              <w:wBefore w:w="441" w:type="dxa"/>
              <w:trHeight w:val="290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831" w:author="M00007797" w:date="2023-06-16T14:52:10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832" w:author="M00007797" w:date="2023-06-16T14:51:55Z"/>
                <w:rFonts w:hint="eastAsia"/>
                <w:color w:val="auto"/>
              </w:rPr>
            </w:pPr>
            <w:ins w:id="12833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气泵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2834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835" w:author="M00007797" w:date="2023-06-16T14:51:55Z"/>
                <w:rFonts w:hint="eastAsia"/>
                <w:color w:val="auto"/>
              </w:rPr>
            </w:pPr>
            <w:ins w:id="12836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/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837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838" w:author="M00007797" w:date="2023-06-16T14:51:55Z"/>
                <w:rFonts w:hint="eastAsia"/>
                <w:color w:val="auto"/>
              </w:rPr>
            </w:pPr>
            <w:ins w:id="12839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无此功能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841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290" w:hRule="atLeast"/>
          <w:jc w:val="center"/>
          <w:ins w:id="12840" w:author="M00007797" w:date="2023-06-16T14:51:55Z"/>
          <w:trPrChange w:id="12841" w:author="M00007797" w:date="2023-06-16T14:52:10Z">
            <w:trPr>
              <w:gridBefore w:val="1"/>
              <w:wBefore w:w="441" w:type="dxa"/>
              <w:trHeight w:val="290" w:hRule="atLeast"/>
            </w:trPr>
          </w:trPrChange>
        </w:trPr>
        <w:tc>
          <w:tcPr>
            <w:tcW w:w="2286" w:type="dxa"/>
            <w:tcBorders>
              <w:top w:val="nil"/>
              <w:left w:val="single" w:color="000000" w:sz="4" w:space="0"/>
              <w:bottom w:val="single" w:color="auto" w:sz="4" w:space="0"/>
              <w:right w:val="single" w:color="000000" w:sz="4" w:space="0"/>
            </w:tcBorders>
            <w:shd w:val="clear" w:color="auto" w:fill="auto"/>
            <w:vAlign w:val="center"/>
            <w:tcPrChange w:id="12842" w:author="M00007797" w:date="2023-06-16T14:52:10Z">
              <w:tcPr>
                <w:tcW w:w="2286" w:type="dxa"/>
                <w:gridSpan w:val="2"/>
                <w:tcBorders>
                  <w:top w:val="nil"/>
                  <w:left w:val="single" w:color="000000" w:sz="4" w:space="0"/>
                  <w:bottom w:val="single" w:color="auto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843" w:author="M00007797" w:date="2023-06-16T14:51:55Z"/>
                <w:rFonts w:hint="eastAsia"/>
                <w:color w:val="auto"/>
              </w:rPr>
            </w:pPr>
            <w:ins w:id="12844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加热器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2845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846" w:author="M00007797" w:date="2023-06-16T14:51:55Z"/>
                <w:rFonts w:hint="eastAsia"/>
                <w:color w:val="auto"/>
                <w:highlight w:val="none"/>
              </w:rPr>
            </w:pPr>
            <w:ins w:id="12847" w:author="M00007797" w:date="2023-06-16T15:05:30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Y210000087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848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849" w:author="M00007797" w:date="2023-06-16T14:51:55Z"/>
                <w:rFonts w:hint="eastAsia"/>
                <w:color w:val="auto"/>
              </w:rPr>
            </w:pPr>
            <w:ins w:id="12850" w:author="M00007797" w:date="2023-06-16T15:05:37Z">
              <w:r>
                <w:rPr>
                  <w:rFonts w:hint="eastAsia"/>
                  <w:color w:val="auto"/>
                  <w:lang w:val="en-US" w:eastAsia="zh-CN"/>
                </w:rPr>
                <w:t>加热器/单回路瞬间加热器/220V/1400-1600W/2PIN/HDZ7021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852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580" w:hRule="atLeast"/>
          <w:jc w:val="center"/>
          <w:ins w:id="12851" w:author="M00007797" w:date="2023-06-16T14:51:55Z"/>
          <w:trPrChange w:id="12852" w:author="M00007797" w:date="2023-06-16T14:52:10Z">
            <w:trPr>
              <w:gridBefore w:val="1"/>
              <w:wBefore w:w="441" w:type="dxa"/>
              <w:trHeight w:val="580" w:hRule="atLeast"/>
            </w:trPr>
          </w:trPrChange>
        </w:trPr>
        <w:tc>
          <w:tcPr>
            <w:tcW w:w="22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2853" w:author="M00007797" w:date="2023-06-16T14:52:10Z">
              <w:tcPr>
                <w:tcW w:w="2286" w:type="dxa"/>
                <w:gridSpan w:val="2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854" w:author="M00007797" w:date="2023-06-16T14:51:55Z"/>
                <w:rFonts w:hint="eastAsia"/>
                <w:color w:val="auto"/>
              </w:rPr>
            </w:pPr>
            <w:ins w:id="12855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加热器陶瓷管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auto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2856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auto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857" w:author="M00007797" w:date="2023-06-16T14:51:55Z"/>
                <w:rFonts w:hint="eastAsia"/>
                <w:color w:val="auto"/>
                <w:highlight w:val="none"/>
              </w:rPr>
            </w:pPr>
            <w:ins w:id="12858" w:author="M00007797" w:date="2023-06-16T15:05:4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Y103050058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859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860" w:author="M00007797" w:date="2023-06-16T14:51:55Z"/>
                <w:rFonts w:hint="eastAsia"/>
                <w:color w:val="auto"/>
              </w:rPr>
            </w:pPr>
            <w:ins w:id="12861" w:author="M00007797" w:date="2023-06-16T15:06:02Z">
              <w:r>
                <w:rPr>
                  <w:rFonts w:hint="eastAsia"/>
                  <w:color w:val="auto"/>
                  <w:lang w:val="en-US" w:eastAsia="zh-CN"/>
                </w:rPr>
                <w:t>加热器件/陶瓷加热管/220V/1500W/单回路/A端：250旗形端子/B端：VYHP-02V/2线/黑线90mm/黑线220mm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863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90" w:hRule="atLeast"/>
          <w:jc w:val="center"/>
          <w:ins w:id="12862" w:author="M00007797" w:date="2023-06-16T14:51:55Z"/>
          <w:trPrChange w:id="12863" w:author="M00007797" w:date="2023-06-16T14:52:10Z">
            <w:trPr>
              <w:gridBefore w:val="1"/>
              <w:wBefore w:w="441" w:type="dxa"/>
              <w:trHeight w:val="90" w:hRule="atLeast"/>
            </w:trPr>
          </w:trPrChange>
        </w:trPr>
        <w:tc>
          <w:tcPr>
            <w:tcW w:w="2286" w:type="dxa"/>
            <w:tcBorders>
              <w:top w:val="single" w:color="auto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864" w:author="M00007797" w:date="2023-06-16T14:52:10Z">
              <w:tcPr>
                <w:tcW w:w="2286" w:type="dxa"/>
                <w:gridSpan w:val="2"/>
                <w:tcBorders>
                  <w:top w:val="single" w:color="auto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865" w:author="M00007797" w:date="2023-06-16T14:51:55Z"/>
                <w:rFonts w:hint="eastAsia"/>
                <w:color w:val="auto"/>
              </w:rPr>
            </w:pPr>
            <w:ins w:id="12866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烘干组件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2867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868" w:author="M00007797" w:date="2023-06-16T14:51:55Z"/>
                <w:rFonts w:hint="eastAsia"/>
                <w:color w:val="auto"/>
                <w:highlight w:val="none"/>
              </w:rPr>
            </w:pPr>
            <w:ins w:id="12869" w:author="M00007797" w:date="2023-06-16T15:06:29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Y201000078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870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871" w:author="M00007797" w:date="2023-06-16T14:51:55Z"/>
                <w:rFonts w:hint="eastAsia"/>
                <w:color w:val="auto"/>
              </w:rPr>
            </w:pPr>
            <w:ins w:id="12872" w:author="M00007797" w:date="2023-06-16T15:06:41Z">
              <w:r>
                <w:rPr>
                  <w:rFonts w:hint="eastAsia"/>
                  <w:color w:val="auto"/>
                  <w:lang w:val="en-US" w:eastAsia="zh-CN"/>
                </w:rPr>
                <w:t>烘干/HDZ7021/220V/Φ28.8*44.1/红星辰/超强烘干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874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580" w:hRule="atLeast"/>
          <w:jc w:val="center"/>
          <w:ins w:id="12873" w:author="M00007797" w:date="2023-06-16T14:51:55Z"/>
          <w:trPrChange w:id="12874" w:author="M00007797" w:date="2023-06-16T14:52:10Z">
            <w:trPr>
              <w:gridBefore w:val="1"/>
              <w:wBefore w:w="441" w:type="dxa"/>
              <w:trHeight w:val="580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875" w:author="M00007797" w:date="2023-06-16T14:52:10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876" w:author="M00007797" w:date="2023-06-16T14:51:55Z"/>
                <w:rFonts w:hint="eastAsia"/>
                <w:color w:val="auto"/>
              </w:rPr>
            </w:pPr>
            <w:ins w:id="12877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暖风风机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2878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879" w:author="M00007797" w:date="2023-06-16T14:51:55Z"/>
                <w:rFonts w:hint="eastAsia"/>
                <w:color w:val="auto"/>
                <w:highlight w:val="none"/>
              </w:rPr>
            </w:pPr>
            <w:ins w:id="12880" w:author="M00007797" w:date="2023-06-16T15:06:54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Y103080066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881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882" w:author="M00007797" w:date="2023-06-16T15:07:07Z"/>
                <w:rFonts w:hint="eastAsia"/>
                <w:color w:val="auto"/>
                <w:lang w:val="en-US" w:eastAsia="zh-CN"/>
              </w:rPr>
            </w:pPr>
            <w:ins w:id="12883" w:author="M00007797" w:date="2023-06-16T15:07:03Z">
              <w:r>
                <w:rPr>
                  <w:rFonts w:hint="eastAsia"/>
                  <w:color w:val="auto"/>
                  <w:lang w:val="en-US" w:eastAsia="zh-CN"/>
                </w:rPr>
                <w:t>风机/超强风机/∅28.8mm*42mm/100000rpm</w:t>
              </w:r>
            </w:ins>
          </w:p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884" w:author="M00007797" w:date="2023-06-16T14:51:55Z"/>
                <w:rFonts w:hint="eastAsia"/>
                <w:color w:val="auto"/>
              </w:rPr>
            </w:pPr>
            <w:ins w:id="12885" w:author="M00007797" w:date="2023-06-16T15:07:03Z">
              <w:r>
                <w:rPr>
                  <w:rFonts w:hint="eastAsia"/>
                  <w:color w:val="auto"/>
                  <w:lang w:val="en-US" w:eastAsia="zh-CN"/>
                </w:rPr>
                <w:t>/24AWG/180mm/3pin/XH2.5-3P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887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580" w:hRule="atLeast"/>
          <w:jc w:val="center"/>
          <w:ins w:id="12886" w:author="M00007797" w:date="2023-06-16T14:51:55Z"/>
          <w:trPrChange w:id="12887" w:author="M00007797" w:date="2023-06-16T14:52:10Z">
            <w:trPr>
              <w:gridBefore w:val="1"/>
              <w:wBefore w:w="441" w:type="dxa"/>
              <w:trHeight w:val="580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888" w:author="M00007797" w:date="2023-06-16T14:52:10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889" w:author="M00007797" w:date="2023-06-16T14:51:55Z"/>
                <w:rFonts w:hint="eastAsia"/>
                <w:color w:val="auto"/>
              </w:rPr>
            </w:pPr>
            <w:ins w:id="12890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暖风加热丝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2891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892" w:author="M00007797" w:date="2023-06-16T14:51:55Z"/>
                <w:rFonts w:hint="eastAsia"/>
                <w:color w:val="auto"/>
                <w:highlight w:val="none"/>
              </w:rPr>
            </w:pPr>
            <w:ins w:id="12893" w:author="M00007797" w:date="2023-06-16T15:07:1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Y103140027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894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895" w:author="M00007797" w:date="2023-06-16T14:51:55Z"/>
                <w:rFonts w:hint="eastAsia"/>
                <w:color w:val="auto"/>
              </w:rPr>
            </w:pPr>
            <w:ins w:id="12896" w:author="M00007797" w:date="2023-06-16T15:07:27Z">
              <w:r>
                <w:rPr>
                  <w:rFonts w:hint="eastAsia"/>
                  <w:color w:val="auto"/>
                  <w:lang w:val="en-US" w:eastAsia="zh-CN"/>
                </w:rPr>
                <w:t>电热丝框/圆柱形φ40*47/220V/800W/22#高温导线白色/280mm/5557-2R胶壳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898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290" w:hRule="atLeast"/>
          <w:jc w:val="center"/>
          <w:ins w:id="12897" w:author="M00007797" w:date="2023-06-16T14:51:55Z"/>
          <w:trPrChange w:id="12898" w:author="M00007797" w:date="2023-06-16T14:52:10Z">
            <w:trPr>
              <w:gridBefore w:val="1"/>
              <w:wBefore w:w="441" w:type="dxa"/>
              <w:trHeight w:val="290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899" w:author="M00007797" w:date="2023-06-16T14:52:10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00" w:author="M00007797" w:date="2023-06-16T14:51:55Z"/>
                <w:rFonts w:hint="eastAsia"/>
                <w:color w:val="auto"/>
              </w:rPr>
            </w:pPr>
            <w:ins w:id="12901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除臭风机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2902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03" w:author="M00007797" w:date="2023-06-16T14:51:55Z"/>
                <w:rFonts w:hint="eastAsia"/>
                <w:color w:val="auto"/>
                <w:highlight w:val="none"/>
              </w:rPr>
            </w:pPr>
            <w:ins w:id="12904" w:author="M00007797" w:date="2023-06-16T15:08:0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Y103080068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905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06" w:author="M00007797" w:date="2023-06-16T14:51:55Z"/>
                <w:rFonts w:hint="eastAsia"/>
                <w:color w:val="auto"/>
              </w:rPr>
            </w:pPr>
            <w:ins w:id="12907" w:author="M00007797" w:date="2023-06-16T15:08:18Z">
              <w:r>
                <w:rPr>
                  <w:rFonts w:hint="eastAsia"/>
                  <w:color w:val="auto"/>
                  <w:lang w:val="en-US" w:eastAsia="zh-CN"/>
                </w:rPr>
                <w:t>风机/除臭风机/6025/6000转/26AWG散线/530mm/红星辰/橙色2PIN/IP55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909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290" w:hRule="atLeast"/>
          <w:jc w:val="center"/>
          <w:ins w:id="12908" w:author="M00007797" w:date="2023-06-16T14:51:55Z"/>
          <w:trPrChange w:id="12909" w:author="M00007797" w:date="2023-06-16T14:52:10Z">
            <w:trPr>
              <w:gridBefore w:val="1"/>
              <w:wBefore w:w="441" w:type="dxa"/>
              <w:trHeight w:val="290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910" w:author="M00007797" w:date="2023-06-16T14:52:10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11" w:author="M00007797" w:date="2023-06-16T14:51:55Z"/>
                <w:rFonts w:hint="eastAsia"/>
                <w:color w:val="auto"/>
              </w:rPr>
            </w:pPr>
            <w:ins w:id="12912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座圈组件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2913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14" w:author="M00007797" w:date="2023-06-16T14:51:55Z"/>
                <w:rFonts w:hint="eastAsia"/>
                <w:color w:val="auto"/>
                <w:highlight w:val="none"/>
              </w:rPr>
            </w:pPr>
            <w:ins w:id="12915" w:author="M00007797" w:date="2023-06-16T15:08:57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Y203000147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916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17" w:author="M00007797" w:date="2023-06-16T14:51:55Z"/>
                <w:rFonts w:hint="eastAsia"/>
                <w:color w:val="auto"/>
              </w:rPr>
            </w:pPr>
            <w:ins w:id="12918" w:author="M00007797" w:date="2023-06-16T15:09:05Z">
              <w:r>
                <w:rPr>
                  <w:rFonts w:hint="eastAsia"/>
                  <w:color w:val="auto"/>
                  <w:lang w:val="en-US" w:eastAsia="zh-CN"/>
                </w:rPr>
                <w:t>座圈/220V/HDZ7021/摩擦焊/PIM2R/WP068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920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580" w:hRule="atLeast"/>
          <w:jc w:val="center"/>
          <w:ins w:id="12919" w:author="M00007797" w:date="2023-06-16T14:51:55Z"/>
          <w:trPrChange w:id="12920" w:author="M00007797" w:date="2023-06-16T14:52:10Z">
            <w:trPr>
              <w:gridBefore w:val="1"/>
              <w:wBefore w:w="441" w:type="dxa"/>
              <w:trHeight w:val="580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921" w:author="M00007797" w:date="2023-06-16T14:52:10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22" w:author="M00007797" w:date="2023-06-16T14:51:55Z"/>
                <w:rFonts w:hint="eastAsia"/>
                <w:color w:val="auto"/>
              </w:rPr>
            </w:pPr>
            <w:ins w:id="12923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座圈加热铝箔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2924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25" w:author="M00007797" w:date="2023-06-16T14:51:55Z"/>
                <w:rFonts w:hint="eastAsia"/>
                <w:color w:val="auto"/>
                <w:highlight w:val="none"/>
              </w:rPr>
            </w:pPr>
            <w:ins w:id="12926" w:author="M00007797" w:date="2023-06-16T15:09:1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Y103130083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927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28" w:author="M00007797" w:date="2023-06-16T14:51:55Z"/>
                <w:rFonts w:hint="eastAsia"/>
                <w:color w:val="auto"/>
              </w:rPr>
            </w:pPr>
            <w:ins w:id="12929" w:author="M00007797" w:date="2023-06-16T15:09:27Z">
              <w:r>
                <w:rPr>
                  <w:rFonts w:hint="eastAsia"/>
                  <w:color w:val="auto"/>
                  <w:lang w:val="en-US" w:eastAsia="zh-CN"/>
                </w:rPr>
                <w:t>铝箔/HDZ7021/220V/35W/0.5平方/450mm/蓝色/5557-2Y/带接地线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931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580" w:hRule="atLeast"/>
          <w:jc w:val="center"/>
          <w:ins w:id="12930" w:author="M00007797" w:date="2023-06-16T14:51:55Z"/>
          <w:trPrChange w:id="12931" w:author="M00007797" w:date="2023-06-16T14:52:10Z">
            <w:trPr>
              <w:gridBefore w:val="1"/>
              <w:wBefore w:w="441" w:type="dxa"/>
              <w:trHeight w:val="580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932" w:author="M00007797" w:date="2023-06-16T14:52:10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33" w:author="M00007797" w:date="2023-06-16T14:51:55Z"/>
                <w:rFonts w:hint="eastAsia"/>
                <w:color w:val="auto"/>
              </w:rPr>
            </w:pPr>
            <w:ins w:id="12934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着坐传感器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2935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36" w:author="M00007797" w:date="2023-06-16T14:51:55Z"/>
                <w:rFonts w:hint="eastAsia"/>
                <w:color w:val="auto"/>
                <w:highlight w:val="none"/>
              </w:rPr>
            </w:pPr>
            <w:ins w:id="12937" w:author="M00007797" w:date="2023-06-16T15:09:49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Y103100087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938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39" w:author="M00007797" w:date="2023-06-16T14:51:55Z"/>
                <w:rFonts w:hint="eastAsia"/>
                <w:color w:val="auto"/>
              </w:rPr>
            </w:pPr>
            <w:ins w:id="12940" w:author="M00007797" w:date="2023-06-16T15:09:55Z">
              <w:r>
                <w:rPr>
                  <w:rFonts w:hint="eastAsia"/>
                  <w:color w:val="auto"/>
                  <w:lang w:val="en-US" w:eastAsia="zh-CN"/>
                </w:rPr>
                <w:t>传感器/静电传感器/感应距离4-8MM/UL2468、AWG26号线/950mm/合兴 3PIN 黑色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942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580" w:hRule="atLeast"/>
          <w:jc w:val="center"/>
          <w:ins w:id="12941" w:author="M00007797" w:date="2023-06-16T14:51:55Z"/>
          <w:trPrChange w:id="12942" w:author="M00007797" w:date="2023-06-16T14:52:10Z">
            <w:trPr>
              <w:gridBefore w:val="1"/>
              <w:wBefore w:w="441" w:type="dxa"/>
              <w:trHeight w:val="580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943" w:author="M00007797" w:date="2023-06-16T14:52:10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44" w:author="M00007797" w:date="2023-06-16T14:51:55Z"/>
                <w:rFonts w:hint="eastAsia"/>
                <w:color w:val="auto"/>
              </w:rPr>
            </w:pPr>
            <w:ins w:id="12945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夜灯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2946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47" w:author="M00007797" w:date="2023-06-16T14:51:55Z"/>
                <w:rFonts w:hint="eastAsia"/>
                <w:color w:val="auto"/>
                <w:highlight w:val="none"/>
              </w:rPr>
            </w:pPr>
            <w:ins w:id="12948" w:author="M00007797" w:date="2023-06-16T15:10:27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Y103180052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949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50" w:author="M00007797" w:date="2023-06-16T14:51:55Z"/>
                <w:rFonts w:hint="eastAsia"/>
                <w:color w:val="auto"/>
              </w:rPr>
            </w:pPr>
            <w:ins w:id="12951" w:author="M00007797" w:date="2023-06-16T15:10:33Z">
              <w:r>
                <w:rPr>
                  <w:rFonts w:hint="eastAsia"/>
                  <w:color w:val="auto"/>
                  <w:lang w:val="en-US" w:eastAsia="zh-CN"/>
                </w:rPr>
                <w:t>夜灯/白色/UL2468 24AWG*2/450mm/8000~9000K/津达 2pin 绿色/固定孔在底部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953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290" w:hRule="atLeast"/>
          <w:jc w:val="center"/>
          <w:ins w:id="12952" w:author="M00007797" w:date="2023-06-16T14:51:55Z"/>
          <w:trPrChange w:id="12953" w:author="M00007797" w:date="2023-06-16T14:52:10Z">
            <w:trPr>
              <w:gridBefore w:val="1"/>
              <w:wBefore w:w="441" w:type="dxa"/>
              <w:trHeight w:val="290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954" w:author="M00007797" w:date="2023-06-16T14:52:10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55" w:author="M00007797" w:date="2023-06-16T14:51:55Z"/>
                <w:rFonts w:hint="eastAsia"/>
                <w:color w:val="auto"/>
              </w:rPr>
            </w:pPr>
            <w:ins w:id="12956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光敏传感器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2957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58" w:author="M00007797" w:date="2023-06-16T14:51:55Z"/>
                <w:rFonts w:hint="eastAsia"/>
                <w:color w:val="auto"/>
              </w:rPr>
            </w:pPr>
            <w:ins w:id="12959" w:author="M00007797" w:date="2023-06-16T15:10:53Z">
              <w:r>
                <w:rPr>
                  <w:rFonts w:hint="eastAsia"/>
                  <w:color w:val="auto"/>
                  <w:lang w:val="en-US" w:eastAsia="zh-CN"/>
                </w:rPr>
                <w:t>Y103150138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960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61" w:author="M00007797" w:date="2023-06-16T14:51:55Z"/>
                <w:rFonts w:hint="eastAsia"/>
                <w:color w:val="auto"/>
              </w:rPr>
            </w:pPr>
            <w:ins w:id="12962" w:author="M00007797" w:date="2023-06-16T15:11:00Z">
              <w:r>
                <w:rPr>
                  <w:rFonts w:hint="eastAsia"/>
                  <w:color w:val="auto"/>
                  <w:lang w:val="en-US" w:eastAsia="zh-CN"/>
                </w:rPr>
                <w:t>主控板/光感应装置/12V/红星辰/2pin绿色/HDZ7021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964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290" w:hRule="atLeast"/>
          <w:jc w:val="center"/>
          <w:ins w:id="12963" w:author="M00007797" w:date="2023-06-16T14:51:55Z"/>
          <w:trPrChange w:id="12964" w:author="M00007797" w:date="2023-06-16T14:52:10Z">
            <w:trPr>
              <w:gridBefore w:val="1"/>
              <w:wBefore w:w="441" w:type="dxa"/>
              <w:trHeight w:val="290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965" w:author="M00007797" w:date="2023-06-16T14:52:10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66" w:author="M00007797" w:date="2023-06-16T14:51:55Z"/>
                <w:rFonts w:hint="eastAsia"/>
                <w:color w:val="auto"/>
              </w:rPr>
            </w:pPr>
            <w:ins w:id="12967" w:author="M00007797" w:date="2023-06-16T15:11:27Z">
              <w:r>
                <w:rPr>
                  <w:rFonts w:hint="eastAsia"/>
                  <w:color w:val="auto"/>
                  <w:lang w:val="en-US" w:eastAsia="zh-CN"/>
                </w:rPr>
                <w:t>通便</w:t>
              </w:r>
            </w:ins>
            <w:ins w:id="12968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水泵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2969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70" w:author="M00007797" w:date="2023-06-16T14:51:55Z"/>
                <w:rFonts w:hint="eastAsia"/>
                <w:color w:val="auto"/>
              </w:rPr>
            </w:pPr>
            <w:ins w:id="12971" w:author="M00007797" w:date="2023-06-16T15:11:45Z">
              <w:r>
                <w:rPr>
                  <w:rFonts w:hint="eastAsia"/>
                  <w:color w:val="auto"/>
                  <w:lang w:val="en-US" w:eastAsia="zh-CN"/>
                </w:rPr>
                <w:t>Y103230013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972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73" w:author="M00007797" w:date="2023-06-16T14:51:55Z"/>
                <w:rFonts w:hint="eastAsia"/>
                <w:color w:val="auto"/>
              </w:rPr>
            </w:pPr>
            <w:ins w:id="12974" w:author="M00007797" w:date="2023-06-16T15:11:53Z">
              <w:r>
                <w:rPr>
                  <w:rFonts w:hint="eastAsia"/>
                  <w:color w:val="auto"/>
                  <w:lang w:val="en-US" w:eastAsia="zh-CN"/>
                </w:rPr>
                <w:t>水泵/12V/UL2468/24#/红星辰/橡胶固定/HDZ7021通便水泵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  <w:jc w:val="center"/>
          <w:ins w:id="12975" w:author="M00007797" w:date="2023-06-16T15:11:21Z"/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76" w:author="M00007797" w:date="2023-06-16T15:11:21Z"/>
                <w:rFonts w:hint="default"/>
                <w:color w:val="auto"/>
                <w:lang w:val="en-US" w:eastAsia="zh-CN"/>
              </w:rPr>
            </w:pPr>
            <w:ins w:id="12977" w:author="M00007797" w:date="2023-06-16T15:11:32Z">
              <w:r>
                <w:rPr>
                  <w:rFonts w:hint="eastAsia"/>
                  <w:color w:val="auto"/>
                  <w:lang w:val="en-US" w:eastAsia="zh-CN"/>
                </w:rPr>
                <w:t>水泵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78" w:author="M00007797" w:date="2023-06-16T15:11:21Z"/>
                <w:rFonts w:hint="eastAsia"/>
                <w:color w:val="auto"/>
                <w:lang w:val="en-US" w:eastAsia="zh-CN"/>
              </w:rPr>
            </w:pPr>
            <w:ins w:id="12979" w:author="M00007797" w:date="2023-06-16T15:12:02Z">
              <w:r>
                <w:rPr>
                  <w:rFonts w:hint="eastAsia"/>
                  <w:color w:val="auto"/>
                  <w:lang w:val="en-US" w:eastAsia="zh-CN"/>
                </w:rPr>
                <w:t>Y103230014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80" w:author="M00007797" w:date="2023-06-16T15:11:21Z"/>
                <w:rFonts w:hint="eastAsia"/>
                <w:color w:val="auto"/>
                <w:lang w:val="en-US" w:eastAsia="zh-CN"/>
              </w:rPr>
            </w:pPr>
            <w:ins w:id="12981" w:author="M00007797" w:date="2023-06-16T15:12:08Z">
              <w:r>
                <w:rPr>
                  <w:rFonts w:hint="eastAsia"/>
                  <w:color w:val="auto"/>
                  <w:lang w:val="en-US" w:eastAsia="zh-CN"/>
                </w:rPr>
                <w:t>水泵/220V/78W/H03VV-F 2X0.5mm&amp;sup2; 黑色护套线/700mm/480698_AH6白色（带防水塞）/117.5*99.8*144.9/进水D34.5-出水D30/98L/min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983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333" w:hRule="atLeast"/>
          <w:jc w:val="center"/>
          <w:ins w:id="12982" w:author="M00007797" w:date="2023-06-16T14:51:55Z"/>
          <w:trPrChange w:id="12983" w:author="M00007797" w:date="2023-06-16T14:52:10Z">
            <w:trPr>
              <w:gridBefore w:val="1"/>
              <w:wBefore w:w="441" w:type="dxa"/>
              <w:trHeight w:val="333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984" w:author="M00007797" w:date="2023-06-16T14:52:10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85" w:author="M00007797" w:date="2023-06-16T14:51:55Z"/>
                <w:rFonts w:hint="eastAsia"/>
                <w:color w:val="auto"/>
                <w:highlight w:val="none"/>
              </w:rPr>
            </w:pPr>
            <w:ins w:id="12986" w:author="M00007797" w:date="2023-06-16T14:51:55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冲水阀（脉冲或直流）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2987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88" w:author="M00007797" w:date="2023-06-16T14:51:55Z"/>
                <w:rFonts w:hint="eastAsia"/>
                <w:color w:val="auto"/>
                <w:highlight w:val="none"/>
              </w:rPr>
            </w:pPr>
            <w:ins w:id="12989" w:author="M00007797" w:date="2023-06-16T14:51:55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/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990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91" w:author="M00007797" w:date="2023-06-16T14:51:55Z"/>
                <w:rFonts w:hint="eastAsia"/>
                <w:color w:val="auto"/>
                <w:highlight w:val="none"/>
              </w:rPr>
            </w:pPr>
            <w:ins w:id="12992" w:author="M00007797" w:date="2023-06-16T14:51:55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/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994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290" w:hRule="atLeast"/>
          <w:jc w:val="center"/>
          <w:ins w:id="12993" w:author="M00007797" w:date="2023-06-16T14:51:55Z"/>
          <w:trPrChange w:id="12994" w:author="M00007797" w:date="2023-06-16T14:52:10Z">
            <w:trPr>
              <w:gridBefore w:val="1"/>
              <w:wBefore w:w="441" w:type="dxa"/>
              <w:trHeight w:val="290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995" w:author="M00007797" w:date="2023-06-16T14:52:10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96" w:author="M00007797" w:date="2023-06-16T14:51:55Z"/>
                <w:rFonts w:hint="eastAsia"/>
                <w:color w:val="auto"/>
              </w:rPr>
            </w:pPr>
            <w:ins w:id="12997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停电冲水电池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2998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99" w:author="M00007797" w:date="2023-06-16T14:51:55Z"/>
                <w:rFonts w:hint="eastAsia"/>
                <w:color w:val="auto"/>
              </w:rPr>
            </w:pPr>
            <w:ins w:id="13000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/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3001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02" w:author="M00007797" w:date="2023-06-16T14:51:55Z"/>
                <w:rFonts w:hint="eastAsia"/>
                <w:color w:val="auto"/>
              </w:rPr>
            </w:pPr>
            <w:ins w:id="13003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/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3005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290" w:hRule="atLeast"/>
          <w:jc w:val="center"/>
          <w:ins w:id="13004" w:author="M00007797" w:date="2023-06-16T14:51:55Z"/>
          <w:trPrChange w:id="13005" w:author="M00007797" w:date="2023-06-16T14:52:10Z">
            <w:trPr>
              <w:gridBefore w:val="1"/>
              <w:wBefore w:w="441" w:type="dxa"/>
              <w:trHeight w:val="290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3006" w:author="M00007797" w:date="2023-06-16T14:52:10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07" w:author="M00007797" w:date="2023-06-16T14:51:55Z"/>
                <w:rFonts w:hint="eastAsia"/>
                <w:color w:val="auto"/>
              </w:rPr>
            </w:pPr>
            <w:ins w:id="13008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脚踢开关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3009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10" w:author="M00007797" w:date="2023-06-16T14:51:55Z"/>
                <w:rFonts w:hint="eastAsia"/>
                <w:color w:val="auto"/>
              </w:rPr>
            </w:pPr>
            <w:ins w:id="13011" w:author="M00007797" w:date="2023-06-16T15:12:41Z">
              <w:r>
                <w:rPr>
                  <w:rFonts w:hint="eastAsia"/>
                  <w:color w:val="auto"/>
                  <w:lang w:val="en-US" w:eastAsia="zh-CN"/>
                </w:rPr>
                <w:t>Y103120004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3012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13" w:author="M00007797" w:date="2023-06-16T14:51:55Z"/>
                <w:rFonts w:hint="eastAsia"/>
                <w:color w:val="auto"/>
              </w:rPr>
            </w:pPr>
            <w:ins w:id="13014" w:author="M00007797" w:date="2023-06-16T15:12:48Z">
              <w:r>
                <w:rPr>
                  <w:rFonts w:hint="eastAsia"/>
                  <w:color w:val="auto"/>
                  <w:lang w:val="en-US" w:eastAsia="zh-CN"/>
                </w:rPr>
                <w:t>开关类/方形脚踢/1010mm/SUS304/34.8*34.8/HDZ7021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3016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290" w:hRule="atLeast"/>
          <w:jc w:val="center"/>
          <w:ins w:id="13015" w:author="M00007797" w:date="2023-06-16T14:51:55Z"/>
          <w:trPrChange w:id="13016" w:author="M00007797" w:date="2023-06-16T14:52:10Z">
            <w:trPr>
              <w:gridBefore w:val="1"/>
              <w:wBefore w:w="441" w:type="dxa"/>
              <w:trHeight w:val="290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3017" w:author="M00007797" w:date="2023-06-16T14:52:10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18" w:author="M00007797" w:date="2023-06-16T14:51:55Z"/>
                <w:rFonts w:hint="eastAsia"/>
                <w:color w:val="auto"/>
              </w:rPr>
            </w:pPr>
            <w:ins w:id="13019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数码管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3020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21" w:author="M00007797" w:date="2023-06-16T14:51:55Z"/>
                <w:rFonts w:hint="eastAsia"/>
                <w:color w:val="auto"/>
                <w:highlight w:val="none"/>
              </w:rPr>
            </w:pPr>
            <w:ins w:id="13022" w:author="M00007797" w:date="2023-06-16T15:13:10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/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3023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24" w:author="M00007797" w:date="2023-06-16T14:51:55Z"/>
                <w:rFonts w:hint="eastAsia"/>
                <w:color w:val="auto"/>
              </w:rPr>
            </w:pPr>
            <w:ins w:id="13025" w:author="M00007797" w:date="2023-06-16T15:13:12Z">
              <w:r>
                <w:rPr>
                  <w:rFonts w:hint="eastAsia"/>
                  <w:color w:val="auto"/>
                  <w:lang w:val="en-US" w:eastAsia="zh-CN"/>
                </w:rPr>
                <w:t>/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3027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747" w:hRule="atLeast"/>
          <w:jc w:val="center"/>
          <w:ins w:id="13026" w:author="M00007797" w:date="2023-06-16T14:51:55Z"/>
          <w:trPrChange w:id="13027" w:author="M00007797" w:date="2023-06-16T14:52:10Z">
            <w:trPr>
              <w:gridBefore w:val="1"/>
              <w:wBefore w:w="441" w:type="dxa"/>
              <w:trHeight w:val="747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3028" w:author="M00007797" w:date="2023-06-16T14:52:10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29" w:author="M00007797" w:date="2023-06-16T14:51:55Z"/>
                <w:rFonts w:hint="eastAsia"/>
                <w:color w:val="auto"/>
              </w:rPr>
            </w:pPr>
            <w:ins w:id="13030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微波传感器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3031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32" w:author="M00007797" w:date="2023-06-16T14:51:55Z"/>
                <w:rFonts w:hint="eastAsia"/>
                <w:color w:val="auto"/>
                <w:highlight w:val="none"/>
              </w:rPr>
            </w:pPr>
            <w:ins w:id="13033" w:author="M00007797" w:date="2023-06-16T15:13:23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Y103290008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3034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35" w:author="M00007797" w:date="2023-06-16T14:51:55Z"/>
                <w:rFonts w:hint="eastAsia"/>
                <w:color w:val="auto"/>
              </w:rPr>
            </w:pPr>
            <w:ins w:id="13036" w:author="M00007797" w:date="2023-06-16T15:13:42Z">
              <w:r>
                <w:rPr>
                  <w:rFonts w:hint="eastAsia"/>
                  <w:color w:val="auto"/>
                  <w:lang w:val="en-US" w:eastAsia="zh-CN"/>
                </w:rPr>
                <w:t>微波感应器/测速微波/DC12V/AWG26号线/350mm/津达 4pin黑色+2pin紫色/41.3mm* 31.3mm* 7mm/带方向/探测距离2.4m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3038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290" w:hRule="atLeast"/>
          <w:jc w:val="center"/>
          <w:ins w:id="13037" w:author="M00007797" w:date="2023-06-16T14:51:55Z"/>
          <w:trPrChange w:id="13038" w:author="M00007797" w:date="2023-06-16T14:52:10Z">
            <w:trPr>
              <w:gridBefore w:val="1"/>
              <w:wBefore w:w="441" w:type="dxa"/>
              <w:trHeight w:val="290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3039" w:author="M00007797" w:date="2023-06-16T14:52:10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40" w:author="M00007797" w:date="2023-06-16T14:51:55Z"/>
                <w:rFonts w:hint="eastAsia"/>
                <w:color w:val="auto"/>
              </w:rPr>
            </w:pPr>
            <w:ins w:id="13041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自动阻尼驱动板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3042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43" w:author="M00007797" w:date="2023-06-16T14:51:55Z"/>
                <w:rFonts w:hint="eastAsia"/>
                <w:color w:val="auto"/>
                <w:highlight w:val="none"/>
              </w:rPr>
            </w:pPr>
            <w:ins w:id="13044" w:author="M00007797" w:date="2023-06-16T14:51:55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Y103160154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3045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46" w:author="M00007797" w:date="2023-06-16T14:51:55Z"/>
                <w:rFonts w:hint="eastAsia"/>
                <w:color w:val="auto"/>
              </w:rPr>
            </w:pPr>
            <w:ins w:id="13047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小板/阻尼PCB小板/WBZ3-1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3049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290" w:hRule="atLeast"/>
          <w:jc w:val="center"/>
          <w:ins w:id="13048" w:author="M00007797" w:date="2023-06-16T14:51:55Z"/>
          <w:trPrChange w:id="13049" w:author="M00007797" w:date="2023-06-16T14:52:10Z">
            <w:trPr>
              <w:gridBefore w:val="1"/>
              <w:wBefore w:w="441" w:type="dxa"/>
              <w:trHeight w:val="290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3050" w:author="M00007797" w:date="2023-06-16T14:52:10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51" w:author="M00007797" w:date="2023-06-16T14:51:55Z"/>
                <w:rFonts w:hint="default"/>
                <w:color w:val="auto"/>
                <w:lang w:val="en-US" w:eastAsia="zh-CN"/>
              </w:rPr>
            </w:pPr>
            <w:ins w:id="13052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杀菌装置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3053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54" w:author="M00007797" w:date="2023-06-16T14:51:55Z"/>
                <w:rFonts w:hint="eastAsia"/>
                <w:color w:val="auto"/>
                <w:highlight w:val="none"/>
                <w:lang w:val="en-US" w:eastAsia="zh-CN"/>
              </w:rPr>
            </w:pPr>
            <w:ins w:id="13055" w:author="M00007797" w:date="2023-06-16T15:14:03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Y103300022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3056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57" w:author="M00007797" w:date="2023-06-16T14:51:55Z"/>
                <w:rFonts w:hint="eastAsia"/>
                <w:color w:val="auto"/>
                <w:lang w:val="en-US" w:eastAsia="zh-CN"/>
              </w:rPr>
            </w:pPr>
            <w:ins w:id="13058" w:author="M00007797" w:date="2023-06-16T15:14:09Z">
              <w:r>
                <w:rPr>
                  <w:rFonts w:hint="eastAsia"/>
                  <w:color w:val="auto"/>
                  <w:lang w:val="en-US" w:eastAsia="zh-CN"/>
                </w:rPr>
                <w:t>杀菌装置/电解水模块/12V/24#/内连接线100mm/外连接线280mm/红星辰/HDZ7021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3060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290" w:hRule="atLeast"/>
          <w:jc w:val="center"/>
          <w:ins w:id="13059" w:author="M00007797" w:date="2023-06-16T14:51:55Z"/>
          <w:trPrChange w:id="13060" w:author="M00007797" w:date="2023-06-16T14:52:10Z">
            <w:trPr>
              <w:gridBefore w:val="1"/>
              <w:wBefore w:w="441" w:type="dxa"/>
              <w:trHeight w:val="290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3061" w:author="M00007797" w:date="2023-06-16T14:52:10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62" w:author="M00007797" w:date="2023-06-16T14:51:55Z"/>
                <w:rFonts w:hint="eastAsia"/>
                <w:color w:val="auto"/>
              </w:rPr>
            </w:pPr>
            <w:ins w:id="13063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WIFI模块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3064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65" w:author="M00007797" w:date="2023-06-16T14:51:55Z"/>
                <w:rFonts w:hint="eastAsia"/>
                <w:color w:val="auto"/>
              </w:rPr>
            </w:pPr>
            <w:ins w:id="13066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/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3067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68" w:author="M00007797" w:date="2023-06-16T14:51:55Z"/>
                <w:rFonts w:hint="eastAsia"/>
                <w:color w:val="auto"/>
              </w:rPr>
            </w:pPr>
            <w:ins w:id="13069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/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3071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290" w:hRule="atLeast"/>
          <w:jc w:val="center"/>
          <w:ins w:id="13070" w:author="M00007797" w:date="2023-06-16T14:51:55Z"/>
          <w:trPrChange w:id="13071" w:author="M00007797" w:date="2023-06-16T14:52:10Z">
            <w:trPr>
              <w:gridBefore w:val="1"/>
              <w:wBefore w:w="441" w:type="dxa"/>
              <w:trHeight w:val="290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3072" w:author="M00007797" w:date="2023-06-16T14:52:10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73" w:author="M00007797" w:date="2023-06-16T14:51:55Z"/>
                <w:rFonts w:hint="eastAsia"/>
                <w:color w:val="auto"/>
              </w:rPr>
            </w:pPr>
            <w:ins w:id="13074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继电器小板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3075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76" w:author="M00007797" w:date="2023-06-16T14:51:55Z"/>
                <w:rFonts w:hint="eastAsia"/>
                <w:color w:val="auto"/>
              </w:rPr>
            </w:pPr>
            <w:ins w:id="13077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/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3078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79" w:author="M00007797" w:date="2023-06-16T14:51:55Z"/>
                <w:rFonts w:hint="eastAsia"/>
                <w:color w:val="auto"/>
              </w:rPr>
            </w:pPr>
            <w:ins w:id="13080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/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  <w:jc w:val="center"/>
          <w:ins w:id="13081" w:author="M00007797" w:date="2023-06-16T15:14:39Z"/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82" w:author="M00007797" w:date="2023-06-16T15:14:39Z"/>
                <w:rFonts w:hint="default"/>
                <w:color w:val="auto"/>
                <w:lang w:val="en-US" w:eastAsia="zh-CN"/>
              </w:rPr>
            </w:pPr>
            <w:ins w:id="13083" w:author="M00007797" w:date="2023-06-16T15:14:43Z">
              <w:r>
                <w:rPr>
                  <w:rFonts w:hint="eastAsia"/>
                  <w:color w:val="auto"/>
                  <w:lang w:val="en-US" w:eastAsia="zh-CN"/>
                </w:rPr>
                <w:t>阻尼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84" w:author="M00007797" w:date="2023-06-16T15:14:39Z"/>
                <w:rFonts w:hint="eastAsia"/>
                <w:color w:val="auto"/>
                <w:lang w:val="en-US" w:eastAsia="zh-CN"/>
              </w:rPr>
            </w:pPr>
            <w:ins w:id="13085" w:author="M00007797" w:date="2023-06-16T15:14:51Z">
              <w:r>
                <w:rPr>
                  <w:rFonts w:hint="eastAsia"/>
                  <w:color w:val="auto"/>
                  <w:lang w:val="en-US" w:eastAsia="zh-CN"/>
                </w:rPr>
                <w:t>Y103040137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86" w:author="M00007797" w:date="2023-06-16T15:14:39Z"/>
                <w:rFonts w:hint="eastAsia"/>
                <w:color w:val="auto"/>
                <w:lang w:val="en-US" w:eastAsia="zh-CN"/>
              </w:rPr>
            </w:pPr>
            <w:ins w:id="13087" w:author="M00007797" w:date="2023-06-16T15:14:57Z">
              <w:r>
                <w:rPr>
                  <w:rFonts w:hint="eastAsia"/>
                  <w:color w:val="auto"/>
                  <w:lang w:val="en-US" w:eastAsia="zh-CN"/>
                </w:rPr>
                <w:t>阻尼/电动阻尼/左旋/3.2N.M/本体PBT/轴PA6/轴长23.5mm/新电机</w:t>
              </w:r>
            </w:ins>
          </w:p>
        </w:tc>
      </w:tr>
    </w:tbl>
    <w:p>
      <w:pPr>
        <w:pStyle w:val="3"/>
        <w:bidi w:val="0"/>
        <w:rPr>
          <w:ins w:id="13088" w:author="M00007797" w:date="2023-06-16T15:16:10Z"/>
          <w:color w:val="auto"/>
        </w:rPr>
      </w:pPr>
      <w:ins w:id="13089" w:author="M00007797" w:date="2023-06-16T15:16:10Z">
        <w:bookmarkStart w:id="702" w:name="_Toc18206"/>
        <w:bookmarkStart w:id="703" w:name="_Toc21292"/>
        <w:bookmarkStart w:id="704" w:name="_Toc14565"/>
        <w:bookmarkStart w:id="705" w:name="_Toc10479"/>
        <w:bookmarkStart w:id="706" w:name="_Toc8546"/>
        <w:bookmarkStart w:id="707" w:name="_Toc16510"/>
        <w:bookmarkStart w:id="708" w:name="_Toc8330"/>
        <w:bookmarkStart w:id="709" w:name="_Toc31037"/>
        <w:bookmarkStart w:id="710" w:name="_Toc10343"/>
        <w:r>
          <w:rPr>
            <w:rFonts w:hint="eastAsia"/>
            <w:color w:val="auto"/>
            <w:lang w:val="en-US" w:eastAsia="zh-CN"/>
          </w:rPr>
          <w:t>用户操作</w:t>
        </w:r>
        <w:bookmarkEnd w:id="702"/>
        <w:bookmarkEnd w:id="703"/>
        <w:bookmarkEnd w:id="704"/>
        <w:bookmarkEnd w:id="705"/>
        <w:bookmarkEnd w:id="706"/>
        <w:bookmarkEnd w:id="707"/>
        <w:bookmarkEnd w:id="708"/>
        <w:bookmarkEnd w:id="709"/>
      </w:ins>
    </w:p>
    <w:bookmarkEnd w:id="710"/>
    <w:p>
      <w:pPr>
        <w:pStyle w:val="4"/>
        <w:tabs>
          <w:tab w:val="left" w:pos="1134"/>
        </w:tabs>
        <w:rPr>
          <w:ins w:id="13090" w:author="M00007797" w:date="2023-06-16T15:16:26Z"/>
        </w:rPr>
      </w:pPr>
      <w:ins w:id="13091" w:author="M00007797" w:date="2023-06-16T15:16:10Z">
        <w:bookmarkStart w:id="711" w:name="_Toc29240"/>
        <w:bookmarkStart w:id="712" w:name="_Toc1950"/>
        <w:bookmarkStart w:id="713" w:name="_Toc21617"/>
        <w:bookmarkStart w:id="714" w:name="_Toc4863"/>
        <w:bookmarkStart w:id="715" w:name="_Toc24249"/>
        <w:bookmarkStart w:id="716" w:name="_Toc17377"/>
        <w:bookmarkStart w:id="717" w:name="_Toc30974"/>
        <w:bookmarkStart w:id="718" w:name="_Toc29885"/>
        <w:r>
          <w:rPr>
            <w:rFonts w:hint="eastAsia"/>
            <w:color w:val="auto"/>
            <w:highlight w:val="none"/>
          </w:rPr>
          <w:t>遥控器</w:t>
        </w:r>
        <w:bookmarkEnd w:id="711"/>
        <w:bookmarkEnd w:id="712"/>
        <w:bookmarkEnd w:id="713"/>
        <w:bookmarkEnd w:id="714"/>
        <w:bookmarkEnd w:id="715"/>
        <w:bookmarkEnd w:id="716"/>
        <w:bookmarkEnd w:id="717"/>
        <w:bookmarkEnd w:id="718"/>
      </w:ins>
    </w:p>
    <w:p>
      <w:pPr>
        <w:jc w:val="center"/>
        <w:rPr>
          <w:ins w:id="13093" w:author="M00007797" w:date="2023-06-16T15:16:51Z"/>
          <w:rFonts w:hint="eastAsia"/>
          <w:lang w:val="en-US" w:eastAsia="zh-CN"/>
        </w:rPr>
        <w:pPrChange w:id="13092" w:author="M00007797" w:date="2023-06-19T15:31:22Z">
          <w:pPr/>
        </w:pPrChange>
      </w:pPr>
      <w:ins w:id="13094" w:author="M00007797" w:date="2023-06-16T15:16:51Z">
        <w:r>
          <w:rPr/>
          <w:drawing>
            <wp:inline distT="0" distB="0" distL="114300" distR="114300">
              <wp:extent cx="1762125" cy="5934075"/>
              <wp:effectExtent l="0" t="0" r="9525" b="3175"/>
              <wp:docPr id="40" name="图片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0" name="图片 1"/>
                      <pic:cNvPicPr>
                        <a:picLocks noChangeAspect="1"/>
                      </pic:cNvPicPr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 rot="16200000">
                        <a:off x="0" y="0"/>
                        <a:ext cx="1762125" cy="59340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>
      <w:pPr>
        <w:rPr>
          <w:ins w:id="13096" w:author="M00007797" w:date="2023-06-16T15:16:51Z"/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tbl>
      <w:tblPr>
        <w:tblStyle w:val="89"/>
        <w:tblW w:w="9893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  <w:tblPrChange w:id="13097" w:author="M00032937" w:date="2024-06-28T10:28:41Z">
          <w:tblPr>
            <w:tblStyle w:val="89"/>
            <w:tblW w:w="8915" w:type="dxa"/>
            <w:jc w:val="center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fixed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1546"/>
        <w:gridCol w:w="1789"/>
        <w:gridCol w:w="1741"/>
        <w:gridCol w:w="4817"/>
        <w:tblGridChange w:id="13098">
          <w:tblGrid>
            <w:gridCol w:w="1003"/>
            <w:gridCol w:w="1354"/>
            <w:gridCol w:w="1741"/>
            <w:gridCol w:w="4817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3100" w:author="M00032937" w:date="2024-06-28T10:28:4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536" w:hRule="exact"/>
          <w:jc w:val="center"/>
          <w:ins w:id="13099" w:author="M00007797" w:date="2023-06-16T15:16:51Z"/>
          <w:trPrChange w:id="13100" w:author="M00032937" w:date="2024-06-28T10:28:41Z">
            <w:trPr>
              <w:trHeight w:val="956" w:hRule="exact"/>
              <w:jc w:val="center"/>
            </w:trPr>
          </w:trPrChange>
        </w:trPr>
        <w:tc>
          <w:tcPr>
            <w:tcW w:w="15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101" w:author="M00032937" w:date="2024-06-28T10:28:41Z">
              <w:tcPr>
                <w:tcW w:w="100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103" w:author="M00007797" w:date="2023-06-16T15:16:51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  <w:pPrChange w:id="13102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104" w:author="M00007797" w:date="2023-06-16T15:16:51Z">
              <w:r>
                <w:rPr>
                  <w:rFonts w:hint="eastAsia"/>
                  <w:color w:val="000000" w:themeColor="text1"/>
                  <w:u w:val="none"/>
                  <w14:textFill>
                    <w14:solidFill>
                      <w14:schemeClr w14:val="tx1"/>
                    </w14:solidFill>
                  </w14:textFill>
                </w:rPr>
                <w:t>序号</w:t>
              </w:r>
            </w:ins>
          </w:p>
        </w:tc>
        <w:tc>
          <w:tcPr>
            <w:tcW w:w="17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105" w:author="M00032937" w:date="2024-06-28T10:28:41Z">
              <w:tcPr>
                <w:tcW w:w="13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107" w:author="M00007797" w:date="2023-06-16T15:16:51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  <w:pPrChange w:id="13106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108" w:author="M00007797" w:date="2023-06-16T15:16:51Z">
              <w:r>
                <w:rPr>
                  <w:rFonts w:hint="eastAsia"/>
                  <w:color w:val="000000" w:themeColor="text1"/>
                  <w:u w:val="none"/>
                  <w14:textFill>
                    <w14:solidFill>
                      <w14:schemeClr w14:val="tx1"/>
                    </w14:solidFill>
                  </w14:textFill>
                </w:rPr>
                <w:t>按键名称</w:t>
              </w:r>
            </w:ins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109" w:author="M00032937" w:date="2024-06-28T10:28:41Z">
              <w:tcPr>
                <w:tcW w:w="1741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111" w:author="M00007797" w:date="2023-06-16T15:16:51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  <w:pPrChange w:id="13110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112" w:author="M00007797" w:date="2023-06-16T15:16:51Z">
              <w:r>
                <w:rPr>
                  <w:rFonts w:hint="eastAsia"/>
                  <w:color w:val="000000" w:themeColor="text1"/>
                  <w:u w:val="none"/>
                  <w14:textFill>
                    <w14:solidFill>
                      <w14:schemeClr w14:val="tx1"/>
                    </w14:solidFill>
                  </w14:textFill>
                </w:rPr>
                <w:t>图标</w:t>
              </w:r>
            </w:ins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113" w:author="M00032937" w:date="2024-06-28T10:28:41Z">
              <w:tcPr>
                <w:tcW w:w="4817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115" w:author="M00007797" w:date="2023-06-16T15:16:51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  <w:pPrChange w:id="13114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116" w:author="M00007797" w:date="2023-06-16T15:16:51Z">
              <w:r>
                <w:rPr>
                  <w:rFonts w:hint="eastAsia"/>
                  <w:color w:val="000000" w:themeColor="text1"/>
                  <w:u w:val="none"/>
                  <w14:textFill>
                    <w14:solidFill>
                      <w14:schemeClr w14:val="tx1"/>
                    </w14:solidFill>
                  </w14:textFill>
                </w:rPr>
                <w:t>功能描述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3118" w:author="M00032937" w:date="2024-06-28T10:28:4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56" w:hRule="exact"/>
          <w:jc w:val="center"/>
          <w:ins w:id="13117" w:author="M00007797" w:date="2023-06-16T15:16:51Z"/>
          <w:trPrChange w:id="13118" w:author="M00032937" w:date="2024-06-28T10:28:41Z">
            <w:trPr>
              <w:jc w:val="center"/>
            </w:trPr>
          </w:trPrChange>
        </w:trPr>
        <w:tc>
          <w:tcPr>
            <w:tcW w:w="15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119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121" w:author="M00007797" w:date="2023-06-16T15:16:51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  <w:pPrChange w:id="13120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122" w:author="M00007797" w:date="2023-06-16T15:16:51Z">
              <w:r>
                <w:rPr>
                  <w:rFonts w:hint="eastAsia"/>
                  <w:color w:val="000000" w:themeColor="text1"/>
                  <w:u w:val="none"/>
                  <w14:textFill>
                    <w14:solidFill>
                      <w14:schemeClr w14:val="tx1"/>
                    </w14:solidFill>
                  </w14:textFill>
                </w:rPr>
                <w:t>1</w:t>
              </w:r>
            </w:ins>
          </w:p>
        </w:tc>
        <w:tc>
          <w:tcPr>
            <w:tcW w:w="17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123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125" w:author="M00007797" w:date="2023-06-16T15:16:51Z"/>
                <w:rFonts w:hint="eastAsia" w:eastAsia="宋体"/>
                <w:color w:val="000000" w:themeColor="text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124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left"/>
                </w:pPr>
              </w:pPrChange>
            </w:pPr>
            <w:ins w:id="13126" w:author="M00007797" w:date="2023-06-16T15:16:51Z">
              <w:r>
                <w:rPr>
                  <w:rFonts w:hint="eastAsia"/>
                  <w:color w:val="000000" w:themeColor="text1"/>
                  <w:u w:val="none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灯光</w:t>
              </w:r>
            </w:ins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127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129" w:author="M00007797" w:date="2023-06-16T15:16:51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  <w:pPrChange w:id="13128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130" w:author="M00007797" w:date="2023-06-16T15:16:51Z">
              <w:r>
                <w:rPr/>
                <w:drawing>
                  <wp:inline distT="0" distB="0" distL="114300" distR="114300">
                    <wp:extent cx="333375" cy="381000"/>
                    <wp:effectExtent l="0" t="0" r="9525" b="0"/>
                    <wp:docPr id="44" name="图片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44" name="图片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33375" cy="381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132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134" w:author="M00007797" w:date="2023-06-16T15:16:51Z"/>
                <w:rFonts w:hint="eastAsia"/>
                <w:color w:val="000000" w:themeColor="text1"/>
                <w:highlight w:val="none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133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135" w:author="M00007797" w:date="2023-06-16T15:16:51Z">
              <w:r>
                <w:rPr>
                  <w:rFonts w:hint="eastAsia"/>
                  <w:color w:val="000000" w:themeColor="text1"/>
                  <w:highlight w:val="none"/>
                  <w:u w:val="none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短按开关夜灯</w:t>
              </w:r>
            </w:ins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137" w:author="M00007797" w:date="2023-06-16T15:16:51Z"/>
                <w:rFonts w:hint="default"/>
                <w:color w:val="000000" w:themeColor="text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136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138" w:author="M00007797" w:date="2023-06-16T15:16:51Z">
              <w:r>
                <w:rPr>
                  <w:rFonts w:hint="eastAsia"/>
                  <w:color w:val="000000" w:themeColor="text1"/>
                  <w:u w:val="none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长按开关座圈氛围灯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3140" w:author="M00032937" w:date="2024-06-28T10:28:4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56" w:hRule="exact"/>
          <w:jc w:val="center"/>
          <w:ins w:id="13139" w:author="M00007797" w:date="2023-06-16T15:16:51Z"/>
          <w:trPrChange w:id="13140" w:author="M00032937" w:date="2024-06-28T10:28:41Z">
            <w:trPr>
              <w:jc w:val="center"/>
            </w:trPr>
          </w:trPrChange>
        </w:trPr>
        <w:tc>
          <w:tcPr>
            <w:tcW w:w="15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141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143" w:author="M00007797" w:date="2023-06-16T15:16:51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  <w:pPrChange w:id="13142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144" w:author="M00007797" w:date="2023-06-16T15:16:51Z">
              <w:r>
                <w:rPr>
                  <w:rFonts w:hint="eastAsia"/>
                  <w:color w:val="000000" w:themeColor="text1"/>
                  <w:u w:val="none"/>
                  <w14:textFill>
                    <w14:solidFill>
                      <w14:schemeClr w14:val="tx1"/>
                    </w14:solidFill>
                  </w14:textFill>
                </w:rPr>
                <w:t>2</w:t>
              </w:r>
            </w:ins>
          </w:p>
        </w:tc>
        <w:tc>
          <w:tcPr>
            <w:tcW w:w="17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145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147" w:author="M00007797" w:date="2023-06-16T15:16:51Z"/>
                <w:rFonts w:hint="eastAsia" w:eastAsia="宋体"/>
                <w:color w:val="000000" w:themeColor="text1"/>
                <w:u w:val="none"/>
                <w:lang w:eastAsia="zh-CN"/>
                <w14:textFill>
                  <w14:solidFill>
                    <w14:schemeClr w14:val="tx1"/>
                  </w14:solidFill>
                </w14:textFill>
              </w:rPr>
              <w:pPrChange w:id="13146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left"/>
                </w:pPr>
              </w:pPrChange>
            </w:pPr>
            <w:ins w:id="13148" w:author="M00007797" w:date="2023-06-16T15:16:51Z">
              <w:r>
                <w:rPr>
                  <w:rFonts w:hint="eastAsia"/>
                  <w:color w:val="000000" w:themeColor="text1"/>
                  <w:u w:val="none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风温</w:t>
              </w:r>
            </w:ins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149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151" w:author="M00007797" w:date="2023-06-16T15:16:51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  <w:pPrChange w:id="13150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152" w:author="M00007797" w:date="2023-06-16T15:16:51Z">
              <w:r>
                <w:rPr/>
                <w:drawing>
                  <wp:inline distT="0" distB="0" distL="114300" distR="114300">
                    <wp:extent cx="314325" cy="495300"/>
                    <wp:effectExtent l="0" t="0" r="3175" b="0"/>
                    <wp:docPr id="45" name="图片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45" name="图片 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14325" cy="495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154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156" w:author="M00007797" w:date="2023-06-16T15:16:51Z"/>
                <w:rFonts w:hint="eastAsia"/>
                <w:color w:val="000000" w:themeColor="text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155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157" w:author="M00007797" w:date="2023-06-16T15:16:51Z">
              <w:r>
                <w:rPr>
                  <w:rFonts w:hint="eastAsia"/>
                  <w:color w:val="000000" w:themeColor="text1"/>
                  <w:u w:val="none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短按调节风温</w:t>
              </w:r>
            </w:ins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159" w:author="M00007797" w:date="2023-06-16T15:16:51Z"/>
                <w:rFonts w:hint="default"/>
                <w:color w:val="000000" w:themeColor="text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158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3161" w:author="M00032937" w:date="2024-06-28T10:28:4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56" w:hRule="exact"/>
          <w:jc w:val="center"/>
          <w:ins w:id="13160" w:author="M00007797" w:date="2023-06-16T15:16:51Z"/>
          <w:trPrChange w:id="13161" w:author="M00032937" w:date="2024-06-28T10:28:41Z">
            <w:trPr>
              <w:jc w:val="center"/>
            </w:trPr>
          </w:trPrChange>
        </w:trPr>
        <w:tc>
          <w:tcPr>
            <w:tcW w:w="15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162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164" w:author="M00007797" w:date="2023-06-16T15:16:51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  <w:pPrChange w:id="13163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165" w:author="M00007797" w:date="2023-06-16T15:16:51Z">
              <w:r>
                <w:rPr>
                  <w:rFonts w:hint="eastAsia"/>
                  <w:color w:val="000000" w:themeColor="text1"/>
                  <w:u w:val="none"/>
                  <w14:textFill>
                    <w14:solidFill>
                      <w14:schemeClr w14:val="tx1"/>
                    </w14:solidFill>
                  </w14:textFill>
                </w:rPr>
                <w:t>3</w:t>
              </w:r>
            </w:ins>
          </w:p>
        </w:tc>
        <w:tc>
          <w:tcPr>
            <w:tcW w:w="17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166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168" w:author="M00007797" w:date="2023-06-16T15:16:51Z"/>
                <w:rFonts w:hint="eastAsia" w:eastAsia="宋体"/>
                <w:color w:val="000000" w:themeColor="text1"/>
                <w:u w:val="none"/>
                <w:lang w:eastAsia="zh-CN"/>
                <w14:textFill>
                  <w14:solidFill>
                    <w14:schemeClr w14:val="tx1"/>
                  </w14:solidFill>
                </w14:textFill>
              </w:rPr>
              <w:pPrChange w:id="13167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left"/>
                </w:pPr>
              </w:pPrChange>
            </w:pPr>
            <w:ins w:id="13169" w:author="M00007797" w:date="2023-06-16T15:16:51Z">
              <w:r>
                <w:rPr>
                  <w:rFonts w:hint="eastAsia"/>
                  <w:color w:val="000000" w:themeColor="text1"/>
                  <w:u w:val="none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座温</w:t>
              </w:r>
            </w:ins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170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172" w:author="M00007797" w:date="2023-06-16T15:16:51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  <w:pPrChange w:id="13171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173" w:author="M00007797" w:date="2023-06-16T15:16:51Z">
              <w:r>
                <w:rPr/>
                <w:drawing>
                  <wp:inline distT="0" distB="0" distL="114300" distR="114300">
                    <wp:extent cx="276225" cy="523875"/>
                    <wp:effectExtent l="0" t="0" r="3175" b="9525"/>
                    <wp:docPr id="51" name="图片 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51" name="图片 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5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76225" cy="5238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175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177" w:author="M00007797" w:date="2023-06-16T15:16:51Z"/>
                <w:rFonts w:hint="eastAsia"/>
                <w:strike w:val="0"/>
                <w:color w:val="000000" w:themeColor="text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176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178" w:author="M00007797" w:date="2023-06-16T15:16:51Z">
              <w:r>
                <w:rPr>
                  <w:rFonts w:hint="eastAsia"/>
                  <w:strike w:val="0"/>
                  <w:color w:val="000000" w:themeColor="text1"/>
                  <w:u w:val="none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短按调节座温</w:t>
              </w:r>
            </w:ins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180" w:author="M00007797" w:date="2023-06-16T15:16:51Z"/>
                <w:rFonts w:hint="default"/>
                <w:strike w:val="0"/>
                <w:color w:val="000000" w:themeColor="text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179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181" w:author="M00007797" w:date="2023-06-16T15:16:51Z">
              <w:r>
                <w:rPr>
                  <w:rFonts w:hint="eastAsia"/>
                  <w:strike w:val="0"/>
                  <w:color w:val="000000" w:themeColor="text1"/>
                  <w:u w:val="none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长按开关四季温感功能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3183" w:author="M00032937" w:date="2024-06-28T10:28:4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56" w:hRule="exact"/>
          <w:jc w:val="center"/>
          <w:ins w:id="13182" w:author="M00007797" w:date="2023-06-16T15:16:51Z"/>
          <w:trPrChange w:id="13183" w:author="M00032937" w:date="2024-06-28T10:28:41Z">
            <w:trPr>
              <w:jc w:val="center"/>
            </w:trPr>
          </w:trPrChange>
        </w:trPr>
        <w:tc>
          <w:tcPr>
            <w:tcW w:w="15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184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186" w:author="M00007797" w:date="2023-06-16T15:16:51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  <w:pPrChange w:id="13185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187" w:author="M00007797" w:date="2023-06-16T15:16:51Z">
              <w:r>
                <w:rPr>
                  <w:rFonts w:hint="eastAsia"/>
                  <w:color w:val="000000" w:themeColor="text1"/>
                  <w:u w:val="none"/>
                  <w14:textFill>
                    <w14:solidFill>
                      <w14:schemeClr w14:val="tx1"/>
                    </w14:solidFill>
                  </w14:textFill>
                </w:rPr>
                <w:t>4</w:t>
              </w:r>
            </w:ins>
          </w:p>
        </w:tc>
        <w:tc>
          <w:tcPr>
            <w:tcW w:w="17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188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190" w:author="M00007797" w:date="2023-06-16T15:16:51Z"/>
                <w:rFonts w:hint="eastAsia" w:eastAsia="宋体"/>
                <w:color w:val="000000" w:themeColor="text1"/>
                <w:u w:val="none"/>
                <w:lang w:eastAsia="zh-CN"/>
                <w14:textFill>
                  <w14:solidFill>
                    <w14:schemeClr w14:val="tx1"/>
                  </w14:solidFill>
                </w14:textFill>
              </w:rPr>
              <w:pPrChange w:id="13189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left"/>
                </w:pPr>
              </w:pPrChange>
            </w:pPr>
            <w:ins w:id="13191" w:author="M00007797" w:date="2023-06-16T15:16:51Z">
              <w:r>
                <w:rPr>
                  <w:rFonts w:hint="eastAsia"/>
                  <w:color w:val="000000" w:themeColor="text1"/>
                  <w:u w:val="none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水温</w:t>
              </w:r>
            </w:ins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192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194" w:author="M00007797" w:date="2023-06-16T15:16:51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  <w:pPrChange w:id="13193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195" w:author="M00007797" w:date="2023-06-16T15:16:51Z">
              <w:r>
                <w:rPr/>
                <w:drawing>
                  <wp:inline distT="0" distB="0" distL="114300" distR="114300">
                    <wp:extent cx="361950" cy="447675"/>
                    <wp:effectExtent l="0" t="0" r="6350" b="9525"/>
                    <wp:docPr id="53" name="图片 4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53" name="图片 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61950" cy="447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197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199" w:author="M00007797" w:date="2023-06-16T15:16:51Z"/>
                <w:rFonts w:hint="default" w:eastAsia="宋体"/>
                <w:color w:val="000000" w:themeColor="text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198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200" w:author="M00007797" w:date="2023-06-16T15:16:51Z">
              <w:r>
                <w:rPr>
                  <w:rFonts w:hint="eastAsia"/>
                  <w:color w:val="000000" w:themeColor="text1"/>
                  <w:u w:val="none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短按调节水温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3202" w:author="M00032937" w:date="2024-06-28T10:28:4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1601" w:hRule="exact"/>
          <w:jc w:val="center"/>
          <w:ins w:id="13201" w:author="M00007797" w:date="2023-06-16T15:16:51Z"/>
          <w:trPrChange w:id="13202" w:author="M00032937" w:date="2024-06-28T10:28:41Z">
            <w:trPr>
              <w:jc w:val="center"/>
            </w:trPr>
          </w:trPrChange>
        </w:trPr>
        <w:tc>
          <w:tcPr>
            <w:tcW w:w="15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203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205" w:author="M00007797" w:date="2023-06-16T15:16:51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  <w:pPrChange w:id="13204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206" w:author="M00007797" w:date="2023-06-16T15:16:51Z">
              <w:r>
                <w:rPr>
                  <w:rFonts w:hint="eastAsia"/>
                  <w:color w:val="000000" w:themeColor="text1"/>
                  <w:u w:val="none"/>
                  <w14:textFill>
                    <w14:solidFill>
                      <w14:schemeClr w14:val="tx1"/>
                    </w14:solidFill>
                  </w14:textFill>
                </w:rPr>
                <w:t>5</w:t>
              </w:r>
            </w:ins>
          </w:p>
        </w:tc>
        <w:tc>
          <w:tcPr>
            <w:tcW w:w="17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207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209" w:author="M00007797" w:date="2023-06-16T15:16:51Z"/>
                <w:rFonts w:hint="eastAsia" w:eastAsia="宋体"/>
                <w:color w:val="000000" w:themeColor="text1"/>
                <w:u w:val="none"/>
                <w:lang w:eastAsia="zh-CN"/>
                <w14:textFill>
                  <w14:solidFill>
                    <w14:schemeClr w14:val="tx1"/>
                  </w14:solidFill>
                </w14:textFill>
              </w:rPr>
              <w:pPrChange w:id="13208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left"/>
                </w:pPr>
              </w:pPrChange>
            </w:pPr>
            <w:ins w:id="13210" w:author="M00007797" w:date="2023-06-16T15:16:51Z">
              <w:r>
                <w:rPr>
                  <w:rFonts w:hint="eastAsia"/>
                  <w:color w:val="000000" w:themeColor="text1"/>
                  <w:u w:val="none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冲水</w:t>
              </w:r>
            </w:ins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211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213" w:author="M00007797" w:date="2023-06-16T15:16:51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  <w:pPrChange w:id="13212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214" w:author="M00007797" w:date="2023-06-16T15:16:51Z">
              <w:r>
                <w:rPr/>
                <w:drawing>
                  <wp:inline distT="0" distB="0" distL="114300" distR="114300">
                    <wp:extent cx="371475" cy="438150"/>
                    <wp:effectExtent l="0" t="0" r="9525" b="6350"/>
                    <wp:docPr id="54" name="图片 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54" name="图片 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71475" cy="4381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216" w:author="M00032937" w:date="2024-06-28T10:28:41Z"/>
          </w:tcPr>
          <w:p>
            <w:pPr>
              <w:pStyle w:val="18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ins w:id="13218" w:author="M00007797" w:date="2023-06-16T15:16:51Z"/>
                <w:rFonts w:hint="default" w:cs="Times New Roman"/>
                <w:color w:val="000000" w:themeColor="text1"/>
                <w:highlight w:val="none"/>
                <w:u w:val="none"/>
                <w:lang w:val="en-US" w:eastAsia="zh-CN"/>
                <w:rPrChange w:id="13219" w:author="M00007797" w:date="2023-06-19T18:34:49Z">
                  <w:rPr>
                    <w:ins w:id="13220" w:author="M00007797" w:date="2023-06-16T15:16:51Z"/>
                    <w:rFonts w:hint="default" w:cs="Times New Roman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</w:rPrChange>
                <w14:textFill>
                  <w14:solidFill>
                    <w14:schemeClr w14:val="tx1"/>
                  </w14:solidFill>
                </w14:textFill>
              </w:rPr>
              <w:pPrChange w:id="13217" w:author="M00000676" w:date="2023-11-25T16:52:09Z">
                <w:pPr>
                  <w:pStyle w:val="187"/>
                  <w:keepNext w:val="0"/>
                  <w:keepLines w:val="0"/>
                  <w:pageBreakBefore w:val="0"/>
                  <w:widowControl w:val="0"/>
                  <w:kinsoku/>
                  <w:wordWrap/>
                  <w:overflowPunct/>
                  <w:topLinePunct w:val="0"/>
                  <w:autoSpaceDE/>
                  <w:autoSpaceDN/>
                  <w:bidi w:val="0"/>
                  <w:adjustRightInd/>
                  <w:snapToGrid/>
                  <w:ind w:left="0" w:leftChars="0" w:firstLine="0" w:firstLineChars="0"/>
                  <w:jc w:val="both"/>
                  <w:textAlignment w:val="auto"/>
                </w:pPr>
              </w:pPrChange>
            </w:pPr>
            <w:ins w:id="13221" w:author="M00007797" w:date="2023-06-16T15:16:51Z">
              <w:r>
                <w:rPr>
                  <w:rFonts w:hint="eastAsia" w:cs="Times New Roman"/>
                  <w:color w:val="000000" w:themeColor="text1"/>
                  <w:highlight w:val="none"/>
                  <w:u w:val="none"/>
                  <w:lang w:val="en-US" w:eastAsia="zh-CN"/>
                  <w:rPrChange w:id="13222" w:author="M00007797" w:date="2023-06-19T18:34:49Z">
                    <w:rPr>
                      <w:rFonts w:hint="eastAsia" w:cs="Times New Roman"/>
                      <w:color w:val="000000" w:themeColor="text1"/>
                      <w:u w:val="no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rPrChange>
                  <w14:textFill>
                    <w14:solidFill>
                      <w14:schemeClr w14:val="tx1"/>
                    </w14:solidFill>
                  </w14:textFill>
                </w:rPr>
                <w:t>短按执行小冲水</w:t>
              </w:r>
            </w:ins>
          </w:p>
          <w:p>
            <w:pPr>
              <w:pStyle w:val="18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ins w:id="13224" w:author="M00007797" w:date="2023-06-16T15:16:51Z"/>
                <w:rFonts w:hint="eastAsia" w:cs="Times New Roman"/>
                <w:color w:val="000000" w:themeColor="text1"/>
                <w:highlight w:val="none"/>
                <w:u w:val="none"/>
                <w:lang w:val="en-US" w:eastAsia="zh-CN"/>
                <w:rPrChange w:id="13225" w:author="M00007797" w:date="2023-06-19T18:34:49Z">
                  <w:rPr>
                    <w:ins w:id="13226" w:author="M00007797" w:date="2023-06-16T15:16:51Z"/>
                    <w:rFonts w:hint="eastAsia" w:cs="Times New Roman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</w:rPrChange>
                <w14:textFill>
                  <w14:solidFill>
                    <w14:schemeClr w14:val="tx1"/>
                  </w14:solidFill>
                </w14:textFill>
              </w:rPr>
              <w:pPrChange w:id="13223" w:author="M00000676" w:date="2023-11-25T16:52:09Z">
                <w:pPr>
                  <w:pStyle w:val="187"/>
                  <w:keepNext w:val="0"/>
                  <w:keepLines w:val="0"/>
                  <w:pageBreakBefore w:val="0"/>
                  <w:widowControl w:val="0"/>
                  <w:kinsoku/>
                  <w:wordWrap/>
                  <w:overflowPunct/>
                  <w:topLinePunct w:val="0"/>
                  <w:autoSpaceDE/>
                  <w:autoSpaceDN/>
                  <w:bidi w:val="0"/>
                  <w:adjustRightInd/>
                  <w:snapToGrid/>
                  <w:ind w:left="0" w:leftChars="0" w:firstLine="0" w:firstLineChars="0"/>
                  <w:jc w:val="both"/>
                  <w:textAlignment w:val="auto"/>
                </w:pPr>
              </w:pPrChange>
            </w:pPr>
            <w:ins w:id="13227" w:author="M00007797" w:date="2023-06-16T15:16:51Z">
              <w:r>
                <w:rPr>
                  <w:rFonts w:hint="eastAsia" w:cs="Times New Roman"/>
                  <w:color w:val="000000" w:themeColor="text1"/>
                  <w:highlight w:val="none"/>
                  <w:u w:val="none"/>
                  <w:lang w:val="en-US" w:eastAsia="zh-CN"/>
                  <w:rPrChange w:id="13228" w:author="M00007797" w:date="2023-06-19T18:34:49Z">
                    <w:rPr>
                      <w:rFonts w:hint="eastAsia" w:cs="Times New Roman"/>
                      <w:color w:val="000000" w:themeColor="text1"/>
                      <w:u w:val="no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rPrChange>
                  <w14:textFill>
                    <w14:solidFill>
                      <w14:schemeClr w14:val="tx1"/>
                    </w14:solidFill>
                  </w14:textFill>
                </w:rPr>
                <w:t>长按执行大冲水</w:t>
              </w:r>
            </w:ins>
          </w:p>
          <w:p>
            <w:pPr>
              <w:widowControl w:val="0"/>
              <w:jc w:val="center"/>
              <w:rPr>
                <w:ins w:id="13230" w:author="M00007797" w:date="2023-06-16T15:16:51Z"/>
                <w:highlight w:val="none"/>
                <w:rPrChange w:id="13231" w:author="M00007797" w:date="2023-06-19T18:34:49Z">
                  <w:rPr>
                    <w:ins w:id="13232" w:author="M00007797" w:date="2023-06-16T15:16:51Z"/>
                  </w:rPr>
                </w:rPrChange>
              </w:rPr>
              <w:pPrChange w:id="13229" w:author="M00000676" w:date="2023-11-25T16:52:09Z">
                <w:pPr>
                  <w:widowControl w:val="0"/>
                  <w:jc w:val="both"/>
                </w:pPr>
              </w:pPrChange>
            </w:pPr>
          </w:p>
          <w:p>
            <w:pPr>
              <w:pStyle w:val="18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ins w:id="13234" w:author="M00007797" w:date="2023-06-16T15:16:51Z"/>
                <w:rFonts w:hint="eastAsia"/>
                <w:color w:val="000000" w:themeColor="text1"/>
                <w:highlight w:val="none"/>
                <w:u w:val="none"/>
                <w:lang w:val="en-US" w:eastAsia="zh-CN"/>
                <w:rPrChange w:id="13235" w:author="M00007797" w:date="2023-06-19T18:34:49Z">
                  <w:rPr>
                    <w:ins w:id="13236" w:author="M00007797" w:date="2023-06-16T15:16:51Z"/>
                    <w:rFonts w:hint="eastAsia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</w:rPrChange>
                <w14:textFill>
                  <w14:solidFill>
                    <w14:schemeClr w14:val="tx1"/>
                  </w14:solidFill>
                </w14:textFill>
              </w:rPr>
              <w:pPrChange w:id="13233" w:author="M00000676" w:date="2023-11-25T16:52:09Z">
                <w:pPr>
                  <w:pStyle w:val="187"/>
                  <w:keepNext w:val="0"/>
                  <w:keepLines w:val="0"/>
                  <w:pageBreakBefore w:val="0"/>
                  <w:widowControl w:val="0"/>
                  <w:kinsoku/>
                  <w:wordWrap/>
                  <w:overflowPunct/>
                  <w:topLinePunct w:val="0"/>
                  <w:autoSpaceDE/>
                  <w:autoSpaceDN/>
                  <w:bidi w:val="0"/>
                  <w:adjustRightInd/>
                  <w:snapToGrid/>
                  <w:ind w:left="0" w:leftChars="0" w:firstLine="0" w:firstLineChars="0"/>
                  <w:jc w:val="both"/>
                  <w:textAlignment w:val="auto"/>
                </w:pPr>
              </w:pPrChange>
            </w:pPr>
            <w:ins w:id="13237" w:author="M00007797" w:date="2023-06-16T15:16:51Z">
              <w:r>
                <w:rPr>
                  <w:rFonts w:hint="eastAsia"/>
                  <w:color w:val="000000" w:themeColor="text1"/>
                  <w:highlight w:val="none"/>
                  <w:u w:val="none"/>
                  <w:lang w:val="en-US" w:eastAsia="zh-CN"/>
                  <w:rPrChange w:id="13238" w:author="M00007797" w:date="2023-06-19T18:34:49Z">
                    <w:rPr>
                      <w:rFonts w:hint="eastAsia"/>
                      <w:color w:val="000000" w:themeColor="text1"/>
                      <w:u w:val="no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rPrChange>
                  <w14:textFill>
                    <w14:solidFill>
                      <w14:schemeClr w14:val="tx1"/>
                    </w14:solidFill>
                  </w14:textFill>
                </w:rPr>
                <w:t>长按冲水</w:t>
              </w:r>
            </w:ins>
            <w:ins w:id="13239" w:author="M00007797" w:date="2023-06-16T15:19:01Z">
              <w:r>
                <w:rPr>
                  <w:rFonts w:hint="eastAsia"/>
                  <w:color w:val="000000" w:themeColor="text1"/>
                  <w:highlight w:val="none"/>
                  <w:u w:val="none"/>
                  <w:lang w:val="en-US" w:eastAsia="zh-CN"/>
                  <w:rPrChange w:id="13240" w:author="M00007797" w:date="2023-06-19T18:34:49Z">
                    <w:rPr>
                      <w:rFonts w:hint="eastAsia"/>
                      <w:color w:val="000000" w:themeColor="text1"/>
                      <w:u w:val="no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rPrChange>
                  <w14:textFill>
                    <w14:solidFill>
                      <w14:schemeClr w14:val="tx1"/>
                    </w14:solidFill>
                  </w14:textFill>
                </w:rPr>
                <w:t>+</w:t>
              </w:r>
            </w:ins>
            <w:ins w:id="13241" w:author="M00007797" w:date="2023-06-16T15:16:51Z">
              <w:r>
                <w:rPr>
                  <w:rFonts w:hint="eastAsia"/>
                  <w:color w:val="000000" w:themeColor="text1"/>
                  <w:highlight w:val="none"/>
                  <w:u w:val="none"/>
                  <w:lang w:val="en-US" w:eastAsia="zh-CN"/>
                  <w:rPrChange w:id="13242" w:author="M00007797" w:date="2023-06-19T18:34:49Z">
                    <w:rPr>
                      <w:rFonts w:hint="eastAsia"/>
                      <w:color w:val="000000" w:themeColor="text1"/>
                      <w:u w:val="no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rPrChange>
                  <w14:textFill>
                    <w14:solidFill>
                      <w14:schemeClr w14:val="tx1"/>
                    </w14:solidFill>
                  </w14:textFill>
                </w:rPr>
                <w:t>水温</w:t>
              </w:r>
            </w:ins>
            <w:ins w:id="13243" w:author="M00007797" w:date="2023-06-16T15:19:08Z">
              <w:r>
                <w:rPr>
                  <w:rFonts w:hint="eastAsia"/>
                  <w:color w:val="000000" w:themeColor="text1"/>
                  <w:highlight w:val="none"/>
                  <w:u w:val="none"/>
                  <w:lang w:val="en-US" w:eastAsia="zh-CN"/>
                  <w:rPrChange w:id="13244" w:author="M00007797" w:date="2023-06-19T18:34:49Z">
                    <w:rPr>
                      <w:rFonts w:hint="eastAsia"/>
                      <w:color w:val="000000" w:themeColor="text1"/>
                      <w:u w:val="no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rPrChange>
                  <w14:textFill>
                    <w14:solidFill>
                      <w14:schemeClr w14:val="tx1"/>
                    </w14:solidFill>
                  </w14:textFill>
                </w:rPr>
                <w:t xml:space="preserve"> </w:t>
              </w:r>
            </w:ins>
            <w:ins w:id="13245" w:author="M00007797" w:date="2023-06-16T15:16:51Z">
              <w:r>
                <w:rPr>
                  <w:rFonts w:hint="eastAsia"/>
                  <w:color w:val="000000" w:themeColor="text1"/>
                  <w:highlight w:val="none"/>
                  <w:u w:val="none"/>
                  <w:lang w:val="en-US" w:eastAsia="zh-CN"/>
                  <w:rPrChange w:id="13246" w:author="M00007797" w:date="2023-06-19T18:34:49Z">
                    <w:rPr>
                      <w:rFonts w:hint="eastAsia"/>
                      <w:color w:val="000000" w:themeColor="text1"/>
                      <w:u w:val="no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rPrChange>
                  <w14:textFill>
                    <w14:solidFill>
                      <w14:schemeClr w14:val="tx1"/>
                    </w14:solidFill>
                  </w14:textFill>
                </w:rPr>
                <w:t>开关关盖冲水功能</w:t>
              </w:r>
            </w:ins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248" w:author="M00007797" w:date="2023-06-16T15:16:51Z"/>
                <w:rFonts w:hint="default"/>
                <w:color w:val="000000" w:themeColor="text1"/>
                <w:highlight w:val="none"/>
                <w:u w:val="none"/>
                <w:lang w:val="en-US" w:eastAsia="zh-CN"/>
                <w:rPrChange w:id="13249" w:author="M00007797" w:date="2023-06-19T18:34:49Z">
                  <w:rPr>
                    <w:ins w:id="13250" w:author="M00007797" w:date="2023-06-16T15:16:51Z"/>
                    <w:rFonts w:hint="default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</w:rPrChange>
                <w14:textFill>
                  <w14:solidFill>
                    <w14:schemeClr w14:val="tx1"/>
                  </w14:solidFill>
                </w14:textFill>
              </w:rPr>
              <w:pPrChange w:id="13247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251" w:author="M00007797" w:date="2023-06-16T15:16:51Z">
              <w:r>
                <w:rPr>
                  <w:rFonts w:hint="eastAsia"/>
                  <w:color w:val="000000" w:themeColor="text1"/>
                  <w:highlight w:val="none"/>
                  <w:u w:val="none"/>
                  <w:lang w:val="en-US" w:eastAsia="zh-CN"/>
                  <w:rPrChange w:id="13252" w:author="M00007797" w:date="2023-06-19T18:34:49Z">
                    <w:rPr>
                      <w:rFonts w:hint="eastAsia"/>
                      <w:color w:val="000000" w:themeColor="text1"/>
                      <w:u w:val="no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rPrChange>
                  <w14:textFill>
                    <w14:solidFill>
                      <w14:schemeClr w14:val="tx1"/>
                    </w14:solidFill>
                  </w14:textFill>
                </w:rPr>
                <w:t>长按冲水</w:t>
              </w:r>
            </w:ins>
            <w:ins w:id="13253" w:author="M00007797" w:date="2023-06-16T15:19:04Z">
              <w:r>
                <w:rPr>
                  <w:rFonts w:hint="eastAsia"/>
                  <w:color w:val="000000" w:themeColor="text1"/>
                  <w:highlight w:val="none"/>
                  <w:u w:val="none"/>
                  <w:lang w:val="en-US" w:eastAsia="zh-CN"/>
                  <w:rPrChange w:id="13254" w:author="M00007797" w:date="2023-06-19T18:34:49Z">
                    <w:rPr>
                      <w:rFonts w:hint="eastAsia"/>
                      <w:color w:val="000000" w:themeColor="text1"/>
                      <w:u w:val="no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rPrChange>
                  <w14:textFill>
                    <w14:solidFill>
                      <w14:schemeClr w14:val="tx1"/>
                    </w14:solidFill>
                  </w14:textFill>
                </w:rPr>
                <w:t>+</w:t>
              </w:r>
            </w:ins>
            <w:ins w:id="13255" w:author="M00007797" w:date="2023-06-16T15:16:51Z">
              <w:r>
                <w:rPr>
                  <w:rFonts w:hint="eastAsia"/>
                  <w:color w:val="000000" w:themeColor="text1"/>
                  <w:highlight w:val="none"/>
                  <w:u w:val="none"/>
                  <w:lang w:val="en-US" w:eastAsia="zh-CN"/>
                  <w:rPrChange w:id="13256" w:author="M00007797" w:date="2023-06-19T18:34:49Z">
                    <w:rPr>
                      <w:rFonts w:hint="eastAsia"/>
                      <w:color w:val="000000" w:themeColor="text1"/>
                      <w:u w:val="no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rPrChange>
                  <w14:textFill>
                    <w14:solidFill>
                      <w14:schemeClr w14:val="tx1"/>
                    </w14:solidFill>
                  </w14:textFill>
                </w:rPr>
                <w:t>座温</w:t>
              </w:r>
            </w:ins>
            <w:ins w:id="13257" w:author="M00007797" w:date="2023-06-16T15:19:08Z">
              <w:r>
                <w:rPr>
                  <w:rFonts w:hint="eastAsia"/>
                  <w:color w:val="000000" w:themeColor="text1"/>
                  <w:highlight w:val="none"/>
                  <w:u w:val="none"/>
                  <w:lang w:val="en-US" w:eastAsia="zh-CN"/>
                  <w:rPrChange w:id="13258" w:author="M00007797" w:date="2023-06-19T18:34:49Z">
                    <w:rPr>
                      <w:rFonts w:hint="eastAsia"/>
                      <w:color w:val="000000" w:themeColor="text1"/>
                      <w:u w:val="no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rPrChange>
                  <w14:textFill>
                    <w14:solidFill>
                      <w14:schemeClr w14:val="tx1"/>
                    </w14:solidFill>
                  </w14:textFill>
                </w:rPr>
                <w:t xml:space="preserve"> </w:t>
              </w:r>
            </w:ins>
            <w:ins w:id="13259" w:author="M00007797" w:date="2023-06-16T15:16:51Z">
              <w:r>
                <w:rPr>
                  <w:rFonts w:hint="eastAsia"/>
                  <w:color w:val="000000" w:themeColor="text1"/>
                  <w:highlight w:val="none"/>
                  <w:u w:val="none"/>
                  <w:lang w:val="en-US" w:eastAsia="zh-CN"/>
                  <w:rPrChange w:id="13260" w:author="M00007797" w:date="2023-06-19T18:34:49Z">
                    <w:rPr>
                      <w:rFonts w:hint="eastAsia"/>
                      <w:color w:val="000000" w:themeColor="text1"/>
                      <w:u w:val="no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rPrChange>
                  <w14:textFill>
                    <w14:solidFill>
                      <w14:schemeClr w14:val="tx1"/>
                    </w14:solidFill>
                  </w14:textFill>
                </w:rPr>
                <w:t>开关离座冲水功能</w:t>
              </w:r>
            </w:ins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262" w:author="M00007797" w:date="2023-06-16T15:16:51Z"/>
                <w:rFonts w:hint="default"/>
                <w:color w:val="000000" w:themeColor="text1"/>
                <w:highlight w:val="none"/>
                <w:u w:val="none"/>
                <w:lang w:val="en-US" w:eastAsia="zh-CN"/>
                <w:rPrChange w:id="13263" w:author="M00007797" w:date="2023-06-19T18:34:49Z">
                  <w:rPr>
                    <w:ins w:id="13264" w:author="M00007797" w:date="2023-06-16T15:16:51Z"/>
                    <w:rFonts w:hint="default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</w:rPrChange>
                <w14:textFill>
                  <w14:solidFill>
                    <w14:schemeClr w14:val="tx1"/>
                  </w14:solidFill>
                </w14:textFill>
              </w:rPr>
              <w:pPrChange w:id="13261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3266" w:author="M00032937" w:date="2024-06-28T10:28:4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56" w:hRule="exact"/>
          <w:jc w:val="center"/>
          <w:ins w:id="13265" w:author="M00007797" w:date="2023-06-16T15:16:51Z"/>
          <w:trPrChange w:id="13266" w:author="M00032937" w:date="2024-06-28T10:28:41Z">
            <w:trPr>
              <w:jc w:val="center"/>
            </w:trPr>
          </w:trPrChange>
        </w:trPr>
        <w:tc>
          <w:tcPr>
            <w:tcW w:w="15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267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269" w:author="M00007797" w:date="2023-06-16T15:16:5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pPrChange w:id="13268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270" w:author="M00007797" w:date="2023-06-16T15:16:51Z">
              <w:r>
                <w:rPr>
                  <w:rFonts w:hint="eastAsia"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t>6</w:t>
              </w:r>
            </w:ins>
          </w:p>
        </w:tc>
        <w:tc>
          <w:tcPr>
            <w:tcW w:w="17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271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273" w:author="M00007797" w:date="2023-06-16T15:16:51Z"/>
                <w:rFonts w:hint="eastAsia" w:eastAsia="宋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272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left"/>
                </w:pPr>
              </w:pPrChange>
            </w:pPr>
            <w:ins w:id="13274" w:author="M00007797" w:date="2023-06-16T15:16:51Z">
              <w:r>
                <w:rPr>
                  <w:rFonts w:hint="eastAsia" w:cs="Times New Roman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冷热按摩</w:t>
              </w:r>
            </w:ins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275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277" w:author="M00007797" w:date="2023-06-16T15:16:5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pPrChange w:id="13276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278" w:author="M00007797" w:date="2023-06-16T15:16:51Z">
              <w:r>
                <w:rPr/>
                <w:drawing>
                  <wp:inline distT="0" distB="0" distL="114300" distR="114300">
                    <wp:extent cx="466725" cy="419100"/>
                    <wp:effectExtent l="0" t="0" r="3175" b="0"/>
                    <wp:docPr id="55" name="图片 6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55" name="图片 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66725" cy="419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280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282" w:author="M00007797" w:date="2023-06-16T15:16:51Z"/>
                <w:rFonts w:hint="eastAsia"/>
                <w:color w:val="000000" w:themeColor="text1"/>
                <w:highlight w:val="none"/>
                <w:lang w:val="en-US" w:eastAsia="zh-CN"/>
                <w:rPrChange w:id="13283" w:author="M00007797" w:date="2023-06-19T18:34:49Z">
                  <w:rPr>
                    <w:ins w:id="13284" w:author="M00007797" w:date="2023-06-16T15:16:51Z"/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</w:rPrChange>
                <w14:textFill>
                  <w14:solidFill>
                    <w14:schemeClr w14:val="tx1"/>
                  </w14:solidFill>
                </w14:textFill>
              </w:rPr>
              <w:pPrChange w:id="13281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285" w:author="M00007797" w:date="2023-06-16T15:16:51Z">
              <w:r>
                <w:rPr>
                  <w:rFonts w:hint="eastAsia"/>
                  <w:color w:val="000000" w:themeColor="text1"/>
                  <w:highlight w:val="none"/>
                  <w:lang w:val="en-US" w:eastAsia="zh-CN"/>
                  <w:rPrChange w:id="13286" w:author="M00007797" w:date="2023-06-19T18:34:49Z">
                    <w:rPr>
                      <w:rFonts w:hint="eastAsia"/>
                      <w:color w:val="000000" w:themeColor="text1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rPrChange>
                  <w14:textFill>
                    <w14:solidFill>
                      <w14:schemeClr w14:val="tx1"/>
                    </w14:solidFill>
                  </w14:textFill>
                </w:rPr>
                <w:t>短按开启冷热按摩</w:t>
              </w:r>
            </w:ins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288" w:author="M00007797" w:date="2023-06-16T15:16:51Z"/>
                <w:rFonts w:hint="default"/>
                <w:color w:val="000000" w:themeColor="text1"/>
                <w:highlight w:val="none"/>
                <w:lang w:val="en-US" w:eastAsia="zh-CN"/>
                <w:rPrChange w:id="13289" w:author="M00007797" w:date="2023-06-19T18:34:49Z">
                  <w:rPr>
                    <w:ins w:id="13290" w:author="M00007797" w:date="2023-06-16T15:16:51Z"/>
                    <w:rFonts w:hint="default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</w:rPrChange>
                <w14:textFill>
                  <w14:solidFill>
                    <w14:schemeClr w14:val="tx1"/>
                  </w14:solidFill>
                </w14:textFill>
              </w:rPr>
              <w:pPrChange w:id="13287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291" w:author="M00007797" w:date="2023-06-16T15:16:51Z">
              <w:r>
                <w:rPr>
                  <w:rFonts w:hint="eastAsia"/>
                  <w:color w:val="000000" w:themeColor="text1"/>
                  <w:highlight w:val="none"/>
                  <w:lang w:val="en-US" w:eastAsia="zh-CN"/>
                  <w:rPrChange w:id="13292" w:author="M00007797" w:date="2023-06-19T18:34:49Z">
                    <w:rPr>
                      <w:rFonts w:hint="eastAsia"/>
                      <w:color w:val="000000" w:themeColor="text1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rPrChange>
                  <w14:textFill>
                    <w14:solidFill>
                      <w14:schemeClr w14:val="tx1"/>
                    </w14:solidFill>
                  </w14:textFill>
                </w:rPr>
                <w:t>长按开关通便功能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3294" w:author="M00032937" w:date="2024-06-28T10:28:4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46" w:hRule="exact"/>
          <w:jc w:val="center"/>
          <w:ins w:id="13293" w:author="M00007797" w:date="2023-06-16T15:16:51Z"/>
          <w:trPrChange w:id="13294" w:author="M00032937" w:date="2024-06-28T10:28:41Z">
            <w:trPr>
              <w:jc w:val="center"/>
            </w:trPr>
          </w:trPrChange>
        </w:trPr>
        <w:tc>
          <w:tcPr>
            <w:tcW w:w="15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295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297" w:author="M00007797" w:date="2023-06-16T15:16:5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pPrChange w:id="13296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298" w:author="M00007797" w:date="2023-06-16T15:16:51Z">
              <w:r>
                <w:rPr>
                  <w:rFonts w:hint="eastAsia"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t>7</w:t>
              </w:r>
            </w:ins>
          </w:p>
        </w:tc>
        <w:tc>
          <w:tcPr>
            <w:tcW w:w="17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299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301" w:author="M00007797" w:date="2023-06-16T15:16:51Z"/>
                <w:rFonts w:hint="eastAsia" w:eastAsia="宋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300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left"/>
                </w:pPr>
              </w:pPrChange>
            </w:pPr>
            <w:ins w:id="13302" w:author="M00007797" w:date="2023-06-16T15:16:51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妇洗</w:t>
              </w:r>
            </w:ins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303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305" w:author="M00007797" w:date="2023-06-16T15:16:5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pPrChange w:id="13304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306" w:author="M00007797" w:date="2023-06-16T15:16:51Z">
              <w:r>
                <w:rPr/>
                <w:drawing>
                  <wp:inline distT="0" distB="0" distL="114300" distR="114300">
                    <wp:extent cx="295275" cy="600075"/>
                    <wp:effectExtent l="0" t="0" r="9525" b="9525"/>
                    <wp:docPr id="56" name="图片 7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56" name="图片 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9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95275" cy="6000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308" w:author="M00032937" w:date="2024-06-28T10:28:41Z"/>
          </w:tcPr>
          <w:p>
            <w:pPr>
              <w:pStyle w:val="187"/>
              <w:widowControl w:val="0"/>
              <w:spacing w:after="0"/>
              <w:ind w:left="0" w:leftChars="0" w:firstLine="0" w:firstLineChars="0"/>
              <w:jc w:val="center"/>
              <w:rPr>
                <w:ins w:id="13310" w:author="M00007797" w:date="2023-06-16T15:16:51Z"/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309" w:author="M00000676" w:date="2023-11-25T16:52:09Z">
                <w:pPr>
                  <w:pStyle w:val="187"/>
                  <w:widowControl w:val="0"/>
                  <w:spacing w:after="0"/>
                  <w:ind w:left="0" w:leftChars="0" w:firstLine="0" w:firstLineChars="0"/>
                  <w:jc w:val="both"/>
                </w:pPr>
              </w:pPrChange>
            </w:pPr>
            <w:ins w:id="13311" w:author="M00007797" w:date="2023-06-16T15:16:51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短按开启妇洗</w:t>
              </w:r>
            </w:ins>
          </w:p>
          <w:p>
            <w:pPr>
              <w:pStyle w:val="187"/>
              <w:widowControl w:val="0"/>
              <w:spacing w:after="0"/>
              <w:ind w:left="0" w:leftChars="0" w:firstLine="0" w:firstLineChars="0"/>
              <w:jc w:val="center"/>
              <w:rPr>
                <w:ins w:id="13313" w:author="M00007797" w:date="2023-06-16T15:16:51Z"/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312" w:author="M00000676" w:date="2023-11-25T16:52:09Z">
                <w:pPr>
                  <w:pStyle w:val="187"/>
                  <w:widowControl w:val="0"/>
                  <w:spacing w:after="0"/>
                  <w:ind w:left="0" w:leftChars="0" w:firstLine="0" w:firstLineChars="0"/>
                  <w:jc w:val="both"/>
                </w:pPr>
              </w:pPrChange>
            </w:pPr>
            <w:ins w:id="13314" w:author="M00007797" w:date="2023-06-16T15:16:51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长按开关妇洗坐浴</w:t>
              </w:r>
            </w:ins>
          </w:p>
          <w:p>
            <w:pPr>
              <w:pStyle w:val="187"/>
              <w:widowControl w:val="0"/>
              <w:spacing w:after="0"/>
              <w:ind w:left="0" w:leftChars="0" w:firstLine="0" w:firstLineChars="0"/>
              <w:jc w:val="center"/>
              <w:rPr>
                <w:ins w:id="13316" w:author="M00007797" w:date="2023-06-16T15:16:51Z"/>
                <w:rFonts w:hint="default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315" w:author="M00000676" w:date="2023-11-25T16:52:09Z">
                <w:pPr>
                  <w:pStyle w:val="187"/>
                  <w:widowControl w:val="0"/>
                  <w:spacing w:after="0"/>
                  <w:ind w:left="0" w:leftChars="0" w:firstLine="0" w:firstLineChars="0"/>
                  <w:jc w:val="both"/>
                </w:pPr>
              </w:pPrChange>
            </w:pPr>
            <w:ins w:id="13317" w:author="M00007797" w:date="2023-06-16T15:16:51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连续按压3次开关宽幅清洗</w:t>
              </w:r>
            </w:ins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319" w:author="M00007797" w:date="2023-06-16T15:16:51Z"/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318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321" w:author="M00007797" w:date="2023-06-16T15:16:51Z"/>
                <w:rFonts w:hint="default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320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3323" w:author="M00032937" w:date="2024-06-28T10:28:4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56" w:hRule="exact"/>
          <w:jc w:val="center"/>
          <w:ins w:id="13322" w:author="M00007797" w:date="2023-06-16T15:16:51Z"/>
          <w:trPrChange w:id="13323" w:author="M00032937" w:date="2024-06-28T10:28:41Z">
            <w:trPr>
              <w:jc w:val="center"/>
            </w:trPr>
          </w:trPrChange>
        </w:trPr>
        <w:tc>
          <w:tcPr>
            <w:tcW w:w="15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324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326" w:author="M00007797" w:date="2023-06-16T15:16:5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pPrChange w:id="13325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327" w:author="M00007797" w:date="2023-06-16T15:16:51Z">
              <w:r>
                <w:rPr>
                  <w:rFonts w:hint="eastAsia"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t>8</w:t>
              </w:r>
            </w:ins>
          </w:p>
        </w:tc>
        <w:tc>
          <w:tcPr>
            <w:tcW w:w="17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328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330" w:author="M00007797" w:date="2023-06-16T15:16:51Z"/>
                <w:rFonts w:hint="eastAsia" w:eastAsia="宋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329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left"/>
                </w:pPr>
              </w:pPrChange>
            </w:pPr>
            <w:ins w:id="13331" w:author="M00007797" w:date="2023-06-16T15:16:51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臀洗</w:t>
              </w:r>
            </w:ins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332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334" w:author="M00007797" w:date="2023-06-16T15:16:5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pPrChange w:id="13333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335" w:author="M00007797" w:date="2023-06-16T15:16:51Z">
              <w:r>
                <w:rPr/>
                <w:drawing>
                  <wp:inline distT="0" distB="0" distL="114300" distR="114300">
                    <wp:extent cx="219075" cy="476250"/>
                    <wp:effectExtent l="0" t="0" r="9525" b="6350"/>
                    <wp:docPr id="57" name="图片 8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57" name="图片 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19075" cy="476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337" w:author="M00032937" w:date="2024-06-28T10:28:41Z"/>
          </w:tcPr>
          <w:p>
            <w:pPr>
              <w:pStyle w:val="187"/>
              <w:widowControl w:val="0"/>
              <w:spacing w:after="0"/>
              <w:ind w:left="0" w:leftChars="0" w:firstLine="0" w:firstLineChars="0"/>
              <w:jc w:val="center"/>
              <w:rPr>
                <w:ins w:id="13339" w:author="M00007797" w:date="2023-06-16T15:16:51Z"/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338" w:author="M00000676" w:date="2023-11-25T16:52:09Z">
                <w:pPr>
                  <w:pStyle w:val="187"/>
                  <w:widowControl w:val="0"/>
                  <w:spacing w:after="0"/>
                  <w:ind w:left="0" w:leftChars="0" w:firstLine="0" w:firstLineChars="0"/>
                  <w:jc w:val="both"/>
                </w:pPr>
              </w:pPrChange>
            </w:pPr>
            <w:ins w:id="13340" w:author="M00007797" w:date="2023-06-16T15:16:51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短按开启臀洗</w:t>
              </w:r>
            </w:ins>
          </w:p>
          <w:p>
            <w:pPr>
              <w:pStyle w:val="187"/>
              <w:widowControl w:val="0"/>
              <w:spacing w:after="0"/>
              <w:ind w:left="0" w:leftChars="0" w:firstLine="0" w:firstLineChars="0"/>
              <w:jc w:val="center"/>
              <w:rPr>
                <w:ins w:id="13342" w:author="M00007797" w:date="2023-06-16T15:16:51Z"/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341" w:author="M00000676" w:date="2023-11-25T16:52:09Z">
                <w:pPr>
                  <w:pStyle w:val="187"/>
                  <w:widowControl w:val="0"/>
                  <w:spacing w:after="0"/>
                  <w:ind w:left="0" w:leftChars="0" w:firstLine="0" w:firstLineChars="0"/>
                  <w:jc w:val="both"/>
                </w:pPr>
              </w:pPrChange>
            </w:pPr>
            <w:ins w:id="13343" w:author="M00007797" w:date="2023-06-16T15:16:51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长按开关臀洗坐浴</w:t>
              </w:r>
            </w:ins>
          </w:p>
          <w:p>
            <w:pPr>
              <w:pStyle w:val="187"/>
              <w:widowControl w:val="0"/>
              <w:spacing w:after="0"/>
              <w:ind w:left="0" w:leftChars="0" w:firstLine="0" w:firstLineChars="0"/>
              <w:jc w:val="center"/>
              <w:rPr>
                <w:ins w:id="13345" w:author="M00007797" w:date="2023-06-16T15:16:51Z"/>
                <w:rFonts w:hint="default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344" w:author="M00000676" w:date="2023-11-25T16:52:09Z">
                <w:pPr>
                  <w:pStyle w:val="187"/>
                  <w:widowControl w:val="0"/>
                  <w:spacing w:after="0"/>
                  <w:ind w:left="0" w:leftChars="0" w:firstLine="0" w:firstLineChars="0"/>
                  <w:jc w:val="both"/>
                </w:pPr>
              </w:pPrChange>
            </w:pPr>
            <w:ins w:id="13346" w:author="M00007797" w:date="2023-06-16T15:16:51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连续按压3次开关宽幅清洗</w:t>
              </w:r>
            </w:ins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348" w:author="M00007797" w:date="2023-06-16T15:16:51Z"/>
                <w:rFonts w:hint="default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347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3350" w:author="M00032937" w:date="2024-06-28T10:28:4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56" w:hRule="exact"/>
          <w:jc w:val="center"/>
          <w:ins w:id="13349" w:author="M00007797" w:date="2023-06-16T15:16:51Z"/>
          <w:trPrChange w:id="13350" w:author="M00032937" w:date="2024-06-28T10:28:41Z">
            <w:trPr>
              <w:jc w:val="center"/>
            </w:trPr>
          </w:trPrChange>
        </w:trPr>
        <w:tc>
          <w:tcPr>
            <w:tcW w:w="15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351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353" w:author="M00007797" w:date="2023-06-16T15:16:5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pPrChange w:id="13352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354" w:author="M00007797" w:date="2023-06-16T15:16:51Z">
              <w:r>
                <w:rPr>
                  <w:rFonts w:hint="eastAsia"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t>9</w:t>
              </w:r>
            </w:ins>
          </w:p>
        </w:tc>
        <w:tc>
          <w:tcPr>
            <w:tcW w:w="17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355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357" w:author="M00007797" w:date="2023-06-16T15:16:51Z"/>
                <w:rFonts w:hint="eastAsia" w:eastAsia="宋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356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left"/>
                </w:pPr>
              </w:pPrChange>
            </w:pPr>
            <w:ins w:id="13358" w:author="M00007797" w:date="2023-06-16T15:16:51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停止</w:t>
              </w:r>
            </w:ins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359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361" w:author="M00007797" w:date="2023-06-16T15:16:5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pPrChange w:id="13360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362" w:author="M00007797" w:date="2023-06-16T15:16:51Z">
              <w:r>
                <w:rPr/>
                <w:drawing>
                  <wp:inline distT="0" distB="0" distL="114300" distR="114300">
                    <wp:extent cx="371475" cy="394970"/>
                    <wp:effectExtent l="0" t="0" r="9525" b="11430"/>
                    <wp:docPr id="58" name="图片 9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58" name="图片 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1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71475" cy="3949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364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366" w:author="M00007797" w:date="2023-06-16T15:16:51Z"/>
                <w:rFonts w:hint="default" w:eastAsia="宋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365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367" w:author="M00007797" w:date="2023-06-16T15:16:51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短按停止在运行的功能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3369" w:author="M00032937" w:date="2024-06-28T10:28:4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709" w:hRule="exact"/>
          <w:jc w:val="center"/>
          <w:ins w:id="13368" w:author="M00007797" w:date="2023-06-16T15:16:51Z"/>
          <w:trPrChange w:id="13369" w:author="M00032937" w:date="2024-06-28T10:28:41Z">
            <w:trPr>
              <w:trHeight w:val="886" w:hRule="exact"/>
              <w:jc w:val="center"/>
            </w:trPr>
          </w:trPrChange>
        </w:trPr>
        <w:tc>
          <w:tcPr>
            <w:tcW w:w="15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370" w:author="M00032937" w:date="2024-06-28T10:28:41Z">
              <w:tcPr>
                <w:tcW w:w="100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372" w:author="M00007797" w:date="2023-06-16T15:16:5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pPrChange w:id="13371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373" w:author="M00007797" w:date="2023-06-16T15:16:51Z">
              <w:r>
                <w:rPr>
                  <w:rFonts w:hint="eastAsia"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t>10</w:t>
              </w:r>
            </w:ins>
          </w:p>
        </w:tc>
        <w:tc>
          <w:tcPr>
            <w:tcW w:w="17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374" w:author="M00032937" w:date="2024-06-28T10:28:41Z">
              <w:tcPr>
                <w:tcW w:w="13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376" w:author="M00007797" w:date="2023-06-16T15:16:51Z"/>
                <w:rFonts w:hint="eastAsia" w:eastAsia="宋体"/>
                <w:color w:val="000000" w:themeColor="text1"/>
                <w:lang w:eastAsia="zh-CN"/>
                <w14:textFill>
                  <w14:solidFill>
                    <w14:schemeClr w14:val="tx1"/>
                  </w14:solidFill>
                </w14:textFill>
              </w:rPr>
              <w:pPrChange w:id="13375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left"/>
                </w:pPr>
              </w:pPrChange>
            </w:pPr>
            <w:ins w:id="13377" w:author="M00007797" w:date="2023-06-16T15:16:51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暖风烘干</w:t>
              </w:r>
            </w:ins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378" w:author="M00032937" w:date="2024-06-28T10:28:41Z">
              <w:tcPr>
                <w:tcW w:w="1741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tabs>
                <w:tab w:val="center" w:pos="1130"/>
              </w:tabs>
              <w:spacing w:after="240"/>
              <w:ind w:left="0" w:leftChars="0" w:firstLine="0" w:firstLineChars="0"/>
              <w:jc w:val="center"/>
              <w:rPr>
                <w:ins w:id="13380" w:author="M00007797" w:date="2023-06-16T15:16:5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pPrChange w:id="13379" w:author="M00000676" w:date="2023-11-25T16:52:47Z">
                <w:pPr>
                  <w:pStyle w:val="187"/>
                  <w:widowControl w:val="0"/>
                  <w:tabs>
                    <w:tab w:val="center" w:pos="1130"/>
                  </w:tabs>
                  <w:spacing w:after="240"/>
                  <w:ind w:left="0" w:leftChars="0" w:firstLine="0" w:firstLineChars="0"/>
                  <w:jc w:val="both"/>
                </w:pPr>
              </w:pPrChange>
            </w:pPr>
            <w:ins w:id="13381" w:author="M00007797" w:date="2023-06-16T15:16:51Z">
              <w:r>
                <w:rPr/>
                <w:drawing>
                  <wp:inline distT="0" distB="0" distL="114300" distR="114300">
                    <wp:extent cx="381000" cy="390525"/>
                    <wp:effectExtent l="0" t="0" r="0" b="3175"/>
                    <wp:docPr id="59" name="图片 1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59" name="图片 1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2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81000" cy="390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383" w:author="M00032937" w:date="2024-06-28T10:28:41Z">
              <w:tcPr>
                <w:tcW w:w="4817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0"/>
              <w:ind w:left="0" w:leftChars="0" w:firstLine="0" w:firstLineChars="0"/>
              <w:jc w:val="center"/>
              <w:rPr>
                <w:ins w:id="13385" w:author="M00007797" w:date="2023-06-19T15:36:41Z"/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384" w:author="M00000676" w:date="2023-11-25T16:52:47Z">
                <w:pPr>
                  <w:pStyle w:val="187"/>
                  <w:widowControl w:val="0"/>
                  <w:spacing w:after="0"/>
                  <w:ind w:left="0" w:leftChars="0" w:firstLine="0" w:firstLineChars="0"/>
                  <w:jc w:val="both"/>
                </w:pPr>
              </w:pPrChange>
            </w:pPr>
            <w:ins w:id="13386" w:author="M00007797" w:date="2023-06-16T15:16:51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短按开启烘干</w:t>
              </w:r>
            </w:ins>
            <w:ins w:id="13387" w:author="M00007797" w:date="2023-06-19T15:36:35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，</w:t>
              </w:r>
            </w:ins>
            <w:ins w:id="13388" w:author="M00007797" w:date="2023-06-16T15:16:51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烘干状态下短按调节风量</w:t>
              </w:r>
            </w:ins>
          </w:p>
          <w:p>
            <w:pPr>
              <w:pStyle w:val="187"/>
              <w:widowControl w:val="0"/>
              <w:spacing w:after="0"/>
              <w:ind w:left="0" w:leftChars="0" w:firstLine="0" w:firstLineChars="0"/>
              <w:jc w:val="center"/>
              <w:rPr>
                <w:ins w:id="13390" w:author="M00007797" w:date="2023-06-16T15:16:51Z"/>
                <w:rFonts w:hint="default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389" w:author="M00000676" w:date="2023-11-25T16:52:47Z">
                <w:pPr>
                  <w:pStyle w:val="187"/>
                  <w:widowControl w:val="0"/>
                  <w:spacing w:after="0"/>
                  <w:ind w:left="0" w:leftChars="0" w:firstLine="0" w:firstLineChars="0"/>
                  <w:jc w:val="both"/>
                </w:pPr>
              </w:pPrChange>
            </w:pPr>
            <w:ins w:id="13391" w:author="M00007797" w:date="2023-06-19T15:36:47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长按</w:t>
              </w:r>
            </w:ins>
            <w:ins w:id="13392" w:author="M00007797" w:date="2023-06-19T15:36:51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开关</w:t>
              </w:r>
            </w:ins>
            <w:ins w:id="13393" w:author="M00007797" w:date="2023-06-19T15:36:58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自动</w:t>
              </w:r>
            </w:ins>
            <w:ins w:id="13394" w:author="M00007797" w:date="2023-06-19T15:37:02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除臭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3396" w:author="M00032937" w:date="2024-06-28T10:28:4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56" w:hRule="exact"/>
          <w:jc w:val="center"/>
          <w:ins w:id="13395" w:author="M00007797" w:date="2023-06-16T15:16:51Z"/>
          <w:trPrChange w:id="13396" w:author="M00032937" w:date="2024-06-28T10:28:41Z">
            <w:trPr>
              <w:jc w:val="center"/>
            </w:trPr>
          </w:trPrChange>
        </w:trPr>
        <w:tc>
          <w:tcPr>
            <w:tcW w:w="15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397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399" w:author="M00007797" w:date="2023-06-16T15:16:5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pPrChange w:id="13398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400" w:author="M00007797" w:date="2023-06-16T15:16:51Z">
              <w:r>
                <w:rPr>
                  <w:rFonts w:hint="eastAsia"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t>11</w:t>
              </w:r>
            </w:ins>
          </w:p>
        </w:tc>
        <w:tc>
          <w:tcPr>
            <w:tcW w:w="17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401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403" w:author="M00007797" w:date="2023-06-16T15:16:51Z"/>
                <w:rFonts w:hint="default" w:eastAsia="宋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402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left"/>
                </w:pPr>
              </w:pPrChange>
            </w:pPr>
            <w:ins w:id="13404" w:author="M00007797" w:date="2023-06-16T15:16:51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喷嘴位置</w:t>
              </w:r>
            </w:ins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405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407" w:author="M00007797" w:date="2023-06-16T15:16:5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pPrChange w:id="13406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408" w:author="M00007797" w:date="2023-06-16T15:16:51Z">
              <w:r>
                <w:rPr/>
                <w:drawing>
                  <wp:inline distT="0" distB="0" distL="114300" distR="114300">
                    <wp:extent cx="466725" cy="409575"/>
                    <wp:effectExtent l="0" t="0" r="3175" b="9525"/>
                    <wp:docPr id="60" name="图片 1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60" name="图片 1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3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66725" cy="4095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  <w:ins w:id="13410" w:author="M00007797" w:date="2023-06-16T15:16:51Z">
              <w:r>
                <w:rPr/>
                <w:drawing>
                  <wp:inline distT="0" distB="0" distL="114300" distR="114300">
                    <wp:extent cx="409575" cy="342900"/>
                    <wp:effectExtent l="0" t="0" r="9525" b="0"/>
                    <wp:docPr id="61" name="图片 14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61" name="图片 1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09575" cy="342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412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414" w:author="M00007797" w:date="2023-06-16T15:16:51Z"/>
                <w:rFonts w:hint="default" w:eastAsia="宋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413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415" w:author="M00007797" w:date="2023-06-16T15:16:51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短按调节喷嘴位置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3417" w:author="M00032937" w:date="2024-06-28T10:28:4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89" w:hRule="exact"/>
          <w:jc w:val="center"/>
          <w:ins w:id="13416" w:author="M00007797" w:date="2023-06-16T15:16:51Z"/>
          <w:trPrChange w:id="13417" w:author="M00032937" w:date="2024-06-28T10:28:41Z">
            <w:trPr>
              <w:trHeight w:val="966" w:hRule="exact"/>
              <w:jc w:val="center"/>
            </w:trPr>
          </w:trPrChange>
        </w:trPr>
        <w:tc>
          <w:tcPr>
            <w:tcW w:w="15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418" w:author="M00032937" w:date="2024-06-28T10:28:41Z">
              <w:tcPr>
                <w:tcW w:w="100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420" w:author="M00007797" w:date="2023-06-16T15:16:51Z"/>
                <w:rFonts w:hint="eastAsia" w:eastAsia="宋体"/>
                <w:color w:val="000000" w:themeColor="text1"/>
                <w:lang w:eastAsia="zh-CN"/>
                <w14:textFill>
                  <w14:solidFill>
                    <w14:schemeClr w14:val="tx1"/>
                  </w14:solidFill>
                </w14:textFill>
              </w:rPr>
              <w:pPrChange w:id="13419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421" w:author="M00007797" w:date="2023-06-16T15:16:51Z">
              <w:r>
                <w:rPr>
                  <w:rFonts w:hint="eastAsia"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t>1</w:t>
              </w:r>
            </w:ins>
            <w:ins w:id="13422" w:author="M00007797" w:date="2023-06-16T15:16:51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2</w:t>
              </w:r>
            </w:ins>
          </w:p>
        </w:tc>
        <w:tc>
          <w:tcPr>
            <w:tcW w:w="17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423" w:author="M00032937" w:date="2024-06-28T10:28:41Z">
              <w:tcPr>
                <w:tcW w:w="13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425" w:author="M00007797" w:date="2023-06-16T15:16:51Z"/>
                <w:rFonts w:hint="default" w:eastAsia="宋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424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left"/>
                </w:pPr>
              </w:pPrChange>
            </w:pPr>
            <w:ins w:id="13426" w:author="M00007797" w:date="2023-06-16T15:16:51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喷嘴清洗</w:t>
              </w:r>
            </w:ins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427" w:author="M00032937" w:date="2024-06-28T10:28:41Z">
              <w:tcPr>
                <w:tcW w:w="1741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429" w:author="M00007797" w:date="2023-06-16T15:16:5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pPrChange w:id="13428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left"/>
                </w:pPr>
              </w:pPrChange>
            </w:pPr>
            <w:ins w:id="13430" w:author="M00007797" w:date="2023-06-16T15:16:51Z">
              <w:r>
                <w:rPr/>
                <w:drawing>
                  <wp:inline distT="0" distB="0" distL="114300" distR="114300">
                    <wp:extent cx="381000" cy="390525"/>
                    <wp:effectExtent l="0" t="0" r="0" b="3175"/>
                    <wp:docPr id="62" name="图片 1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62" name="图片 1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81000" cy="390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432" w:author="M00032937" w:date="2024-06-28T10:28:41Z">
              <w:tcPr>
                <w:tcW w:w="4817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434" w:author="M00007797" w:date="2023-06-16T15:16:51Z"/>
                <w:rFonts w:hint="default" w:eastAsia="宋体"/>
                <w:strike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433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left"/>
                </w:pPr>
              </w:pPrChange>
            </w:pPr>
            <w:ins w:id="13435" w:author="M00007797" w:date="2023-06-16T15:16:51Z">
              <w:r>
                <w:rPr>
                  <w:rFonts w:hint="eastAsia"/>
                  <w:strike w:val="0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短按开启喷嘴清洗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3437" w:author="M00032937" w:date="2024-06-28T10:28:4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66" w:hRule="exact"/>
          <w:jc w:val="center"/>
          <w:ins w:id="13436" w:author="M00007797" w:date="2023-06-16T15:16:51Z"/>
          <w:trPrChange w:id="13437" w:author="M00032937" w:date="2024-06-28T10:28:41Z">
            <w:trPr>
              <w:jc w:val="center"/>
            </w:trPr>
          </w:trPrChange>
        </w:trPr>
        <w:tc>
          <w:tcPr>
            <w:tcW w:w="15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438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440" w:author="M00007797" w:date="2023-06-16T15:16:51Z"/>
                <w:rFonts w:hint="default" w:eastAsia="宋体"/>
                <w:lang w:val="en-US" w:eastAsia="zh-CN"/>
              </w:rPr>
              <w:pPrChange w:id="13439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441" w:author="M00007797" w:date="2023-06-16T15:16:51Z">
              <w:r>
                <w:rPr>
                  <w:rFonts w:hint="eastAsia"/>
                  <w:lang w:val="en-US" w:eastAsia="zh-CN"/>
                </w:rPr>
                <w:t>13</w:t>
              </w:r>
            </w:ins>
          </w:p>
        </w:tc>
        <w:tc>
          <w:tcPr>
            <w:tcW w:w="17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442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444" w:author="M00007797" w:date="2023-06-16T15:16:51Z"/>
                <w:rFonts w:hint="default"/>
                <w:lang w:val="en-US" w:eastAsia="zh-CN"/>
              </w:rPr>
              <w:pPrChange w:id="13443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left"/>
                </w:pPr>
              </w:pPrChange>
            </w:pPr>
            <w:ins w:id="13445" w:author="M00007797" w:date="2023-06-16T15:16:51Z">
              <w:r>
                <w:rPr>
                  <w:rFonts w:hint="eastAsia"/>
                  <w:lang w:val="en-US" w:eastAsia="zh-CN"/>
                </w:rPr>
                <w:t>清洗强度</w:t>
              </w:r>
            </w:ins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446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448" w:author="M00007797" w:date="2023-06-16T15:16:51Z"/>
              </w:rPr>
              <w:pPrChange w:id="13447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left"/>
                </w:pPr>
              </w:pPrChange>
            </w:pPr>
            <w:ins w:id="13449" w:author="M00007797" w:date="2023-06-16T15:16:51Z">
              <w:r>
                <w:rPr/>
                <w:drawing>
                  <wp:inline distT="0" distB="0" distL="114300" distR="114300">
                    <wp:extent cx="390525" cy="523875"/>
                    <wp:effectExtent l="0" t="0" r="3175" b="9525"/>
                    <wp:docPr id="63" name="图片 18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63" name="图片 1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90525" cy="5238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  <w:ins w:id="13451" w:author="M00007797" w:date="2023-06-16T15:16:51Z">
              <w:r>
                <w:rPr/>
                <w:drawing>
                  <wp:inline distT="0" distB="0" distL="114300" distR="114300">
                    <wp:extent cx="371475" cy="571500"/>
                    <wp:effectExtent l="0" t="0" r="9525" b="0"/>
                    <wp:docPr id="64" name="图片 19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64" name="图片 1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7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71475" cy="571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453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455" w:author="M00007797" w:date="2023-06-16T15:16:51Z"/>
                <w:rFonts w:hint="default"/>
                <w:strike w:val="0"/>
                <w:lang w:val="en-US" w:eastAsia="zh-CN"/>
              </w:rPr>
              <w:pPrChange w:id="13454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left"/>
                </w:pPr>
              </w:pPrChange>
            </w:pPr>
            <w:ins w:id="13456" w:author="M00007797" w:date="2023-06-16T15:16:51Z">
              <w:r>
                <w:rPr>
                  <w:rFonts w:hint="eastAsia"/>
                  <w:strike w:val="0"/>
                  <w:lang w:val="en-US" w:eastAsia="zh-CN"/>
                </w:rPr>
                <w:t>短按调节清洗强度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3458" w:author="M00032937" w:date="2024-06-28T10:28:4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732" w:hRule="exact"/>
          <w:jc w:val="center"/>
          <w:ins w:id="13457" w:author="M00007797" w:date="2023-06-16T15:16:51Z"/>
          <w:trPrChange w:id="13458" w:author="M00032937" w:date="2024-06-28T10:28:41Z">
            <w:trPr>
              <w:trHeight w:val="966" w:hRule="exact"/>
              <w:jc w:val="center"/>
            </w:trPr>
          </w:trPrChange>
        </w:trPr>
        <w:tc>
          <w:tcPr>
            <w:tcW w:w="15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459" w:author="M00032937" w:date="2024-06-28T10:28:41Z">
              <w:tcPr>
                <w:tcW w:w="100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461" w:author="M00007797" w:date="2023-06-16T15:16:51Z"/>
                <w:rFonts w:hint="default"/>
                <w:lang w:val="en-US" w:eastAsia="zh-CN"/>
              </w:rPr>
              <w:pPrChange w:id="13460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462" w:author="M00007797" w:date="2023-06-16T15:16:51Z">
              <w:r>
                <w:rPr>
                  <w:rFonts w:hint="eastAsia"/>
                  <w:lang w:val="en-US" w:eastAsia="zh-CN"/>
                </w:rPr>
                <w:t>14</w:t>
              </w:r>
            </w:ins>
          </w:p>
        </w:tc>
        <w:tc>
          <w:tcPr>
            <w:tcW w:w="17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463" w:author="M00032937" w:date="2024-06-28T10:28:41Z">
              <w:tcPr>
                <w:tcW w:w="13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465" w:author="M00007797" w:date="2023-06-16T15:16:51Z"/>
                <w:rFonts w:hint="default"/>
                <w:lang w:val="en-US" w:eastAsia="zh-CN"/>
              </w:rPr>
              <w:pPrChange w:id="13464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left"/>
                </w:pPr>
              </w:pPrChange>
            </w:pPr>
            <w:ins w:id="13466" w:author="M00007797" w:date="2023-06-16T15:16:51Z">
              <w:r>
                <w:rPr>
                  <w:rFonts w:hint="eastAsia"/>
                  <w:lang w:val="en-US" w:eastAsia="zh-CN"/>
                </w:rPr>
                <w:t>开合盖圈</w:t>
              </w:r>
            </w:ins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467" w:author="M00032937" w:date="2024-06-28T10:28:41Z">
              <w:tcPr>
                <w:tcW w:w="1741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469" w:author="M00007797" w:date="2023-06-16T15:16:51Z"/>
              </w:rPr>
              <w:pPrChange w:id="13468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left"/>
                </w:pPr>
              </w:pPrChange>
            </w:pPr>
            <w:ins w:id="13470" w:author="M00007797" w:date="2023-06-16T15:16:51Z">
              <w:r>
                <w:rPr/>
                <w:drawing>
                  <wp:inline distT="0" distB="0" distL="114300" distR="114300">
                    <wp:extent cx="400050" cy="371475"/>
                    <wp:effectExtent l="0" t="0" r="6350" b="9525"/>
                    <wp:docPr id="65" name="图片 2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65" name="图片 2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8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00050" cy="3714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472" w:author="M00032937" w:date="2024-06-28T10:28:41Z">
              <w:tcPr>
                <w:tcW w:w="4817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474" w:author="M00007797" w:date="2023-06-16T15:16:51Z"/>
                <w:rFonts w:hint="default"/>
                <w:strike w:val="0"/>
                <w:lang w:val="en-US" w:eastAsia="zh-CN"/>
              </w:rPr>
              <w:pPrChange w:id="13473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left"/>
                </w:pPr>
              </w:pPrChange>
            </w:pPr>
            <w:ins w:id="13475" w:author="M00007797" w:date="2023-06-16T15:16:51Z">
              <w:r>
                <w:rPr>
                  <w:rFonts w:hint="eastAsia"/>
                  <w:strike w:val="0"/>
                  <w:lang w:val="en-US" w:eastAsia="zh-CN"/>
                </w:rPr>
                <w:t>短按可分别进行开盖、开圈、关圈关盖的动作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3477" w:author="M00032937" w:date="2024-06-28T10:28:4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718" w:hRule="exact"/>
          <w:jc w:val="center"/>
          <w:ins w:id="13476" w:author="M00007797" w:date="2023-06-16T15:16:51Z"/>
          <w:trPrChange w:id="13477" w:author="M00032937" w:date="2024-06-28T10:28:41Z">
            <w:trPr>
              <w:trHeight w:val="966" w:hRule="exact"/>
              <w:jc w:val="center"/>
            </w:trPr>
          </w:trPrChange>
        </w:trPr>
        <w:tc>
          <w:tcPr>
            <w:tcW w:w="15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478" w:author="M00032937" w:date="2024-06-28T10:28:41Z">
              <w:tcPr>
                <w:tcW w:w="100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480" w:author="M00007797" w:date="2023-06-16T15:16:51Z"/>
                <w:rFonts w:hint="default"/>
                <w:lang w:val="en-US" w:eastAsia="zh-CN"/>
              </w:rPr>
              <w:pPrChange w:id="13479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481" w:author="M00007797" w:date="2023-06-16T15:16:51Z">
              <w:r>
                <w:rPr>
                  <w:rFonts w:hint="eastAsia"/>
                  <w:lang w:val="en-US" w:eastAsia="zh-CN"/>
                </w:rPr>
                <w:t>15</w:t>
              </w:r>
            </w:ins>
          </w:p>
        </w:tc>
        <w:tc>
          <w:tcPr>
            <w:tcW w:w="17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482" w:author="M00032937" w:date="2024-06-28T10:28:41Z">
              <w:tcPr>
                <w:tcW w:w="13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484" w:author="M00007797" w:date="2023-06-16T15:16:51Z"/>
                <w:rFonts w:hint="default" w:eastAsia="宋体"/>
                <w:lang w:val="en-US" w:eastAsia="zh-CN"/>
              </w:rPr>
              <w:pPrChange w:id="13483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left"/>
                </w:pPr>
              </w:pPrChange>
            </w:pPr>
            <w:ins w:id="13485" w:author="M00007797" w:date="2023-06-16T15:16:51Z">
              <w:r>
                <w:rPr>
                  <w:rFonts w:hint="eastAsia"/>
                  <w:lang w:val="en-US" w:eastAsia="zh-CN"/>
                </w:rPr>
                <w:t>儿童模式</w:t>
              </w:r>
            </w:ins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486" w:author="M00032937" w:date="2024-06-28T10:28:41Z">
              <w:tcPr>
                <w:tcW w:w="1741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488" w:author="M00007797" w:date="2023-06-16T15:16:51Z"/>
              </w:rPr>
              <w:pPrChange w:id="13487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left"/>
                </w:pPr>
              </w:pPrChange>
            </w:pPr>
            <w:ins w:id="13489" w:author="M00007797" w:date="2023-06-16T15:16:51Z">
              <w:r>
                <w:rPr/>
                <w:drawing>
                  <wp:inline distT="0" distB="0" distL="114300" distR="114300">
                    <wp:extent cx="285750" cy="333375"/>
                    <wp:effectExtent l="0" t="0" r="6350" b="9525"/>
                    <wp:docPr id="66" name="图片 2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66" name="图片 2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9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85750" cy="333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491" w:author="M00032937" w:date="2024-06-28T10:28:41Z">
              <w:tcPr>
                <w:tcW w:w="4817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493" w:author="M00007797" w:date="2023-06-16T15:16:51Z"/>
                <w:rFonts w:hint="default"/>
                <w:strike w:val="0"/>
                <w:lang w:val="en-US" w:eastAsia="zh-CN"/>
              </w:rPr>
              <w:pPrChange w:id="13492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left"/>
                </w:pPr>
              </w:pPrChange>
            </w:pPr>
            <w:ins w:id="13494" w:author="M00007797" w:date="2023-06-16T15:16:51Z">
              <w:r>
                <w:rPr>
                  <w:rFonts w:hint="eastAsia"/>
                  <w:strike w:val="0"/>
                  <w:lang w:val="en-US" w:eastAsia="zh-CN"/>
                </w:rPr>
                <w:t>短按开关儿童模式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3496" w:author="M00032937" w:date="2024-06-28T10:28:4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742" w:hRule="exact"/>
          <w:jc w:val="center"/>
          <w:ins w:id="13495" w:author="M00007797" w:date="2023-06-16T15:16:51Z"/>
          <w:trPrChange w:id="13496" w:author="M00032937" w:date="2024-06-28T10:28:41Z">
            <w:trPr>
              <w:trHeight w:val="966" w:hRule="exact"/>
              <w:jc w:val="center"/>
            </w:trPr>
          </w:trPrChange>
        </w:trPr>
        <w:tc>
          <w:tcPr>
            <w:tcW w:w="15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497" w:author="M00032937" w:date="2024-06-28T10:28:41Z">
              <w:tcPr>
                <w:tcW w:w="100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499" w:author="M00007797" w:date="2023-06-16T15:16:51Z"/>
                <w:rFonts w:hint="default"/>
                <w:lang w:val="en-US" w:eastAsia="zh-CN"/>
              </w:rPr>
              <w:pPrChange w:id="13498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500" w:author="M00007797" w:date="2023-06-16T15:16:51Z">
              <w:r>
                <w:rPr>
                  <w:rFonts w:hint="eastAsia"/>
                  <w:lang w:val="en-US" w:eastAsia="zh-CN"/>
                </w:rPr>
                <w:t>16</w:t>
              </w:r>
            </w:ins>
          </w:p>
        </w:tc>
        <w:tc>
          <w:tcPr>
            <w:tcW w:w="17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501" w:author="M00032937" w:date="2024-06-28T10:28:41Z">
              <w:tcPr>
                <w:tcW w:w="13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503" w:author="M00007797" w:date="2023-06-16T15:16:51Z"/>
                <w:rFonts w:hint="default"/>
                <w:lang w:val="en-US" w:eastAsia="zh-CN"/>
              </w:rPr>
              <w:pPrChange w:id="13502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left"/>
                </w:pPr>
              </w:pPrChange>
            </w:pPr>
            <w:ins w:id="13504" w:author="M00007797" w:date="2023-06-16T15:16:51Z">
              <w:r>
                <w:rPr>
                  <w:rFonts w:hint="eastAsia"/>
                  <w:lang w:val="en-US" w:eastAsia="zh-CN"/>
                </w:rPr>
                <w:t>感应开关</w:t>
              </w:r>
            </w:ins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505" w:author="M00032937" w:date="2024-06-28T10:28:41Z">
              <w:tcPr>
                <w:tcW w:w="1741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507" w:author="M00007797" w:date="2023-06-16T15:16:51Z"/>
              </w:rPr>
              <w:pPrChange w:id="13506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left"/>
                </w:pPr>
              </w:pPrChange>
            </w:pPr>
            <w:ins w:id="13508" w:author="M00007797" w:date="2023-06-16T15:16:51Z">
              <w:r>
                <w:rPr/>
                <w:drawing>
                  <wp:inline distT="0" distB="0" distL="114300" distR="114300">
                    <wp:extent cx="285750" cy="381000"/>
                    <wp:effectExtent l="0" t="0" r="6350" b="0"/>
                    <wp:docPr id="67" name="图片 2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67" name="图片 2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85750" cy="381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510" w:author="M00032937" w:date="2024-06-28T10:28:41Z">
              <w:tcPr>
                <w:tcW w:w="4817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512" w:author="M00007797" w:date="2023-06-16T15:16:51Z"/>
                <w:rFonts w:hint="default"/>
                <w:strike w:val="0"/>
                <w:lang w:val="en-US" w:eastAsia="zh-CN"/>
              </w:rPr>
              <w:pPrChange w:id="13511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left"/>
                </w:pPr>
              </w:pPrChange>
            </w:pPr>
            <w:ins w:id="13513" w:author="M00007797" w:date="2023-06-16T15:16:51Z">
              <w:r>
                <w:rPr>
                  <w:rFonts w:hint="eastAsia"/>
                  <w:strike w:val="0"/>
                  <w:lang w:val="en-US" w:eastAsia="zh-CN"/>
                </w:rPr>
                <w:t>短按开关微波功能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3515" w:author="M00032937" w:date="2024-06-28T10:28:4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1304" w:hRule="exact"/>
          <w:jc w:val="center"/>
          <w:ins w:id="13514" w:author="M00007797" w:date="2023-06-16T15:20:03Z"/>
          <w:trPrChange w:id="13515" w:author="M00032937" w:date="2024-06-28T10:28:41Z">
            <w:trPr>
              <w:trHeight w:val="742" w:hRule="exact"/>
              <w:jc w:val="center"/>
            </w:trPr>
          </w:trPrChange>
        </w:trPr>
        <w:tc>
          <w:tcPr>
            <w:tcW w:w="15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516" w:author="M00032937" w:date="2024-06-28T10:28:41Z">
              <w:tcPr>
                <w:tcW w:w="100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518" w:author="M00007797" w:date="2023-06-16T15:20:03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highlight w:val="none"/>
                <w:lang w:val="en-US" w:eastAsia="zh-CN" w:bidi="ar-SA"/>
              </w:rPr>
              <w:pPrChange w:id="13517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519" w:author="M00007797" w:date="2023-06-16T15:20:24Z">
              <w:r>
                <w:rPr>
                  <w:rFonts w:hint="eastAsia" w:cs="Times New Roman"/>
                  <w:color w:val="auto"/>
                  <w:highlight w:val="none"/>
                  <w:lang w:val="en-US" w:eastAsia="zh-CN"/>
                </w:rPr>
                <w:t>17</w:t>
              </w:r>
            </w:ins>
            <w:del w:id="13520" w:author="M00007797" w:date="2023-06-16T15:20:23Z">
              <w:r>
                <w:rPr>
                  <w:rFonts w:hint="eastAsia" w:cs="Times New Roman"/>
                  <w:color w:val="auto"/>
                  <w:highlight w:val="none"/>
                  <w:lang w:val="en-US" w:eastAsia="zh-CN"/>
                </w:rPr>
                <w:delText>25</w:delText>
              </w:r>
            </w:del>
          </w:p>
        </w:tc>
        <w:tc>
          <w:tcPr>
            <w:tcW w:w="17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521" w:author="M00032937" w:date="2024-06-28T10:28:41Z">
              <w:tcPr>
                <w:tcW w:w="13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523" w:author="M00007797" w:date="2023-06-16T15:20:03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highlight w:val="none"/>
                <w:lang w:val="en-US" w:eastAsia="zh-CN" w:bidi="ar-SA"/>
              </w:rPr>
              <w:pPrChange w:id="13522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r>
              <w:rPr>
                <w:rFonts w:hint="eastAsia" w:cs="Times New Roman"/>
                <w:color w:val="auto"/>
                <w:highlight w:val="none"/>
                <w:lang w:val="en-US" w:eastAsia="zh-CN"/>
              </w:rPr>
              <w:t>对码</w:t>
            </w:r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524" w:author="M00032937" w:date="2024-06-28T10:28:41Z">
              <w:tcPr>
                <w:tcW w:w="1741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526" w:author="M00007797" w:date="2023-06-16T15:20:03Z"/>
                <w:rFonts w:ascii="宋体" w:hAnsi="宋体" w:eastAsia="宋体" w:cs="Times New Roman"/>
                <w:kern w:val="2"/>
                <w:sz w:val="21"/>
                <w:szCs w:val="21"/>
                <w:highlight w:val="none"/>
                <w:lang w:val="en-US" w:eastAsia="zh-CN" w:bidi="ar-SA"/>
              </w:rPr>
              <w:pPrChange w:id="13525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527" w:author="M00007797" w:date="2023-06-16T15:20:32Z">
              <w:r>
                <w:rPr/>
                <w:drawing>
                  <wp:inline distT="0" distB="0" distL="114300" distR="114300">
                    <wp:extent cx="371475" cy="394970"/>
                    <wp:effectExtent l="0" t="0" r="9525" b="11430"/>
                    <wp:docPr id="70" name="图片 9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70" name="图片 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1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71475" cy="3949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  <w:del w:id="13529" w:author="M00007797" w:date="2023-06-16T15:20:32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2"/>
                  <w:szCs w:val="22"/>
                  <w:u w:val="none"/>
                  <w:lang w:val="en-US" w:eastAsia="zh-CN" w:bidi="ar"/>
                </w:rPr>
                <w:drawing>
                  <wp:inline distT="0" distB="0" distL="114300" distR="114300">
                    <wp:extent cx="389255" cy="454025"/>
                    <wp:effectExtent l="0" t="0" r="4445" b="3175"/>
                    <wp:docPr id="69" name="图片 20" descr="IMG_256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69" name="图片 20" descr="IMG_25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1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89255" cy="454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531" w:author="M00032937" w:date="2024-06-28T10:28:41Z">
              <w:tcPr>
                <w:tcW w:w="4817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533" w:author="M00007797" w:date="2023-06-16T15:20:03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u w:val="none"/>
                <w:lang w:val="en-US" w:eastAsia="zh-CN" w:bidi="ar-SA"/>
              </w:rPr>
              <w:pPrChange w:id="13532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534" w:author="M00007797" w:date="2023-06-19T13:55:01Z">
              <w:r>
                <w:rPr>
                  <w:rFonts w:hint="eastAsia"/>
                  <w:color w:val="auto"/>
                  <w:highlight w:val="none"/>
                </w:rPr>
                <w:t>整机断电状态下，长按</w:t>
              </w:r>
            </w:ins>
            <w:ins w:id="13535" w:author="M00007797" w:date="2023-06-19T13:55:0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停止键</w:t>
              </w:r>
            </w:ins>
            <w:ins w:id="13536" w:author="M00007797" w:date="2023-06-19T13:55:01Z">
              <w:r>
                <w:rPr>
                  <w:rFonts w:hint="eastAsia"/>
                  <w:color w:val="auto"/>
                  <w:highlight w:val="none"/>
                </w:rPr>
                <w:t>5</w:t>
              </w:r>
            </w:ins>
            <w:ins w:id="13537" w:author="M00007797" w:date="2023-06-19T13:55:0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s</w:t>
              </w:r>
            </w:ins>
            <w:ins w:id="13538" w:author="M00007797" w:date="2023-06-19T13:55:01Z">
              <w:r>
                <w:rPr>
                  <w:rFonts w:hint="eastAsia"/>
                  <w:color w:val="auto"/>
                  <w:highlight w:val="none"/>
                </w:rPr>
                <w:t>，在水温</w:t>
              </w:r>
            </w:ins>
            <w:ins w:id="13539" w:author="M00007797" w:date="2023-06-19T13:55:01Z">
              <w:del w:id="13540" w:author="M00032937" w:date="2024-06-28T09:26:03Z">
                <w:r>
                  <w:rPr>
                    <w:rFonts w:hint="eastAsia"/>
                    <w:color w:val="auto"/>
                    <w:highlight w:val="none"/>
                  </w:rPr>
                  <w:delText>档</w:delText>
                </w:r>
              </w:del>
            </w:ins>
            <w:ins w:id="13541" w:author="M00032937" w:date="2024-06-28T09:26:03Z">
              <w:r>
                <w:rPr>
                  <w:rFonts w:hint="eastAsia"/>
                  <w:color w:val="auto"/>
                  <w:highlight w:val="none"/>
                  <w:lang w:eastAsia="zh-CN"/>
                </w:rPr>
                <w:t>挡</w:t>
              </w:r>
            </w:ins>
            <w:ins w:id="13542" w:author="M00007797" w:date="2023-06-19T13:55:01Z">
              <w:r>
                <w:rPr>
                  <w:rFonts w:hint="eastAsia"/>
                  <w:color w:val="auto"/>
                  <w:highlight w:val="none"/>
                </w:rPr>
                <w:t>位灯、暖风</w:t>
              </w:r>
            </w:ins>
            <w:ins w:id="13543" w:author="M00007797" w:date="2023-06-19T13:55:01Z">
              <w:del w:id="13544" w:author="M00032937" w:date="2024-06-28T09:26:03Z">
                <w:r>
                  <w:rPr>
                    <w:rFonts w:hint="eastAsia"/>
                    <w:color w:val="auto"/>
                    <w:highlight w:val="none"/>
                  </w:rPr>
                  <w:delText>档</w:delText>
                </w:r>
              </w:del>
            </w:ins>
            <w:ins w:id="13545" w:author="M00032937" w:date="2024-06-28T09:26:03Z">
              <w:r>
                <w:rPr>
                  <w:rFonts w:hint="eastAsia"/>
                  <w:color w:val="auto"/>
                  <w:highlight w:val="none"/>
                  <w:lang w:eastAsia="zh-CN"/>
                </w:rPr>
                <w:t>挡</w:t>
              </w:r>
            </w:ins>
            <w:ins w:id="13546" w:author="M00007797" w:date="2023-06-19T13:55:01Z">
              <w:r>
                <w:rPr>
                  <w:rFonts w:hint="eastAsia"/>
                  <w:color w:val="auto"/>
                  <w:highlight w:val="none"/>
                </w:rPr>
                <w:t>位灯、坐温</w:t>
              </w:r>
            </w:ins>
            <w:ins w:id="13547" w:author="M00007797" w:date="2023-06-19T13:55:01Z">
              <w:del w:id="13548" w:author="M00032937" w:date="2024-06-28T09:26:03Z">
                <w:r>
                  <w:rPr>
                    <w:rFonts w:hint="eastAsia"/>
                    <w:color w:val="auto"/>
                    <w:highlight w:val="none"/>
                  </w:rPr>
                  <w:delText>档</w:delText>
                </w:r>
              </w:del>
            </w:ins>
            <w:ins w:id="13549" w:author="M00032937" w:date="2024-06-28T09:26:03Z">
              <w:r>
                <w:rPr>
                  <w:rFonts w:hint="eastAsia"/>
                  <w:color w:val="auto"/>
                  <w:highlight w:val="none"/>
                  <w:lang w:eastAsia="zh-CN"/>
                </w:rPr>
                <w:t>挡</w:t>
              </w:r>
            </w:ins>
            <w:ins w:id="13550" w:author="M00007797" w:date="2023-06-19T13:55:01Z">
              <w:r>
                <w:rPr>
                  <w:rFonts w:hint="eastAsia"/>
                  <w:color w:val="auto"/>
                  <w:highlight w:val="none"/>
                </w:rPr>
                <w:t>位灯同时</w:t>
              </w:r>
            </w:ins>
            <w:ins w:id="13551" w:author="M00007797" w:date="2023-06-19T13:55:0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红灯</w:t>
              </w:r>
            </w:ins>
            <w:ins w:id="13552" w:author="M00007797" w:date="2023-06-19T13:55:01Z">
              <w:r>
                <w:rPr>
                  <w:rFonts w:hint="eastAsia"/>
                  <w:color w:val="auto"/>
                  <w:highlight w:val="none"/>
                </w:rPr>
                <w:t>闪烁时，30</w:t>
              </w:r>
            </w:ins>
            <w:ins w:id="13553" w:author="M00007797" w:date="2023-06-19T13:55:0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s</w:t>
              </w:r>
            </w:ins>
            <w:ins w:id="13554" w:author="M00007797" w:date="2023-06-19T13:55:01Z">
              <w:r>
                <w:rPr>
                  <w:rFonts w:hint="eastAsia"/>
                  <w:color w:val="auto"/>
                  <w:highlight w:val="none"/>
                </w:rPr>
                <w:t>内上电开机，当遥控器水温</w:t>
              </w:r>
            </w:ins>
            <w:ins w:id="13555" w:author="M00007797" w:date="2023-06-19T13:55:01Z">
              <w:del w:id="13556" w:author="M00032937" w:date="2024-06-28T09:26:03Z">
                <w:r>
                  <w:rPr>
                    <w:rFonts w:hint="eastAsia"/>
                    <w:color w:val="auto"/>
                    <w:highlight w:val="none"/>
                  </w:rPr>
                  <w:delText>档</w:delText>
                </w:r>
              </w:del>
            </w:ins>
            <w:ins w:id="13557" w:author="M00032937" w:date="2024-06-28T09:26:03Z">
              <w:r>
                <w:rPr>
                  <w:rFonts w:hint="eastAsia"/>
                  <w:color w:val="auto"/>
                  <w:highlight w:val="none"/>
                  <w:lang w:eastAsia="zh-CN"/>
                </w:rPr>
                <w:t>挡</w:t>
              </w:r>
            </w:ins>
            <w:ins w:id="13558" w:author="M00007797" w:date="2023-06-19T13:55:01Z">
              <w:r>
                <w:rPr>
                  <w:rFonts w:hint="eastAsia"/>
                  <w:color w:val="auto"/>
                  <w:highlight w:val="none"/>
                </w:rPr>
                <w:t>位灯、暖风</w:t>
              </w:r>
            </w:ins>
            <w:ins w:id="13559" w:author="M00007797" w:date="2023-06-19T13:55:01Z">
              <w:del w:id="13560" w:author="M00032937" w:date="2024-06-28T09:26:03Z">
                <w:r>
                  <w:rPr>
                    <w:rFonts w:hint="eastAsia"/>
                    <w:color w:val="auto"/>
                    <w:highlight w:val="none"/>
                  </w:rPr>
                  <w:delText>档</w:delText>
                </w:r>
              </w:del>
            </w:ins>
            <w:ins w:id="13561" w:author="M00032937" w:date="2024-06-28T09:26:03Z">
              <w:r>
                <w:rPr>
                  <w:rFonts w:hint="eastAsia"/>
                  <w:color w:val="auto"/>
                  <w:highlight w:val="none"/>
                  <w:lang w:eastAsia="zh-CN"/>
                </w:rPr>
                <w:t>挡</w:t>
              </w:r>
            </w:ins>
            <w:ins w:id="13562" w:author="M00007797" w:date="2023-06-19T13:55:01Z">
              <w:r>
                <w:rPr>
                  <w:rFonts w:hint="eastAsia"/>
                  <w:color w:val="auto"/>
                  <w:highlight w:val="none"/>
                </w:rPr>
                <w:t>位灯、坐温</w:t>
              </w:r>
            </w:ins>
            <w:ins w:id="13563" w:author="M00007797" w:date="2023-06-19T13:55:01Z">
              <w:del w:id="13564" w:author="M00032937" w:date="2024-06-28T09:26:03Z">
                <w:r>
                  <w:rPr>
                    <w:rFonts w:hint="eastAsia"/>
                    <w:color w:val="auto"/>
                    <w:highlight w:val="none"/>
                  </w:rPr>
                  <w:delText>档</w:delText>
                </w:r>
              </w:del>
            </w:ins>
            <w:ins w:id="13565" w:author="M00032937" w:date="2024-06-28T09:26:03Z">
              <w:r>
                <w:rPr>
                  <w:rFonts w:hint="eastAsia"/>
                  <w:color w:val="auto"/>
                  <w:highlight w:val="none"/>
                  <w:lang w:eastAsia="zh-CN"/>
                </w:rPr>
                <w:t>挡</w:t>
              </w:r>
            </w:ins>
            <w:ins w:id="13566" w:author="M00007797" w:date="2023-06-19T13:55:01Z">
              <w:r>
                <w:rPr>
                  <w:rFonts w:hint="eastAsia"/>
                  <w:color w:val="auto"/>
                  <w:highlight w:val="none"/>
                </w:rPr>
                <w:t>位灯停止闪烁</w:t>
              </w:r>
            </w:ins>
            <w:ins w:id="13567" w:author="M00007797" w:date="2023-06-19T13:55:0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且红灯常亮</w:t>
              </w:r>
            </w:ins>
            <w:ins w:id="13568" w:author="M00007797" w:date="2023-06-19T13:55:01Z">
              <w:r>
                <w:rPr>
                  <w:rFonts w:hint="eastAsia"/>
                  <w:color w:val="auto"/>
                  <w:highlight w:val="none"/>
                </w:rPr>
                <w:t>，则对码成功。若水温</w:t>
              </w:r>
            </w:ins>
            <w:ins w:id="13569" w:author="M00007797" w:date="2023-06-19T13:55:01Z">
              <w:del w:id="13570" w:author="M00032937" w:date="2024-06-28T09:26:03Z">
                <w:r>
                  <w:rPr>
                    <w:rFonts w:hint="eastAsia"/>
                    <w:color w:val="auto"/>
                    <w:highlight w:val="none"/>
                  </w:rPr>
                  <w:delText>档</w:delText>
                </w:r>
              </w:del>
            </w:ins>
            <w:ins w:id="13571" w:author="M00032937" w:date="2024-06-28T09:26:03Z">
              <w:r>
                <w:rPr>
                  <w:rFonts w:hint="eastAsia"/>
                  <w:color w:val="auto"/>
                  <w:highlight w:val="none"/>
                  <w:lang w:eastAsia="zh-CN"/>
                </w:rPr>
                <w:t>挡</w:t>
              </w:r>
            </w:ins>
            <w:ins w:id="13572" w:author="M00007797" w:date="2023-06-19T13:55:01Z">
              <w:r>
                <w:rPr>
                  <w:rFonts w:hint="eastAsia"/>
                  <w:color w:val="auto"/>
                  <w:highlight w:val="none"/>
                </w:rPr>
                <w:t>位灯、暖风</w:t>
              </w:r>
            </w:ins>
            <w:ins w:id="13573" w:author="M00007797" w:date="2023-06-19T13:55:01Z">
              <w:del w:id="13574" w:author="M00032937" w:date="2024-06-28T09:26:03Z">
                <w:r>
                  <w:rPr>
                    <w:rFonts w:hint="eastAsia"/>
                    <w:color w:val="auto"/>
                    <w:highlight w:val="none"/>
                  </w:rPr>
                  <w:delText>档</w:delText>
                </w:r>
              </w:del>
            </w:ins>
            <w:ins w:id="13575" w:author="M00032937" w:date="2024-06-28T09:26:03Z">
              <w:r>
                <w:rPr>
                  <w:rFonts w:hint="eastAsia"/>
                  <w:color w:val="auto"/>
                  <w:highlight w:val="none"/>
                  <w:lang w:eastAsia="zh-CN"/>
                </w:rPr>
                <w:t>挡</w:t>
              </w:r>
            </w:ins>
            <w:ins w:id="13576" w:author="M00007797" w:date="2023-06-19T13:55:01Z">
              <w:r>
                <w:rPr>
                  <w:rFonts w:hint="eastAsia"/>
                  <w:color w:val="auto"/>
                  <w:highlight w:val="none"/>
                </w:rPr>
                <w:t>位灯、坐温</w:t>
              </w:r>
            </w:ins>
            <w:ins w:id="13577" w:author="M00007797" w:date="2023-06-19T13:55:01Z">
              <w:del w:id="13578" w:author="M00032937" w:date="2024-06-28T09:26:03Z">
                <w:r>
                  <w:rPr>
                    <w:rFonts w:hint="eastAsia"/>
                    <w:color w:val="auto"/>
                    <w:highlight w:val="none"/>
                  </w:rPr>
                  <w:delText>档</w:delText>
                </w:r>
              </w:del>
            </w:ins>
            <w:ins w:id="13579" w:author="M00032937" w:date="2024-06-28T09:26:03Z">
              <w:r>
                <w:rPr>
                  <w:rFonts w:hint="eastAsia"/>
                  <w:color w:val="auto"/>
                  <w:highlight w:val="none"/>
                  <w:lang w:eastAsia="zh-CN"/>
                </w:rPr>
                <w:t>挡</w:t>
              </w:r>
            </w:ins>
            <w:ins w:id="13580" w:author="M00007797" w:date="2023-06-19T13:55:01Z">
              <w:r>
                <w:rPr>
                  <w:rFonts w:hint="eastAsia"/>
                  <w:color w:val="auto"/>
                  <w:highlight w:val="none"/>
                </w:rPr>
                <w:t>位灯未停止闪烁，表示对码失败，需重新</w:t>
              </w:r>
            </w:ins>
            <w:ins w:id="13581" w:author="M00007797" w:date="2023-06-19T13:55:0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操作对码</w:t>
              </w:r>
            </w:ins>
            <w:ins w:id="13582" w:author="M00007797" w:date="2023-06-19T13:55:01Z">
              <w:r>
                <w:rPr>
                  <w:rFonts w:hint="eastAsia"/>
                  <w:color w:val="auto"/>
                  <w:highlight w:val="none"/>
                </w:rPr>
                <w:t>。</w:t>
              </w:r>
            </w:ins>
            <w:del w:id="13583" w:author="M00007797" w:date="2023-06-19T13:55:01Z">
              <w:r>
                <w:rPr>
                  <w:rFonts w:hint="eastAsia"/>
                  <w:color w:val="auto"/>
                  <w:highlight w:val="none"/>
                </w:rPr>
                <w:delText>整机断电状态下，长按</w:delText>
              </w:r>
            </w:del>
            <w:del w:id="13584" w:author="M00007797" w:date="2023-06-19T13:55:0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停止键3s</w:delText>
              </w:r>
            </w:del>
            <w:del w:id="13585" w:author="M00007797" w:date="2023-06-19T13:55:01Z">
              <w:r>
                <w:rPr>
                  <w:rFonts w:hint="eastAsia"/>
                  <w:color w:val="auto"/>
                  <w:highlight w:val="none"/>
                </w:rPr>
                <w:delText>，遥控器指示灯闪烁进入配对模式，30</w:delText>
              </w:r>
            </w:del>
            <w:del w:id="13586" w:author="M00007797" w:date="2023-06-19T13:55:0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s</w:delText>
              </w:r>
            </w:del>
            <w:del w:id="13587" w:author="M00007797" w:date="2023-06-19T13:55:01Z">
              <w:r>
                <w:rPr>
                  <w:rFonts w:hint="eastAsia"/>
                  <w:color w:val="auto"/>
                  <w:highlight w:val="none"/>
                </w:rPr>
                <w:delText>内</w:delText>
              </w:r>
            </w:del>
            <w:del w:id="13588" w:author="M00007797" w:date="2023-06-19T13:55:0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整机</w:delText>
              </w:r>
            </w:del>
            <w:del w:id="13589" w:author="M00007797" w:date="2023-06-19T13:55:01Z">
              <w:r>
                <w:rPr>
                  <w:rFonts w:hint="eastAsia"/>
                  <w:color w:val="auto"/>
                  <w:highlight w:val="none"/>
                </w:rPr>
                <w:delText>上电开机，当</w:delText>
              </w:r>
            </w:del>
            <w:del w:id="13590" w:author="M00007797" w:date="2023-06-19T13:55:0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指示灯</w:delText>
              </w:r>
            </w:del>
            <w:del w:id="13591" w:author="M00007797" w:date="2023-06-19T13:55:01Z">
              <w:r>
                <w:rPr>
                  <w:rFonts w:hint="eastAsia"/>
                  <w:color w:val="auto"/>
                  <w:highlight w:val="none"/>
                </w:rPr>
                <w:delText>停止闪烁</w:delText>
              </w:r>
            </w:del>
            <w:del w:id="13592" w:author="M00007797" w:date="2023-06-19T13:55:0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且常亮</w:delText>
              </w:r>
            </w:del>
            <w:del w:id="13593" w:author="M00007797" w:date="2023-06-19T13:55:01Z">
              <w:r>
                <w:rPr>
                  <w:rFonts w:hint="eastAsia"/>
                  <w:color w:val="auto"/>
                  <w:highlight w:val="none"/>
                </w:rPr>
                <w:delText>，则对码成功。若</w:delText>
              </w:r>
            </w:del>
            <w:del w:id="13594" w:author="M00007797" w:date="2023-06-19T13:55:0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指示灯</w:delText>
              </w:r>
            </w:del>
            <w:del w:id="13595" w:author="M00007797" w:date="2023-06-19T13:55:01Z">
              <w:r>
                <w:rPr>
                  <w:rFonts w:hint="eastAsia"/>
                  <w:color w:val="auto"/>
                  <w:highlight w:val="none"/>
                </w:rPr>
                <w:delText>未停止闪烁，表示对码失败，需重新</w:delText>
              </w:r>
            </w:del>
            <w:del w:id="13596" w:author="M00007797" w:date="2023-06-19T13:55:0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操作对码</w:delText>
              </w:r>
            </w:del>
            <w:del w:id="13597" w:author="M00007797" w:date="2023-06-19T13:55:01Z">
              <w:r>
                <w:rPr>
                  <w:rFonts w:hint="eastAsia"/>
                  <w:color w:val="auto"/>
                  <w:highlight w:val="none"/>
                </w:rPr>
                <w:delText>。</w:delText>
              </w:r>
            </w:del>
          </w:p>
        </w:tc>
      </w:tr>
    </w:tbl>
    <w:p>
      <w:pPr>
        <w:rPr>
          <w:ins w:id="13598" w:author="M00007797" w:date="2023-06-16T15:16:51Z"/>
          <w:rFonts w:hint="eastAsia"/>
          <w:lang w:val="en-US" w:eastAsia="zh-CN"/>
        </w:rPr>
      </w:pPr>
    </w:p>
    <w:p>
      <w:pPr>
        <w:pStyle w:val="4"/>
        <w:tabs>
          <w:tab w:val="left" w:pos="1134"/>
        </w:tabs>
        <w:rPr>
          <w:ins w:id="13600" w:author="M00007797" w:date="2023-06-16T14:36:40Z"/>
          <w:highlight w:val="none"/>
          <w:rPrChange w:id="13601" w:author="M00007797" w:date="2023-06-19T16:04:50Z">
            <w:rPr>
              <w:ins w:id="13602" w:author="M00007797" w:date="2023-06-16T14:36:40Z"/>
            </w:rPr>
          </w:rPrChange>
        </w:rPr>
        <w:pPrChange w:id="13599" w:author="M00007797" w:date="2023-06-16T15:21:52Z">
          <w:pPr/>
        </w:pPrChange>
      </w:pPr>
      <w:ins w:id="13603" w:author="M00007797" w:date="2023-06-16T15:21:19Z">
        <w:bookmarkStart w:id="719" w:name="_Toc5324"/>
        <w:bookmarkStart w:id="720" w:name="_Toc12623"/>
        <w:bookmarkStart w:id="721" w:name="_Toc20282"/>
        <w:bookmarkStart w:id="722" w:name="_Toc31270"/>
        <w:bookmarkStart w:id="723" w:name="_Toc16282"/>
        <w:bookmarkStart w:id="724" w:name="_Toc28638"/>
        <w:bookmarkStart w:id="725" w:name="_Toc5362"/>
        <w:r>
          <w:rPr>
            <w:rFonts w:hint="eastAsia"/>
            <w:highlight w:val="none"/>
            <w:lang w:val="en-US" w:eastAsia="zh-CN"/>
            <w:rPrChange w:id="13604" w:author="M00007797" w:date="2023-06-19T16:04:50Z">
              <w:rPr>
                <w:rFonts w:hint="eastAsia"/>
                <w:lang w:val="en-US" w:eastAsia="zh-CN"/>
              </w:rPr>
            </w:rPrChange>
          </w:rPr>
          <w:t>旋钮</w:t>
        </w:r>
      </w:ins>
      <w:ins w:id="13605" w:author="M00007797" w:date="2023-06-16T15:21:21Z">
        <w:r>
          <w:rPr>
            <w:rFonts w:hint="eastAsia"/>
            <w:highlight w:val="none"/>
            <w:lang w:val="en-US" w:eastAsia="zh-CN"/>
            <w:rPrChange w:id="13606" w:author="M00007797" w:date="2023-06-19T16:04:50Z">
              <w:rPr>
                <w:rFonts w:hint="eastAsia"/>
                <w:lang w:val="en-US" w:eastAsia="zh-CN"/>
              </w:rPr>
            </w:rPrChange>
          </w:rPr>
          <w:t>操作</w:t>
        </w:r>
        <w:bookmarkEnd w:id="719"/>
        <w:bookmarkEnd w:id="720"/>
        <w:bookmarkEnd w:id="721"/>
        <w:bookmarkEnd w:id="722"/>
        <w:bookmarkEnd w:id="723"/>
        <w:bookmarkEnd w:id="724"/>
        <w:bookmarkEnd w:id="725"/>
      </w:ins>
    </w:p>
    <w:p>
      <w:pPr>
        <w:ind w:firstLine="850" w:firstLineChars="405"/>
        <w:rPr>
          <w:del w:id="13607" w:author="M00007797" w:date="2023-06-16T14:36:40Z"/>
        </w:rPr>
      </w:pPr>
      <w:ins w:id="13608" w:author="M00000676" w:date="2023-12-01T16:57:48Z">
        <w:r>
          <w:rPr/>
          <mc:AlternateContent>
            <mc:Choice Requires="wpg">
              <w:drawing>
                <wp:anchor distT="0" distB="0" distL="114300" distR="114300" simplePos="0" relativeHeight="251660288" behindDoc="1" locked="0" layoutInCell="1" allowOverlap="1">
                  <wp:simplePos x="0" y="0"/>
                  <wp:positionH relativeFrom="column">
                    <wp:posOffset>1837690</wp:posOffset>
                  </wp:positionH>
                  <wp:positionV relativeFrom="paragraph">
                    <wp:posOffset>184785</wp:posOffset>
                  </wp:positionV>
                  <wp:extent cx="2323465" cy="2562225"/>
                  <wp:effectExtent l="0" t="0" r="8255" b="13335"/>
                  <wp:wrapThrough wrapText="bothSides">
                    <wp:wrapPolygon>
                      <wp:start x="0" y="0"/>
                      <wp:lineTo x="0" y="21455"/>
                      <wp:lineTo x="21393" y="21455"/>
                      <wp:lineTo x="21393" y="0"/>
                      <wp:lineTo x="0" y="0"/>
                    </wp:wrapPolygon>
                  </wp:wrapThrough>
                  <wp:docPr id="68" name="组合 1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2323465" cy="2562225"/>
                            <a:chOff x="4725" y="7320"/>
                            <a:chExt cx="3770" cy="3036"/>
                          </a:xfrm>
                        </wpg:grpSpPr>
                        <pic:pic xmlns:pic="http://schemas.openxmlformats.org/drawingml/2006/picture">
                          <pic:nvPicPr>
                            <pic:cNvPr id="71" name="图片 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2"/>
                            <a:srcRect l="11612" t="8810" r="17258" b="6004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725" y="7320"/>
                              <a:ext cx="3770" cy="30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72" name="上弧形箭头 3"/>
                          <wps:cNvSpPr/>
                          <wps:spPr>
                            <a:xfrm>
                              <a:off x="5625" y="8295"/>
                              <a:ext cx="1215" cy="585"/>
                            </a:xfrm>
                            <a:prstGeom prst="curvedDownArrow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Overflow="clip" horzOverflow="clip" wrap="square" rtlCol="0" anchor="t"/>
                        </wps:wsp>
                        <wps:wsp>
                          <wps:cNvPr id="75" name="文本框 4"/>
                          <wps:cNvSpPr txBox="1"/>
                          <wps:spPr>
                            <a:xfrm>
                              <a:off x="5700" y="8610"/>
                              <a:ext cx="1081" cy="33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81"/>
                                  <w:kinsoku/>
                                  <w:ind w:left="0"/>
                                  <w:jc w:val="left"/>
                                  <w:rPr>
                                    <w:ins w:id="13610" w:author="M00000676" w:date="2023-12-01T16:57:48Z"/>
                                  </w:rPr>
                                </w:pPr>
                                <w:ins w:id="13611" w:author="M00000676" w:date="2023-12-01T16:57:48Z">
                                  <w:r>
                                    <w:rPr>
                                      <w:rFonts w:asciiTheme="minorAscii" w:hAnsiTheme="minorBidi" w:eastAsiaTheme="minorEastAsia"/>
                                      <w:b/>
                                      <w:color w:val="000000" w:themeColor="text1"/>
                                      <w:kern w:val="24"/>
                                      <w:sz w:val="22"/>
                                      <w:szCs w:val="22"/>
                                      <w14:shadow w14:blurRad="38100" w14:dist="19050" w14:dir="270000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顺时针</w:t>
                                  </w:r>
                                </w:ins>
                              </w:p>
                            </w:txbxContent>
                          </wps:txbx>
                          <wps:bodyPr vertOverflow="clip" horzOverflow="clip" wrap="square" rtlCol="0" anchor="t">
                            <a:noAutofit/>
                          </wps:bodyPr>
                        </wps:wsp>
                        <wps:wsp>
                          <wps:cNvPr id="76" name="下弧形箭头 5"/>
                          <wps:cNvSpPr/>
                          <wps:spPr>
                            <a:xfrm>
                              <a:off x="5675" y="9090"/>
                              <a:ext cx="1155" cy="554"/>
                            </a:xfrm>
                            <a:prstGeom prst="curvedUpArrow">
                              <a:avLst/>
                            </a:prstGeom>
                            <a:gradFill>
                              <a:gsLst>
                                <a:gs pos="0">
                                  <a:srgbClr val="14CD68"/>
                                </a:gs>
                                <a:gs pos="100000">
                                  <a:srgbClr val="0B6E38"/>
                                </a:gs>
                              </a:gsLst>
                              <a:lin scaled="0"/>
                            </a:gradFill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accent3"/>
                            </a:fillRef>
                            <a:effectRef idx="1">
                              <a:schemeClr val="accent3"/>
                            </a:effectRef>
                            <a:fontRef idx="minor">
                              <a:schemeClr val="lt1"/>
                            </a:fontRef>
                          </wps:style>
                          <wps:bodyPr vertOverflow="clip" horzOverflow="clip" wrap="square" rtlCol="0" anchor="t"/>
                        </wps:wsp>
                        <wps:wsp>
                          <wps:cNvPr id="77" name="文本框 6"/>
                          <wps:cNvSpPr txBox="1"/>
                          <wps:spPr>
                            <a:xfrm>
                              <a:off x="5720" y="9110"/>
                              <a:ext cx="1081" cy="33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81"/>
                                  <w:kinsoku/>
                                  <w:ind w:left="0"/>
                                  <w:jc w:val="left"/>
                                  <w:rPr>
                                    <w:ins w:id="13612" w:author="M00000676" w:date="2023-12-01T16:57:48Z"/>
                                  </w:rPr>
                                </w:pPr>
                                <w:ins w:id="13613" w:author="M00000676" w:date="2023-12-01T16:57:48Z">
                                  <w:r>
                                    <w:rPr>
                                      <w:rFonts w:asciiTheme="minorAscii" w:hAnsiTheme="minorBidi" w:eastAsiaTheme="minorEastAsia"/>
                                      <w:b/>
                                      <w:color w:val="000000" w:themeColor="text1"/>
                                      <w:kern w:val="24"/>
                                      <w:sz w:val="22"/>
                                      <w:szCs w:val="22"/>
                                      <w14:shadow w14:blurRad="38100" w14:dist="19050" w14:dir="270000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逆时针</w:t>
                                  </w:r>
                                </w:ins>
                              </w:p>
                            </w:txbxContent>
                          </wps:txbx>
                          <wps:bodyPr vertOverflow="clip" horzOverflow="clip" wrap="square" rtlCol="0" anchor="t">
                            <a:noAutofit/>
                          </wps:bodyPr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id="组合 1" o:spid="_x0000_s1026" o:spt="203" style="position:absolute;left:0pt;margin-left:144.7pt;margin-top:14.55pt;height:201.75pt;width:182.95pt;mso-wrap-distance-left:9pt;mso-wrap-distance-right:9pt;z-index:-251656192;mso-width-relative:page;mso-height-relative:page;" coordorigin="4725,7320" coordsize="3770,3036" wrapcoords="0 0 0 21455 21393 21455 21393 0 0 0" o:gfxdata="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">
                  <o:lock v:ext="edit" aspectratio="f"/>
                  <v:shape id="图片 3" o:spid="_x0000_s1026" o:spt="75" type="#_x0000_t75" style="position:absolute;left:4725;top:7320;height:3036;width:3770;" filled="f" o:preferrelative="t" stroked="f" coordsize="21600,21600" o:gfxdata="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nAisrsAAADb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r:id="rId32" cropleft="7610f" croptop="5774f" cropright="11310f" cropbottom="3935f" o:title=""/>
                    <o:lock v:ext="edit" aspectratio="t"/>
                  </v:shape>
                  <v:shape id="上弧形箭头 3" o:spid="_x0000_s1026" o:spt="105" type="#_x0000_t105" style="position:absolute;left:5625;top:8295;height:585;width:1215;" fillcolor="#2C5D98 [3216]" filled="t" stroked="t" coordsize="21600,21600" o:gfxdata="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scHorsAAADb&#10;AAAADwAAAAAAAAABACAAAAAiAAAAZHJzL2Rvd25yZXYueG1sUEsBAhQAFAAAAAgAh07iQDMvBZ47&#10;AAAAOQAAABAAAAAAAAAAAQAgAAAACgEAAGRycy9zaGFwZXhtbC54bWxQSwUGAAAAAAYABgBbAQAA&#10;tAMAAAAA&#10;" adj="16400,20300,16200">
                    <v:fill type="gradient" on="t" color2="#3A7CCB [3216]" colors="0f #2C5D98;52429f #3C7BC7;65536f #3A7CCB" angle="180" focus="100%" focussize="0,0" rotate="t">
                      <o:fill type="gradientUnscaled" v:ext="backwardCompatible"/>
                    </v:fill>
                    <v:stroke color="#4A7EBB [3204]" joinstyle="round"/>
                    <v:imagedata o:title=""/>
                    <o:lock v:ext="edit" aspectratio="f"/>
                    <v:shadow on="t" color="#000000" opacity="22937f" offset="0pt,1.81102362204724pt" origin="0f,32768f" matrix="65536f,0f,0f,65536f"/>
                  </v:shape>
                  <v:shape id="文本框 4" o:spid="_x0000_s1026" o:spt="202" type="#_x0000_t202" style="position:absolute;left:5700;top:8610;height:330;width:1081;" filled="f" stroked="f" coordsize="21600,21600" o:gfxdata="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OG8DO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81"/>
                            <w:kinsoku/>
                            <w:ind w:left="0"/>
                            <w:jc w:val="left"/>
                            <w:rPr>
                              <w:ins w:id="13614" w:author="M00000676" w:date="2023-12-01T16:57:48Z"/>
                            </w:rPr>
                          </w:pPr>
                          <w:ins w:id="13615" w:author="M00000676" w:date="2023-12-01T16:57:48Z">
                            <w:r>
                              <w:rPr>
                                <w:rFonts w:asciiTheme="minorAscii" w:hAnsiTheme="minorBidi" w:eastAsiaTheme="minorEastAsia"/>
                                <w:b/>
                                <w:color w:val="000000" w:themeColor="text1"/>
                                <w:kern w:val="24"/>
                                <w:sz w:val="22"/>
                                <w:szCs w:val="22"/>
                                <w14:shadow w14:blurRad="38100" w14:dist="19050" w14:dir="270000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顺时针</w:t>
                            </w:r>
                          </w:ins>
                        </w:p>
                      </w:txbxContent>
                    </v:textbox>
                  </v:shape>
                  <v:shape id="下弧形箭头 5" o:spid="_x0000_s1026" o:spt="104" type="#_x0000_t104" style="position:absolute;left:5675;top:9090;height:554;width:1155;" fillcolor="#14CD68" filled="t" stroked="f" coordsize="21600,21600" o:gfxdata="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SXTGLsAAADb&#10;AAAADwAAAAAAAAABACAAAAAiAAAAZHJzL2Rvd25yZXYueG1sUEsBAhQAFAAAAAgAh07iQDMvBZ47&#10;AAAAOQAAABAAAAAAAAAAAQAgAAAACgEAAGRycy9zaGFwZXhtbC54bWxQSwUGAAAAAAYABgBbAQAA&#10;tAMAAAAA&#10;" adj="16420,20305,5400">
                    <v:fill type="gradient" on="t" color2="#0B6E38" angle="90" focus="100%" focussize="0,0" rotate="t">
                      <o:fill type="gradientUnscaled" v:ext="backwardCompatible"/>
                    </v:fill>
                    <v:stroke on="f" weight="3pt"/>
                    <v:imagedata o:title=""/>
                    <o:lock v:ext="edit" aspectratio="f"/>
                    <v:shadow on="t" color="#000000" opacity="24903f" offset="0pt,1.5748031496063pt" origin="0f,32768f" matrix="65536f,0f,0f,65536f"/>
                  </v:shape>
                  <v:shape id="文本框 6" o:spid="_x0000_s1026" o:spt="202" type="#_x0000_t202" style="position:absolute;left:5720;top:9110;height:330;width:1081;" filled="f" stroked="f" coordsize="21600,21600" o:gfxdata="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GF+yK8AAAA&#10;2w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81"/>
                            <w:kinsoku/>
                            <w:ind w:left="0"/>
                            <w:jc w:val="left"/>
                            <w:rPr>
                              <w:ins w:id="13616" w:author="M00000676" w:date="2023-12-01T16:57:48Z"/>
                            </w:rPr>
                          </w:pPr>
                          <w:ins w:id="13617" w:author="M00000676" w:date="2023-12-01T16:57:48Z">
                            <w:r>
                              <w:rPr>
                                <w:rFonts w:asciiTheme="minorAscii" w:hAnsiTheme="minorBidi" w:eastAsiaTheme="minorEastAsia"/>
                                <w:b/>
                                <w:color w:val="000000" w:themeColor="text1"/>
                                <w:kern w:val="24"/>
                                <w:sz w:val="22"/>
                                <w:szCs w:val="22"/>
                                <w14:shadow w14:blurRad="38100" w14:dist="19050" w14:dir="270000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逆时针</w:t>
                            </w:r>
                          </w:ins>
                        </w:p>
                      </w:txbxContent>
                    </v:textbox>
                  </v:shape>
                  <w10:wrap type="through"/>
                </v:group>
              </w:pict>
            </mc:Fallback>
          </mc:AlternateContent>
        </w:r>
      </w:ins>
      <w:del w:id="13618" w:author="M00007797" w:date="2023-06-16T14:36:40Z">
        <w:r>
          <w:rPr>
            <w:rFonts w:hint="eastAsia"/>
          </w:rPr>
          <w:delText>整机使用遥控器控制，具体客户自行装配；</w:delText>
        </w:r>
      </w:del>
    </w:p>
    <w:p>
      <w:pPr>
        <w:ind w:firstLine="850" w:firstLineChars="405"/>
        <w:rPr>
          <w:del w:id="13619" w:author="M00007797" w:date="2023-06-16T14:36:40Z"/>
          <w:rFonts w:hint="eastAsia"/>
          <w:lang w:val="en-US" w:eastAsia="zh-CN"/>
        </w:rPr>
      </w:pPr>
      <w:del w:id="13620" w:author="M00007797" w:date="2023-06-16T14:36:40Z">
        <w:r>
          <w:rPr>
            <w:rFonts w:hint="eastAsia"/>
          </w:rPr>
          <w:delText>整机本体使用侧面旋钮操作，周圈灯光显示；</w:delText>
        </w:r>
      </w:del>
      <w:ins w:id="13621" w:author="M00009068" w:date="2021-12-18T15:13:56Z">
        <w:del w:id="13622" w:author="M00007797" w:date="2023-06-16T14:36:40Z">
          <w:r>
            <w:rPr>
              <w:rFonts w:hint="eastAsia"/>
              <w:lang w:val="en-US" w:eastAsia="zh-CN"/>
            </w:rPr>
            <w:tab/>
          </w:r>
        </w:del>
      </w:ins>
    </w:p>
    <w:p>
      <w:pPr>
        <w:pStyle w:val="5"/>
        <w:rPr>
          <w:del w:id="13623" w:author="M00007797" w:date="2023-06-16T14:36:40Z"/>
        </w:rPr>
      </w:pPr>
      <w:del w:id="13624" w:author="M00007797" w:date="2023-06-16T14:36:40Z">
        <w:bookmarkStart w:id="726" w:name="_Toc6248484"/>
        <w:bookmarkStart w:id="727" w:name="_Toc6300"/>
        <w:bookmarkStart w:id="728" w:name="_Toc19836"/>
        <w:bookmarkStart w:id="729" w:name="_Toc31360"/>
        <w:bookmarkStart w:id="730" w:name="_Toc326"/>
        <w:bookmarkStart w:id="731" w:name="_Toc2323"/>
        <w:bookmarkStart w:id="732" w:name="_Toc3361"/>
        <w:bookmarkStart w:id="733" w:name="_Toc29428"/>
        <w:bookmarkStart w:id="734" w:name="_Toc3429"/>
        <w:bookmarkStart w:id="735" w:name="_Toc640"/>
        <w:bookmarkStart w:id="736" w:name="_Toc20405"/>
        <w:bookmarkStart w:id="737" w:name="_Toc1233"/>
        <w:bookmarkStart w:id="738" w:name="_Toc16382"/>
        <w:r>
          <w:rPr>
            <w:rFonts w:hint="eastAsia"/>
          </w:rPr>
          <w:delText>外观</w:delText>
        </w:r>
        <w:bookmarkEnd w:id="726"/>
        <w:bookmarkEnd w:id="727"/>
        <w:bookmarkEnd w:id="728"/>
        <w:bookmarkEnd w:id="729"/>
        <w:bookmarkEnd w:id="730"/>
        <w:bookmarkEnd w:id="731"/>
        <w:bookmarkEnd w:id="732"/>
        <w:bookmarkEnd w:id="733"/>
        <w:bookmarkEnd w:id="734"/>
        <w:bookmarkEnd w:id="735"/>
        <w:bookmarkEnd w:id="736"/>
        <w:bookmarkEnd w:id="737"/>
        <w:bookmarkEnd w:id="738"/>
      </w:del>
    </w:p>
    <w:p>
      <w:pPr>
        <w:jc w:val="center"/>
        <w:rPr>
          <w:ins w:id="13625" w:author="M00000676" w:date="2023-12-01T14:52:33Z"/>
          <w:rFonts w:hint="eastAsia"/>
        </w:rPr>
      </w:pPr>
      <w:del w:id="13626" w:author="M00000676" w:date="2023-12-01T16:57:47Z">
        <w:r>
          <w:rPr/>
          <w:drawing>
            <wp:inline distT="0" distB="0" distL="114300" distR="114300">
              <wp:extent cx="1831975" cy="1927860"/>
              <wp:effectExtent l="0" t="0" r="9525" b="2540"/>
              <wp:docPr id="8" name="图片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" name="图片 3"/>
                      <pic:cNvPicPr>
                        <a:picLocks noChangeAspect="1"/>
                      </pic:cNvPicPr>
                    </pic:nvPicPr>
                    <pic:blipFill>
                      <a:blip r:embed="rId32"/>
                      <a:srcRect l="11612" t="8810" r="17258" b="600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831975" cy="19278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 xml:space="preserve"> </w:t>
      </w:r>
    </w:p>
    <w:p>
      <w:pPr>
        <w:jc w:val="both"/>
        <w:rPr>
          <w:ins w:id="13629" w:author="M00007797" w:date="2023-06-16T15:21:45Z"/>
          <w:del w:id="13630" w:author="M00000676" w:date="2023-12-01T16:58:44Z"/>
          <w:rFonts w:hint="eastAsia"/>
        </w:rPr>
        <w:pPrChange w:id="13628" w:author="M00000676" w:date="2023-12-01T16:58:48Z">
          <w:pPr>
            <w:jc w:val="center"/>
          </w:pPr>
        </w:pPrChange>
      </w:pPr>
      <w:ins w:id="13631" w:author="M00000676" w:date="2023-12-01T14:52:33Z">
        <w:r>
          <w:rPr>
            <w:rFonts w:hint="eastAsia"/>
          </w:rPr>
          <w:br w:type="page"/>
        </w:r>
      </w:ins>
    </w:p>
    <w:tbl>
      <w:tblPr>
        <w:tblStyle w:val="88"/>
        <w:tblW w:w="11739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5"/>
        <w:gridCol w:w="1212"/>
        <w:gridCol w:w="1212"/>
        <w:gridCol w:w="938"/>
        <w:gridCol w:w="1037"/>
        <w:gridCol w:w="738"/>
        <w:gridCol w:w="784"/>
        <w:gridCol w:w="858"/>
        <w:gridCol w:w="814"/>
        <w:gridCol w:w="800"/>
        <w:gridCol w:w="743"/>
        <w:gridCol w:w="83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6" w:hRule="atLeast"/>
          <w:ins w:id="13632" w:author="M00007797" w:date="2023-06-16T15:21:47Z"/>
          <w:del w:id="13633" w:author="M00000676" w:date="2023-12-01T17:05:32Z"/>
        </w:trPr>
        <w:tc>
          <w:tcPr>
            <w:tcW w:w="1765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634" w:author="M00007797" w:date="2023-06-16T15:21:47Z"/>
                <w:del w:id="13635" w:author="M00000676" w:date="2023-12-01T17:05:32Z"/>
                <w:rFonts w:cs="宋体"/>
                <w:kern w:val="0"/>
                <w:sz w:val="24"/>
                <w:szCs w:val="24"/>
              </w:rPr>
            </w:pPr>
            <w:ins w:id="13636" w:author="M00007797" w:date="2023-06-16T15:21:47Z">
              <w:del w:id="13637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</w:rPr>
                  <w:delText>操作动作</w:delText>
                </w:r>
              </w:del>
            </w:ins>
          </w:p>
        </w:tc>
        <w:tc>
          <w:tcPr>
            <w:tcW w:w="1212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638" w:author="M00007797" w:date="2023-06-16T15:21:47Z"/>
                <w:del w:id="13639" w:author="M00000676" w:date="2023-12-01T17:05:32Z"/>
                <w:rFonts w:hint="eastAsia" w:cs="宋体"/>
                <w:kern w:val="0"/>
                <w:sz w:val="24"/>
                <w:szCs w:val="24"/>
                <w:lang w:val="en-US" w:eastAsia="zh-CN"/>
              </w:rPr>
            </w:pPr>
          </w:p>
        </w:tc>
        <w:tc>
          <w:tcPr>
            <w:tcW w:w="1212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640" w:author="M00007797" w:date="2023-06-16T15:21:47Z"/>
                <w:del w:id="13641" w:author="M00000676" w:date="2023-12-01T17:05:32Z"/>
                <w:rFonts w:hint="eastAsia" w:eastAsia="宋体" w:cs="宋体"/>
                <w:kern w:val="0"/>
                <w:sz w:val="24"/>
                <w:szCs w:val="24"/>
                <w:lang w:val="en-US" w:eastAsia="zh-CN"/>
              </w:rPr>
            </w:pPr>
            <w:ins w:id="13642" w:author="M00007797" w:date="2023-06-16T15:21:47Z">
              <w:del w:id="13643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关机</w:delText>
                </w:r>
              </w:del>
            </w:ins>
          </w:p>
        </w:tc>
        <w:tc>
          <w:tcPr>
            <w:tcW w:w="938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644" w:author="M00007797" w:date="2023-06-16T15:21:47Z"/>
                <w:del w:id="13645" w:author="M00000676" w:date="2023-12-01T17:05:32Z"/>
                <w:rFonts w:cs="宋体"/>
                <w:kern w:val="0"/>
                <w:sz w:val="24"/>
                <w:szCs w:val="24"/>
              </w:rPr>
            </w:pPr>
            <w:ins w:id="13646" w:author="M00007797" w:date="2023-06-16T15:21:47Z">
              <w:del w:id="13647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</w:rPr>
                  <w:delText>离座</w:delText>
                </w:r>
              </w:del>
            </w:ins>
          </w:p>
        </w:tc>
        <w:tc>
          <w:tcPr>
            <w:tcW w:w="6612" w:type="dxa"/>
            <w:gridSpan w:val="8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648" w:author="M00007797" w:date="2023-06-16T15:21:47Z"/>
                <w:del w:id="13649" w:author="M00000676" w:date="2023-12-01T17:05:32Z"/>
                <w:rFonts w:hint="eastAsia" w:cs="宋体"/>
                <w:kern w:val="0"/>
                <w:sz w:val="24"/>
                <w:szCs w:val="24"/>
              </w:rPr>
            </w:pPr>
            <w:ins w:id="13650" w:author="M00007797" w:date="2023-06-16T15:21:47Z">
              <w:del w:id="13651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</w:rPr>
                  <w:delText>着座</w:delText>
                </w:r>
              </w:del>
            </w:ins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  <w:ins w:id="13652" w:author="M00007797" w:date="2023-06-16T15:21:47Z"/>
          <w:del w:id="13653" w:author="M00000676" w:date="2023-12-01T17:05:32Z"/>
        </w:trPr>
        <w:tc>
          <w:tcPr>
            <w:tcW w:w="1765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ins w:id="13654" w:author="M00007797" w:date="2023-06-16T15:21:47Z"/>
                <w:del w:id="13655" w:author="M00000676" w:date="2023-12-01T17:05:32Z"/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212" w:type="dxa"/>
            <w:vMerge w:val="continue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ins w:id="13656" w:author="M00007797" w:date="2023-06-16T15:21:47Z"/>
                <w:del w:id="13657" w:author="M00000676" w:date="2023-12-01T17:05:32Z"/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212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ins w:id="13658" w:author="M00007797" w:date="2023-06-16T15:21:47Z"/>
                <w:del w:id="13659" w:author="M00000676" w:date="2023-12-01T17:05:32Z"/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938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ins w:id="13660" w:author="M00007797" w:date="2023-06-16T15:21:47Z"/>
                <w:del w:id="13661" w:author="M00000676" w:date="2023-12-01T17:05:32Z"/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037" w:type="dxa"/>
            <w:vMerge w:val="restart"/>
            <w:tcBorders>
              <w:top w:val="nil"/>
              <w:left w:val="nil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662" w:author="M00007797" w:date="2023-06-16T15:21:47Z"/>
                <w:del w:id="13663" w:author="M00000676" w:date="2023-12-01T17:05:32Z"/>
                <w:rFonts w:hint="default" w:eastAsia="宋体" w:cs="宋体"/>
                <w:kern w:val="0"/>
                <w:sz w:val="24"/>
                <w:szCs w:val="24"/>
                <w:lang w:val="en-US" w:eastAsia="zh-CN"/>
              </w:rPr>
            </w:pPr>
            <w:ins w:id="13664" w:author="M00007797" w:date="2023-06-16T15:21:47Z">
              <w:del w:id="13665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无功能运行</w:delText>
                </w:r>
              </w:del>
            </w:ins>
          </w:p>
        </w:tc>
        <w:tc>
          <w:tcPr>
            <w:tcW w:w="738" w:type="dxa"/>
            <w:vMerge w:val="restart"/>
            <w:tcBorders>
              <w:top w:val="nil"/>
              <w:left w:val="nil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666" w:author="M00007797" w:date="2023-06-16T15:21:47Z"/>
                <w:del w:id="13667" w:author="M00000676" w:date="2023-12-01T17:05:32Z"/>
                <w:rFonts w:cs="宋体"/>
                <w:kern w:val="0"/>
                <w:sz w:val="24"/>
                <w:szCs w:val="24"/>
              </w:rPr>
            </w:pPr>
            <w:ins w:id="13668" w:author="M00007797" w:date="2023-06-16T15:21:47Z">
              <w:del w:id="13669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</w:rPr>
                  <w:delText>臀</w:delText>
                </w:r>
              </w:del>
            </w:ins>
            <w:ins w:id="13670" w:author="M00007797" w:date="2023-06-16T15:21:47Z">
              <w:del w:id="13671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洗</w:delText>
                </w:r>
              </w:del>
            </w:ins>
          </w:p>
        </w:tc>
        <w:tc>
          <w:tcPr>
            <w:tcW w:w="784" w:type="dxa"/>
            <w:vMerge w:val="restart"/>
            <w:tcBorders>
              <w:top w:val="nil"/>
              <w:left w:val="nil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672" w:author="M00007797" w:date="2023-06-16T15:21:47Z"/>
                <w:del w:id="13673" w:author="M00000676" w:date="2023-12-01T17:05:32Z"/>
                <w:rFonts w:cs="宋体"/>
                <w:kern w:val="0"/>
                <w:sz w:val="24"/>
                <w:szCs w:val="24"/>
              </w:rPr>
            </w:pPr>
            <w:ins w:id="13674" w:author="M00007797" w:date="2023-06-16T15:21:47Z">
              <w:del w:id="13675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妇</w:delText>
                </w:r>
              </w:del>
            </w:ins>
            <w:ins w:id="13676" w:author="M00007797" w:date="2023-06-16T15:21:47Z">
              <w:del w:id="13677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</w:rPr>
                  <w:delText>洗</w:delText>
                </w:r>
              </w:del>
            </w:ins>
          </w:p>
        </w:tc>
        <w:tc>
          <w:tcPr>
            <w:tcW w:w="858" w:type="dxa"/>
            <w:vMerge w:val="restart"/>
            <w:tcBorders>
              <w:top w:val="nil"/>
              <w:left w:val="nil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678" w:author="M00007797" w:date="2023-06-16T15:21:47Z"/>
                <w:del w:id="13679" w:author="M00000676" w:date="2023-12-01T17:05:32Z"/>
                <w:rFonts w:cs="宋体"/>
                <w:kern w:val="0"/>
                <w:sz w:val="24"/>
                <w:szCs w:val="24"/>
              </w:rPr>
            </w:pPr>
            <w:ins w:id="13680" w:author="M00007797" w:date="2023-06-16T15:21:47Z">
              <w:del w:id="13681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</w:rPr>
                  <w:delText>烘干时</w:delText>
                </w:r>
              </w:del>
            </w:ins>
          </w:p>
        </w:tc>
        <w:tc>
          <w:tcPr>
            <w:tcW w:w="1614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682" w:author="M00007797" w:date="2023-06-16T15:21:47Z"/>
                <w:del w:id="13683" w:author="M00000676" w:date="2023-12-01T17:05:32Z"/>
                <w:rFonts w:hint="eastAsia" w:cs="宋体"/>
                <w:kern w:val="0"/>
                <w:sz w:val="24"/>
                <w:szCs w:val="24"/>
                <w:lang w:val="en-US" w:eastAsia="zh-CN"/>
              </w:rPr>
            </w:pPr>
            <w:ins w:id="13684" w:author="M00007797" w:date="2023-06-16T15:21:47Z">
              <w:del w:id="13685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智能臀洗</w:delText>
                </w:r>
              </w:del>
            </w:ins>
          </w:p>
        </w:tc>
        <w:tc>
          <w:tcPr>
            <w:tcW w:w="158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686" w:author="M00007797" w:date="2023-06-16T15:21:47Z"/>
                <w:del w:id="13687" w:author="M00000676" w:date="2023-12-01T17:05:32Z"/>
                <w:rFonts w:hint="eastAsia" w:cs="宋体"/>
                <w:kern w:val="0"/>
                <w:sz w:val="24"/>
                <w:szCs w:val="24"/>
                <w:lang w:val="en-US" w:eastAsia="zh-CN"/>
              </w:rPr>
            </w:pPr>
            <w:ins w:id="13688" w:author="M00007797" w:date="2023-06-16T15:21:47Z">
              <w:del w:id="13689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智能妇洗</w:delText>
                </w:r>
              </w:del>
            </w:ins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  <w:ins w:id="13690" w:author="M00007797" w:date="2023-06-16T15:21:47Z"/>
          <w:del w:id="13691" w:author="M00000676" w:date="2023-12-01T17:05:32Z"/>
        </w:trPr>
        <w:tc>
          <w:tcPr>
            <w:tcW w:w="1765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ins w:id="13692" w:author="M00007797" w:date="2023-06-16T15:21:47Z"/>
                <w:del w:id="13693" w:author="M00000676" w:date="2023-12-01T17:05:32Z"/>
              </w:rPr>
            </w:pPr>
          </w:p>
        </w:tc>
        <w:tc>
          <w:tcPr>
            <w:tcW w:w="1212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ins w:id="13694" w:author="M00007797" w:date="2023-06-16T15:21:47Z"/>
                <w:del w:id="13695" w:author="M00000676" w:date="2023-12-01T17:05:32Z"/>
              </w:rPr>
            </w:pPr>
          </w:p>
        </w:tc>
        <w:tc>
          <w:tcPr>
            <w:tcW w:w="1212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ins w:id="13696" w:author="M00007797" w:date="2023-06-16T15:21:47Z"/>
                <w:del w:id="13697" w:author="M00000676" w:date="2023-12-01T17:05:32Z"/>
              </w:rPr>
            </w:pPr>
          </w:p>
        </w:tc>
        <w:tc>
          <w:tcPr>
            <w:tcW w:w="938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ins w:id="13698" w:author="M00007797" w:date="2023-06-16T15:21:47Z"/>
                <w:del w:id="13699" w:author="M00000676" w:date="2023-12-01T17:05:32Z"/>
              </w:rPr>
            </w:pPr>
          </w:p>
        </w:tc>
        <w:tc>
          <w:tcPr>
            <w:tcW w:w="1037" w:type="dxa"/>
            <w:vMerge w:val="continue"/>
            <w:tcBorders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700" w:author="M00007797" w:date="2023-06-16T15:21:47Z"/>
                <w:del w:id="13701" w:author="M00000676" w:date="2023-12-01T17:05:32Z"/>
              </w:rPr>
            </w:pPr>
          </w:p>
        </w:tc>
        <w:tc>
          <w:tcPr>
            <w:tcW w:w="738" w:type="dxa"/>
            <w:vMerge w:val="continue"/>
            <w:tcBorders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702" w:author="M00007797" w:date="2023-06-16T15:21:47Z"/>
                <w:del w:id="13703" w:author="M00000676" w:date="2023-12-01T17:05:32Z"/>
              </w:rPr>
            </w:pPr>
          </w:p>
        </w:tc>
        <w:tc>
          <w:tcPr>
            <w:tcW w:w="784" w:type="dxa"/>
            <w:vMerge w:val="continue"/>
            <w:tcBorders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704" w:author="M00007797" w:date="2023-06-16T15:21:47Z"/>
                <w:del w:id="13705" w:author="M00000676" w:date="2023-12-01T17:05:32Z"/>
              </w:rPr>
            </w:pPr>
          </w:p>
        </w:tc>
        <w:tc>
          <w:tcPr>
            <w:tcW w:w="858" w:type="dxa"/>
            <w:vMerge w:val="continue"/>
            <w:tcBorders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706" w:author="M00007797" w:date="2023-06-16T15:21:47Z"/>
                <w:del w:id="13707" w:author="M00000676" w:date="2023-12-01T17:05:32Z"/>
              </w:rPr>
            </w:pPr>
          </w:p>
        </w:tc>
        <w:tc>
          <w:tcPr>
            <w:tcW w:w="81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both"/>
              <w:rPr>
                <w:ins w:id="13708" w:author="M00007797" w:date="2023-06-16T15:21:47Z"/>
                <w:del w:id="13709" w:author="M00000676" w:date="2023-12-01T17:05:32Z"/>
                <w:rFonts w:hint="eastAsia" w:ascii="宋体" w:hAnsi="宋体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del w:id="13710" w:author="M00000676" w:date="2023-12-01T17:05:32Z">
              <w:r>
                <w:rPr>
                  <w:rFonts w:hint="eastAsia"/>
                  <w:lang w:val="en-US" w:eastAsia="zh-CN"/>
                </w:rPr>
                <w:delText>清洗</w:delText>
              </w:r>
            </w:del>
          </w:p>
        </w:tc>
        <w:tc>
          <w:tcPr>
            <w:tcW w:w="8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711" w:author="M00007797" w:date="2023-06-16T15:21:47Z"/>
                <w:del w:id="13712" w:author="M00000676" w:date="2023-12-01T17:05:32Z"/>
                <w:rFonts w:hint="eastAsia" w:ascii="宋体" w:hAnsi="宋体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del w:id="13713" w:author="M00000676" w:date="2023-12-01T17:05:32Z">
              <w:r>
                <w:rPr>
                  <w:rFonts w:hint="eastAsia"/>
                  <w:lang w:val="en-US" w:eastAsia="zh-CN"/>
                </w:rPr>
                <w:delText>烘干</w:delText>
              </w:r>
            </w:del>
          </w:p>
        </w:tc>
        <w:tc>
          <w:tcPr>
            <w:tcW w:w="74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both"/>
              <w:rPr>
                <w:ins w:id="13714" w:author="M00007797" w:date="2023-06-16T15:21:47Z"/>
                <w:del w:id="13715" w:author="M00000676" w:date="2023-12-01T17:05:32Z"/>
                <w:rFonts w:hint="eastAsia" w:eastAsia="宋体"/>
                <w:lang w:val="en-US" w:eastAsia="zh-CN"/>
              </w:rPr>
            </w:pPr>
            <w:ins w:id="13716" w:author="M00007797" w:date="2023-06-16T15:21:47Z">
              <w:del w:id="13717" w:author="M00000676" w:date="2023-12-01T17:05:32Z">
                <w:r>
                  <w:rPr>
                    <w:rFonts w:hint="eastAsia"/>
                    <w:lang w:val="en-US" w:eastAsia="zh-CN"/>
                  </w:rPr>
                  <w:delText>清洗</w:delText>
                </w:r>
              </w:del>
            </w:ins>
          </w:p>
        </w:tc>
        <w:tc>
          <w:tcPr>
            <w:tcW w:w="83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718" w:author="M00007797" w:date="2023-06-16T15:21:47Z"/>
                <w:del w:id="13719" w:author="M00000676" w:date="2023-12-01T17:05:32Z"/>
                <w:rFonts w:hint="eastAsia" w:eastAsia="宋体"/>
                <w:lang w:val="en-US" w:eastAsia="zh-CN"/>
              </w:rPr>
            </w:pPr>
            <w:ins w:id="13720" w:author="M00007797" w:date="2023-06-16T15:21:47Z">
              <w:del w:id="13721" w:author="M00000676" w:date="2023-12-01T17:05:32Z">
                <w:r>
                  <w:rPr>
                    <w:rFonts w:hint="eastAsia"/>
                    <w:lang w:val="en-US" w:eastAsia="zh-CN"/>
                  </w:rPr>
                  <w:delText>烘干</w:delText>
                </w:r>
              </w:del>
            </w:ins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03" w:hRule="atLeast"/>
          <w:ins w:id="13722" w:author="M00007797" w:date="2023-06-16T15:21:47Z"/>
          <w:del w:id="13723" w:author="M00000676" w:date="2023-12-01T17:05:32Z"/>
        </w:trPr>
        <w:tc>
          <w:tcPr>
            <w:tcW w:w="17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724" w:author="M00007797" w:date="2023-06-16T15:21:47Z"/>
                <w:del w:id="13725" w:author="M00000676" w:date="2023-12-01T17:05:32Z"/>
                <w:rFonts w:cs="宋体"/>
                <w:b/>
                <w:bCs/>
                <w:kern w:val="0"/>
                <w:sz w:val="24"/>
                <w:szCs w:val="24"/>
                <w:rPrChange w:id="13726" w:author="M00007797" w:date="2023-06-19T16:02:38Z">
                  <w:rPr>
                    <w:ins w:id="13727" w:author="M00007797" w:date="2023-06-16T15:21:47Z"/>
                    <w:del w:id="13728" w:author="M00000676" w:date="2023-12-01T17:05:32Z"/>
                    <w:rFonts w:cs="宋体"/>
                    <w:kern w:val="0"/>
                    <w:sz w:val="24"/>
                    <w:szCs w:val="24"/>
                  </w:rPr>
                </w:rPrChange>
              </w:rPr>
            </w:pPr>
            <w:ins w:id="13729" w:author="M00007797" w:date="2023-06-16T15:21:47Z">
              <w:del w:id="13730" w:author="M00000676" w:date="2023-12-01T17:05:32Z">
                <w:r>
                  <w:rPr>
                    <w:rFonts w:hint="eastAsia" w:cs="宋体"/>
                    <w:b/>
                    <w:bCs/>
                    <w:kern w:val="0"/>
                    <w:sz w:val="24"/>
                    <w:szCs w:val="24"/>
                    <w:rPrChange w:id="13731" w:author="M00007797" w:date="2023-06-19T16:02:38Z">
                      <w:rPr>
                        <w:rFonts w:hint="eastAsia" w:cs="宋体"/>
                        <w:kern w:val="0"/>
                        <w:sz w:val="24"/>
                        <w:szCs w:val="24"/>
                      </w:rPr>
                    </w:rPrChange>
                  </w:rPr>
                  <w:delText>旋钮顺时针旋转（正视旋钮）</w:delText>
                </w:r>
              </w:del>
            </w:ins>
          </w:p>
        </w:tc>
        <w:tc>
          <w:tcPr>
            <w:tcW w:w="121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732" w:author="M00007797" w:date="2023-06-16T15:21:47Z"/>
                <w:del w:id="13733" w:author="M00000676" w:date="2023-12-01T17:05:32Z"/>
                <w:rFonts w:hint="eastAsia" w:cs="宋体"/>
                <w:kern w:val="0"/>
                <w:sz w:val="24"/>
                <w:szCs w:val="24"/>
                <w:lang w:val="en-US" w:eastAsia="zh-CN"/>
              </w:rPr>
            </w:pPr>
          </w:p>
        </w:tc>
        <w:tc>
          <w:tcPr>
            <w:tcW w:w="121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734" w:author="M00007797" w:date="2023-06-16T15:21:47Z"/>
                <w:del w:id="13735" w:author="M00000676" w:date="2023-12-01T17:05:32Z"/>
                <w:rFonts w:hint="eastAsia" w:eastAsia="宋体" w:cs="宋体"/>
                <w:kern w:val="0"/>
                <w:sz w:val="24"/>
                <w:szCs w:val="24"/>
                <w:lang w:val="en-US" w:eastAsia="zh-CN"/>
              </w:rPr>
            </w:pPr>
            <w:ins w:id="13736" w:author="M00007797" w:date="2023-06-16T15:21:47Z">
              <w:del w:id="13737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/</w:delText>
                </w:r>
              </w:del>
            </w:ins>
          </w:p>
        </w:tc>
        <w:tc>
          <w:tcPr>
            <w:tcW w:w="93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738" w:author="M00007797" w:date="2023-06-16T15:21:47Z"/>
                <w:del w:id="13739" w:author="M00000676" w:date="2023-12-01T17:05:32Z"/>
                <w:rFonts w:hint="eastAsia" w:eastAsia="宋体" w:cs="宋体"/>
                <w:kern w:val="0"/>
                <w:sz w:val="24"/>
                <w:szCs w:val="24"/>
                <w:lang w:eastAsia="zh-CN"/>
              </w:rPr>
            </w:pPr>
            <w:ins w:id="13740" w:author="M00007797" w:date="2023-06-19T15:41:27Z">
              <w:del w:id="13741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/</w:delText>
                </w:r>
              </w:del>
            </w:ins>
          </w:p>
        </w:tc>
        <w:tc>
          <w:tcPr>
            <w:tcW w:w="103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742" w:author="M00007797" w:date="2023-06-16T15:21:47Z"/>
                <w:del w:id="13743" w:author="M00000676" w:date="2023-12-01T17:05:32Z"/>
                <w:rFonts w:cs="宋体"/>
                <w:kern w:val="0"/>
                <w:sz w:val="24"/>
                <w:szCs w:val="24"/>
              </w:rPr>
            </w:pPr>
            <w:ins w:id="13744" w:author="M00007797" w:date="2023-06-16T15:21:47Z">
              <w:del w:id="13745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</w:rPr>
                  <w:delText>智能臀部清洗</w:delText>
                </w:r>
              </w:del>
            </w:ins>
          </w:p>
        </w:tc>
        <w:tc>
          <w:tcPr>
            <w:tcW w:w="73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746" w:author="M00007797" w:date="2023-06-16T15:21:47Z"/>
                <w:del w:id="13747" w:author="M00000676" w:date="2023-12-01T17:05:32Z"/>
                <w:rFonts w:cs="宋体"/>
                <w:kern w:val="0"/>
                <w:sz w:val="24"/>
                <w:szCs w:val="24"/>
              </w:rPr>
            </w:pPr>
            <w:ins w:id="13748" w:author="M00007797" w:date="2023-07-10T10:24:24Z">
              <w:del w:id="13749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烘干</w:delText>
                </w:r>
              </w:del>
            </w:ins>
          </w:p>
        </w:tc>
        <w:tc>
          <w:tcPr>
            <w:tcW w:w="78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750" w:author="M00007797" w:date="2023-06-16T15:21:47Z"/>
                <w:del w:id="13751" w:author="M00000676" w:date="2023-12-01T17:05:32Z"/>
                <w:rFonts w:hint="default" w:eastAsia="宋体" w:cs="宋体"/>
                <w:kern w:val="0"/>
                <w:sz w:val="24"/>
                <w:szCs w:val="24"/>
                <w:lang w:val="en-US" w:eastAsia="zh-CN"/>
              </w:rPr>
            </w:pPr>
            <w:ins w:id="13752" w:author="M00007797" w:date="2023-06-16T15:21:47Z">
              <w:del w:id="13753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智能臀洗</w:delText>
                </w:r>
              </w:del>
            </w:ins>
          </w:p>
        </w:tc>
        <w:tc>
          <w:tcPr>
            <w:tcW w:w="85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numPr>
                <w:ilvl w:val="-1"/>
                <w:numId w:val="0"/>
              </w:numPr>
              <w:jc w:val="left"/>
              <w:rPr>
                <w:ins w:id="13755" w:author="M00007797" w:date="2023-06-16T15:21:47Z"/>
                <w:del w:id="13756" w:author="M00000676" w:date="2023-12-01T17:05:32Z"/>
                <w:rFonts w:hint="default" w:cs="宋体"/>
                <w:kern w:val="0"/>
                <w:sz w:val="24"/>
                <w:szCs w:val="24"/>
                <w:lang w:val="en-US" w:eastAsia="zh-CN"/>
              </w:rPr>
              <w:pPrChange w:id="13754" w:author="M00007797" w:date="2023-06-19T14:35:11Z">
                <w:pPr>
                  <w:numPr>
                    <w:ilvl w:val="0"/>
                    <w:numId w:val="17"/>
                  </w:numPr>
                  <w:jc w:val="left"/>
                </w:pPr>
              </w:pPrChange>
            </w:pPr>
            <w:ins w:id="13757" w:author="M00007797" w:date="2023-07-10T10:25:06Z">
              <w:del w:id="13758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智能</w:delText>
                </w:r>
              </w:del>
            </w:ins>
            <w:ins w:id="13759" w:author="M00007797" w:date="2023-07-10T10:25:08Z">
              <w:del w:id="13760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臀洗</w:delText>
                </w:r>
              </w:del>
            </w:ins>
          </w:p>
        </w:tc>
        <w:tc>
          <w:tcPr>
            <w:tcW w:w="81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numPr>
                <w:ilvl w:val="-1"/>
                <w:numId w:val="0"/>
              </w:numPr>
              <w:ind w:left="0" w:leftChars="0" w:firstLine="0" w:firstLineChars="0"/>
              <w:jc w:val="left"/>
              <w:rPr>
                <w:ins w:id="13761" w:author="M00007797" w:date="2023-06-16T15:21:47Z"/>
                <w:del w:id="13762" w:author="M00000676" w:date="2023-12-01T17:05:32Z"/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-SA"/>
              </w:rPr>
            </w:pPr>
            <w:del w:id="13763" w:author="M00000676" w:date="2023-12-01T17:05:32Z">
              <w:r>
                <w:rPr>
                  <w:rFonts w:hint="eastAsia" w:cs="宋体"/>
                  <w:kern w:val="0"/>
                  <w:sz w:val="24"/>
                  <w:szCs w:val="24"/>
                  <w:lang w:val="en-US" w:eastAsia="zh-CN"/>
                </w:rPr>
                <w:delText>快进至烘干</w:delText>
              </w:r>
            </w:del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numPr>
                <w:ilvl w:val="-1"/>
                <w:numId w:val="0"/>
              </w:numPr>
              <w:ind w:left="0" w:leftChars="0" w:firstLine="0" w:firstLineChars="0"/>
              <w:jc w:val="left"/>
              <w:rPr>
                <w:ins w:id="13764" w:author="M00007797" w:date="2023-06-16T15:21:47Z"/>
                <w:del w:id="13765" w:author="M00000676" w:date="2023-12-01T17:05:32Z"/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-SA"/>
              </w:rPr>
            </w:pPr>
            <w:del w:id="13766" w:author="M00000676" w:date="2023-12-01T17:05:32Z">
              <w:r>
                <w:rPr>
                  <w:rFonts w:hint="eastAsia" w:cs="宋体"/>
                  <w:kern w:val="0"/>
                  <w:sz w:val="24"/>
                  <w:szCs w:val="24"/>
                  <w:lang w:val="en-US" w:eastAsia="zh-CN"/>
                </w:rPr>
                <w:delText>调节风速</w:delText>
              </w:r>
            </w:del>
          </w:p>
        </w:tc>
        <w:tc>
          <w:tcPr>
            <w:tcW w:w="74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numPr>
                <w:ilvl w:val="-1"/>
                <w:numId w:val="0"/>
              </w:numPr>
              <w:jc w:val="left"/>
              <w:rPr>
                <w:ins w:id="13767" w:author="M00007797" w:date="2023-06-16T15:21:47Z"/>
                <w:del w:id="13768" w:author="M00000676" w:date="2023-12-01T17:05:32Z"/>
                <w:rFonts w:hint="eastAsia" w:cs="宋体"/>
                <w:kern w:val="0"/>
                <w:sz w:val="24"/>
                <w:szCs w:val="24"/>
                <w:lang w:val="en-US" w:eastAsia="zh-CN"/>
              </w:rPr>
            </w:pPr>
            <w:ins w:id="13769" w:author="M00007797" w:date="2023-06-19T13:56:29Z">
              <w:del w:id="13770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智能臀洗</w:delText>
                </w:r>
              </w:del>
            </w:ins>
          </w:p>
        </w:tc>
        <w:tc>
          <w:tcPr>
            <w:tcW w:w="83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numPr>
                <w:ilvl w:val="-1"/>
                <w:numId w:val="0"/>
              </w:numPr>
              <w:jc w:val="left"/>
              <w:rPr>
                <w:ins w:id="13771" w:author="M00007797" w:date="2023-06-16T15:21:47Z"/>
                <w:del w:id="13772" w:author="M00000676" w:date="2023-12-01T17:05:32Z"/>
                <w:rFonts w:hint="eastAsia" w:cs="宋体"/>
                <w:kern w:val="0"/>
                <w:sz w:val="24"/>
                <w:szCs w:val="24"/>
                <w:lang w:val="en-US" w:eastAsia="zh-CN"/>
              </w:rPr>
            </w:pPr>
            <w:ins w:id="13773" w:author="M00007797" w:date="2023-06-19T13:57:52Z">
              <w:del w:id="13774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智能臀洗</w:delText>
                </w:r>
              </w:del>
            </w:ins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0" w:hRule="atLeast"/>
          <w:ins w:id="13775" w:author="M00007797" w:date="2023-06-16T15:21:47Z"/>
          <w:del w:id="13776" w:author="M00000676" w:date="2023-12-01T17:05:32Z"/>
        </w:trPr>
        <w:tc>
          <w:tcPr>
            <w:tcW w:w="17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777" w:author="M00007797" w:date="2023-06-16T15:21:47Z"/>
                <w:del w:id="13778" w:author="M00000676" w:date="2023-12-01T17:05:32Z"/>
                <w:rFonts w:cs="宋体"/>
                <w:b/>
                <w:bCs/>
                <w:kern w:val="0"/>
                <w:sz w:val="24"/>
                <w:szCs w:val="24"/>
                <w:rPrChange w:id="13779" w:author="M00007797" w:date="2023-06-19T16:02:38Z">
                  <w:rPr>
                    <w:ins w:id="13780" w:author="M00007797" w:date="2023-06-16T15:21:47Z"/>
                    <w:del w:id="13781" w:author="M00000676" w:date="2023-12-01T17:05:32Z"/>
                    <w:rFonts w:cs="宋体"/>
                    <w:kern w:val="0"/>
                    <w:sz w:val="24"/>
                    <w:szCs w:val="24"/>
                  </w:rPr>
                </w:rPrChange>
              </w:rPr>
            </w:pPr>
            <w:ins w:id="13782" w:author="M00007797" w:date="2023-06-16T15:21:47Z">
              <w:del w:id="13783" w:author="M00000676" w:date="2023-12-01T17:05:32Z">
                <w:r>
                  <w:rPr>
                    <w:rFonts w:hint="eastAsia" w:cs="宋体"/>
                    <w:b/>
                    <w:bCs/>
                    <w:kern w:val="0"/>
                    <w:sz w:val="24"/>
                    <w:szCs w:val="24"/>
                    <w:rPrChange w:id="13784" w:author="M00007797" w:date="2023-06-19T16:02:38Z">
                      <w:rPr>
                        <w:rFonts w:hint="eastAsia" w:cs="宋体"/>
                        <w:kern w:val="0"/>
                        <w:sz w:val="24"/>
                        <w:szCs w:val="24"/>
                      </w:rPr>
                    </w:rPrChange>
                  </w:rPr>
                  <w:delText>旋钮逆时针旋转（正视旋钮）</w:delText>
                </w:r>
              </w:del>
            </w:ins>
          </w:p>
        </w:tc>
        <w:tc>
          <w:tcPr>
            <w:tcW w:w="121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785" w:author="M00007797" w:date="2023-06-16T15:21:47Z"/>
                <w:del w:id="13786" w:author="M00000676" w:date="2023-12-01T17:05:32Z"/>
                <w:rFonts w:hint="eastAsia" w:cs="宋体"/>
                <w:kern w:val="0"/>
                <w:sz w:val="24"/>
                <w:szCs w:val="24"/>
                <w:lang w:val="en-US" w:eastAsia="zh-CN"/>
              </w:rPr>
            </w:pPr>
          </w:p>
        </w:tc>
        <w:tc>
          <w:tcPr>
            <w:tcW w:w="121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787" w:author="M00007797" w:date="2023-06-16T15:21:47Z"/>
                <w:del w:id="13788" w:author="M00000676" w:date="2023-12-01T17:05:32Z"/>
                <w:rFonts w:hint="eastAsia" w:eastAsia="宋体" w:cs="宋体"/>
                <w:kern w:val="0"/>
                <w:sz w:val="24"/>
                <w:szCs w:val="24"/>
                <w:lang w:val="en-US" w:eastAsia="zh-CN"/>
              </w:rPr>
            </w:pPr>
            <w:ins w:id="13789" w:author="M00007797" w:date="2023-06-16T15:21:47Z">
              <w:del w:id="13790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/</w:delText>
                </w:r>
              </w:del>
            </w:ins>
          </w:p>
        </w:tc>
        <w:tc>
          <w:tcPr>
            <w:tcW w:w="93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791" w:author="M00007797" w:date="2023-06-16T15:21:47Z"/>
                <w:del w:id="13792" w:author="M00000676" w:date="2023-12-01T17:05:32Z"/>
                <w:rFonts w:hint="eastAsia" w:eastAsia="宋体" w:cs="宋体"/>
                <w:kern w:val="0"/>
                <w:sz w:val="24"/>
                <w:szCs w:val="24"/>
                <w:lang w:eastAsia="zh-CN"/>
              </w:rPr>
            </w:pPr>
            <w:ins w:id="13793" w:author="M00007797" w:date="2023-06-19T15:41:30Z">
              <w:del w:id="13794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/</w:delText>
                </w:r>
              </w:del>
            </w:ins>
          </w:p>
        </w:tc>
        <w:tc>
          <w:tcPr>
            <w:tcW w:w="103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795" w:author="M00007797" w:date="2023-06-16T15:21:47Z"/>
                <w:del w:id="13796" w:author="M00000676" w:date="2023-12-01T17:05:32Z"/>
                <w:rFonts w:cs="宋体"/>
                <w:kern w:val="0"/>
                <w:sz w:val="24"/>
                <w:szCs w:val="24"/>
              </w:rPr>
            </w:pPr>
            <w:ins w:id="13797" w:author="M00007797" w:date="2023-06-16T15:21:47Z">
              <w:del w:id="13798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</w:rPr>
                  <w:delText>智能女性清洗</w:delText>
                </w:r>
              </w:del>
            </w:ins>
          </w:p>
        </w:tc>
        <w:tc>
          <w:tcPr>
            <w:tcW w:w="73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799" w:author="M00007797" w:date="2023-06-16T15:21:47Z"/>
                <w:del w:id="13800" w:author="M00000676" w:date="2023-12-01T17:05:32Z"/>
                <w:rFonts w:hint="eastAsia" w:eastAsia="宋体" w:cs="宋体"/>
                <w:kern w:val="0"/>
                <w:sz w:val="24"/>
                <w:szCs w:val="24"/>
                <w:lang w:val="en-US" w:eastAsia="zh-CN"/>
              </w:rPr>
            </w:pPr>
            <w:ins w:id="13801" w:author="M00007797" w:date="2023-06-16T15:21:47Z">
              <w:del w:id="13802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</w:rPr>
                  <w:delText>智能</w:delText>
                </w:r>
              </w:del>
            </w:ins>
            <w:ins w:id="13803" w:author="M00007797" w:date="2023-06-19T14:34:56Z">
              <w:del w:id="13804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妇洗</w:delText>
                </w:r>
              </w:del>
            </w:ins>
          </w:p>
        </w:tc>
        <w:tc>
          <w:tcPr>
            <w:tcW w:w="78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805" w:author="M00007797" w:date="2023-06-16T15:21:47Z"/>
                <w:del w:id="13806" w:author="M00000676" w:date="2023-12-01T17:05:32Z"/>
                <w:rFonts w:hint="default" w:eastAsia="宋体" w:cs="宋体"/>
                <w:kern w:val="0"/>
                <w:sz w:val="24"/>
                <w:szCs w:val="24"/>
                <w:lang w:val="en-US" w:eastAsia="zh-CN"/>
              </w:rPr>
            </w:pPr>
            <w:ins w:id="13807" w:author="M00007797" w:date="2023-07-10T10:24:39Z">
              <w:del w:id="13808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烘干</w:delText>
                </w:r>
              </w:del>
            </w:ins>
          </w:p>
        </w:tc>
        <w:tc>
          <w:tcPr>
            <w:tcW w:w="85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numPr>
                <w:ilvl w:val="-1"/>
                <w:numId w:val="0"/>
              </w:numPr>
              <w:jc w:val="left"/>
              <w:rPr>
                <w:ins w:id="13810" w:author="M00007797" w:date="2023-06-16T15:21:47Z"/>
                <w:del w:id="13811" w:author="M00000676" w:date="2023-12-01T17:05:32Z"/>
                <w:rFonts w:hint="default" w:cs="宋体"/>
                <w:kern w:val="0"/>
                <w:sz w:val="24"/>
                <w:szCs w:val="24"/>
                <w:lang w:val="en-US" w:eastAsia="zh-CN"/>
              </w:rPr>
              <w:pPrChange w:id="13809" w:author="M00007797" w:date="2023-06-19T14:35:10Z">
                <w:pPr>
                  <w:numPr>
                    <w:ilvl w:val="0"/>
                    <w:numId w:val="18"/>
                  </w:numPr>
                  <w:jc w:val="left"/>
                </w:pPr>
              </w:pPrChange>
            </w:pPr>
            <w:ins w:id="13812" w:author="M00007797" w:date="2023-07-10T10:25:12Z">
              <w:del w:id="13813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智能</w:delText>
                </w:r>
              </w:del>
            </w:ins>
            <w:ins w:id="13814" w:author="M00007797" w:date="2023-07-10T10:25:14Z">
              <w:del w:id="13815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妇洗</w:delText>
                </w:r>
              </w:del>
            </w:ins>
          </w:p>
        </w:tc>
        <w:tc>
          <w:tcPr>
            <w:tcW w:w="81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numPr>
                <w:ilvl w:val="-1"/>
                <w:numId w:val="0"/>
              </w:numPr>
              <w:jc w:val="left"/>
              <w:rPr>
                <w:ins w:id="13817" w:author="M00007797" w:date="2023-06-16T15:21:47Z"/>
                <w:del w:id="13818" w:author="M00000676" w:date="2023-12-01T17:05:32Z"/>
                <w:rFonts w:hint="default" w:cs="宋体"/>
                <w:kern w:val="0"/>
                <w:sz w:val="24"/>
                <w:szCs w:val="24"/>
                <w:lang w:val="en-US" w:eastAsia="zh-CN"/>
              </w:rPr>
              <w:pPrChange w:id="13816" w:author="M00007797" w:date="2023-06-16T15:22:23Z">
                <w:pPr>
                  <w:numPr>
                    <w:ilvl w:val="0"/>
                    <w:numId w:val="18"/>
                  </w:numPr>
                  <w:jc w:val="left"/>
                </w:pPr>
              </w:pPrChange>
            </w:pPr>
            <w:ins w:id="13819" w:author="M00007797" w:date="2023-06-19T13:58:28Z">
              <w:del w:id="13820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智能</w:delText>
                </w:r>
              </w:del>
            </w:ins>
            <w:ins w:id="13821" w:author="M00007797" w:date="2023-06-19T13:58:29Z">
              <w:del w:id="13822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妇洗</w:delText>
                </w:r>
              </w:del>
            </w:ins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numPr>
                <w:ilvl w:val="-1"/>
                <w:numId w:val="0"/>
              </w:numPr>
              <w:jc w:val="left"/>
              <w:rPr>
                <w:ins w:id="13823" w:author="M00007797" w:date="2023-06-16T15:21:47Z"/>
                <w:del w:id="13824" w:author="M00000676" w:date="2023-12-01T17:05:32Z"/>
                <w:rFonts w:hint="default" w:cs="宋体"/>
                <w:kern w:val="0"/>
                <w:sz w:val="24"/>
                <w:szCs w:val="24"/>
                <w:lang w:val="en-US" w:eastAsia="zh-CN"/>
              </w:rPr>
            </w:pPr>
            <w:ins w:id="13825" w:author="M00007797" w:date="2023-06-19T13:58:32Z">
              <w:del w:id="13826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智能</w:delText>
                </w:r>
              </w:del>
            </w:ins>
            <w:ins w:id="13827" w:author="M00007797" w:date="2023-06-19T13:58:34Z">
              <w:del w:id="13828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妇洗</w:delText>
                </w:r>
              </w:del>
            </w:ins>
          </w:p>
        </w:tc>
        <w:tc>
          <w:tcPr>
            <w:tcW w:w="74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numPr>
                <w:ilvl w:val="-1"/>
                <w:numId w:val="0"/>
              </w:numPr>
              <w:jc w:val="left"/>
              <w:rPr>
                <w:ins w:id="13829" w:author="M00007797" w:date="2023-06-16T15:21:47Z"/>
                <w:del w:id="13830" w:author="M00000676" w:date="2023-12-01T17:05:32Z"/>
                <w:rFonts w:hint="default" w:cs="宋体"/>
                <w:kern w:val="0"/>
                <w:sz w:val="24"/>
                <w:szCs w:val="24"/>
                <w:lang w:val="en-US" w:eastAsia="zh-CN"/>
              </w:rPr>
            </w:pPr>
            <w:ins w:id="13831" w:author="M00007797" w:date="2023-06-16T17:05:05Z">
              <w:del w:id="13832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快进</w:delText>
                </w:r>
              </w:del>
            </w:ins>
            <w:ins w:id="13833" w:author="M00007797" w:date="2023-06-16T17:05:06Z">
              <w:del w:id="13834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至</w:delText>
                </w:r>
              </w:del>
            </w:ins>
            <w:ins w:id="13835" w:author="M00007797" w:date="2023-06-16T17:05:07Z">
              <w:del w:id="13836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烘干</w:delText>
                </w:r>
              </w:del>
            </w:ins>
          </w:p>
        </w:tc>
        <w:tc>
          <w:tcPr>
            <w:tcW w:w="83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numPr>
                <w:ilvl w:val="-1"/>
                <w:numId w:val="0"/>
              </w:numPr>
              <w:jc w:val="left"/>
              <w:rPr>
                <w:ins w:id="13837" w:author="M00007797" w:date="2023-06-16T15:21:47Z"/>
                <w:del w:id="13838" w:author="M00000676" w:date="2023-12-01T17:05:32Z"/>
                <w:rFonts w:hint="default" w:cs="宋体"/>
                <w:kern w:val="0"/>
                <w:sz w:val="24"/>
                <w:szCs w:val="24"/>
                <w:lang w:val="en-US" w:eastAsia="zh-CN"/>
              </w:rPr>
            </w:pPr>
            <w:ins w:id="13839" w:author="M00007797" w:date="2023-06-16T17:05:37Z">
              <w:del w:id="13840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调节</w:delText>
                </w:r>
              </w:del>
            </w:ins>
            <w:ins w:id="13841" w:author="M00007797" w:date="2023-06-16T17:05:39Z">
              <w:del w:id="13842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风速</w:delText>
                </w:r>
              </w:del>
            </w:ins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6" w:hRule="atLeast"/>
          <w:ins w:id="13843" w:author="M00007797" w:date="2023-06-16T15:21:47Z"/>
          <w:del w:id="13844" w:author="M00000676" w:date="2023-12-01T17:05:32Z"/>
        </w:trPr>
        <w:tc>
          <w:tcPr>
            <w:tcW w:w="17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845" w:author="M00007797" w:date="2023-06-16T15:21:47Z"/>
                <w:del w:id="13846" w:author="M00000676" w:date="2023-12-01T17:05:32Z"/>
                <w:rFonts w:cs="宋体"/>
                <w:b/>
                <w:bCs/>
                <w:kern w:val="0"/>
                <w:sz w:val="24"/>
                <w:szCs w:val="24"/>
                <w:rPrChange w:id="13847" w:author="M00007797" w:date="2023-06-19T16:02:38Z">
                  <w:rPr>
                    <w:ins w:id="13848" w:author="M00007797" w:date="2023-06-16T15:21:47Z"/>
                    <w:del w:id="13849" w:author="M00000676" w:date="2023-12-01T17:05:32Z"/>
                    <w:rFonts w:cs="宋体"/>
                    <w:kern w:val="0"/>
                    <w:sz w:val="24"/>
                    <w:szCs w:val="24"/>
                  </w:rPr>
                </w:rPrChange>
              </w:rPr>
            </w:pPr>
            <w:ins w:id="13850" w:author="M00007797" w:date="2023-06-16T15:21:47Z">
              <w:del w:id="13851" w:author="M00000676" w:date="2023-12-01T17:05:32Z">
                <w:r>
                  <w:rPr>
                    <w:rFonts w:hint="eastAsia" w:cs="宋体"/>
                    <w:b/>
                    <w:bCs/>
                    <w:kern w:val="0"/>
                    <w:sz w:val="24"/>
                    <w:szCs w:val="24"/>
                    <w:rPrChange w:id="13852" w:author="M00007797" w:date="2023-06-19T16:02:38Z">
                      <w:rPr>
                        <w:rFonts w:hint="eastAsia" w:cs="宋体"/>
                        <w:kern w:val="0"/>
                        <w:sz w:val="24"/>
                        <w:szCs w:val="24"/>
                      </w:rPr>
                    </w:rPrChange>
                  </w:rPr>
                  <w:delText>按下旋钮</w:delText>
                </w:r>
              </w:del>
            </w:ins>
          </w:p>
        </w:tc>
        <w:tc>
          <w:tcPr>
            <w:tcW w:w="12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853" w:author="M00007797" w:date="2023-06-16T15:21:47Z"/>
                <w:del w:id="13854" w:author="M00000676" w:date="2023-12-01T17:05:32Z"/>
                <w:rFonts w:hint="eastAsia" w:cs="宋体"/>
                <w:kern w:val="0"/>
                <w:sz w:val="24"/>
                <w:szCs w:val="24"/>
                <w:lang w:val="en-US" w:eastAsia="zh-CN"/>
              </w:rPr>
            </w:pPr>
          </w:p>
        </w:tc>
        <w:tc>
          <w:tcPr>
            <w:tcW w:w="12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855" w:author="M00007797" w:date="2023-06-16T15:21:47Z"/>
                <w:del w:id="13856" w:author="M00000676" w:date="2023-12-01T17:05:32Z"/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-SA"/>
              </w:rPr>
            </w:pPr>
            <w:ins w:id="13857" w:author="M00007797" w:date="2023-06-16T15:21:47Z">
              <w:del w:id="13858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大</w:delText>
                </w:r>
              </w:del>
            </w:ins>
            <w:ins w:id="13859" w:author="M00007797" w:date="2023-06-16T15:21:47Z">
              <w:del w:id="13860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</w:rPr>
                  <w:delText>冲水</w:delText>
                </w:r>
              </w:del>
            </w:ins>
          </w:p>
        </w:tc>
        <w:tc>
          <w:tcPr>
            <w:tcW w:w="9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861" w:author="M00007797" w:date="2023-06-16T15:21:47Z"/>
                <w:del w:id="13862" w:author="M00000676" w:date="2023-12-01T17:05:32Z"/>
                <w:rFonts w:cs="宋体"/>
                <w:kern w:val="0"/>
                <w:sz w:val="24"/>
                <w:szCs w:val="24"/>
              </w:rPr>
            </w:pPr>
            <w:ins w:id="13863" w:author="M00007797" w:date="2023-06-16T15:21:47Z">
              <w:del w:id="13864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大</w:delText>
                </w:r>
              </w:del>
            </w:ins>
            <w:ins w:id="13865" w:author="M00007797" w:date="2023-06-16T15:21:47Z">
              <w:del w:id="13866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</w:rPr>
                  <w:delText>冲水</w:delText>
                </w:r>
              </w:del>
            </w:ins>
          </w:p>
        </w:tc>
        <w:tc>
          <w:tcPr>
            <w:tcW w:w="10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867" w:author="M00007797" w:date="2023-06-16T15:21:47Z"/>
                <w:del w:id="13868" w:author="M00000676" w:date="2023-12-01T17:05:32Z"/>
                <w:rFonts w:cs="宋体"/>
                <w:kern w:val="0"/>
                <w:sz w:val="24"/>
                <w:szCs w:val="24"/>
              </w:rPr>
            </w:pPr>
            <w:ins w:id="13869" w:author="M00007797" w:date="2023-06-16T15:21:47Z">
              <w:del w:id="13870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大</w:delText>
                </w:r>
              </w:del>
            </w:ins>
            <w:ins w:id="13871" w:author="M00007797" w:date="2023-06-16T15:21:47Z">
              <w:del w:id="13872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</w:rPr>
                  <w:delText>冲水</w:delText>
                </w:r>
              </w:del>
            </w:ins>
          </w:p>
        </w:tc>
        <w:tc>
          <w:tcPr>
            <w:tcW w:w="7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873" w:author="M00007797" w:date="2023-06-16T15:21:47Z"/>
                <w:del w:id="13874" w:author="M00000676" w:date="2023-12-01T17:05:32Z"/>
                <w:rFonts w:cs="宋体"/>
                <w:kern w:val="0"/>
                <w:sz w:val="24"/>
                <w:szCs w:val="24"/>
              </w:rPr>
            </w:pPr>
            <w:ins w:id="13875" w:author="M00007797" w:date="2023-06-16T15:21:47Z">
              <w:del w:id="13876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</w:rPr>
                  <w:delText>停止</w:delText>
                </w:r>
              </w:del>
            </w:ins>
          </w:p>
        </w:tc>
        <w:tc>
          <w:tcPr>
            <w:tcW w:w="7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877" w:author="M00007797" w:date="2023-06-16T15:21:47Z"/>
                <w:del w:id="13878" w:author="M00000676" w:date="2023-12-01T17:05:32Z"/>
                <w:rFonts w:cs="宋体"/>
                <w:kern w:val="0"/>
                <w:sz w:val="24"/>
                <w:szCs w:val="24"/>
              </w:rPr>
            </w:pPr>
            <w:ins w:id="13879" w:author="M00007797" w:date="2023-06-16T15:21:47Z">
              <w:del w:id="13880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</w:rPr>
                  <w:delText>停止</w:delText>
                </w:r>
              </w:del>
            </w:ins>
          </w:p>
        </w:tc>
        <w:tc>
          <w:tcPr>
            <w:tcW w:w="8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881" w:author="M00007797" w:date="2023-06-16T15:21:47Z"/>
                <w:del w:id="13882" w:author="M00000676" w:date="2023-12-01T17:05:32Z"/>
                <w:rFonts w:cs="宋体"/>
                <w:kern w:val="0"/>
                <w:sz w:val="24"/>
                <w:szCs w:val="24"/>
              </w:rPr>
            </w:pPr>
            <w:ins w:id="13883" w:author="M00007797" w:date="2023-06-16T15:21:47Z">
              <w:del w:id="13884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</w:rPr>
                  <w:delText>停止</w:delText>
                </w:r>
              </w:del>
            </w:ins>
          </w:p>
        </w:tc>
        <w:tc>
          <w:tcPr>
            <w:tcW w:w="8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885" w:author="M00007797" w:date="2023-06-16T15:21:47Z"/>
                <w:del w:id="13886" w:author="M00000676" w:date="2023-12-01T17:05:32Z"/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-SA"/>
              </w:rPr>
            </w:pPr>
            <w:del w:id="13887" w:author="M00000676" w:date="2023-12-01T17:05:32Z">
              <w:r>
                <w:rPr>
                  <w:rFonts w:hint="eastAsia" w:cs="宋体"/>
                  <w:kern w:val="0"/>
                  <w:sz w:val="24"/>
                  <w:szCs w:val="24"/>
                </w:rPr>
                <w:delText>停止</w:delText>
              </w:r>
            </w:del>
          </w:p>
        </w:tc>
        <w:tc>
          <w:tcPr>
            <w:tcW w:w="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888" w:author="M00007797" w:date="2023-06-16T15:21:47Z"/>
                <w:del w:id="13889" w:author="M00000676" w:date="2023-12-01T17:05:32Z"/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-SA"/>
              </w:rPr>
            </w:pPr>
            <w:del w:id="13890" w:author="M00000676" w:date="2023-12-01T17:05:32Z">
              <w:r>
                <w:rPr>
                  <w:rFonts w:hint="eastAsia" w:cs="宋体"/>
                  <w:kern w:val="0"/>
                  <w:sz w:val="24"/>
                  <w:szCs w:val="24"/>
                </w:rPr>
                <w:delText>停止</w:delText>
              </w:r>
            </w:del>
          </w:p>
        </w:tc>
        <w:tc>
          <w:tcPr>
            <w:tcW w:w="7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891" w:author="M00007797" w:date="2023-06-16T15:21:47Z"/>
                <w:del w:id="13892" w:author="M00000676" w:date="2023-12-01T17:05:32Z"/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-SA"/>
              </w:rPr>
            </w:pPr>
            <w:del w:id="13893" w:author="M00000676" w:date="2023-12-01T17:05:32Z">
              <w:r>
                <w:rPr>
                  <w:rFonts w:hint="eastAsia" w:cs="宋体"/>
                  <w:kern w:val="0"/>
                  <w:sz w:val="24"/>
                  <w:szCs w:val="24"/>
                </w:rPr>
                <w:delText>停止</w:delText>
              </w:r>
            </w:del>
          </w:p>
        </w:tc>
        <w:tc>
          <w:tcPr>
            <w:tcW w:w="8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894" w:author="M00007797" w:date="2023-06-16T15:21:47Z"/>
                <w:del w:id="13895" w:author="M00000676" w:date="2023-12-01T17:05:32Z"/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-SA"/>
              </w:rPr>
            </w:pPr>
            <w:del w:id="13896" w:author="M00000676" w:date="2023-12-01T17:05:32Z">
              <w:r>
                <w:rPr>
                  <w:rFonts w:hint="eastAsia" w:cs="宋体"/>
                  <w:kern w:val="0"/>
                  <w:sz w:val="24"/>
                  <w:szCs w:val="24"/>
                </w:rPr>
                <w:delText>停止</w:delText>
              </w:r>
            </w:del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0" w:hRule="atLeast"/>
          <w:ins w:id="13897" w:author="M00007797" w:date="2023-06-16T15:21:47Z"/>
          <w:del w:id="13898" w:author="M00000676" w:date="2023-12-01T17:05:32Z"/>
        </w:trPr>
        <w:tc>
          <w:tcPr>
            <w:tcW w:w="17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899" w:author="M00007797" w:date="2023-06-16T15:21:47Z"/>
                <w:del w:id="13900" w:author="M00000676" w:date="2023-12-01T17:05:32Z"/>
                <w:rFonts w:hint="default" w:eastAsia="宋体" w:cs="宋体"/>
                <w:b/>
                <w:bCs/>
                <w:kern w:val="0"/>
                <w:sz w:val="24"/>
                <w:szCs w:val="24"/>
                <w:lang w:val="en-US" w:eastAsia="zh-CN"/>
                <w:rPrChange w:id="13901" w:author="M00007797" w:date="2023-06-19T16:02:38Z">
                  <w:rPr>
                    <w:ins w:id="13902" w:author="M00007797" w:date="2023-06-16T15:21:47Z"/>
                    <w:del w:id="13903" w:author="M00000676" w:date="2023-12-01T17:05:32Z"/>
                    <w:rFonts w:hint="default" w:eastAsia="宋体" w:cs="宋体"/>
                    <w:kern w:val="0"/>
                    <w:sz w:val="24"/>
                    <w:szCs w:val="24"/>
                    <w:lang w:val="en-US" w:eastAsia="zh-CN"/>
                  </w:rPr>
                </w:rPrChange>
              </w:rPr>
            </w:pPr>
            <w:ins w:id="13904" w:author="M00007797" w:date="2023-06-16T15:21:47Z">
              <w:del w:id="13905" w:author="M00000676" w:date="2023-12-01T17:05:32Z">
                <w:r>
                  <w:rPr>
                    <w:rFonts w:hint="eastAsia" w:cs="宋体"/>
                    <w:b/>
                    <w:bCs/>
                    <w:kern w:val="0"/>
                    <w:sz w:val="24"/>
                    <w:szCs w:val="24"/>
                    <w:lang w:val="en-US" w:eastAsia="zh-CN"/>
                    <w:rPrChange w:id="13906" w:author="M00007797" w:date="2023-06-19T16:02:38Z">
                      <w:rPr>
                        <w:rFonts w:hint="eastAsia" w:cs="宋体"/>
                        <w:kern w:val="0"/>
                        <w:sz w:val="24"/>
                        <w:szCs w:val="24"/>
                        <w:lang w:val="en-US" w:eastAsia="zh-CN"/>
                      </w:rPr>
                    </w:rPrChange>
                  </w:rPr>
                  <w:delText>长按旋钮3s</w:delText>
                </w:r>
              </w:del>
            </w:ins>
          </w:p>
        </w:tc>
        <w:tc>
          <w:tcPr>
            <w:tcW w:w="12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907" w:author="M00007797" w:date="2023-06-16T15:21:47Z"/>
                <w:del w:id="13908" w:author="M00000676" w:date="2023-12-01T17:05:32Z"/>
                <w:rFonts w:hint="eastAsia" w:cs="宋体"/>
                <w:kern w:val="0"/>
                <w:sz w:val="24"/>
                <w:szCs w:val="24"/>
                <w:lang w:val="en-US" w:eastAsia="zh-CN"/>
              </w:rPr>
            </w:pPr>
          </w:p>
        </w:tc>
        <w:tc>
          <w:tcPr>
            <w:tcW w:w="12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909" w:author="M00007797" w:date="2023-06-16T15:21:47Z"/>
                <w:del w:id="13910" w:author="M00000676" w:date="2023-12-01T17:05:32Z"/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-SA"/>
              </w:rPr>
            </w:pPr>
            <w:ins w:id="13911" w:author="M00007797" w:date="2023-06-16T15:21:47Z">
              <w:del w:id="13912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开机</w:delText>
                </w:r>
              </w:del>
            </w:ins>
          </w:p>
        </w:tc>
        <w:tc>
          <w:tcPr>
            <w:tcW w:w="9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913" w:author="M00007797" w:date="2023-06-16T15:21:47Z"/>
                <w:del w:id="13914" w:author="M00000676" w:date="2023-12-01T17:05:32Z"/>
                <w:rFonts w:hint="default" w:cs="宋体"/>
                <w:kern w:val="0"/>
                <w:sz w:val="24"/>
                <w:szCs w:val="24"/>
                <w:lang w:val="en-US" w:eastAsia="zh-CN"/>
              </w:rPr>
            </w:pPr>
            <w:ins w:id="13915" w:author="M00007797" w:date="2023-06-16T15:21:47Z">
              <w:del w:id="13916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关机</w:delText>
                </w:r>
              </w:del>
            </w:ins>
          </w:p>
        </w:tc>
        <w:tc>
          <w:tcPr>
            <w:tcW w:w="10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917" w:author="M00007797" w:date="2023-06-16T15:21:47Z"/>
                <w:del w:id="13918" w:author="M00000676" w:date="2023-12-01T17:05:32Z"/>
                <w:rFonts w:hint="eastAsia" w:cs="宋体"/>
                <w:kern w:val="0"/>
                <w:sz w:val="24"/>
                <w:szCs w:val="24"/>
                <w:lang w:val="en-US" w:eastAsia="zh-CN"/>
              </w:rPr>
            </w:pPr>
            <w:ins w:id="13919" w:author="M00007797" w:date="2023-06-16T15:21:47Z">
              <w:del w:id="13920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</w:rPr>
                  <w:delText>烘干</w:delText>
                </w:r>
              </w:del>
            </w:ins>
          </w:p>
        </w:tc>
        <w:tc>
          <w:tcPr>
            <w:tcW w:w="7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921" w:author="M00007797" w:date="2023-06-16T15:21:47Z"/>
                <w:del w:id="13922" w:author="M00000676" w:date="2023-12-01T17:05:32Z"/>
                <w:rFonts w:hint="eastAsia" w:cs="宋体"/>
                <w:kern w:val="0"/>
                <w:sz w:val="24"/>
                <w:szCs w:val="24"/>
              </w:rPr>
            </w:pPr>
            <w:ins w:id="13923" w:author="M00007797" w:date="2023-06-16T15:21:47Z">
              <w:del w:id="13924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</w:rPr>
                  <w:delText>烘干</w:delText>
                </w:r>
              </w:del>
            </w:ins>
          </w:p>
        </w:tc>
        <w:tc>
          <w:tcPr>
            <w:tcW w:w="7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925" w:author="M00007797" w:date="2023-06-16T15:21:47Z"/>
                <w:del w:id="13926" w:author="M00000676" w:date="2023-12-01T17:05:32Z"/>
                <w:rFonts w:hint="eastAsia" w:cs="宋体"/>
                <w:kern w:val="0"/>
                <w:sz w:val="24"/>
                <w:szCs w:val="24"/>
              </w:rPr>
            </w:pPr>
            <w:ins w:id="13927" w:author="M00007797" w:date="2023-06-16T15:21:47Z">
              <w:del w:id="13928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</w:rPr>
                  <w:delText>烘干</w:delText>
                </w:r>
              </w:del>
            </w:ins>
          </w:p>
        </w:tc>
        <w:tc>
          <w:tcPr>
            <w:tcW w:w="8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929" w:author="M00007797" w:date="2023-06-16T15:21:47Z"/>
                <w:del w:id="13930" w:author="M00000676" w:date="2023-12-01T17:05:32Z"/>
                <w:rFonts w:hint="default" w:eastAsia="宋体" w:cs="宋体"/>
                <w:kern w:val="0"/>
                <w:sz w:val="24"/>
                <w:szCs w:val="24"/>
                <w:lang w:val="en-US" w:eastAsia="zh-CN"/>
              </w:rPr>
            </w:pPr>
            <w:ins w:id="13931" w:author="M00007797" w:date="2023-06-16T15:21:47Z">
              <w:del w:id="13932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调节风速</w:delText>
                </w:r>
              </w:del>
            </w:ins>
          </w:p>
        </w:tc>
        <w:tc>
          <w:tcPr>
            <w:tcW w:w="8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933" w:author="M00007797" w:date="2023-06-16T15:21:47Z"/>
                <w:del w:id="13934" w:author="M00000676" w:date="2023-12-01T17:05:32Z"/>
                <w:rFonts w:hint="eastAsia" w:cs="宋体"/>
                <w:kern w:val="0"/>
                <w:sz w:val="24"/>
                <w:szCs w:val="24"/>
                <w:lang w:val="en-US" w:eastAsia="zh-CN"/>
              </w:rPr>
            </w:pPr>
            <w:ins w:id="13935" w:author="M00007797" w:date="2023-06-19T14:55:09Z">
              <w:del w:id="13936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</w:rPr>
                  <w:delText>烘干</w:delText>
                </w:r>
              </w:del>
            </w:ins>
          </w:p>
        </w:tc>
        <w:tc>
          <w:tcPr>
            <w:tcW w:w="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937" w:author="M00007797" w:date="2023-06-16T15:21:47Z"/>
                <w:del w:id="13938" w:author="M00000676" w:date="2023-12-01T17:05:32Z"/>
                <w:rFonts w:hint="eastAsia" w:cs="宋体"/>
                <w:kern w:val="0"/>
                <w:sz w:val="24"/>
                <w:szCs w:val="24"/>
                <w:lang w:val="en-US" w:eastAsia="zh-CN"/>
              </w:rPr>
            </w:pPr>
            <w:ins w:id="13939" w:author="M00007797" w:date="2023-06-19T14:55:23Z">
              <w:del w:id="13940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调节风速</w:delText>
                </w:r>
              </w:del>
            </w:ins>
          </w:p>
        </w:tc>
        <w:tc>
          <w:tcPr>
            <w:tcW w:w="7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941" w:author="M00007797" w:date="2023-06-16T15:21:47Z"/>
                <w:del w:id="13942" w:author="M00000676" w:date="2023-12-01T17:05:32Z"/>
                <w:rFonts w:hint="eastAsia" w:cs="宋体"/>
                <w:kern w:val="0"/>
                <w:sz w:val="24"/>
                <w:szCs w:val="24"/>
                <w:lang w:val="en-US" w:eastAsia="zh-CN"/>
              </w:rPr>
            </w:pPr>
            <w:ins w:id="13943" w:author="M00007797" w:date="2023-06-19T14:55:10Z">
              <w:del w:id="13944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</w:rPr>
                  <w:delText>烘干</w:delText>
                </w:r>
              </w:del>
            </w:ins>
          </w:p>
        </w:tc>
        <w:tc>
          <w:tcPr>
            <w:tcW w:w="8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945" w:author="M00007797" w:date="2023-06-16T15:21:47Z"/>
                <w:del w:id="13946" w:author="M00000676" w:date="2023-12-01T17:05:32Z"/>
                <w:rFonts w:hint="eastAsia" w:cs="宋体"/>
                <w:kern w:val="0"/>
                <w:sz w:val="24"/>
                <w:szCs w:val="24"/>
                <w:lang w:val="en-US" w:eastAsia="zh-CN"/>
              </w:rPr>
            </w:pPr>
            <w:ins w:id="13947" w:author="M00007797" w:date="2023-06-19T14:55:24Z">
              <w:del w:id="13948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调节风速</w:delText>
                </w:r>
              </w:del>
            </w:ins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0" w:hRule="atLeast"/>
          <w:ins w:id="13949" w:author="M00007797" w:date="2023-06-19T15:38:42Z"/>
          <w:del w:id="13950" w:author="M00000676" w:date="2023-12-01T17:05:32Z"/>
        </w:trPr>
        <w:tc>
          <w:tcPr>
            <w:tcW w:w="17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del w:id="13951" w:author="M00000676" w:date="2023-12-01T17:05:32Z"/>
                <w:rFonts w:hint="eastAsia" w:cs="宋体"/>
                <w:b/>
                <w:color w:val="auto"/>
                <w:kern w:val="0"/>
                <w:sz w:val="22"/>
                <w:szCs w:val="22"/>
                <w:lang w:bidi="ar"/>
              </w:rPr>
            </w:pPr>
            <w:del w:id="13952" w:author="M00000676" w:date="2023-12-01T17:05:32Z">
              <w:r>
                <w:rPr>
                  <w:rFonts w:hint="eastAsia" w:cs="宋体"/>
                  <w:b/>
                  <w:color w:val="auto"/>
                  <w:kern w:val="0"/>
                  <w:sz w:val="22"/>
                  <w:szCs w:val="22"/>
                  <w:lang w:val="en-US" w:eastAsia="zh-CN" w:bidi="ar"/>
                </w:rPr>
                <w:delText>顺时针</w:delText>
              </w:r>
            </w:del>
            <w:del w:id="13953" w:author="M00000676" w:date="2023-12-01T17:05:32Z">
              <w:r>
                <w:rPr>
                  <w:rFonts w:hint="eastAsia" w:cs="宋体"/>
                  <w:b/>
                  <w:color w:val="auto"/>
                  <w:kern w:val="0"/>
                  <w:sz w:val="22"/>
                  <w:szCs w:val="22"/>
                  <w:lang w:bidi="ar"/>
                </w:rPr>
                <w:delText>旋</w:delText>
              </w:r>
            </w:del>
            <w:del w:id="13954" w:author="M00000676" w:date="2023-12-01T17:05:32Z">
              <w:r>
                <w:rPr>
                  <w:rFonts w:hint="eastAsia" w:cs="宋体"/>
                  <w:b/>
                  <w:color w:val="auto"/>
                  <w:kern w:val="0"/>
                  <w:sz w:val="22"/>
                  <w:szCs w:val="22"/>
                  <w:lang w:val="en-US" w:eastAsia="zh-CN" w:bidi="ar"/>
                </w:rPr>
                <w:delText>转</w:delText>
              </w:r>
            </w:del>
            <w:del w:id="13955" w:author="M00000676" w:date="2023-12-01T17:05:32Z">
              <w:r>
                <w:rPr>
                  <w:rFonts w:hint="eastAsia" w:cs="宋体"/>
                  <w:b/>
                  <w:color w:val="auto"/>
                  <w:kern w:val="0"/>
                  <w:sz w:val="22"/>
                  <w:szCs w:val="22"/>
                  <w:lang w:bidi="ar"/>
                </w:rPr>
                <w:delText>3次</w:delText>
              </w:r>
            </w:del>
            <w:del w:id="13956" w:author="M00000676" w:date="2023-12-01T17:05:32Z">
              <w:r>
                <w:rPr>
                  <w:rFonts w:hint="eastAsia" w:cs="宋体"/>
                  <w:b/>
                  <w:color w:val="auto"/>
                  <w:kern w:val="0"/>
                  <w:sz w:val="22"/>
                  <w:szCs w:val="22"/>
                  <w:lang w:bidi="ar"/>
                </w:rPr>
                <w:br w:type="textWrapping"/>
              </w:r>
            </w:del>
            <w:del w:id="13957" w:author="M00000676" w:date="2023-12-01T17:05:32Z">
              <w:r>
                <w:rPr>
                  <w:rFonts w:hint="eastAsia" w:cs="宋体"/>
                  <w:b/>
                  <w:color w:val="auto"/>
                  <w:kern w:val="0"/>
                  <w:sz w:val="22"/>
                  <w:szCs w:val="22"/>
                  <w:lang w:bidi="ar"/>
                </w:rPr>
                <w:delText>然后6秒内</w:delText>
              </w:r>
            </w:del>
          </w:p>
          <w:p>
            <w:pPr>
              <w:jc w:val="center"/>
              <w:textAlignment w:val="center"/>
              <w:rPr>
                <w:ins w:id="13958" w:author="M00007797" w:date="2023-06-19T15:38:42Z"/>
                <w:del w:id="13959" w:author="M00000676" w:date="2023-12-01T17:05:32Z"/>
                <w:rFonts w:hint="eastAsia" w:cs="宋体"/>
                <w:kern w:val="0"/>
                <w:sz w:val="24"/>
                <w:szCs w:val="24"/>
                <w:lang w:val="en-US" w:eastAsia="zh-CN"/>
              </w:rPr>
            </w:pPr>
            <w:del w:id="13960" w:author="M00000676" w:date="2023-12-01T17:05:32Z">
              <w:r>
                <w:rPr>
                  <w:rFonts w:hint="eastAsia" w:cs="宋体"/>
                  <w:b/>
                  <w:color w:val="auto"/>
                  <w:kern w:val="0"/>
                  <w:sz w:val="22"/>
                  <w:szCs w:val="22"/>
                  <w:lang w:bidi="ar"/>
                </w:rPr>
                <w:delText>长按旋钮3秒</w:delText>
              </w:r>
            </w:del>
          </w:p>
        </w:tc>
        <w:tc>
          <w:tcPr>
            <w:tcW w:w="12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ins w:id="13961" w:author="M00007797" w:date="2023-06-19T15:38:42Z"/>
                <w:del w:id="13962" w:author="M00000676" w:date="2023-12-01T17:05:32Z"/>
                <w:rFonts w:hint="eastAsia" w:cs="宋体"/>
                <w:color w:val="auto"/>
                <w:kern w:val="0"/>
                <w:sz w:val="22"/>
                <w:szCs w:val="22"/>
                <w:lang w:bidi="ar"/>
              </w:rPr>
            </w:pPr>
          </w:p>
        </w:tc>
        <w:tc>
          <w:tcPr>
            <w:tcW w:w="12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ins w:id="13963" w:author="M00007797" w:date="2023-06-19T15:38:42Z"/>
                <w:del w:id="13964" w:author="M00000676" w:date="2023-12-01T17:05:32Z"/>
                <w:rFonts w:hint="eastAsia" w:cs="宋体"/>
                <w:kern w:val="0"/>
                <w:sz w:val="24"/>
                <w:szCs w:val="24"/>
                <w:lang w:val="en-US" w:eastAsia="zh-CN"/>
              </w:rPr>
            </w:pPr>
            <w:del w:id="13965" w:author="M00000676" w:date="2023-12-01T17:05:32Z">
              <w:r>
                <w:rPr>
                  <w:rFonts w:hint="eastAsia" w:cs="宋体"/>
                  <w:color w:val="auto"/>
                  <w:kern w:val="0"/>
                  <w:sz w:val="22"/>
                  <w:szCs w:val="22"/>
                  <w:lang w:bidi="ar"/>
                </w:rPr>
                <w:delText>老化模式</w:delText>
              </w:r>
            </w:del>
            <w:del w:id="13966" w:author="M00000676" w:date="2023-12-01T17:05:32Z">
              <w:r>
                <w:rPr>
                  <w:rFonts w:hint="eastAsia" w:cs="宋体"/>
                  <w:color w:val="auto"/>
                  <w:kern w:val="0"/>
                  <w:sz w:val="22"/>
                  <w:szCs w:val="22"/>
                  <w:lang w:val="en-US" w:eastAsia="zh-CN" w:bidi="ar"/>
                </w:rPr>
                <w:delText>（长按旋钮3s退出）</w:delText>
              </w:r>
            </w:del>
          </w:p>
        </w:tc>
        <w:tc>
          <w:tcPr>
            <w:tcW w:w="9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967" w:author="M00007797" w:date="2023-06-19T15:38:42Z"/>
                <w:del w:id="13968" w:author="M00000676" w:date="2023-12-01T17:05:32Z"/>
                <w:rFonts w:hint="default" w:cs="宋体"/>
                <w:kern w:val="0"/>
                <w:sz w:val="24"/>
                <w:szCs w:val="24"/>
                <w:lang w:val="en-US" w:eastAsia="zh-CN"/>
              </w:rPr>
            </w:pPr>
            <w:ins w:id="13969" w:author="M00007797" w:date="2023-06-19T16:04:31Z">
              <w:del w:id="13970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/</w:delText>
                </w:r>
              </w:del>
            </w:ins>
          </w:p>
        </w:tc>
        <w:tc>
          <w:tcPr>
            <w:tcW w:w="10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971" w:author="M00007797" w:date="2023-06-19T15:38:42Z"/>
                <w:del w:id="13972" w:author="M00000676" w:date="2023-12-01T17:05:32Z"/>
                <w:rFonts w:hint="eastAsia" w:eastAsia="宋体" w:cs="宋体"/>
                <w:kern w:val="0"/>
                <w:sz w:val="24"/>
                <w:szCs w:val="24"/>
                <w:lang w:val="en-US" w:eastAsia="zh-CN"/>
              </w:rPr>
            </w:pPr>
            <w:ins w:id="13973" w:author="M00007797" w:date="2023-06-19T16:04:32Z">
              <w:del w:id="13974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/</w:delText>
                </w:r>
              </w:del>
            </w:ins>
          </w:p>
        </w:tc>
        <w:tc>
          <w:tcPr>
            <w:tcW w:w="7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975" w:author="M00007797" w:date="2023-06-19T15:38:42Z"/>
                <w:del w:id="13976" w:author="M00000676" w:date="2023-12-01T17:05:32Z"/>
                <w:rFonts w:hint="eastAsia" w:eastAsia="宋体" w:cs="宋体"/>
                <w:kern w:val="0"/>
                <w:sz w:val="24"/>
                <w:szCs w:val="24"/>
                <w:lang w:val="en-US" w:eastAsia="zh-CN"/>
              </w:rPr>
            </w:pPr>
            <w:ins w:id="13977" w:author="M00007797" w:date="2023-06-19T16:04:33Z">
              <w:del w:id="13978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/</w:delText>
                </w:r>
              </w:del>
            </w:ins>
          </w:p>
        </w:tc>
        <w:tc>
          <w:tcPr>
            <w:tcW w:w="7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979" w:author="M00007797" w:date="2023-06-19T15:38:42Z"/>
                <w:del w:id="13980" w:author="M00000676" w:date="2023-12-01T17:05:32Z"/>
                <w:rFonts w:hint="eastAsia" w:eastAsia="宋体" w:cs="宋体"/>
                <w:kern w:val="0"/>
                <w:sz w:val="24"/>
                <w:szCs w:val="24"/>
                <w:lang w:val="en-US" w:eastAsia="zh-CN"/>
              </w:rPr>
            </w:pPr>
            <w:ins w:id="13981" w:author="M00007797" w:date="2023-06-19T16:04:34Z">
              <w:del w:id="13982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/</w:delText>
                </w:r>
              </w:del>
            </w:ins>
          </w:p>
        </w:tc>
        <w:tc>
          <w:tcPr>
            <w:tcW w:w="8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983" w:author="M00007797" w:date="2023-06-19T15:38:42Z"/>
                <w:del w:id="13984" w:author="M00000676" w:date="2023-12-01T17:05:32Z"/>
                <w:rFonts w:hint="default" w:cs="宋体"/>
                <w:kern w:val="0"/>
                <w:sz w:val="24"/>
                <w:szCs w:val="24"/>
                <w:lang w:val="en-US" w:eastAsia="zh-CN"/>
              </w:rPr>
            </w:pPr>
            <w:ins w:id="13985" w:author="M00007797" w:date="2023-06-19T16:04:36Z">
              <w:del w:id="13986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/</w:delText>
                </w:r>
              </w:del>
            </w:ins>
          </w:p>
        </w:tc>
        <w:tc>
          <w:tcPr>
            <w:tcW w:w="8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987" w:author="M00007797" w:date="2023-06-19T15:38:42Z"/>
                <w:del w:id="13988" w:author="M00000676" w:date="2023-12-01T17:05:32Z"/>
                <w:rFonts w:hint="eastAsia" w:eastAsia="宋体" w:cs="宋体"/>
                <w:kern w:val="0"/>
                <w:sz w:val="24"/>
                <w:szCs w:val="24"/>
                <w:lang w:val="en-US" w:eastAsia="zh-CN"/>
              </w:rPr>
            </w:pPr>
            <w:ins w:id="13989" w:author="M00007797" w:date="2023-06-19T16:04:37Z">
              <w:del w:id="13990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/</w:delText>
                </w:r>
              </w:del>
            </w:ins>
          </w:p>
        </w:tc>
        <w:tc>
          <w:tcPr>
            <w:tcW w:w="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991" w:author="M00007797" w:date="2023-06-19T15:38:42Z"/>
                <w:del w:id="13992" w:author="M00000676" w:date="2023-12-01T17:05:32Z"/>
                <w:rFonts w:hint="default" w:cs="宋体"/>
                <w:kern w:val="0"/>
                <w:sz w:val="24"/>
                <w:szCs w:val="24"/>
                <w:lang w:val="en-US" w:eastAsia="zh-CN"/>
              </w:rPr>
            </w:pPr>
            <w:ins w:id="13993" w:author="M00007797" w:date="2023-06-19T16:04:38Z">
              <w:del w:id="13994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/</w:delText>
                </w:r>
              </w:del>
            </w:ins>
          </w:p>
        </w:tc>
        <w:tc>
          <w:tcPr>
            <w:tcW w:w="7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995" w:author="M00007797" w:date="2023-06-19T15:38:42Z"/>
                <w:del w:id="13996" w:author="M00000676" w:date="2023-12-01T17:05:32Z"/>
                <w:rFonts w:hint="eastAsia" w:eastAsia="宋体" w:cs="宋体"/>
                <w:kern w:val="0"/>
                <w:sz w:val="24"/>
                <w:szCs w:val="24"/>
                <w:lang w:val="en-US" w:eastAsia="zh-CN"/>
              </w:rPr>
            </w:pPr>
            <w:ins w:id="13997" w:author="M00007797" w:date="2023-06-19T16:04:39Z">
              <w:del w:id="13998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/</w:delText>
                </w:r>
              </w:del>
            </w:ins>
          </w:p>
        </w:tc>
        <w:tc>
          <w:tcPr>
            <w:tcW w:w="8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999" w:author="M00007797" w:date="2023-06-19T15:38:42Z"/>
                <w:del w:id="14000" w:author="M00000676" w:date="2023-12-01T17:05:32Z"/>
                <w:rFonts w:hint="default" w:cs="宋体"/>
                <w:kern w:val="0"/>
                <w:sz w:val="24"/>
                <w:szCs w:val="24"/>
                <w:lang w:val="en-US" w:eastAsia="zh-CN"/>
              </w:rPr>
            </w:pPr>
            <w:ins w:id="14001" w:author="M00007797" w:date="2023-06-19T16:04:41Z">
              <w:del w:id="14002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/</w:delText>
                </w:r>
              </w:del>
            </w:ins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0" w:hRule="atLeast"/>
          <w:ins w:id="14003" w:author="M00007797" w:date="2023-06-19T15:38:45Z"/>
          <w:del w:id="14004" w:author="M00000676" w:date="2023-12-01T17:05:32Z"/>
        </w:trPr>
        <w:tc>
          <w:tcPr>
            <w:tcW w:w="17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del w:id="14005" w:author="M00000676" w:date="2023-12-01T17:05:32Z"/>
                <w:rFonts w:hint="eastAsia" w:cs="宋体"/>
                <w:b/>
                <w:color w:val="auto"/>
                <w:kern w:val="0"/>
                <w:sz w:val="22"/>
                <w:szCs w:val="22"/>
                <w:lang w:bidi="ar"/>
              </w:rPr>
            </w:pPr>
            <w:del w:id="14006" w:author="M00000676" w:date="2023-12-01T17:05:32Z">
              <w:r>
                <w:rPr>
                  <w:rFonts w:hint="eastAsia" w:cs="宋体"/>
                  <w:b/>
                  <w:color w:val="auto"/>
                  <w:kern w:val="0"/>
                  <w:sz w:val="22"/>
                  <w:szCs w:val="22"/>
                  <w:lang w:val="en-US" w:eastAsia="zh-CN" w:bidi="ar"/>
                </w:rPr>
                <w:delText>逆时针</w:delText>
              </w:r>
            </w:del>
            <w:del w:id="14007" w:author="M00000676" w:date="2023-12-01T17:05:32Z">
              <w:r>
                <w:rPr>
                  <w:rFonts w:hint="eastAsia" w:cs="宋体"/>
                  <w:b/>
                  <w:color w:val="auto"/>
                  <w:kern w:val="0"/>
                  <w:sz w:val="22"/>
                  <w:szCs w:val="22"/>
                  <w:lang w:bidi="ar"/>
                </w:rPr>
                <w:delText>旋</w:delText>
              </w:r>
            </w:del>
            <w:del w:id="14008" w:author="M00000676" w:date="2023-12-01T17:05:32Z">
              <w:r>
                <w:rPr>
                  <w:rFonts w:hint="eastAsia" w:cs="宋体"/>
                  <w:b/>
                  <w:color w:val="auto"/>
                  <w:kern w:val="0"/>
                  <w:sz w:val="22"/>
                  <w:szCs w:val="22"/>
                  <w:lang w:val="en-US" w:eastAsia="zh-CN" w:bidi="ar"/>
                </w:rPr>
                <w:delText>转</w:delText>
              </w:r>
            </w:del>
            <w:del w:id="14009" w:author="M00000676" w:date="2023-12-01T17:05:32Z">
              <w:r>
                <w:rPr>
                  <w:rFonts w:hint="eastAsia" w:cs="宋体"/>
                  <w:b/>
                  <w:color w:val="auto"/>
                  <w:kern w:val="0"/>
                  <w:sz w:val="22"/>
                  <w:szCs w:val="22"/>
                  <w:lang w:bidi="ar"/>
                </w:rPr>
                <w:delText>3次</w:delText>
              </w:r>
            </w:del>
            <w:del w:id="14010" w:author="M00000676" w:date="2023-12-01T17:05:32Z">
              <w:r>
                <w:rPr>
                  <w:rFonts w:hint="eastAsia" w:cs="宋体"/>
                  <w:b/>
                  <w:color w:val="auto"/>
                  <w:kern w:val="0"/>
                  <w:sz w:val="22"/>
                  <w:szCs w:val="22"/>
                  <w:lang w:bidi="ar"/>
                </w:rPr>
                <w:br w:type="textWrapping"/>
              </w:r>
            </w:del>
            <w:del w:id="14011" w:author="M00000676" w:date="2023-12-01T17:05:32Z">
              <w:r>
                <w:rPr>
                  <w:rFonts w:hint="eastAsia" w:cs="宋体"/>
                  <w:b/>
                  <w:color w:val="auto"/>
                  <w:kern w:val="0"/>
                  <w:sz w:val="22"/>
                  <w:szCs w:val="22"/>
                  <w:lang w:bidi="ar"/>
                </w:rPr>
                <w:delText>然后6秒内</w:delText>
              </w:r>
            </w:del>
          </w:p>
          <w:p>
            <w:pPr>
              <w:jc w:val="center"/>
              <w:textAlignment w:val="center"/>
              <w:rPr>
                <w:ins w:id="14012" w:author="M00007797" w:date="2023-06-19T15:38:45Z"/>
                <w:del w:id="14013" w:author="M00000676" w:date="2023-12-01T17:05:32Z"/>
                <w:rFonts w:hint="eastAsia" w:cs="宋体"/>
                <w:kern w:val="0"/>
                <w:sz w:val="24"/>
                <w:szCs w:val="24"/>
                <w:lang w:val="en-US" w:eastAsia="zh-CN"/>
              </w:rPr>
            </w:pPr>
            <w:del w:id="14014" w:author="M00000676" w:date="2023-12-01T17:05:32Z">
              <w:r>
                <w:rPr>
                  <w:rFonts w:hint="eastAsia" w:cs="宋体"/>
                  <w:b/>
                  <w:color w:val="auto"/>
                  <w:kern w:val="0"/>
                  <w:sz w:val="22"/>
                  <w:szCs w:val="22"/>
                  <w:lang w:bidi="ar"/>
                </w:rPr>
                <w:delText>长按旋钮3秒</w:delText>
              </w:r>
            </w:del>
          </w:p>
        </w:tc>
        <w:tc>
          <w:tcPr>
            <w:tcW w:w="12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ins w:id="14015" w:author="M00007797" w:date="2023-06-19T15:38:45Z"/>
                <w:del w:id="14016" w:author="M00000676" w:date="2023-12-01T17:05:32Z"/>
                <w:rFonts w:hint="eastAsia" w:cs="宋体"/>
                <w:color w:val="auto"/>
                <w:kern w:val="0"/>
                <w:sz w:val="22"/>
                <w:szCs w:val="22"/>
                <w:lang w:bidi="ar"/>
              </w:rPr>
            </w:pPr>
          </w:p>
        </w:tc>
        <w:tc>
          <w:tcPr>
            <w:tcW w:w="12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del w:id="14017" w:author="M00000676" w:date="2023-12-01T17:05:32Z"/>
                <w:rFonts w:hint="eastAsia" w:cs="宋体"/>
                <w:color w:val="auto"/>
                <w:kern w:val="0"/>
                <w:sz w:val="22"/>
                <w:szCs w:val="22"/>
                <w:lang w:bidi="ar"/>
              </w:rPr>
            </w:pPr>
            <w:del w:id="14018" w:author="M00000676" w:date="2023-12-01T17:05:32Z">
              <w:r>
                <w:rPr>
                  <w:rFonts w:hint="eastAsia" w:cs="宋体"/>
                  <w:color w:val="auto"/>
                  <w:kern w:val="0"/>
                  <w:sz w:val="22"/>
                  <w:szCs w:val="22"/>
                  <w:lang w:bidi="ar"/>
                </w:rPr>
                <w:delText>清洗水路</w:delText>
              </w:r>
            </w:del>
          </w:p>
          <w:p>
            <w:pPr>
              <w:jc w:val="center"/>
              <w:textAlignment w:val="center"/>
              <w:rPr>
                <w:ins w:id="14019" w:author="M00007797" w:date="2023-06-19T15:38:45Z"/>
                <w:del w:id="14020" w:author="M00000676" w:date="2023-12-01T17:05:32Z"/>
                <w:rFonts w:hint="eastAsia" w:cs="宋体"/>
                <w:kern w:val="0"/>
                <w:sz w:val="24"/>
                <w:szCs w:val="24"/>
                <w:lang w:val="en-US" w:eastAsia="zh-CN"/>
              </w:rPr>
            </w:pPr>
            <w:del w:id="14021" w:author="M00000676" w:date="2023-12-01T17:05:32Z">
              <w:r>
                <w:rPr>
                  <w:rFonts w:hint="eastAsia" w:cs="宋体"/>
                  <w:color w:val="auto"/>
                  <w:kern w:val="0"/>
                  <w:sz w:val="22"/>
                  <w:szCs w:val="22"/>
                  <w:lang w:bidi="ar"/>
                </w:rPr>
                <w:delText>排水</w:delText>
              </w:r>
            </w:del>
            <w:del w:id="14022" w:author="M00000676" w:date="2023-12-01T17:05:32Z">
              <w:r>
                <w:rPr>
                  <w:rFonts w:hint="eastAsia" w:cs="宋体"/>
                  <w:color w:val="auto"/>
                  <w:kern w:val="0"/>
                  <w:sz w:val="22"/>
                  <w:szCs w:val="22"/>
                  <w:lang w:val="en-US" w:eastAsia="zh-CN" w:bidi="ar"/>
                </w:rPr>
                <w:delText>（长按旋钮3s退出）</w:delText>
              </w:r>
            </w:del>
          </w:p>
        </w:tc>
        <w:tc>
          <w:tcPr>
            <w:tcW w:w="9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4023" w:author="M00007797" w:date="2023-06-19T15:38:45Z"/>
                <w:del w:id="14024" w:author="M00000676" w:date="2023-12-01T17:05:32Z"/>
                <w:rFonts w:hint="default" w:cs="宋体"/>
                <w:kern w:val="0"/>
                <w:sz w:val="24"/>
                <w:szCs w:val="24"/>
                <w:lang w:val="en-US" w:eastAsia="zh-CN"/>
              </w:rPr>
            </w:pPr>
            <w:ins w:id="14025" w:author="M00007797" w:date="2023-06-19T16:04:31Z">
              <w:del w:id="14026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/</w:delText>
                </w:r>
              </w:del>
            </w:ins>
          </w:p>
        </w:tc>
        <w:tc>
          <w:tcPr>
            <w:tcW w:w="10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4027" w:author="M00007797" w:date="2023-06-19T15:38:45Z"/>
                <w:del w:id="14028" w:author="M00000676" w:date="2023-12-01T17:05:32Z"/>
                <w:rFonts w:hint="eastAsia" w:eastAsia="宋体" w:cs="宋体"/>
                <w:kern w:val="0"/>
                <w:sz w:val="24"/>
                <w:szCs w:val="24"/>
                <w:lang w:val="en-US" w:eastAsia="zh-CN"/>
              </w:rPr>
            </w:pPr>
            <w:ins w:id="14029" w:author="M00007797" w:date="2023-06-19T16:04:32Z">
              <w:del w:id="14030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/</w:delText>
                </w:r>
              </w:del>
            </w:ins>
          </w:p>
        </w:tc>
        <w:tc>
          <w:tcPr>
            <w:tcW w:w="7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4031" w:author="M00007797" w:date="2023-06-19T15:38:45Z"/>
                <w:del w:id="14032" w:author="M00000676" w:date="2023-12-01T17:05:32Z"/>
                <w:rFonts w:hint="eastAsia" w:eastAsia="宋体" w:cs="宋体"/>
                <w:kern w:val="0"/>
                <w:sz w:val="24"/>
                <w:szCs w:val="24"/>
                <w:lang w:val="en-US" w:eastAsia="zh-CN"/>
              </w:rPr>
            </w:pPr>
            <w:ins w:id="14033" w:author="M00007797" w:date="2023-06-19T16:04:34Z">
              <w:del w:id="14034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/</w:delText>
                </w:r>
              </w:del>
            </w:ins>
          </w:p>
        </w:tc>
        <w:tc>
          <w:tcPr>
            <w:tcW w:w="7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4035" w:author="M00007797" w:date="2023-06-19T15:38:45Z"/>
                <w:del w:id="14036" w:author="M00000676" w:date="2023-12-01T17:05:32Z"/>
                <w:rFonts w:hint="eastAsia" w:eastAsia="宋体" w:cs="宋体"/>
                <w:kern w:val="0"/>
                <w:sz w:val="24"/>
                <w:szCs w:val="24"/>
                <w:lang w:val="en-US" w:eastAsia="zh-CN"/>
              </w:rPr>
            </w:pPr>
            <w:ins w:id="14037" w:author="M00007797" w:date="2023-06-19T16:04:35Z">
              <w:del w:id="14038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/</w:delText>
                </w:r>
              </w:del>
            </w:ins>
          </w:p>
        </w:tc>
        <w:tc>
          <w:tcPr>
            <w:tcW w:w="8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4039" w:author="M00007797" w:date="2023-06-19T15:38:45Z"/>
                <w:del w:id="14040" w:author="M00000676" w:date="2023-12-01T17:05:32Z"/>
                <w:rFonts w:hint="default" w:cs="宋体"/>
                <w:kern w:val="0"/>
                <w:sz w:val="24"/>
                <w:szCs w:val="24"/>
                <w:lang w:val="en-US" w:eastAsia="zh-CN"/>
              </w:rPr>
            </w:pPr>
            <w:ins w:id="14041" w:author="M00007797" w:date="2023-06-19T16:04:36Z">
              <w:del w:id="14042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/</w:delText>
                </w:r>
              </w:del>
            </w:ins>
          </w:p>
        </w:tc>
        <w:tc>
          <w:tcPr>
            <w:tcW w:w="8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4043" w:author="M00007797" w:date="2023-06-19T15:38:45Z"/>
                <w:del w:id="14044" w:author="M00000676" w:date="2023-12-01T17:05:32Z"/>
                <w:rFonts w:hint="eastAsia" w:eastAsia="宋体" w:cs="宋体"/>
                <w:kern w:val="0"/>
                <w:sz w:val="24"/>
                <w:szCs w:val="24"/>
                <w:lang w:val="en-US" w:eastAsia="zh-CN"/>
              </w:rPr>
            </w:pPr>
            <w:ins w:id="14045" w:author="M00007797" w:date="2023-06-19T16:04:37Z">
              <w:del w:id="14046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/</w:delText>
                </w:r>
              </w:del>
            </w:ins>
          </w:p>
        </w:tc>
        <w:tc>
          <w:tcPr>
            <w:tcW w:w="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4047" w:author="M00007797" w:date="2023-06-19T15:38:45Z"/>
                <w:del w:id="14048" w:author="M00000676" w:date="2023-12-01T17:05:32Z"/>
                <w:rFonts w:hint="default" w:cs="宋体"/>
                <w:kern w:val="0"/>
                <w:sz w:val="24"/>
                <w:szCs w:val="24"/>
                <w:lang w:val="en-US" w:eastAsia="zh-CN"/>
              </w:rPr>
            </w:pPr>
            <w:ins w:id="14049" w:author="M00007797" w:date="2023-06-19T16:04:39Z">
              <w:del w:id="14050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/</w:delText>
                </w:r>
              </w:del>
            </w:ins>
          </w:p>
        </w:tc>
        <w:tc>
          <w:tcPr>
            <w:tcW w:w="7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4051" w:author="M00007797" w:date="2023-06-19T15:38:45Z"/>
                <w:del w:id="14052" w:author="M00000676" w:date="2023-12-01T17:05:32Z"/>
                <w:rFonts w:hint="eastAsia" w:eastAsia="宋体" w:cs="宋体"/>
                <w:kern w:val="0"/>
                <w:sz w:val="24"/>
                <w:szCs w:val="24"/>
                <w:lang w:val="en-US" w:eastAsia="zh-CN"/>
              </w:rPr>
            </w:pPr>
            <w:ins w:id="14053" w:author="M00007797" w:date="2023-06-19T16:04:40Z">
              <w:del w:id="14054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/</w:delText>
                </w:r>
              </w:del>
            </w:ins>
          </w:p>
        </w:tc>
        <w:tc>
          <w:tcPr>
            <w:tcW w:w="8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4055" w:author="M00007797" w:date="2023-06-19T15:38:45Z"/>
                <w:del w:id="14056" w:author="M00000676" w:date="2023-12-01T17:05:32Z"/>
                <w:rFonts w:hint="default" w:cs="宋体"/>
                <w:kern w:val="0"/>
                <w:sz w:val="24"/>
                <w:szCs w:val="24"/>
                <w:lang w:val="en-US" w:eastAsia="zh-CN"/>
              </w:rPr>
            </w:pPr>
            <w:ins w:id="14057" w:author="M00007797" w:date="2023-06-19T16:04:41Z">
              <w:del w:id="14058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/</w:delText>
                </w:r>
              </w:del>
            </w:ins>
          </w:p>
        </w:tc>
      </w:tr>
    </w:tbl>
    <w:p>
      <w:pPr>
        <w:rPr>
          <w:ins w:id="14059" w:author="M00000676" w:date="2023-12-01T14:52:45Z"/>
        </w:rPr>
      </w:pPr>
      <w:bookmarkStart w:id="739" w:name="_Toc23308"/>
    </w:p>
    <w:tbl>
      <w:tblPr>
        <w:tblStyle w:val="88"/>
        <w:tblW w:w="10205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  <w:tblPrChange w:id="14060" w:author="M00032937" w:date="2024-06-28T09:37:35Z">
          <w:tblPr>
            <w:tblStyle w:val="88"/>
            <w:tblW w:w="16153" w:type="dxa"/>
            <w:tblInd w:w="96" w:type="dxa"/>
            <w:tblBorders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insideH w:val="none" w:color="auto" w:sz="0" w:space="0"/>
              <w:insideV w:val="none" w:color="auto" w:sz="0" w:space="0"/>
            </w:tblBorders>
            <w:shd w:val="clear" w:color="auto" w:fill="auto"/>
            <w:tblLayout w:type="autofit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1142"/>
        <w:gridCol w:w="1136"/>
        <w:gridCol w:w="1078"/>
        <w:gridCol w:w="659"/>
        <w:gridCol w:w="983"/>
        <w:gridCol w:w="659"/>
        <w:gridCol w:w="865"/>
        <w:gridCol w:w="800"/>
        <w:gridCol w:w="806"/>
        <w:gridCol w:w="659"/>
        <w:gridCol w:w="759"/>
        <w:gridCol w:w="659"/>
        <w:tblGridChange w:id="14061">
          <w:tblGrid>
            <w:gridCol w:w="1823"/>
            <w:gridCol w:w="1904"/>
            <w:gridCol w:w="1580"/>
            <w:gridCol w:w="972"/>
            <w:gridCol w:w="1715"/>
            <w:gridCol w:w="972"/>
            <w:gridCol w:w="1445"/>
            <w:gridCol w:w="1296"/>
            <w:gridCol w:w="1310"/>
            <w:gridCol w:w="972"/>
            <w:gridCol w:w="1202"/>
            <w:gridCol w:w="972"/>
          </w:tblGrid>
        </w:tblGridChange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4063" w:author="M00032937" w:date="2024-06-28T09:37:35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720" w:hRule="atLeast"/>
          <w:ins w:id="14062" w:author="M00000676" w:date="2023-12-01T17:02:23Z"/>
          <w:trPrChange w:id="14063" w:author="M00032937" w:date="2024-06-28T09:37:35Z">
            <w:trPr>
              <w:trHeight w:val="720" w:hRule="atLeast"/>
            </w:trPr>
          </w:trPrChange>
        </w:trPr>
        <w:tc>
          <w:tcPr>
            <w:tcW w:w="10205" w:type="dxa"/>
            <w:gridSpan w:val="1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064" w:author="M00032937" w:date="2024-06-28T09:37:35Z">
              <w:tcPr>
                <w:tcW w:w="16163" w:type="dxa"/>
                <w:gridSpan w:val="12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065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ins w:id="14066" w:author="M00000676" w:date="2023-12-01T17:02:23Z">
              <w:r>
                <w:rPr>
                  <w:rStyle w:val="191"/>
                  <w:lang w:val="en-US" w:eastAsia="zh-CN" w:bidi="ar"/>
                </w:rPr>
                <w:t>默认旋钮2操作规范（强力烘干）</w:t>
              </w:r>
            </w:ins>
            <w:ins w:id="14067" w:author="M00000676" w:date="2023-12-01T17:02:23Z">
              <w:r>
                <w:rPr>
                  <w:rStyle w:val="191"/>
                  <w:lang w:val="en-US" w:eastAsia="zh-CN" w:bidi="ar"/>
                </w:rPr>
                <w:br w:type="textWrapping"/>
              </w:r>
            </w:ins>
            <w:ins w:id="14068" w:author="M00000676" w:date="2023-12-01T17:02:23Z">
              <w:r>
                <w:rPr>
                  <w:rStyle w:val="192"/>
                  <w:lang w:val="en-US" w:eastAsia="zh-CN" w:bidi="ar"/>
                </w:rPr>
                <w:t>2023.11.27更新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4070" w:author="M00032937" w:date="2024-06-28T09:37:42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540" w:hRule="atLeast"/>
          <w:ins w:id="14069" w:author="M00000676" w:date="2023-12-01T17:02:23Z"/>
          <w:trPrChange w:id="14070" w:author="M00032937" w:date="2024-06-28T09:37:42Z">
            <w:trPr>
              <w:trHeight w:val="540" w:hRule="atLeast"/>
            </w:trPr>
          </w:trPrChange>
        </w:trPr>
        <w:tc>
          <w:tcPr>
            <w:tcW w:w="1142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071" w:author="M00032937" w:date="2024-06-28T09:37:42Z">
              <w:tcPr>
                <w:tcW w:w="1823" w:type="dxa"/>
                <w:vMerge w:val="restart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072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073" w:author="M00000676" w:date="2023-12-01T17:04:34Z">
                  <w:rPr>
                    <w:ins w:id="14074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075" w:author="M00000676" w:date="2023-12-01T17:02:23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076" w:author="M00000676" w:date="2023-12-01T17:04:34Z">
                    <w:rPr>
                      <w:rFonts w:hint="eastAsia" w:ascii="宋体" w:hAnsi="宋体" w:eastAsia="宋体" w:cs="宋体"/>
                      <w:b/>
                      <w:bCs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操作动作</w:t>
              </w:r>
            </w:ins>
          </w:p>
        </w:tc>
        <w:tc>
          <w:tcPr>
            <w:tcW w:w="1136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077" w:author="M00032937" w:date="2024-06-28T09:37:42Z">
              <w:tcPr>
                <w:tcW w:w="1904" w:type="dxa"/>
                <w:vMerge w:val="restart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078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079" w:author="M00000676" w:date="2023-12-01T17:04:34Z">
                  <w:rPr>
                    <w:ins w:id="14080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081" w:author="M00000676" w:date="2023-12-01T17:02:23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082" w:author="M00000676" w:date="2023-12-01T17:04:34Z">
                    <w:rPr>
                      <w:rFonts w:hint="eastAsia" w:ascii="宋体" w:hAnsi="宋体" w:eastAsia="宋体" w:cs="宋体"/>
                      <w:b/>
                      <w:bCs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断电</w:t>
              </w:r>
            </w:ins>
          </w:p>
        </w:tc>
        <w:tc>
          <w:tcPr>
            <w:tcW w:w="1078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083" w:author="M00032937" w:date="2024-06-28T09:37:42Z">
              <w:tcPr>
                <w:tcW w:w="1580" w:type="dxa"/>
                <w:vMerge w:val="restart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084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085" w:author="M00000676" w:date="2023-12-01T17:04:34Z">
                  <w:rPr>
                    <w:ins w:id="14086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087" w:author="M00000676" w:date="2023-12-01T17:02:23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088" w:author="M00000676" w:date="2023-12-01T17:04:34Z">
                    <w:rPr>
                      <w:rFonts w:hint="eastAsia" w:ascii="宋体" w:hAnsi="宋体" w:eastAsia="宋体" w:cs="宋体"/>
                      <w:b/>
                      <w:bCs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关机</w:t>
              </w:r>
            </w:ins>
          </w:p>
        </w:tc>
        <w:tc>
          <w:tcPr>
            <w:tcW w:w="659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089" w:author="M00032937" w:date="2024-06-28T09:37:42Z">
              <w:tcPr>
                <w:tcW w:w="972" w:type="dxa"/>
                <w:vMerge w:val="restart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090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091" w:author="M00000676" w:date="2023-12-01T17:04:34Z">
                  <w:rPr>
                    <w:ins w:id="14092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093" w:author="M00000676" w:date="2023-12-01T17:02:23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094" w:author="M00000676" w:date="2023-12-01T17:04:34Z">
                    <w:rPr>
                      <w:rFonts w:hint="eastAsia" w:ascii="宋体" w:hAnsi="宋体" w:eastAsia="宋体" w:cs="宋体"/>
                      <w:b/>
                      <w:bCs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离座</w:t>
              </w:r>
            </w:ins>
          </w:p>
        </w:tc>
        <w:tc>
          <w:tcPr>
            <w:tcW w:w="6190" w:type="dxa"/>
            <w:gridSpan w:val="8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095" w:author="M00032937" w:date="2024-06-28T09:37:42Z">
              <w:tcPr>
                <w:tcW w:w="9884" w:type="dxa"/>
                <w:gridSpan w:val="8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096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097" w:author="M00000676" w:date="2023-12-01T17:04:34Z">
                  <w:rPr>
                    <w:ins w:id="14098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099" w:author="M00000676" w:date="2023-12-01T17:02:23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100" w:author="M00000676" w:date="2023-12-01T17:04:34Z">
                    <w:rPr>
                      <w:rFonts w:hint="eastAsia" w:ascii="宋体" w:hAnsi="宋体" w:eastAsia="宋体" w:cs="宋体"/>
                      <w:b/>
                      <w:bCs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着座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4102" w:author="M00032937" w:date="2024-06-28T09:37:42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540" w:hRule="atLeast"/>
          <w:ins w:id="14101" w:author="M00000676" w:date="2023-12-01T17:02:23Z"/>
          <w:trPrChange w:id="14102" w:author="M00032937" w:date="2024-06-28T09:37:42Z">
            <w:trPr>
              <w:trHeight w:val="540" w:hRule="atLeast"/>
            </w:trPr>
          </w:trPrChange>
        </w:trPr>
        <w:tc>
          <w:tcPr>
            <w:tcW w:w="1142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103" w:author="M00032937" w:date="2024-06-28T09:37:42Z">
              <w:tcPr>
                <w:tcW w:w="1823" w:type="dxa"/>
                <w:vMerge w:val="continue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jc w:val="center"/>
              <w:rPr>
                <w:ins w:id="14104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105" w:author="M00000676" w:date="2023-12-01T17:04:34Z">
                  <w:rPr>
                    <w:ins w:id="14106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</w:p>
        </w:tc>
        <w:tc>
          <w:tcPr>
            <w:tcW w:w="1136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107" w:author="M00032937" w:date="2024-06-28T09:37:42Z">
              <w:tcPr>
                <w:tcW w:w="1904" w:type="dxa"/>
                <w:vMerge w:val="continue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jc w:val="center"/>
              <w:rPr>
                <w:ins w:id="14108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109" w:author="M00000676" w:date="2023-12-01T17:04:34Z">
                  <w:rPr>
                    <w:ins w:id="14110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</w:p>
        </w:tc>
        <w:tc>
          <w:tcPr>
            <w:tcW w:w="1078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111" w:author="M00032937" w:date="2024-06-28T09:37:42Z">
              <w:tcPr>
                <w:tcW w:w="1580" w:type="dxa"/>
                <w:vMerge w:val="continue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jc w:val="center"/>
              <w:rPr>
                <w:ins w:id="14112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113" w:author="M00000676" w:date="2023-12-01T17:04:34Z">
                  <w:rPr>
                    <w:ins w:id="14114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</w:p>
        </w:tc>
        <w:tc>
          <w:tcPr>
            <w:tcW w:w="659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115" w:author="M00032937" w:date="2024-06-28T09:37:42Z">
              <w:tcPr>
                <w:tcW w:w="972" w:type="dxa"/>
                <w:vMerge w:val="continue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jc w:val="center"/>
              <w:rPr>
                <w:ins w:id="14116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117" w:author="M00000676" w:date="2023-12-01T17:04:34Z">
                  <w:rPr>
                    <w:ins w:id="14118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</w:p>
        </w:tc>
        <w:tc>
          <w:tcPr>
            <w:tcW w:w="983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119" w:author="M00032937" w:date="2024-06-28T09:37:42Z">
              <w:tcPr>
                <w:tcW w:w="1715" w:type="dxa"/>
                <w:vMerge w:val="restart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120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121" w:author="M00000676" w:date="2023-12-01T17:04:34Z">
                  <w:rPr>
                    <w:ins w:id="14122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123" w:author="M00000676" w:date="2023-12-01T17:02:23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124" w:author="M00000676" w:date="2023-12-01T17:04:34Z">
                    <w:rPr>
                      <w:rFonts w:hint="eastAsia" w:ascii="宋体" w:hAnsi="宋体" w:eastAsia="宋体" w:cs="宋体"/>
                      <w:b/>
                      <w:bCs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无功能运行</w:t>
              </w:r>
            </w:ins>
          </w:p>
        </w:tc>
        <w:tc>
          <w:tcPr>
            <w:tcW w:w="659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125" w:author="M00032937" w:date="2024-06-28T09:37:42Z">
              <w:tcPr>
                <w:tcW w:w="972" w:type="dxa"/>
                <w:vMerge w:val="restart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126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127" w:author="M00000676" w:date="2023-12-01T17:04:34Z">
                  <w:rPr>
                    <w:ins w:id="14128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129" w:author="M00000676" w:date="2023-12-01T17:02:23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130" w:author="M00000676" w:date="2023-12-01T17:04:34Z">
                    <w:rPr>
                      <w:rFonts w:hint="eastAsia" w:ascii="宋体" w:hAnsi="宋体" w:eastAsia="宋体" w:cs="宋体"/>
                      <w:b/>
                      <w:bCs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臀洗</w:t>
              </w:r>
            </w:ins>
          </w:p>
        </w:tc>
        <w:tc>
          <w:tcPr>
            <w:tcW w:w="865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131" w:author="M00032937" w:date="2024-06-28T09:37:42Z">
              <w:tcPr>
                <w:tcW w:w="1445" w:type="dxa"/>
                <w:vMerge w:val="restart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132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133" w:author="M00000676" w:date="2023-12-01T17:04:34Z">
                  <w:rPr>
                    <w:ins w:id="14134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135" w:author="M00000676" w:date="2023-12-01T17:02:23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136" w:author="M00000676" w:date="2023-12-01T17:04:34Z">
                    <w:rPr>
                      <w:rFonts w:hint="eastAsia" w:ascii="宋体" w:hAnsi="宋体" w:eastAsia="宋体" w:cs="宋体"/>
                      <w:b/>
                      <w:bCs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妇洗</w:t>
              </w:r>
            </w:ins>
          </w:p>
        </w:tc>
        <w:tc>
          <w:tcPr>
            <w:tcW w:w="800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137" w:author="M00032937" w:date="2024-06-28T09:37:42Z">
              <w:tcPr>
                <w:tcW w:w="1296" w:type="dxa"/>
                <w:vMerge w:val="restart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138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139" w:author="M00000676" w:date="2023-12-01T17:04:34Z">
                  <w:rPr>
                    <w:ins w:id="14140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141" w:author="M00000676" w:date="2023-12-01T17:02:23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142" w:author="M00000676" w:date="2023-12-01T17:04:34Z">
                    <w:rPr>
                      <w:rFonts w:hint="eastAsia" w:ascii="宋体" w:hAnsi="宋体" w:eastAsia="宋体" w:cs="宋体"/>
                      <w:b/>
                      <w:bCs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烘干时</w:t>
              </w:r>
            </w:ins>
          </w:p>
        </w:tc>
        <w:tc>
          <w:tcPr>
            <w:tcW w:w="1465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143" w:author="M00032937" w:date="2024-06-28T09:37:42Z">
              <w:tcPr>
                <w:tcW w:w="2282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144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145" w:author="M00000676" w:date="2023-12-01T17:04:34Z">
                  <w:rPr>
                    <w:ins w:id="14146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147" w:author="M00000676" w:date="2023-12-01T17:02:23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148" w:author="M00000676" w:date="2023-12-01T17:04:34Z">
                    <w:rPr>
                      <w:rFonts w:hint="eastAsia" w:ascii="宋体" w:hAnsi="宋体" w:eastAsia="宋体" w:cs="宋体"/>
                      <w:b/>
                      <w:bCs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智能臀洗</w:t>
              </w:r>
            </w:ins>
          </w:p>
        </w:tc>
        <w:tc>
          <w:tcPr>
            <w:tcW w:w="1418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149" w:author="M00032937" w:date="2024-06-28T09:37:42Z">
              <w:tcPr>
                <w:tcW w:w="2174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150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151" w:author="M00000676" w:date="2023-12-01T17:04:34Z">
                  <w:rPr>
                    <w:ins w:id="14152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153" w:author="M00000676" w:date="2023-12-01T17:02:23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154" w:author="M00000676" w:date="2023-12-01T17:04:34Z">
                    <w:rPr>
                      <w:rFonts w:hint="eastAsia" w:ascii="宋体" w:hAnsi="宋体" w:eastAsia="宋体" w:cs="宋体"/>
                      <w:b/>
                      <w:bCs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智能妇洗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4156" w:author="M00032937" w:date="2024-06-28T09:37:42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540" w:hRule="atLeast"/>
          <w:ins w:id="14155" w:author="M00000676" w:date="2023-12-01T17:02:23Z"/>
          <w:trPrChange w:id="14156" w:author="M00032937" w:date="2024-06-28T09:37:42Z">
            <w:trPr>
              <w:trHeight w:val="540" w:hRule="atLeast"/>
            </w:trPr>
          </w:trPrChange>
        </w:trPr>
        <w:tc>
          <w:tcPr>
            <w:tcW w:w="1142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157" w:author="M00032937" w:date="2024-06-28T09:37:42Z">
              <w:tcPr>
                <w:tcW w:w="1823" w:type="dxa"/>
                <w:vMerge w:val="continue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jc w:val="center"/>
              <w:rPr>
                <w:ins w:id="14158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159" w:author="M00000676" w:date="2023-12-01T17:04:34Z">
                  <w:rPr>
                    <w:ins w:id="14160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</w:p>
        </w:tc>
        <w:tc>
          <w:tcPr>
            <w:tcW w:w="1136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161" w:author="M00032937" w:date="2024-06-28T09:37:42Z">
              <w:tcPr>
                <w:tcW w:w="1904" w:type="dxa"/>
                <w:vMerge w:val="continue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jc w:val="center"/>
              <w:rPr>
                <w:ins w:id="14162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163" w:author="M00000676" w:date="2023-12-01T17:04:34Z">
                  <w:rPr>
                    <w:ins w:id="14164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</w:p>
        </w:tc>
        <w:tc>
          <w:tcPr>
            <w:tcW w:w="1078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165" w:author="M00032937" w:date="2024-06-28T09:37:42Z">
              <w:tcPr>
                <w:tcW w:w="1580" w:type="dxa"/>
                <w:vMerge w:val="continue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jc w:val="center"/>
              <w:rPr>
                <w:ins w:id="14166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167" w:author="M00000676" w:date="2023-12-01T17:04:34Z">
                  <w:rPr>
                    <w:ins w:id="14168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</w:p>
        </w:tc>
        <w:tc>
          <w:tcPr>
            <w:tcW w:w="659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169" w:author="M00032937" w:date="2024-06-28T09:37:42Z">
              <w:tcPr>
                <w:tcW w:w="972" w:type="dxa"/>
                <w:vMerge w:val="continue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jc w:val="center"/>
              <w:rPr>
                <w:ins w:id="14170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171" w:author="M00000676" w:date="2023-12-01T17:04:34Z">
                  <w:rPr>
                    <w:ins w:id="14172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</w:p>
        </w:tc>
        <w:tc>
          <w:tcPr>
            <w:tcW w:w="98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173" w:author="M00032937" w:date="2024-06-28T09:37:42Z">
              <w:tcPr>
                <w:tcW w:w="1715" w:type="dxa"/>
                <w:vMerge w:val="continue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jc w:val="center"/>
              <w:rPr>
                <w:ins w:id="14174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175" w:author="M00000676" w:date="2023-12-01T17:04:34Z">
                  <w:rPr>
                    <w:ins w:id="14176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</w:p>
        </w:tc>
        <w:tc>
          <w:tcPr>
            <w:tcW w:w="659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177" w:author="M00032937" w:date="2024-06-28T09:37:42Z">
              <w:tcPr>
                <w:tcW w:w="972" w:type="dxa"/>
                <w:vMerge w:val="continue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jc w:val="center"/>
              <w:rPr>
                <w:ins w:id="14178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179" w:author="M00000676" w:date="2023-12-01T17:04:34Z">
                  <w:rPr>
                    <w:ins w:id="14180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</w:p>
        </w:tc>
        <w:tc>
          <w:tcPr>
            <w:tcW w:w="86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181" w:author="M00032937" w:date="2024-06-28T09:37:42Z">
              <w:tcPr>
                <w:tcW w:w="1445" w:type="dxa"/>
                <w:vMerge w:val="continue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jc w:val="center"/>
              <w:rPr>
                <w:ins w:id="14182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183" w:author="M00000676" w:date="2023-12-01T17:04:34Z">
                  <w:rPr>
                    <w:ins w:id="14184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</w:p>
        </w:tc>
        <w:tc>
          <w:tcPr>
            <w:tcW w:w="80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185" w:author="M00032937" w:date="2024-06-28T09:37:42Z">
              <w:tcPr>
                <w:tcW w:w="1296" w:type="dxa"/>
                <w:vMerge w:val="continue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jc w:val="center"/>
              <w:rPr>
                <w:ins w:id="14186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187" w:author="M00000676" w:date="2023-12-01T17:04:34Z">
                  <w:rPr>
                    <w:ins w:id="14188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</w:p>
        </w:tc>
        <w:tc>
          <w:tcPr>
            <w:tcW w:w="8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189" w:author="M00032937" w:date="2024-06-28T09:37:42Z">
              <w:tcPr>
                <w:tcW w:w="1310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190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191" w:author="M00000676" w:date="2023-12-01T17:04:34Z">
                  <w:rPr>
                    <w:ins w:id="14192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193" w:author="M00000676" w:date="2023-12-01T17:02:23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194" w:author="M00000676" w:date="2023-12-01T17:04:34Z">
                    <w:rPr>
                      <w:rFonts w:hint="eastAsia" w:ascii="宋体" w:hAnsi="宋体" w:eastAsia="宋体" w:cs="宋体"/>
                      <w:b/>
                      <w:bCs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清洗</w:t>
              </w:r>
            </w:ins>
          </w:p>
        </w:tc>
        <w:tc>
          <w:tcPr>
            <w:tcW w:w="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195" w:author="M00032937" w:date="2024-06-28T09:37:42Z">
              <w:tcPr>
                <w:tcW w:w="97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196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197" w:author="M00000676" w:date="2023-12-01T17:04:34Z">
                  <w:rPr>
                    <w:ins w:id="14198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199" w:author="M00000676" w:date="2023-12-01T17:02:23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200" w:author="M00000676" w:date="2023-12-01T17:04:34Z">
                    <w:rPr>
                      <w:rFonts w:hint="eastAsia" w:ascii="宋体" w:hAnsi="宋体" w:eastAsia="宋体" w:cs="宋体"/>
                      <w:b/>
                      <w:bCs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烘干</w:t>
              </w:r>
            </w:ins>
          </w:p>
        </w:tc>
        <w:tc>
          <w:tcPr>
            <w:tcW w:w="7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201" w:author="M00032937" w:date="2024-06-28T09:37:42Z">
              <w:tcPr>
                <w:tcW w:w="120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202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203" w:author="M00000676" w:date="2023-12-01T17:04:34Z">
                  <w:rPr>
                    <w:ins w:id="14204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205" w:author="M00000676" w:date="2023-12-01T17:02:23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206" w:author="M00000676" w:date="2023-12-01T17:04:34Z">
                    <w:rPr>
                      <w:rFonts w:hint="eastAsia" w:ascii="宋体" w:hAnsi="宋体" w:eastAsia="宋体" w:cs="宋体"/>
                      <w:b/>
                      <w:bCs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清洗</w:t>
              </w:r>
            </w:ins>
          </w:p>
        </w:tc>
        <w:tc>
          <w:tcPr>
            <w:tcW w:w="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207" w:author="M00032937" w:date="2024-06-28T09:37:42Z">
              <w:tcPr>
                <w:tcW w:w="97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208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209" w:author="M00000676" w:date="2023-12-01T17:04:34Z">
                  <w:rPr>
                    <w:ins w:id="14210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211" w:author="M00000676" w:date="2023-12-01T17:02:23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212" w:author="M00000676" w:date="2023-12-01T17:04:34Z">
                    <w:rPr>
                      <w:rFonts w:hint="eastAsia" w:ascii="宋体" w:hAnsi="宋体" w:eastAsia="宋体" w:cs="宋体"/>
                      <w:b/>
                      <w:bCs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烘干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4214" w:author="M00032937" w:date="2024-06-28T09:37:42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540" w:hRule="atLeast"/>
          <w:ins w:id="14213" w:author="M00000676" w:date="2023-12-01T17:02:23Z"/>
          <w:trPrChange w:id="14214" w:author="M00032937" w:date="2024-06-28T09:37:42Z">
            <w:trPr>
              <w:trHeight w:val="540" w:hRule="atLeast"/>
            </w:trPr>
          </w:trPrChange>
        </w:trPr>
        <w:tc>
          <w:tcPr>
            <w:tcW w:w="11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215" w:author="M00032937" w:date="2024-06-28T09:37:42Z">
              <w:tcPr>
                <w:tcW w:w="1823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216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217" w:author="M00000676" w:date="2023-12-01T17:04:34Z">
                  <w:rPr>
                    <w:ins w:id="14218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219" w:author="M00000676" w:date="2023-12-01T17:02:23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220" w:author="M00000676" w:date="2023-12-01T17:04:34Z">
                    <w:rPr>
                      <w:rFonts w:hint="eastAsia" w:ascii="宋体" w:hAnsi="宋体" w:eastAsia="宋体" w:cs="宋体"/>
                      <w:b/>
                      <w:bCs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旋钮顺时针旋转</w:t>
              </w:r>
            </w:ins>
            <w:ins w:id="14221" w:author="M00000676" w:date="2023-12-01T17:02:23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222" w:author="M00000676" w:date="2023-12-01T17:04:34Z">
                    <w:rPr>
                      <w:rFonts w:hint="eastAsia" w:ascii="宋体" w:hAnsi="宋体" w:eastAsia="宋体" w:cs="宋体"/>
                      <w:b/>
                      <w:bCs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br w:type="textWrapping"/>
              </w:r>
            </w:ins>
            <w:ins w:id="14223" w:author="M00000676" w:date="2023-12-01T17:02:23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224" w:author="M00000676" w:date="2023-12-01T17:04:34Z">
                    <w:rPr>
                      <w:rFonts w:hint="eastAsia" w:ascii="宋体" w:hAnsi="宋体" w:eastAsia="宋体" w:cs="宋体"/>
                      <w:b/>
                      <w:bCs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（正视旋钮）</w:t>
              </w:r>
            </w:ins>
          </w:p>
        </w:tc>
        <w:tc>
          <w:tcPr>
            <w:tcW w:w="11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225" w:author="M00032937" w:date="2024-06-28T09:37:42Z">
              <w:tcPr>
                <w:tcW w:w="1904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jc w:val="center"/>
              <w:rPr>
                <w:ins w:id="14226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227" w:author="M00000676" w:date="2023-12-01T17:04:34Z">
                  <w:rPr>
                    <w:ins w:id="14228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</w:p>
        </w:tc>
        <w:tc>
          <w:tcPr>
            <w:tcW w:w="10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229" w:author="M00032937" w:date="2024-06-28T09:37:42Z">
              <w:tcPr>
                <w:tcW w:w="1580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230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231" w:author="M00000676" w:date="2023-12-01T17:04:34Z">
                  <w:rPr>
                    <w:ins w:id="14232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233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234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/</w:t>
              </w:r>
            </w:ins>
          </w:p>
        </w:tc>
        <w:tc>
          <w:tcPr>
            <w:tcW w:w="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235" w:author="M00032937" w:date="2024-06-28T09:37:42Z">
              <w:tcPr>
                <w:tcW w:w="97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236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237" w:author="M00000676" w:date="2023-12-01T17:04:34Z">
                  <w:rPr>
                    <w:ins w:id="14238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239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240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/</w:t>
              </w:r>
            </w:ins>
          </w:p>
        </w:tc>
        <w:tc>
          <w:tcPr>
            <w:tcW w:w="9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241" w:author="M00032937" w:date="2024-06-28T09:37:42Z">
              <w:tcPr>
                <w:tcW w:w="171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242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243" w:author="M00000676" w:date="2023-12-01T17:04:34Z">
                  <w:rPr>
                    <w:ins w:id="14244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245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246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智能臀部清洗</w:t>
              </w:r>
            </w:ins>
          </w:p>
        </w:tc>
        <w:tc>
          <w:tcPr>
            <w:tcW w:w="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247" w:author="M00032937" w:date="2024-06-28T09:37:42Z">
              <w:tcPr>
                <w:tcW w:w="97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248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249" w:author="M00000676" w:date="2023-12-01T17:04:34Z">
                  <w:rPr>
                    <w:ins w:id="14250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251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252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烘干</w:t>
              </w:r>
            </w:ins>
          </w:p>
        </w:tc>
        <w:tc>
          <w:tcPr>
            <w:tcW w:w="8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253" w:author="M00032937" w:date="2024-06-28T09:37:42Z">
              <w:tcPr>
                <w:tcW w:w="144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254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255" w:author="M00000676" w:date="2023-12-01T17:04:34Z">
                  <w:rPr>
                    <w:ins w:id="14256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257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258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智能臀洗</w:t>
              </w:r>
            </w:ins>
          </w:p>
        </w:tc>
        <w:tc>
          <w:tcPr>
            <w:tcW w:w="8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259" w:author="M00032937" w:date="2024-06-28T09:37:42Z">
              <w:tcPr>
                <w:tcW w:w="129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260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261" w:author="M00000676" w:date="2023-12-01T17:04:34Z">
                  <w:rPr>
                    <w:ins w:id="14262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263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264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智能臀洗</w:t>
              </w:r>
            </w:ins>
          </w:p>
        </w:tc>
        <w:tc>
          <w:tcPr>
            <w:tcW w:w="8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265" w:author="M00032937" w:date="2024-06-28T09:37:42Z">
              <w:tcPr>
                <w:tcW w:w="1310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266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267" w:author="M00000676" w:date="2023-12-01T17:04:34Z">
                  <w:rPr>
                    <w:ins w:id="14268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269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270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快进至烘干</w:t>
              </w:r>
            </w:ins>
          </w:p>
        </w:tc>
        <w:tc>
          <w:tcPr>
            <w:tcW w:w="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271" w:author="M00032937" w:date="2024-06-28T09:37:42Z">
              <w:tcPr>
                <w:tcW w:w="97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272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273" w:author="M00000676" w:date="2023-12-01T17:04:34Z">
                  <w:rPr>
                    <w:ins w:id="14274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275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276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调节风速</w:t>
              </w:r>
            </w:ins>
          </w:p>
        </w:tc>
        <w:tc>
          <w:tcPr>
            <w:tcW w:w="7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277" w:author="M00032937" w:date="2024-06-28T09:37:42Z">
              <w:tcPr>
                <w:tcW w:w="120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278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279" w:author="M00000676" w:date="2023-12-01T17:04:34Z">
                  <w:rPr>
                    <w:ins w:id="14280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281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282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智能臀洗</w:t>
              </w:r>
            </w:ins>
          </w:p>
        </w:tc>
        <w:tc>
          <w:tcPr>
            <w:tcW w:w="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283" w:author="M00032937" w:date="2024-06-28T09:37:42Z">
              <w:tcPr>
                <w:tcW w:w="97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284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285" w:author="M00000676" w:date="2023-12-01T17:04:34Z">
                  <w:rPr>
                    <w:ins w:id="14286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287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288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智能臀洗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4290" w:author="M00032937" w:date="2024-06-28T09:37:42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60" w:hRule="atLeast"/>
          <w:ins w:id="14289" w:author="M00000676" w:date="2023-12-01T17:02:23Z"/>
          <w:trPrChange w:id="14290" w:author="M00032937" w:date="2024-06-28T09:37:42Z">
            <w:trPr>
              <w:trHeight w:val="660" w:hRule="atLeast"/>
            </w:trPr>
          </w:trPrChange>
        </w:trPr>
        <w:tc>
          <w:tcPr>
            <w:tcW w:w="11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291" w:author="M00032937" w:date="2024-06-28T09:37:42Z">
              <w:tcPr>
                <w:tcW w:w="1823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292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293" w:author="M00000676" w:date="2023-12-01T17:04:34Z">
                  <w:rPr>
                    <w:ins w:id="14294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295" w:author="M00000676" w:date="2023-12-01T17:02:23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296" w:author="M00000676" w:date="2023-12-01T17:04:34Z">
                    <w:rPr>
                      <w:rFonts w:hint="eastAsia" w:ascii="宋体" w:hAnsi="宋体" w:eastAsia="宋体" w:cs="宋体"/>
                      <w:b/>
                      <w:bCs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旋钮逆时针旋转（正视旋钮）</w:t>
              </w:r>
            </w:ins>
          </w:p>
        </w:tc>
        <w:tc>
          <w:tcPr>
            <w:tcW w:w="11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297" w:author="M00032937" w:date="2024-06-28T09:37:42Z">
              <w:tcPr>
                <w:tcW w:w="1904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jc w:val="center"/>
              <w:rPr>
                <w:ins w:id="14298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299" w:author="M00000676" w:date="2023-12-01T17:04:34Z">
                  <w:rPr>
                    <w:ins w:id="14300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</w:p>
        </w:tc>
        <w:tc>
          <w:tcPr>
            <w:tcW w:w="10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301" w:author="M00032937" w:date="2024-06-28T09:37:42Z">
              <w:tcPr>
                <w:tcW w:w="1580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302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303" w:author="M00000676" w:date="2023-12-01T17:04:34Z">
                  <w:rPr>
                    <w:ins w:id="14304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305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306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/</w:t>
              </w:r>
            </w:ins>
          </w:p>
        </w:tc>
        <w:tc>
          <w:tcPr>
            <w:tcW w:w="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307" w:author="M00032937" w:date="2024-06-28T09:37:42Z">
              <w:tcPr>
                <w:tcW w:w="97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308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309" w:author="M00000676" w:date="2023-12-01T17:04:34Z">
                  <w:rPr>
                    <w:ins w:id="14310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311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312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/</w:t>
              </w:r>
            </w:ins>
          </w:p>
        </w:tc>
        <w:tc>
          <w:tcPr>
            <w:tcW w:w="9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313" w:author="M00032937" w:date="2024-06-28T09:37:42Z">
              <w:tcPr>
                <w:tcW w:w="171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314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315" w:author="M00000676" w:date="2023-12-01T17:04:34Z">
                  <w:rPr>
                    <w:ins w:id="14316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317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318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智能女性清洗</w:t>
              </w:r>
            </w:ins>
          </w:p>
        </w:tc>
        <w:tc>
          <w:tcPr>
            <w:tcW w:w="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319" w:author="M00032937" w:date="2024-06-28T09:37:42Z">
              <w:tcPr>
                <w:tcW w:w="97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320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321" w:author="M00000676" w:date="2023-12-01T17:04:34Z">
                  <w:rPr>
                    <w:ins w:id="14322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323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324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智能妇洗</w:t>
              </w:r>
            </w:ins>
          </w:p>
        </w:tc>
        <w:tc>
          <w:tcPr>
            <w:tcW w:w="8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325" w:author="M00032937" w:date="2024-06-28T09:37:42Z">
              <w:tcPr>
                <w:tcW w:w="144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326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327" w:author="M00000676" w:date="2023-12-01T17:04:34Z">
                  <w:rPr>
                    <w:ins w:id="14328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329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330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烘干</w:t>
              </w:r>
            </w:ins>
          </w:p>
        </w:tc>
        <w:tc>
          <w:tcPr>
            <w:tcW w:w="8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331" w:author="M00032937" w:date="2024-06-28T09:37:42Z">
              <w:tcPr>
                <w:tcW w:w="129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332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333" w:author="M00000676" w:date="2023-12-01T17:04:34Z">
                  <w:rPr>
                    <w:ins w:id="14334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335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336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智能妇洗</w:t>
              </w:r>
            </w:ins>
          </w:p>
        </w:tc>
        <w:tc>
          <w:tcPr>
            <w:tcW w:w="8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337" w:author="M00032937" w:date="2024-06-28T09:37:42Z">
              <w:tcPr>
                <w:tcW w:w="1310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338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339" w:author="M00000676" w:date="2023-12-01T17:04:34Z">
                  <w:rPr>
                    <w:ins w:id="14340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341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342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智能妇洗</w:t>
              </w:r>
            </w:ins>
          </w:p>
        </w:tc>
        <w:tc>
          <w:tcPr>
            <w:tcW w:w="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343" w:author="M00032937" w:date="2024-06-28T09:37:42Z">
              <w:tcPr>
                <w:tcW w:w="97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344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345" w:author="M00000676" w:date="2023-12-01T17:04:34Z">
                  <w:rPr>
                    <w:ins w:id="14346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347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348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智能妇洗</w:t>
              </w:r>
            </w:ins>
          </w:p>
        </w:tc>
        <w:tc>
          <w:tcPr>
            <w:tcW w:w="7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349" w:author="M00032937" w:date="2024-06-28T09:37:42Z">
              <w:tcPr>
                <w:tcW w:w="120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350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351" w:author="M00000676" w:date="2023-12-01T17:04:34Z">
                  <w:rPr>
                    <w:ins w:id="14352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353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354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快进至烘干</w:t>
              </w:r>
            </w:ins>
          </w:p>
        </w:tc>
        <w:tc>
          <w:tcPr>
            <w:tcW w:w="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355" w:author="M00032937" w:date="2024-06-28T09:37:42Z">
              <w:tcPr>
                <w:tcW w:w="97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356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357" w:author="M00000676" w:date="2023-12-01T17:04:34Z">
                  <w:rPr>
                    <w:ins w:id="14358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359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360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调节风速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4362" w:author="M00032937" w:date="2024-06-28T09:37:42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540" w:hRule="atLeast"/>
          <w:ins w:id="14361" w:author="M00000676" w:date="2023-12-01T17:02:23Z"/>
          <w:trPrChange w:id="14362" w:author="M00032937" w:date="2024-06-28T09:37:42Z">
            <w:trPr>
              <w:trHeight w:val="540" w:hRule="atLeast"/>
            </w:trPr>
          </w:trPrChange>
        </w:trPr>
        <w:tc>
          <w:tcPr>
            <w:tcW w:w="11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363" w:author="M00032937" w:date="2024-06-28T09:37:42Z">
              <w:tcPr>
                <w:tcW w:w="1823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364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365" w:author="M00000676" w:date="2023-12-01T17:04:34Z">
                  <w:rPr>
                    <w:ins w:id="14366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367" w:author="M00000676" w:date="2023-12-01T17:02:23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368" w:author="M00000676" w:date="2023-12-01T17:04:34Z">
                    <w:rPr>
                      <w:rFonts w:hint="eastAsia" w:ascii="宋体" w:hAnsi="宋体" w:eastAsia="宋体" w:cs="宋体"/>
                      <w:b/>
                      <w:bCs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中间键短按</w:t>
              </w:r>
            </w:ins>
          </w:p>
        </w:tc>
        <w:tc>
          <w:tcPr>
            <w:tcW w:w="11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369" w:author="M00032937" w:date="2024-06-28T09:37:42Z">
              <w:tcPr>
                <w:tcW w:w="1904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370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371" w:author="M00000676" w:date="2023-12-01T17:04:34Z">
                  <w:rPr>
                    <w:ins w:id="14372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373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374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停电冲水（有电池）</w:t>
              </w:r>
            </w:ins>
            <w:ins w:id="14375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376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br w:type="textWrapping"/>
              </w:r>
            </w:ins>
            <w:ins w:id="14377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378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无响应（无电池）</w:t>
              </w:r>
            </w:ins>
          </w:p>
        </w:tc>
        <w:tc>
          <w:tcPr>
            <w:tcW w:w="10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379" w:author="M00032937" w:date="2024-06-28T09:37:42Z">
              <w:tcPr>
                <w:tcW w:w="1580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380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381" w:author="M00000676" w:date="2023-12-01T17:04:34Z">
                  <w:rPr>
                    <w:ins w:id="14382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383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384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大冲水</w:t>
              </w:r>
            </w:ins>
          </w:p>
        </w:tc>
        <w:tc>
          <w:tcPr>
            <w:tcW w:w="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385" w:author="M00032937" w:date="2024-06-28T09:37:42Z">
              <w:tcPr>
                <w:tcW w:w="97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386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387" w:author="M00000676" w:date="2023-12-01T17:04:34Z">
                  <w:rPr>
                    <w:ins w:id="14388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389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390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大冲水</w:t>
              </w:r>
            </w:ins>
          </w:p>
        </w:tc>
        <w:tc>
          <w:tcPr>
            <w:tcW w:w="9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391" w:author="M00032937" w:date="2024-06-28T09:37:42Z">
              <w:tcPr>
                <w:tcW w:w="171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392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393" w:author="M00000676" w:date="2023-12-01T17:04:34Z">
                  <w:rPr>
                    <w:ins w:id="14394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395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396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大冲水</w:t>
              </w:r>
            </w:ins>
          </w:p>
        </w:tc>
        <w:tc>
          <w:tcPr>
            <w:tcW w:w="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397" w:author="M00032937" w:date="2024-06-28T09:37:42Z">
              <w:tcPr>
                <w:tcW w:w="97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398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399" w:author="M00000676" w:date="2023-12-01T17:04:34Z">
                  <w:rPr>
                    <w:ins w:id="14400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401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402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停止</w:t>
              </w:r>
            </w:ins>
          </w:p>
        </w:tc>
        <w:tc>
          <w:tcPr>
            <w:tcW w:w="8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403" w:author="M00032937" w:date="2024-06-28T09:37:42Z">
              <w:tcPr>
                <w:tcW w:w="144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404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405" w:author="M00000676" w:date="2023-12-01T17:04:34Z">
                  <w:rPr>
                    <w:ins w:id="14406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407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408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停止</w:t>
              </w:r>
            </w:ins>
          </w:p>
        </w:tc>
        <w:tc>
          <w:tcPr>
            <w:tcW w:w="8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409" w:author="M00032937" w:date="2024-06-28T09:37:42Z">
              <w:tcPr>
                <w:tcW w:w="129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410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411" w:author="M00000676" w:date="2023-12-01T17:04:34Z">
                  <w:rPr>
                    <w:ins w:id="14412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413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414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停止</w:t>
              </w:r>
            </w:ins>
          </w:p>
        </w:tc>
        <w:tc>
          <w:tcPr>
            <w:tcW w:w="8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415" w:author="M00032937" w:date="2024-06-28T09:37:42Z">
              <w:tcPr>
                <w:tcW w:w="1310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416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417" w:author="M00000676" w:date="2023-12-01T17:04:34Z">
                  <w:rPr>
                    <w:ins w:id="14418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419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420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停止</w:t>
              </w:r>
            </w:ins>
          </w:p>
        </w:tc>
        <w:tc>
          <w:tcPr>
            <w:tcW w:w="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421" w:author="M00032937" w:date="2024-06-28T09:37:42Z">
              <w:tcPr>
                <w:tcW w:w="97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422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423" w:author="M00000676" w:date="2023-12-01T17:04:34Z">
                  <w:rPr>
                    <w:ins w:id="14424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425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426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停止</w:t>
              </w:r>
            </w:ins>
          </w:p>
        </w:tc>
        <w:tc>
          <w:tcPr>
            <w:tcW w:w="7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427" w:author="M00032937" w:date="2024-06-28T09:37:42Z">
              <w:tcPr>
                <w:tcW w:w="120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428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429" w:author="M00000676" w:date="2023-12-01T17:04:34Z">
                  <w:rPr>
                    <w:ins w:id="14430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431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432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停止</w:t>
              </w:r>
            </w:ins>
          </w:p>
        </w:tc>
        <w:tc>
          <w:tcPr>
            <w:tcW w:w="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433" w:author="M00032937" w:date="2024-06-28T09:37:42Z">
              <w:tcPr>
                <w:tcW w:w="97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434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435" w:author="M00000676" w:date="2023-12-01T17:04:34Z">
                  <w:rPr>
                    <w:ins w:id="14436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437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438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停止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4440" w:author="M00032937" w:date="2024-06-28T09:37:42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540" w:hRule="atLeast"/>
          <w:ins w:id="14439" w:author="M00000676" w:date="2023-12-01T17:02:23Z"/>
          <w:trPrChange w:id="14440" w:author="M00032937" w:date="2024-06-28T09:37:42Z">
            <w:trPr>
              <w:trHeight w:val="540" w:hRule="atLeast"/>
            </w:trPr>
          </w:trPrChange>
        </w:trPr>
        <w:tc>
          <w:tcPr>
            <w:tcW w:w="11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441" w:author="M00032937" w:date="2024-06-28T09:37:42Z">
              <w:tcPr>
                <w:tcW w:w="1823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442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443" w:author="M00000676" w:date="2023-12-01T17:04:34Z">
                  <w:rPr>
                    <w:ins w:id="14444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445" w:author="M00000676" w:date="2023-12-01T17:02:23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446" w:author="M00000676" w:date="2023-12-01T17:04:34Z">
                    <w:rPr>
                      <w:rFonts w:hint="eastAsia" w:ascii="宋体" w:hAnsi="宋体" w:eastAsia="宋体" w:cs="宋体"/>
                      <w:b/>
                      <w:bCs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中间键长按3秒</w:t>
              </w:r>
            </w:ins>
          </w:p>
        </w:tc>
        <w:tc>
          <w:tcPr>
            <w:tcW w:w="11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447" w:author="M00032937" w:date="2024-06-28T09:37:42Z">
              <w:tcPr>
                <w:tcW w:w="1904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jc w:val="center"/>
              <w:rPr>
                <w:ins w:id="14448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449" w:author="M00000676" w:date="2023-12-01T17:04:34Z">
                  <w:rPr>
                    <w:ins w:id="14450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</w:p>
        </w:tc>
        <w:tc>
          <w:tcPr>
            <w:tcW w:w="10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451" w:author="M00032937" w:date="2024-06-28T09:37:42Z">
              <w:tcPr>
                <w:tcW w:w="1580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452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453" w:author="M00000676" w:date="2023-12-01T17:04:34Z">
                  <w:rPr>
                    <w:ins w:id="14454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455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456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开机</w:t>
              </w:r>
            </w:ins>
          </w:p>
        </w:tc>
        <w:tc>
          <w:tcPr>
            <w:tcW w:w="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457" w:author="M00032937" w:date="2024-06-28T09:37:42Z">
              <w:tcPr>
                <w:tcW w:w="97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458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459" w:author="M00000676" w:date="2023-12-01T17:04:34Z">
                  <w:rPr>
                    <w:ins w:id="14460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461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462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关机</w:t>
              </w:r>
            </w:ins>
          </w:p>
        </w:tc>
        <w:tc>
          <w:tcPr>
            <w:tcW w:w="9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463" w:author="M00032937" w:date="2024-06-28T09:37:42Z">
              <w:tcPr>
                <w:tcW w:w="171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464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465" w:author="M00000676" w:date="2023-12-01T17:04:34Z">
                  <w:rPr>
                    <w:ins w:id="14466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467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468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烘干</w:t>
              </w:r>
            </w:ins>
          </w:p>
        </w:tc>
        <w:tc>
          <w:tcPr>
            <w:tcW w:w="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469" w:author="M00032937" w:date="2024-06-28T09:37:42Z">
              <w:tcPr>
                <w:tcW w:w="97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470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471" w:author="M00000676" w:date="2023-12-01T17:04:34Z">
                  <w:rPr>
                    <w:ins w:id="14472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473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474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烘干</w:t>
              </w:r>
            </w:ins>
          </w:p>
        </w:tc>
        <w:tc>
          <w:tcPr>
            <w:tcW w:w="8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475" w:author="M00032937" w:date="2024-06-28T09:37:42Z">
              <w:tcPr>
                <w:tcW w:w="144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476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477" w:author="M00000676" w:date="2023-12-01T17:04:34Z">
                  <w:rPr>
                    <w:ins w:id="14478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479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480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烘干</w:t>
              </w:r>
            </w:ins>
          </w:p>
        </w:tc>
        <w:tc>
          <w:tcPr>
            <w:tcW w:w="8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481" w:author="M00032937" w:date="2024-06-28T09:37:42Z">
              <w:tcPr>
                <w:tcW w:w="129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482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483" w:author="M00000676" w:date="2023-12-01T17:04:34Z">
                  <w:rPr>
                    <w:ins w:id="14484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485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486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调节风速</w:t>
              </w:r>
            </w:ins>
          </w:p>
        </w:tc>
        <w:tc>
          <w:tcPr>
            <w:tcW w:w="8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487" w:author="M00032937" w:date="2024-06-28T09:37:42Z">
              <w:tcPr>
                <w:tcW w:w="1310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488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489" w:author="M00000676" w:date="2023-12-01T17:04:34Z">
                  <w:rPr>
                    <w:ins w:id="14490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491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492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烘干</w:t>
              </w:r>
            </w:ins>
          </w:p>
        </w:tc>
        <w:tc>
          <w:tcPr>
            <w:tcW w:w="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493" w:author="M00032937" w:date="2024-06-28T09:37:42Z">
              <w:tcPr>
                <w:tcW w:w="97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494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495" w:author="M00000676" w:date="2023-12-01T17:04:34Z">
                  <w:rPr>
                    <w:ins w:id="14496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497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498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调节风速</w:t>
              </w:r>
            </w:ins>
          </w:p>
        </w:tc>
        <w:tc>
          <w:tcPr>
            <w:tcW w:w="7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499" w:author="M00032937" w:date="2024-06-28T09:37:42Z">
              <w:tcPr>
                <w:tcW w:w="120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500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501" w:author="M00000676" w:date="2023-12-01T17:04:34Z">
                  <w:rPr>
                    <w:ins w:id="14502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503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504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烘干</w:t>
              </w:r>
            </w:ins>
          </w:p>
        </w:tc>
        <w:tc>
          <w:tcPr>
            <w:tcW w:w="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505" w:author="M00032937" w:date="2024-06-28T09:37:42Z">
              <w:tcPr>
                <w:tcW w:w="97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506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507" w:author="M00000676" w:date="2023-12-01T17:04:34Z">
                  <w:rPr>
                    <w:ins w:id="14508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509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510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调节风速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4512" w:author="M00032937" w:date="2024-06-28T09:37:42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2180" w:hRule="atLeast"/>
          <w:ins w:id="14511" w:author="M00000676" w:date="2023-12-01T17:02:23Z"/>
          <w:trPrChange w:id="14512" w:author="M00032937" w:date="2024-06-28T09:37:42Z">
            <w:trPr>
              <w:trHeight w:val="2180" w:hRule="atLeast"/>
            </w:trPr>
          </w:trPrChange>
        </w:trPr>
        <w:tc>
          <w:tcPr>
            <w:tcW w:w="11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513" w:author="M00032937" w:date="2024-06-28T09:37:42Z">
              <w:tcPr>
                <w:tcW w:w="1823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514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highlight w:val="lightGray"/>
                <w:u w:val="none"/>
                <w:rPrChange w:id="14515" w:author="M00032937" w:date="2024-06-28T10:42:20Z">
                  <w:rPr>
                    <w:ins w:id="14516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517" w:author="M00000676" w:date="2023-12-01T17:02:23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0"/>
                  <w:szCs w:val="20"/>
                  <w:highlight w:val="lightGray"/>
                  <w:u w:val="none"/>
                  <w:lang w:val="en-US" w:eastAsia="zh-CN" w:bidi="ar"/>
                  <w:rPrChange w:id="14518" w:author="M00032937" w:date="2024-06-28T10:42:20Z">
                    <w:rPr>
                      <w:rFonts w:hint="eastAsia" w:ascii="宋体" w:hAnsi="宋体" w:eastAsia="宋体" w:cs="宋体"/>
                      <w:b/>
                      <w:bCs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老化模式</w:t>
              </w:r>
            </w:ins>
          </w:p>
        </w:tc>
        <w:tc>
          <w:tcPr>
            <w:tcW w:w="11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519" w:author="M00032937" w:date="2024-06-28T09:37:42Z">
              <w:tcPr>
                <w:tcW w:w="1904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jc w:val="center"/>
              <w:rPr>
                <w:ins w:id="14520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highlight w:val="lightGray"/>
                <w:u w:val="none"/>
                <w:rPrChange w:id="14521" w:author="M00032937" w:date="2024-06-28T10:42:20Z">
                  <w:rPr>
                    <w:ins w:id="14522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</w:p>
        </w:tc>
        <w:tc>
          <w:tcPr>
            <w:tcW w:w="10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523" w:author="M00032937" w:date="2024-06-28T09:37:42Z">
              <w:tcPr>
                <w:tcW w:w="1580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ins w:id="14524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highlight w:val="lightGray"/>
                <w:u w:val="none"/>
                <w:rPrChange w:id="14525" w:author="M00032937" w:date="2024-06-28T10:42:20Z">
                  <w:rPr>
                    <w:ins w:id="14526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527" w:author="M00000676" w:date="2023-12-01T17:02:23Z">
              <w:r>
                <w:rPr>
                  <w:rStyle w:val="193"/>
                  <w:sz w:val="20"/>
                  <w:szCs w:val="20"/>
                  <w:highlight w:val="lightGray"/>
                  <w:lang w:val="en-US" w:eastAsia="zh-CN" w:bidi="ar"/>
                  <w:rPrChange w:id="14528" w:author="M00032937" w:date="2024-06-28T10:42:20Z">
                    <w:rPr>
                      <w:rStyle w:val="193"/>
                      <w:lang w:val="en-US" w:eastAsia="zh-CN" w:bidi="ar"/>
                    </w:rPr>
                  </w:rPrChange>
                </w:rPr>
                <w:t>进入：</w:t>
              </w:r>
            </w:ins>
            <w:ins w:id="14529" w:author="M00000676" w:date="2023-12-01T17:02:23Z">
              <w:r>
                <w:rPr>
                  <w:rStyle w:val="194"/>
                  <w:sz w:val="20"/>
                  <w:szCs w:val="20"/>
                  <w:highlight w:val="lightGray"/>
                  <w:lang w:val="en-US" w:eastAsia="zh-CN" w:bidi="ar"/>
                  <w:rPrChange w:id="14530" w:author="M00032937" w:date="2024-06-28T10:42:20Z">
                    <w:rPr>
                      <w:rStyle w:val="194"/>
                      <w:lang w:val="en-US" w:eastAsia="zh-CN" w:bidi="ar"/>
                    </w:rPr>
                  </w:rPrChange>
                </w:rPr>
                <w:t>顺时针旋转3次然后6秒内长按旋钮3秒</w:t>
              </w:r>
            </w:ins>
            <w:ins w:id="14531" w:author="M00000676" w:date="2023-12-01T17:02:23Z">
              <w:r>
                <w:rPr>
                  <w:rStyle w:val="194"/>
                  <w:sz w:val="20"/>
                  <w:szCs w:val="20"/>
                  <w:highlight w:val="lightGray"/>
                  <w:lang w:val="en-US" w:eastAsia="zh-CN" w:bidi="ar"/>
                  <w:rPrChange w:id="14532" w:author="M00032937" w:date="2024-06-28T10:42:20Z">
                    <w:rPr>
                      <w:rStyle w:val="194"/>
                      <w:lang w:val="en-US" w:eastAsia="zh-CN" w:bidi="ar"/>
                    </w:rPr>
                  </w:rPrChange>
                </w:rPr>
                <w:br w:type="textWrapping"/>
              </w:r>
            </w:ins>
            <w:ins w:id="14533" w:author="M00000676" w:date="2023-12-01T17:02:23Z">
              <w:r>
                <w:rPr>
                  <w:rStyle w:val="194"/>
                  <w:sz w:val="20"/>
                  <w:szCs w:val="20"/>
                  <w:highlight w:val="lightGray"/>
                  <w:lang w:val="en-US" w:eastAsia="zh-CN" w:bidi="ar"/>
                  <w:rPrChange w:id="14534" w:author="M00032937" w:date="2024-06-28T10:42:20Z">
                    <w:rPr>
                      <w:rStyle w:val="194"/>
                      <w:lang w:val="en-US" w:eastAsia="zh-CN" w:bidi="ar"/>
                    </w:rPr>
                  </w:rPrChange>
                </w:rPr>
                <w:br w:type="textWrapping"/>
              </w:r>
            </w:ins>
            <w:ins w:id="14535" w:author="M00000676" w:date="2023-12-01T17:02:23Z">
              <w:r>
                <w:rPr>
                  <w:rStyle w:val="193"/>
                  <w:sz w:val="20"/>
                  <w:szCs w:val="20"/>
                  <w:highlight w:val="lightGray"/>
                  <w:lang w:val="en-US" w:eastAsia="zh-CN" w:bidi="ar"/>
                  <w:rPrChange w:id="14536" w:author="M00032937" w:date="2024-06-28T10:42:20Z">
                    <w:rPr>
                      <w:rStyle w:val="193"/>
                      <w:lang w:val="en-US" w:eastAsia="zh-CN" w:bidi="ar"/>
                    </w:rPr>
                  </w:rPrChange>
                </w:rPr>
                <w:t>退出：</w:t>
              </w:r>
            </w:ins>
            <w:ins w:id="14537" w:author="M00000676" w:date="2023-12-01T17:02:23Z">
              <w:r>
                <w:rPr>
                  <w:rStyle w:val="194"/>
                  <w:sz w:val="20"/>
                  <w:szCs w:val="20"/>
                  <w:highlight w:val="lightGray"/>
                  <w:lang w:val="en-US" w:eastAsia="zh-CN" w:bidi="ar"/>
                  <w:rPrChange w:id="14538" w:author="M00032937" w:date="2024-06-28T10:42:20Z">
                    <w:rPr>
                      <w:rStyle w:val="194"/>
                      <w:lang w:val="en-US" w:eastAsia="zh-CN" w:bidi="ar"/>
                    </w:rPr>
                  </w:rPrChange>
                </w:rPr>
                <w:t>长按旋钮3s退出</w:t>
              </w:r>
            </w:ins>
          </w:p>
        </w:tc>
        <w:tc>
          <w:tcPr>
            <w:tcW w:w="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539" w:author="M00032937" w:date="2024-06-28T09:37:42Z">
              <w:tcPr>
                <w:tcW w:w="97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540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highlight w:val="lightGray"/>
                <w:u w:val="none"/>
                <w:rPrChange w:id="14541" w:author="M00032937" w:date="2024-06-28T10:42:20Z">
                  <w:rPr>
                    <w:ins w:id="14542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543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highlight w:val="lightGray"/>
                  <w:u w:val="none"/>
                  <w:lang w:val="en-US" w:eastAsia="zh-CN" w:bidi="ar"/>
                  <w:rPrChange w:id="14544" w:author="M00032937" w:date="2024-06-28T10:42:20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/</w:t>
              </w:r>
            </w:ins>
          </w:p>
        </w:tc>
        <w:tc>
          <w:tcPr>
            <w:tcW w:w="9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545" w:author="M00032937" w:date="2024-06-28T09:37:42Z">
              <w:tcPr>
                <w:tcW w:w="171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546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highlight w:val="lightGray"/>
                <w:u w:val="none"/>
                <w:rPrChange w:id="14547" w:author="M00032937" w:date="2024-06-28T10:42:20Z">
                  <w:rPr>
                    <w:ins w:id="14548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549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highlight w:val="lightGray"/>
                  <w:u w:val="none"/>
                  <w:lang w:val="en-US" w:eastAsia="zh-CN" w:bidi="ar"/>
                  <w:rPrChange w:id="14550" w:author="M00032937" w:date="2024-06-28T10:42:20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/</w:t>
              </w:r>
            </w:ins>
          </w:p>
        </w:tc>
        <w:tc>
          <w:tcPr>
            <w:tcW w:w="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551" w:author="M00032937" w:date="2024-06-28T09:37:42Z">
              <w:tcPr>
                <w:tcW w:w="97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552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highlight w:val="lightGray"/>
                <w:u w:val="none"/>
                <w:rPrChange w:id="14553" w:author="M00032937" w:date="2024-06-28T10:42:20Z">
                  <w:rPr>
                    <w:ins w:id="14554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555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highlight w:val="lightGray"/>
                  <w:u w:val="none"/>
                  <w:lang w:val="en-US" w:eastAsia="zh-CN" w:bidi="ar"/>
                  <w:rPrChange w:id="14556" w:author="M00032937" w:date="2024-06-28T10:42:20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/</w:t>
              </w:r>
            </w:ins>
          </w:p>
        </w:tc>
        <w:tc>
          <w:tcPr>
            <w:tcW w:w="8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557" w:author="M00032937" w:date="2024-06-28T09:37:42Z">
              <w:tcPr>
                <w:tcW w:w="144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558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highlight w:val="lightGray"/>
                <w:u w:val="none"/>
                <w:rPrChange w:id="14559" w:author="M00032937" w:date="2024-06-28T10:42:20Z">
                  <w:rPr>
                    <w:ins w:id="14560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561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highlight w:val="lightGray"/>
                  <w:u w:val="none"/>
                  <w:lang w:val="en-US" w:eastAsia="zh-CN" w:bidi="ar"/>
                  <w:rPrChange w:id="14562" w:author="M00032937" w:date="2024-06-28T10:42:20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/</w:t>
              </w:r>
            </w:ins>
          </w:p>
        </w:tc>
        <w:tc>
          <w:tcPr>
            <w:tcW w:w="8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563" w:author="M00032937" w:date="2024-06-28T09:37:42Z">
              <w:tcPr>
                <w:tcW w:w="129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564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highlight w:val="lightGray"/>
                <w:u w:val="none"/>
                <w:rPrChange w:id="14565" w:author="M00032937" w:date="2024-06-28T10:42:20Z">
                  <w:rPr>
                    <w:ins w:id="14566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567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highlight w:val="lightGray"/>
                  <w:u w:val="none"/>
                  <w:lang w:val="en-US" w:eastAsia="zh-CN" w:bidi="ar"/>
                  <w:rPrChange w:id="14568" w:author="M00032937" w:date="2024-06-28T10:42:20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/</w:t>
              </w:r>
            </w:ins>
          </w:p>
        </w:tc>
        <w:tc>
          <w:tcPr>
            <w:tcW w:w="8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569" w:author="M00032937" w:date="2024-06-28T09:37:42Z">
              <w:tcPr>
                <w:tcW w:w="1310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570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highlight w:val="lightGray"/>
                <w:u w:val="none"/>
                <w:rPrChange w:id="14571" w:author="M00032937" w:date="2024-06-28T10:42:20Z">
                  <w:rPr>
                    <w:ins w:id="14572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573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highlight w:val="lightGray"/>
                  <w:u w:val="none"/>
                  <w:lang w:val="en-US" w:eastAsia="zh-CN" w:bidi="ar"/>
                  <w:rPrChange w:id="14574" w:author="M00032937" w:date="2024-06-28T10:42:20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/</w:t>
              </w:r>
            </w:ins>
          </w:p>
        </w:tc>
        <w:tc>
          <w:tcPr>
            <w:tcW w:w="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575" w:author="M00032937" w:date="2024-06-28T09:37:42Z">
              <w:tcPr>
                <w:tcW w:w="97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576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highlight w:val="lightGray"/>
                <w:u w:val="none"/>
                <w:rPrChange w:id="14577" w:author="M00032937" w:date="2024-06-28T10:42:20Z">
                  <w:rPr>
                    <w:ins w:id="14578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579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highlight w:val="lightGray"/>
                  <w:u w:val="none"/>
                  <w:lang w:val="en-US" w:eastAsia="zh-CN" w:bidi="ar"/>
                  <w:rPrChange w:id="14580" w:author="M00032937" w:date="2024-06-28T10:42:20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/</w:t>
              </w:r>
            </w:ins>
          </w:p>
        </w:tc>
        <w:tc>
          <w:tcPr>
            <w:tcW w:w="7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581" w:author="M00032937" w:date="2024-06-28T09:37:42Z">
              <w:tcPr>
                <w:tcW w:w="120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582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highlight w:val="lightGray"/>
                <w:u w:val="none"/>
                <w:rPrChange w:id="14583" w:author="M00032937" w:date="2024-06-28T10:42:20Z">
                  <w:rPr>
                    <w:ins w:id="14584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585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highlight w:val="lightGray"/>
                  <w:u w:val="none"/>
                  <w:lang w:val="en-US" w:eastAsia="zh-CN" w:bidi="ar"/>
                  <w:rPrChange w:id="14586" w:author="M00032937" w:date="2024-06-28T10:42:20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/</w:t>
              </w:r>
            </w:ins>
          </w:p>
        </w:tc>
        <w:tc>
          <w:tcPr>
            <w:tcW w:w="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587" w:author="M00032937" w:date="2024-06-28T09:37:42Z">
              <w:tcPr>
                <w:tcW w:w="97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588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highlight w:val="lightGray"/>
                <w:u w:val="none"/>
                <w:rPrChange w:id="14589" w:author="M00032937" w:date="2024-06-28T10:42:20Z">
                  <w:rPr>
                    <w:ins w:id="14590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591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highlight w:val="lightGray"/>
                  <w:u w:val="none"/>
                  <w:lang w:val="en-US" w:eastAsia="zh-CN" w:bidi="ar"/>
                  <w:rPrChange w:id="14592" w:author="M00032937" w:date="2024-06-28T10:42:20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/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4594" w:author="M00032937" w:date="2024-06-28T09:37:42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2160" w:hRule="atLeast"/>
          <w:ins w:id="14593" w:author="M00000676" w:date="2023-12-01T17:02:23Z"/>
          <w:trPrChange w:id="14594" w:author="M00032937" w:date="2024-06-28T09:37:42Z">
            <w:trPr>
              <w:trHeight w:val="2160" w:hRule="atLeast"/>
            </w:trPr>
          </w:trPrChange>
        </w:trPr>
        <w:tc>
          <w:tcPr>
            <w:tcW w:w="11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595" w:author="M00032937" w:date="2024-06-28T09:37:42Z">
              <w:tcPr>
                <w:tcW w:w="1823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596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highlight w:val="lightGray"/>
                <w:u w:val="none"/>
                <w:rPrChange w:id="14597" w:author="M00032937" w:date="2024-06-28T10:42:20Z">
                  <w:rPr>
                    <w:ins w:id="14598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599" w:author="M00000676" w:date="2023-12-01T17:02:23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0"/>
                  <w:szCs w:val="20"/>
                  <w:highlight w:val="lightGray"/>
                  <w:u w:val="none"/>
                  <w:lang w:val="en-US" w:eastAsia="zh-CN" w:bidi="ar"/>
                  <w:rPrChange w:id="14600" w:author="M00032937" w:date="2024-06-28T10:42:20Z">
                    <w:rPr>
                      <w:rFonts w:hint="eastAsia" w:ascii="宋体" w:hAnsi="宋体" w:eastAsia="宋体" w:cs="宋体"/>
                      <w:b/>
                      <w:bCs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清洗水路</w:t>
              </w:r>
            </w:ins>
            <w:ins w:id="14601" w:author="M00000676" w:date="2023-12-01T17:02:23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0"/>
                  <w:szCs w:val="20"/>
                  <w:highlight w:val="lightGray"/>
                  <w:u w:val="none"/>
                  <w:lang w:val="en-US" w:eastAsia="zh-CN" w:bidi="ar"/>
                  <w:rPrChange w:id="14602" w:author="M00032937" w:date="2024-06-28T10:42:20Z">
                    <w:rPr>
                      <w:rFonts w:hint="eastAsia" w:ascii="宋体" w:hAnsi="宋体" w:eastAsia="宋体" w:cs="宋体"/>
                      <w:b/>
                      <w:bCs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br w:type="textWrapping"/>
              </w:r>
            </w:ins>
            <w:ins w:id="14603" w:author="M00000676" w:date="2023-12-01T17:02:23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0"/>
                  <w:szCs w:val="20"/>
                  <w:highlight w:val="lightGray"/>
                  <w:u w:val="none"/>
                  <w:lang w:val="en-US" w:eastAsia="zh-CN" w:bidi="ar"/>
                  <w:rPrChange w:id="14604" w:author="M00032937" w:date="2024-06-28T10:42:20Z">
                    <w:rPr>
                      <w:rFonts w:hint="eastAsia" w:ascii="宋体" w:hAnsi="宋体" w:eastAsia="宋体" w:cs="宋体"/>
                      <w:b/>
                      <w:bCs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排水</w:t>
              </w:r>
            </w:ins>
          </w:p>
        </w:tc>
        <w:tc>
          <w:tcPr>
            <w:tcW w:w="11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605" w:author="M00032937" w:date="2024-06-28T09:37:42Z">
              <w:tcPr>
                <w:tcW w:w="1904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jc w:val="center"/>
              <w:rPr>
                <w:ins w:id="14606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highlight w:val="lightGray"/>
                <w:u w:val="none"/>
                <w:rPrChange w:id="14607" w:author="M00032937" w:date="2024-06-28T10:42:20Z">
                  <w:rPr>
                    <w:ins w:id="14608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</w:p>
        </w:tc>
        <w:tc>
          <w:tcPr>
            <w:tcW w:w="10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609" w:author="M00032937" w:date="2024-06-28T09:37:42Z">
              <w:tcPr>
                <w:tcW w:w="1580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610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highlight w:val="lightGray"/>
                <w:u w:val="none"/>
                <w:rPrChange w:id="14611" w:author="M00032937" w:date="2024-06-28T10:42:20Z">
                  <w:rPr>
                    <w:ins w:id="14612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613" w:author="M00000676" w:date="2023-12-01T17:02:23Z">
              <w:r>
                <w:rPr>
                  <w:rStyle w:val="193"/>
                  <w:sz w:val="20"/>
                  <w:szCs w:val="20"/>
                  <w:highlight w:val="lightGray"/>
                  <w:lang w:val="en-US" w:eastAsia="zh-CN" w:bidi="ar"/>
                  <w:rPrChange w:id="14614" w:author="M00032937" w:date="2024-06-28T10:42:20Z">
                    <w:rPr>
                      <w:rStyle w:val="193"/>
                      <w:lang w:val="en-US" w:eastAsia="zh-CN" w:bidi="ar"/>
                    </w:rPr>
                  </w:rPrChange>
                </w:rPr>
                <w:t>进入：</w:t>
              </w:r>
            </w:ins>
            <w:ins w:id="14615" w:author="M00000676" w:date="2023-12-01T17:02:23Z">
              <w:r>
                <w:rPr>
                  <w:rStyle w:val="194"/>
                  <w:sz w:val="20"/>
                  <w:szCs w:val="20"/>
                  <w:highlight w:val="lightGray"/>
                  <w:lang w:val="en-US" w:eastAsia="zh-CN" w:bidi="ar"/>
                  <w:rPrChange w:id="14616" w:author="M00032937" w:date="2024-06-28T10:42:20Z">
                    <w:rPr>
                      <w:rStyle w:val="194"/>
                      <w:lang w:val="en-US" w:eastAsia="zh-CN" w:bidi="ar"/>
                    </w:rPr>
                  </w:rPrChange>
                </w:rPr>
                <w:t>逆时针旋转3次然后6秒内长按旋钮3秒</w:t>
              </w:r>
            </w:ins>
            <w:ins w:id="14617" w:author="M00000676" w:date="2023-12-01T17:02:23Z">
              <w:r>
                <w:rPr>
                  <w:rStyle w:val="194"/>
                  <w:sz w:val="20"/>
                  <w:szCs w:val="20"/>
                  <w:highlight w:val="lightGray"/>
                  <w:lang w:val="en-US" w:eastAsia="zh-CN" w:bidi="ar"/>
                  <w:rPrChange w:id="14618" w:author="M00032937" w:date="2024-06-28T10:42:20Z">
                    <w:rPr>
                      <w:rStyle w:val="194"/>
                      <w:lang w:val="en-US" w:eastAsia="zh-CN" w:bidi="ar"/>
                    </w:rPr>
                  </w:rPrChange>
                </w:rPr>
                <w:br w:type="textWrapping"/>
              </w:r>
            </w:ins>
            <w:ins w:id="14619" w:author="M00000676" w:date="2023-12-01T17:02:23Z">
              <w:r>
                <w:rPr>
                  <w:rStyle w:val="194"/>
                  <w:sz w:val="20"/>
                  <w:szCs w:val="20"/>
                  <w:highlight w:val="lightGray"/>
                  <w:lang w:val="en-US" w:eastAsia="zh-CN" w:bidi="ar"/>
                  <w:rPrChange w:id="14620" w:author="M00032937" w:date="2024-06-28T10:42:20Z">
                    <w:rPr>
                      <w:rStyle w:val="194"/>
                      <w:lang w:val="en-US" w:eastAsia="zh-CN" w:bidi="ar"/>
                    </w:rPr>
                  </w:rPrChange>
                </w:rPr>
                <w:br w:type="textWrapping"/>
              </w:r>
            </w:ins>
            <w:ins w:id="14621" w:author="M00000676" w:date="2023-12-01T17:02:23Z">
              <w:r>
                <w:rPr>
                  <w:rStyle w:val="193"/>
                  <w:sz w:val="20"/>
                  <w:szCs w:val="20"/>
                  <w:highlight w:val="lightGray"/>
                  <w:lang w:val="en-US" w:eastAsia="zh-CN" w:bidi="ar"/>
                  <w:rPrChange w:id="14622" w:author="M00032937" w:date="2024-06-28T10:42:20Z">
                    <w:rPr>
                      <w:rStyle w:val="193"/>
                      <w:lang w:val="en-US" w:eastAsia="zh-CN" w:bidi="ar"/>
                    </w:rPr>
                  </w:rPrChange>
                </w:rPr>
                <w:t>退出：</w:t>
              </w:r>
            </w:ins>
            <w:ins w:id="14623" w:author="M00000676" w:date="2023-12-01T17:02:23Z">
              <w:r>
                <w:rPr>
                  <w:rStyle w:val="194"/>
                  <w:sz w:val="20"/>
                  <w:szCs w:val="20"/>
                  <w:highlight w:val="lightGray"/>
                  <w:lang w:val="en-US" w:eastAsia="zh-CN" w:bidi="ar"/>
                  <w:rPrChange w:id="14624" w:author="M00032937" w:date="2024-06-28T10:42:20Z">
                    <w:rPr>
                      <w:rStyle w:val="194"/>
                      <w:lang w:val="en-US" w:eastAsia="zh-CN" w:bidi="ar"/>
                    </w:rPr>
                  </w:rPrChange>
                </w:rPr>
                <w:t>（长按旋钮3s退出）</w:t>
              </w:r>
            </w:ins>
          </w:p>
        </w:tc>
        <w:tc>
          <w:tcPr>
            <w:tcW w:w="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625" w:author="M00032937" w:date="2024-06-28T09:37:42Z">
              <w:tcPr>
                <w:tcW w:w="97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626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highlight w:val="lightGray"/>
                <w:u w:val="none"/>
                <w:rPrChange w:id="14627" w:author="M00032937" w:date="2024-06-28T10:42:20Z">
                  <w:rPr>
                    <w:ins w:id="14628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629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highlight w:val="lightGray"/>
                  <w:u w:val="none"/>
                  <w:lang w:val="en-US" w:eastAsia="zh-CN" w:bidi="ar"/>
                  <w:rPrChange w:id="14630" w:author="M00032937" w:date="2024-06-28T10:42:20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/</w:t>
              </w:r>
            </w:ins>
          </w:p>
        </w:tc>
        <w:tc>
          <w:tcPr>
            <w:tcW w:w="9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631" w:author="M00032937" w:date="2024-06-28T09:37:42Z">
              <w:tcPr>
                <w:tcW w:w="171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632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highlight w:val="lightGray"/>
                <w:u w:val="none"/>
                <w:rPrChange w:id="14633" w:author="M00032937" w:date="2024-06-28T10:42:20Z">
                  <w:rPr>
                    <w:ins w:id="14634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635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highlight w:val="lightGray"/>
                  <w:u w:val="none"/>
                  <w:lang w:val="en-US" w:eastAsia="zh-CN" w:bidi="ar"/>
                  <w:rPrChange w:id="14636" w:author="M00032937" w:date="2024-06-28T10:42:20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/</w:t>
              </w:r>
            </w:ins>
          </w:p>
        </w:tc>
        <w:tc>
          <w:tcPr>
            <w:tcW w:w="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637" w:author="M00032937" w:date="2024-06-28T09:37:42Z">
              <w:tcPr>
                <w:tcW w:w="97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638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highlight w:val="lightGray"/>
                <w:u w:val="none"/>
                <w:rPrChange w:id="14639" w:author="M00032937" w:date="2024-06-28T10:42:20Z">
                  <w:rPr>
                    <w:ins w:id="14640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641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highlight w:val="lightGray"/>
                  <w:u w:val="none"/>
                  <w:lang w:val="en-US" w:eastAsia="zh-CN" w:bidi="ar"/>
                  <w:rPrChange w:id="14642" w:author="M00032937" w:date="2024-06-28T10:42:20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/</w:t>
              </w:r>
            </w:ins>
          </w:p>
        </w:tc>
        <w:tc>
          <w:tcPr>
            <w:tcW w:w="8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643" w:author="M00032937" w:date="2024-06-28T09:37:42Z">
              <w:tcPr>
                <w:tcW w:w="144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644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highlight w:val="lightGray"/>
                <w:u w:val="none"/>
                <w:rPrChange w:id="14645" w:author="M00032937" w:date="2024-06-28T10:42:20Z">
                  <w:rPr>
                    <w:ins w:id="14646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647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highlight w:val="lightGray"/>
                  <w:u w:val="none"/>
                  <w:lang w:val="en-US" w:eastAsia="zh-CN" w:bidi="ar"/>
                  <w:rPrChange w:id="14648" w:author="M00032937" w:date="2024-06-28T10:42:20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/</w:t>
              </w:r>
            </w:ins>
          </w:p>
        </w:tc>
        <w:tc>
          <w:tcPr>
            <w:tcW w:w="8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649" w:author="M00032937" w:date="2024-06-28T09:37:42Z">
              <w:tcPr>
                <w:tcW w:w="129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650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highlight w:val="lightGray"/>
                <w:u w:val="none"/>
                <w:rPrChange w:id="14651" w:author="M00032937" w:date="2024-06-28T10:42:20Z">
                  <w:rPr>
                    <w:ins w:id="14652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653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highlight w:val="lightGray"/>
                  <w:u w:val="none"/>
                  <w:lang w:val="en-US" w:eastAsia="zh-CN" w:bidi="ar"/>
                  <w:rPrChange w:id="14654" w:author="M00032937" w:date="2024-06-28T10:42:20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/</w:t>
              </w:r>
            </w:ins>
          </w:p>
        </w:tc>
        <w:tc>
          <w:tcPr>
            <w:tcW w:w="8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655" w:author="M00032937" w:date="2024-06-28T09:37:42Z">
              <w:tcPr>
                <w:tcW w:w="1310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656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highlight w:val="lightGray"/>
                <w:u w:val="none"/>
                <w:rPrChange w:id="14657" w:author="M00032937" w:date="2024-06-28T10:42:20Z">
                  <w:rPr>
                    <w:ins w:id="14658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659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highlight w:val="lightGray"/>
                  <w:u w:val="none"/>
                  <w:lang w:val="en-US" w:eastAsia="zh-CN" w:bidi="ar"/>
                  <w:rPrChange w:id="14660" w:author="M00032937" w:date="2024-06-28T10:42:20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/</w:t>
              </w:r>
            </w:ins>
          </w:p>
        </w:tc>
        <w:tc>
          <w:tcPr>
            <w:tcW w:w="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661" w:author="M00032937" w:date="2024-06-28T09:37:42Z">
              <w:tcPr>
                <w:tcW w:w="97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662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highlight w:val="lightGray"/>
                <w:u w:val="none"/>
                <w:rPrChange w:id="14663" w:author="M00032937" w:date="2024-06-28T10:42:20Z">
                  <w:rPr>
                    <w:ins w:id="14664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665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highlight w:val="lightGray"/>
                  <w:u w:val="none"/>
                  <w:lang w:val="en-US" w:eastAsia="zh-CN" w:bidi="ar"/>
                  <w:rPrChange w:id="14666" w:author="M00032937" w:date="2024-06-28T10:42:20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/</w:t>
              </w:r>
            </w:ins>
          </w:p>
        </w:tc>
        <w:tc>
          <w:tcPr>
            <w:tcW w:w="7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667" w:author="M00032937" w:date="2024-06-28T09:37:42Z">
              <w:tcPr>
                <w:tcW w:w="120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668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highlight w:val="lightGray"/>
                <w:u w:val="none"/>
                <w:rPrChange w:id="14669" w:author="M00032937" w:date="2024-06-28T10:42:20Z">
                  <w:rPr>
                    <w:ins w:id="14670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671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highlight w:val="lightGray"/>
                  <w:u w:val="none"/>
                  <w:lang w:val="en-US" w:eastAsia="zh-CN" w:bidi="ar"/>
                  <w:rPrChange w:id="14672" w:author="M00032937" w:date="2024-06-28T10:42:20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/</w:t>
              </w:r>
            </w:ins>
          </w:p>
        </w:tc>
        <w:tc>
          <w:tcPr>
            <w:tcW w:w="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673" w:author="M00032937" w:date="2024-06-28T09:37:42Z">
              <w:tcPr>
                <w:tcW w:w="97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674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highlight w:val="lightGray"/>
                <w:u w:val="none"/>
                <w:rPrChange w:id="14675" w:author="M00032937" w:date="2024-06-28T10:42:20Z">
                  <w:rPr>
                    <w:ins w:id="14676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677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highlight w:val="lightGray"/>
                  <w:u w:val="none"/>
                  <w:lang w:val="en-US" w:eastAsia="zh-CN" w:bidi="ar"/>
                  <w:rPrChange w:id="14678" w:author="M00032937" w:date="2024-06-28T10:42:20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/</w:t>
              </w:r>
            </w:ins>
          </w:p>
        </w:tc>
      </w:tr>
    </w:tbl>
    <w:p>
      <w:pPr>
        <w:pStyle w:val="4"/>
        <w:numPr>
          <w:ilvl w:val="-1"/>
          <w:numId w:val="0"/>
        </w:numPr>
        <w:ind w:left="0" w:firstLine="0"/>
        <w:rPr>
          <w:ins w:id="14680" w:author="M00000676" w:date="2023-12-01T17:01:46Z"/>
          <w:highlight w:val="none"/>
        </w:rPr>
        <w:pPrChange w:id="14679" w:author="M00000676" w:date="2023-12-01T17:01:48Z">
          <w:pPr>
            <w:pStyle w:val="4"/>
            <w:tabs>
              <w:tab w:val="left" w:pos="1134"/>
            </w:tabs>
          </w:pPr>
        </w:pPrChange>
      </w:pPr>
    </w:p>
    <w:p>
      <w:pPr>
        <w:pStyle w:val="4"/>
        <w:tabs>
          <w:tab w:val="left" w:pos="1134"/>
        </w:tabs>
        <w:rPr>
          <w:ins w:id="14681" w:author="M00007797" w:date="2023-06-16T15:23:45Z"/>
          <w:highlight w:val="none"/>
          <w:rPrChange w:id="14682" w:author="M00007797" w:date="2023-06-19T16:40:36Z">
            <w:rPr>
              <w:ins w:id="14683" w:author="M00007797" w:date="2023-06-16T15:23:45Z"/>
            </w:rPr>
          </w:rPrChange>
        </w:rPr>
      </w:pPr>
      <w:ins w:id="14684" w:author="M00007797" w:date="2023-06-16T15:23:50Z">
        <w:bookmarkStart w:id="740" w:name="_Toc1956"/>
        <w:bookmarkStart w:id="741" w:name="_Toc27002"/>
        <w:bookmarkStart w:id="742" w:name="_Toc23007"/>
        <w:bookmarkStart w:id="743" w:name="_Toc16300"/>
        <w:bookmarkStart w:id="744" w:name="_Toc31686"/>
        <w:bookmarkStart w:id="745" w:name="_Toc3722"/>
        <w:r>
          <w:rPr>
            <w:rFonts w:hint="eastAsia"/>
            <w:highlight w:val="none"/>
            <w:lang w:val="en-US" w:eastAsia="zh-CN"/>
            <w:rPrChange w:id="14685" w:author="M00007797" w:date="2023-06-19T16:40:36Z">
              <w:rPr>
                <w:rFonts w:hint="eastAsia"/>
                <w:lang w:val="en-US" w:eastAsia="zh-CN"/>
              </w:rPr>
            </w:rPrChange>
          </w:rPr>
          <w:t>侧面</w:t>
        </w:r>
      </w:ins>
      <w:ins w:id="14686" w:author="M00007797" w:date="2023-06-16T15:23:51Z">
        <w:r>
          <w:rPr>
            <w:rFonts w:hint="eastAsia"/>
            <w:highlight w:val="none"/>
            <w:lang w:val="en-US" w:eastAsia="zh-CN"/>
            <w:rPrChange w:id="14687" w:author="M00007797" w:date="2023-06-19T16:40:36Z">
              <w:rPr>
                <w:rFonts w:hint="eastAsia"/>
                <w:lang w:val="en-US" w:eastAsia="zh-CN"/>
              </w:rPr>
            </w:rPrChange>
          </w:rPr>
          <w:t>按键</w:t>
        </w:r>
      </w:ins>
      <w:ins w:id="14688" w:author="M00007797" w:date="2023-06-16T15:23:45Z">
        <w:r>
          <w:rPr>
            <w:rFonts w:hint="eastAsia"/>
            <w:highlight w:val="none"/>
            <w:lang w:val="en-US" w:eastAsia="zh-CN"/>
            <w:rPrChange w:id="14689" w:author="M00007797" w:date="2023-06-19T16:40:36Z">
              <w:rPr>
                <w:rFonts w:hint="eastAsia"/>
                <w:lang w:val="en-US" w:eastAsia="zh-CN"/>
              </w:rPr>
            </w:rPrChange>
          </w:rPr>
          <w:t>操作</w:t>
        </w:r>
        <w:bookmarkEnd w:id="739"/>
        <w:bookmarkEnd w:id="740"/>
        <w:bookmarkEnd w:id="741"/>
        <w:bookmarkEnd w:id="742"/>
        <w:bookmarkEnd w:id="743"/>
        <w:bookmarkEnd w:id="744"/>
        <w:bookmarkEnd w:id="745"/>
      </w:ins>
    </w:p>
    <w:p>
      <w:pPr>
        <w:jc w:val="center"/>
        <w:rPr>
          <w:ins w:id="14690" w:author="M00007797" w:date="2023-06-19T16:08:28Z"/>
          <w:rFonts w:hint="eastAsia" w:eastAsia="宋体"/>
          <w:lang w:eastAsia="zh-CN"/>
        </w:rPr>
      </w:pPr>
      <w:r>
        <w:rPr>
          <w:rFonts w:hint="eastAsia"/>
        </w:rPr>
        <w:t xml:space="preserve">  </w:t>
      </w:r>
      <w:ins w:id="14691" w:author="Administrator" w:date="2021-10-26T08:26:50Z">
        <w:r>
          <w:rPr>
            <w:rFonts w:hint="eastAsia" w:eastAsia="宋体"/>
            <w:lang w:eastAsia="zh-CN"/>
          </w:rPr>
          <w:drawing>
            <wp:inline distT="0" distB="0" distL="114300" distR="114300">
              <wp:extent cx="1233170" cy="2294255"/>
              <wp:effectExtent l="0" t="0" r="4445" b="11430"/>
              <wp:docPr id="6" name="图片 6" descr="1635147008388_5099003544_45052476529_IMG_20211025_14375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图片 6" descr="1635147008388_5099003544_45052476529_IMG_20211025_143756"/>
                      <pic:cNvPicPr>
                        <a:picLocks noChangeAspect="1"/>
                      </pic:cNvPicPr>
                    </pic:nvPicPr>
                    <pic:blipFill>
                      <a:blip r:embed="rId33"/>
                      <a:srcRect l="23022" t="16573" r="26057" b="12379"/>
                      <a:stretch>
                        <a:fillRect/>
                      </a:stretch>
                    </pic:blipFill>
                    <pic:spPr>
                      <a:xfrm rot="16200000">
                        <a:off x="0" y="0"/>
                        <a:ext cx="1233170" cy="229425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tbl>
      <w:tblPr>
        <w:tblStyle w:val="89"/>
        <w:tblW w:w="4885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  <w:tblPrChange w:id="14693" w:author="M00032937" w:date="2024-06-28T09:40:22Z">
          <w:tblPr>
            <w:tblStyle w:val="89"/>
            <w:tblW w:w="4838" w:type="pct"/>
            <w:jc w:val="center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fixed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1527"/>
        <w:gridCol w:w="1262"/>
        <w:gridCol w:w="1127"/>
        <w:gridCol w:w="4019"/>
        <w:gridCol w:w="1915"/>
        <w:tblGridChange w:id="14694">
          <w:tblGrid>
            <w:gridCol w:w="707"/>
            <w:gridCol w:w="1219"/>
            <w:gridCol w:w="2195"/>
            <w:gridCol w:w="3266"/>
            <w:gridCol w:w="2367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4696" w:author="M00032937" w:date="2024-06-28T09:40:22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4695" w:author="M00007797" w:date="2023-06-19T16:08:28Z"/>
          <w:trPrChange w:id="14696" w:author="M00032937" w:date="2024-06-28T09:40:22Z">
            <w:trPr>
              <w:jc w:val="center"/>
            </w:trPr>
          </w:trPrChange>
        </w:trPr>
        <w:tc>
          <w:tcPr>
            <w:tcW w:w="775" w:type="pct"/>
            <w:vAlign w:val="center"/>
            <w:tcPrChange w:id="14697" w:author="M00032937" w:date="2024-06-28T09:40:22Z">
              <w:tcPr>
                <w:tcW w:w="362" w:type="pct"/>
                <w:vAlign w:val="center"/>
              </w:tcPr>
            </w:tcPrChange>
          </w:tcPr>
          <w:p>
            <w:pPr>
              <w:widowControl w:val="0"/>
              <w:bidi w:val="0"/>
              <w:jc w:val="both"/>
              <w:rPr>
                <w:ins w:id="14698" w:author="M00007797" w:date="2023-06-19T16:08:28Z"/>
                <w:rFonts w:hint="default"/>
                <w:vertAlign w:val="baseline"/>
                <w:lang w:val="en-US" w:eastAsia="zh-CN"/>
              </w:rPr>
            </w:pPr>
            <w:ins w:id="14699" w:author="M00007797" w:date="2023-06-19T16:08:28Z">
              <w:r>
                <w:rPr>
                  <w:rFonts w:hint="eastAsia"/>
                  <w:vertAlign w:val="baseline"/>
                  <w:lang w:val="en-US" w:eastAsia="zh-CN"/>
                </w:rPr>
                <w:t>序号</w:t>
              </w:r>
            </w:ins>
          </w:p>
        </w:tc>
        <w:tc>
          <w:tcPr>
            <w:tcW w:w="640" w:type="pct"/>
            <w:vAlign w:val="center"/>
            <w:tcPrChange w:id="14700" w:author="M00032937" w:date="2024-06-28T09:40:22Z">
              <w:tcPr>
                <w:tcW w:w="624" w:type="pct"/>
                <w:vAlign w:val="center"/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4701" w:author="M00007797" w:date="2023-06-19T16:08:28Z"/>
                <w:rFonts w:hint="eastAsia" w:ascii="宋体" w:hAnsi="宋体" w:eastAsia="宋体" w:cs="Times New Roman"/>
                <w:color w:val="000000" w:themeColor="text1"/>
                <w:kern w:val="2"/>
                <w:sz w:val="21"/>
                <w:szCs w:val="21"/>
                <w:u w:val="no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ins w:id="14702" w:author="M00007797" w:date="2023-06-19T16:08:28Z">
              <w:r>
                <w:rPr>
                  <w:rFonts w:hint="eastAsia"/>
                  <w:color w:val="000000" w:themeColor="text1"/>
                  <w:u w:val="none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状态</w:t>
              </w:r>
            </w:ins>
          </w:p>
        </w:tc>
        <w:tc>
          <w:tcPr>
            <w:tcW w:w="572" w:type="pct"/>
            <w:vAlign w:val="center"/>
            <w:tcPrChange w:id="14703" w:author="M00032937" w:date="2024-06-28T09:40:22Z">
              <w:tcPr>
                <w:tcW w:w="1125" w:type="pct"/>
                <w:vAlign w:val="center"/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4704" w:author="M00007797" w:date="2023-06-19T16:08:28Z"/>
                <w:rFonts w:hint="default" w:ascii="宋体" w:hAnsi="宋体" w:eastAsia="宋体" w:cs="Times New Roman"/>
                <w:color w:val="000000" w:themeColor="text1"/>
                <w:kern w:val="2"/>
                <w:sz w:val="21"/>
                <w:szCs w:val="21"/>
                <w:u w:val="no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ins w:id="14705" w:author="M00007797" w:date="2023-06-19T16:08:28Z">
              <w:r>
                <w:rPr>
                  <w:rFonts w:hint="eastAsia"/>
                  <w:color w:val="000000" w:themeColor="text1"/>
                  <w:u w:val="none"/>
                  <w14:textFill>
                    <w14:solidFill>
                      <w14:schemeClr w14:val="tx1"/>
                    </w14:solidFill>
                  </w14:textFill>
                </w:rPr>
                <w:t>图标</w:t>
              </w:r>
            </w:ins>
          </w:p>
        </w:tc>
        <w:tc>
          <w:tcPr>
            <w:tcW w:w="2040" w:type="pct"/>
            <w:vAlign w:val="center"/>
            <w:tcPrChange w:id="14706" w:author="M00032937" w:date="2024-06-28T09:40:22Z">
              <w:tcPr>
                <w:tcW w:w="1674" w:type="pct"/>
                <w:vAlign w:val="center"/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4707" w:author="M00007797" w:date="2023-06-19T16:08:28Z"/>
                <w:rFonts w:hint="default" w:ascii="宋体" w:hAnsi="宋体" w:eastAsia="宋体" w:cs="Times New Roman"/>
                <w:color w:val="000000" w:themeColor="text1"/>
                <w:kern w:val="2"/>
                <w:sz w:val="21"/>
                <w:szCs w:val="21"/>
                <w:u w:val="no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ins w:id="14708" w:author="M00007797" w:date="2023-06-19T16:08:28Z">
              <w:r>
                <w:rPr>
                  <w:rFonts w:hint="eastAsia"/>
                  <w:color w:val="000000" w:themeColor="text1"/>
                  <w:u w:val="none"/>
                  <w14:textFill>
                    <w14:solidFill>
                      <w14:schemeClr w14:val="tx1"/>
                    </w14:solidFill>
                  </w14:textFill>
                </w:rPr>
                <w:t>功能</w:t>
              </w:r>
            </w:ins>
          </w:p>
        </w:tc>
        <w:tc>
          <w:tcPr>
            <w:tcW w:w="972" w:type="pct"/>
            <w:vAlign w:val="center"/>
            <w:tcPrChange w:id="14709" w:author="M00032937" w:date="2024-06-28T09:40:22Z">
              <w:tcPr>
                <w:tcW w:w="1213" w:type="pct"/>
                <w:vAlign w:val="center"/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4710" w:author="M00007797" w:date="2023-06-19T16:08:28Z"/>
                <w:rFonts w:hint="eastAsia" w:eastAsia="宋体"/>
                <w:color w:val="000000" w:themeColor="text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ins w:id="14711" w:author="M00007797" w:date="2023-06-19T16:08:28Z">
              <w:r>
                <w:rPr>
                  <w:rFonts w:hint="eastAsia"/>
                  <w:color w:val="000000" w:themeColor="text1"/>
                  <w:u w:val="none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备注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4713" w:author="M00032937" w:date="2024-06-28T09:40:22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1224" w:hRule="atLeast"/>
          <w:jc w:val="center"/>
          <w:ins w:id="14712" w:author="M00007797" w:date="2023-06-19T16:08:28Z"/>
          <w:trPrChange w:id="14713" w:author="M00032937" w:date="2024-06-28T09:40:22Z">
            <w:trPr>
              <w:trHeight w:val="1224" w:hRule="atLeast"/>
              <w:jc w:val="center"/>
            </w:trPr>
          </w:trPrChange>
        </w:trPr>
        <w:tc>
          <w:tcPr>
            <w:tcW w:w="775" w:type="pct"/>
            <w:vAlign w:val="center"/>
            <w:tcPrChange w:id="14714" w:author="M00032937" w:date="2024-06-28T09:40:22Z">
              <w:tcPr>
                <w:tcW w:w="362" w:type="pct"/>
                <w:vAlign w:val="center"/>
              </w:tcPr>
            </w:tcPrChange>
          </w:tcPr>
          <w:p>
            <w:pPr>
              <w:widowControl w:val="0"/>
              <w:bidi w:val="0"/>
              <w:jc w:val="both"/>
              <w:rPr>
                <w:ins w:id="14715" w:author="M00007797" w:date="2023-06-19T16:08:28Z"/>
                <w:rFonts w:hint="default"/>
                <w:vertAlign w:val="baseline"/>
                <w:lang w:val="en-US" w:eastAsia="zh-CN"/>
              </w:rPr>
            </w:pPr>
            <w:ins w:id="14716" w:author="M00007797" w:date="2023-06-19T16:08:28Z">
              <w:r>
                <w:rPr>
                  <w:rFonts w:hint="eastAsia"/>
                  <w:vertAlign w:val="baseline"/>
                  <w:lang w:val="en-US" w:eastAsia="zh-CN"/>
                </w:rPr>
                <w:t>1</w:t>
              </w:r>
            </w:ins>
          </w:p>
        </w:tc>
        <w:tc>
          <w:tcPr>
            <w:tcW w:w="640" w:type="pct"/>
            <w:vAlign w:val="center"/>
            <w:tcPrChange w:id="14717" w:author="M00032937" w:date="2024-06-28T09:40:22Z">
              <w:tcPr>
                <w:tcW w:w="624" w:type="pct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0" w:leftChars="0" w:firstLine="0" w:firstLineChars="0"/>
              <w:jc w:val="both"/>
              <w:textAlignment w:val="auto"/>
              <w:rPr>
                <w:ins w:id="14718" w:author="M00007797" w:date="2023-06-19T16:08:28Z"/>
                <w:rFonts w:hint="default" w:cs="Times New Roman"/>
                <w:color w:val="000000" w:themeColor="text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ins w:id="14719" w:author="M00007797" w:date="2023-06-19T16:08:54Z">
              <w:r>
                <w:rPr>
                  <w:rFonts w:hint="eastAsia" w:cs="Times New Roman"/>
                  <w:color w:val="000000" w:themeColor="text1"/>
                  <w:u w:val="none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用户</w:t>
              </w:r>
            </w:ins>
            <w:ins w:id="14720" w:author="M00007797" w:date="2023-06-19T16:08:55Z">
              <w:r>
                <w:rPr>
                  <w:rFonts w:hint="eastAsia" w:cs="Times New Roman"/>
                  <w:color w:val="000000" w:themeColor="text1"/>
                  <w:u w:val="none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1</w:t>
              </w:r>
            </w:ins>
          </w:p>
        </w:tc>
        <w:tc>
          <w:tcPr>
            <w:tcW w:w="572" w:type="pct"/>
            <w:vAlign w:val="center"/>
            <w:tcPrChange w:id="14721" w:author="M00032937" w:date="2024-06-28T09:40:22Z">
              <w:tcPr>
                <w:tcW w:w="1125" w:type="pct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0" w:leftChars="0" w:firstLine="0" w:firstLineChars="0"/>
              <w:jc w:val="both"/>
              <w:textAlignment w:val="auto"/>
              <w:rPr>
                <w:ins w:id="14722" w:author="M00007797" w:date="2023-06-19T16:08:28Z"/>
                <w:rFonts w:hint="default" w:cs="Times New Roman"/>
                <w:color w:val="000000" w:themeColor="text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ins w:id="14723" w:author="M00007797" w:date="2023-06-19T16:09:11Z">
              <w:r>
                <w:rPr/>
                <w:drawing>
                  <wp:inline distT="0" distB="0" distL="114300" distR="114300">
                    <wp:extent cx="298450" cy="330200"/>
                    <wp:effectExtent l="0" t="0" r="6350" b="0"/>
                    <wp:docPr id="73" name="图片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73" name="图片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4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98450" cy="330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2040" w:type="pct"/>
            <w:vAlign w:val="center"/>
            <w:tcPrChange w:id="14725" w:author="M00032937" w:date="2024-06-28T09:40:22Z">
              <w:tcPr>
                <w:tcW w:w="1674" w:type="pct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0" w:leftChars="0" w:firstLine="0" w:firstLineChars="0"/>
              <w:jc w:val="both"/>
              <w:textAlignment w:val="auto"/>
              <w:rPr>
                <w:ins w:id="14726" w:author="M00007797" w:date="2023-06-19T16:28:46Z"/>
                <w:rFonts w:hint="eastAsia"/>
                <w:lang w:val="en-US" w:eastAsia="zh-CN"/>
              </w:rPr>
            </w:pPr>
            <w:ins w:id="14727" w:author="M00007797" w:date="2023-06-19T16:11:08Z">
              <w:r>
                <w:rPr>
                  <w:rFonts w:hint="eastAsia"/>
                  <w:lang w:val="en-US" w:eastAsia="zh-CN"/>
                </w:rPr>
                <w:t>着座状态下</w:t>
              </w:r>
            </w:ins>
            <w:ins w:id="14728" w:author="M00007797" w:date="2023-06-19T16:28:44Z">
              <w:r>
                <w:rPr>
                  <w:rFonts w:hint="eastAsia"/>
                  <w:lang w:val="en-US" w:eastAsia="zh-CN"/>
                </w:rPr>
                <w:t>：</w:t>
              </w:r>
            </w:ins>
          </w:p>
          <w:p>
            <w:pPr>
              <w:pStyle w:val="18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0" w:leftChars="0" w:firstLine="0" w:firstLineChars="0"/>
              <w:jc w:val="both"/>
              <w:textAlignment w:val="auto"/>
              <w:rPr>
                <w:ins w:id="14729" w:author="M00007797" w:date="2023-06-19T16:28:49Z"/>
                <w:rFonts w:hint="eastAsia"/>
                <w:lang w:val="en-US" w:eastAsia="zh-CN"/>
              </w:rPr>
            </w:pPr>
            <w:ins w:id="14730" w:author="M00007797" w:date="2023-06-19T16:11:08Z">
              <w:r>
                <w:rPr>
                  <w:rFonts w:hint="eastAsia"/>
                  <w:lang w:val="en-US" w:eastAsia="zh-CN"/>
                </w:rPr>
                <w:t>长按“用户</w:t>
              </w:r>
            </w:ins>
            <w:ins w:id="14731" w:author="M00007797" w:date="2023-06-19T16:28:05Z">
              <w:r>
                <w:rPr>
                  <w:rFonts w:hint="eastAsia"/>
                  <w:lang w:val="en-US" w:eastAsia="zh-CN"/>
                </w:rPr>
                <w:t>1</w:t>
              </w:r>
            </w:ins>
            <w:ins w:id="14732" w:author="M00007797" w:date="2023-06-19T16:11:08Z">
              <w:r>
                <w:rPr>
                  <w:rFonts w:hint="eastAsia"/>
                  <w:lang w:val="en-US" w:eastAsia="zh-CN"/>
                </w:rPr>
                <w:t>”键3s，录入</w:t>
              </w:r>
            </w:ins>
            <w:ins w:id="14733" w:author="M00007797" w:date="2023-06-19T16:30:00Z">
              <w:r>
                <w:rPr>
                  <w:rFonts w:hint="eastAsia"/>
                  <w:lang w:val="en-US" w:eastAsia="zh-CN"/>
                </w:rPr>
                <w:t>当前</w:t>
              </w:r>
            </w:ins>
            <w:ins w:id="14734" w:author="M00007797" w:date="2023-06-19T16:30:01Z">
              <w:r>
                <w:rPr>
                  <w:rFonts w:hint="eastAsia"/>
                  <w:lang w:val="en-US" w:eastAsia="zh-CN"/>
                </w:rPr>
                <w:t>的</w:t>
              </w:r>
            </w:ins>
            <w:ins w:id="14735" w:author="M00007797" w:date="2023-06-19T16:30:03Z">
              <w:r>
                <w:rPr>
                  <w:rFonts w:hint="eastAsia"/>
                  <w:lang w:val="en-US" w:eastAsia="zh-CN"/>
                </w:rPr>
                <w:t>挡位</w:t>
              </w:r>
            </w:ins>
            <w:ins w:id="14736" w:author="M00007797" w:date="2023-06-19T16:30:04Z">
              <w:r>
                <w:rPr>
                  <w:rFonts w:hint="eastAsia"/>
                  <w:lang w:val="en-US" w:eastAsia="zh-CN"/>
                </w:rPr>
                <w:t>值</w:t>
              </w:r>
            </w:ins>
            <w:ins w:id="14737" w:author="M00007797" w:date="2023-06-19T16:28:29Z">
              <w:r>
                <w:rPr>
                  <w:rFonts w:hint="eastAsia"/>
                  <w:lang w:val="en-US" w:eastAsia="zh-CN"/>
                </w:rPr>
                <w:t>；</w:t>
              </w:r>
            </w:ins>
          </w:p>
          <w:p>
            <w:pPr>
              <w:pStyle w:val="18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0" w:leftChars="0" w:firstLine="0" w:firstLineChars="0"/>
              <w:jc w:val="both"/>
              <w:textAlignment w:val="auto"/>
              <w:rPr>
                <w:ins w:id="14738" w:author="M00007797" w:date="2023-06-19T16:08:28Z"/>
                <w:rFonts w:hint="default"/>
                <w:lang w:val="en-US" w:eastAsia="zh-CN"/>
              </w:rPr>
            </w:pPr>
            <w:ins w:id="14739" w:author="M00007797" w:date="2023-06-19T16:28:52Z">
              <w:r>
                <w:rPr>
                  <w:rFonts w:hint="eastAsia"/>
                  <w:lang w:val="en-US" w:eastAsia="zh-CN"/>
                </w:rPr>
                <w:t>短按</w:t>
              </w:r>
            </w:ins>
            <w:ins w:id="14740" w:author="M00007797" w:date="2023-06-19T16:28:57Z">
              <w:r>
                <w:rPr>
                  <w:rFonts w:hint="eastAsia"/>
                  <w:lang w:val="en-US" w:eastAsia="zh-CN"/>
                </w:rPr>
                <w:t>“用户1”键，</w:t>
              </w:r>
            </w:ins>
            <w:ins w:id="14741" w:author="M00007797" w:date="2023-06-19T16:29:14Z">
              <w:r>
                <w:rPr>
                  <w:rFonts w:hint="eastAsia"/>
                  <w:lang w:val="en-US" w:eastAsia="zh-CN"/>
                </w:rPr>
                <w:t>调用</w:t>
              </w:r>
            </w:ins>
            <w:ins w:id="14742" w:author="M00007797" w:date="2023-06-19T16:30:10Z">
              <w:r>
                <w:rPr>
                  <w:rFonts w:hint="eastAsia"/>
                  <w:lang w:val="en-US" w:eastAsia="zh-CN"/>
                </w:rPr>
                <w:t>用户</w:t>
              </w:r>
            </w:ins>
            <w:ins w:id="14743" w:author="M00007797" w:date="2023-06-19T16:30:11Z">
              <w:r>
                <w:rPr>
                  <w:rFonts w:hint="eastAsia"/>
                  <w:lang w:val="en-US" w:eastAsia="zh-CN"/>
                </w:rPr>
                <w:t>1</w:t>
              </w:r>
            </w:ins>
            <w:ins w:id="14744" w:author="M00007797" w:date="2023-06-19T16:30:13Z">
              <w:r>
                <w:rPr>
                  <w:rFonts w:hint="eastAsia"/>
                  <w:lang w:val="en-US" w:eastAsia="zh-CN"/>
                </w:rPr>
                <w:t>挡位</w:t>
              </w:r>
            </w:ins>
            <w:ins w:id="14745" w:author="M00007797" w:date="2023-06-19T16:29:22Z">
              <w:r>
                <w:rPr>
                  <w:rFonts w:hint="eastAsia"/>
                  <w:lang w:val="en-US" w:eastAsia="zh-CN"/>
                </w:rPr>
                <w:t>并</w:t>
              </w:r>
            </w:ins>
            <w:ins w:id="14746" w:author="M00007797" w:date="2023-06-19T16:29:24Z">
              <w:r>
                <w:rPr>
                  <w:rFonts w:hint="eastAsia"/>
                  <w:lang w:val="en-US" w:eastAsia="zh-CN"/>
                </w:rPr>
                <w:t>同时</w:t>
              </w:r>
            </w:ins>
            <w:ins w:id="14747" w:author="M00007797" w:date="2023-06-19T16:29:26Z">
              <w:r>
                <w:rPr>
                  <w:rFonts w:hint="eastAsia"/>
                  <w:lang w:val="en-US" w:eastAsia="zh-CN"/>
                </w:rPr>
                <w:t>启动</w:t>
              </w:r>
            </w:ins>
            <w:ins w:id="14748" w:author="M00007797" w:date="2023-06-19T16:29:32Z">
              <w:r>
                <w:rPr>
                  <w:rFonts w:hint="eastAsia"/>
                  <w:lang w:val="en-US" w:eastAsia="zh-CN"/>
                </w:rPr>
                <w:t>智能</w:t>
              </w:r>
            </w:ins>
            <w:ins w:id="14749" w:author="M00007797" w:date="2023-06-19T16:29:34Z">
              <w:r>
                <w:rPr>
                  <w:rFonts w:hint="eastAsia"/>
                  <w:lang w:val="en-US" w:eastAsia="zh-CN"/>
                </w:rPr>
                <w:t>清洗</w:t>
              </w:r>
            </w:ins>
            <w:ins w:id="14750" w:author="M00007797" w:date="2023-06-19T16:29:35Z">
              <w:r>
                <w:rPr>
                  <w:rFonts w:hint="eastAsia"/>
                  <w:lang w:val="en-US" w:eastAsia="zh-CN"/>
                </w:rPr>
                <w:t>功能；</w:t>
              </w:r>
            </w:ins>
          </w:p>
        </w:tc>
        <w:tc>
          <w:tcPr>
            <w:tcW w:w="972" w:type="pct"/>
            <w:vAlign w:val="center"/>
            <w:tcPrChange w:id="14751" w:author="M00032937" w:date="2024-06-28T09:40:22Z">
              <w:tcPr>
                <w:tcW w:w="1213" w:type="pct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0" w:leftChars="0" w:firstLine="0" w:firstLineChars="0"/>
              <w:jc w:val="both"/>
              <w:textAlignment w:val="auto"/>
              <w:rPr>
                <w:ins w:id="14752" w:author="M00007797" w:date="2023-06-19T16:08:28Z"/>
                <w:rFonts w:hint="eastAsia" w:cs="Times New Roman"/>
                <w:color w:val="000000" w:themeColor="text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4754" w:author="M00032937" w:date="2024-06-28T09:40:22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4753" w:author="M00007797" w:date="2023-06-19T16:08:28Z"/>
          <w:trPrChange w:id="14754" w:author="M00032937" w:date="2024-06-28T09:40:22Z">
            <w:trPr>
              <w:jc w:val="center"/>
            </w:trPr>
          </w:trPrChange>
        </w:trPr>
        <w:tc>
          <w:tcPr>
            <w:tcW w:w="775" w:type="pct"/>
            <w:vAlign w:val="center"/>
            <w:tcPrChange w:id="14755" w:author="M00032937" w:date="2024-06-28T09:40:22Z">
              <w:tcPr>
                <w:tcW w:w="362" w:type="pct"/>
                <w:vAlign w:val="center"/>
              </w:tcPr>
            </w:tcPrChange>
          </w:tcPr>
          <w:p>
            <w:pPr>
              <w:widowControl w:val="0"/>
              <w:bidi w:val="0"/>
              <w:jc w:val="both"/>
              <w:rPr>
                <w:ins w:id="14756" w:author="M00007797" w:date="2023-06-19T16:08:28Z"/>
                <w:rFonts w:hint="default"/>
                <w:vertAlign w:val="baseline"/>
                <w:lang w:val="en-US" w:eastAsia="zh-CN"/>
              </w:rPr>
            </w:pPr>
            <w:ins w:id="14757" w:author="M00007797" w:date="2023-06-19T16:08:28Z">
              <w:r>
                <w:rPr>
                  <w:rFonts w:hint="eastAsia"/>
                  <w:vertAlign w:val="baseline"/>
                  <w:lang w:val="en-US" w:eastAsia="zh-CN"/>
                </w:rPr>
                <w:t>2</w:t>
              </w:r>
            </w:ins>
          </w:p>
        </w:tc>
        <w:tc>
          <w:tcPr>
            <w:tcW w:w="640" w:type="pct"/>
            <w:vAlign w:val="center"/>
            <w:tcPrChange w:id="14758" w:author="M00032937" w:date="2024-06-28T09:40:22Z">
              <w:tcPr>
                <w:tcW w:w="624" w:type="pct"/>
                <w:vAlign w:val="center"/>
              </w:tcPr>
            </w:tcPrChange>
          </w:tcPr>
          <w:p>
            <w:pPr>
              <w:widowControl w:val="0"/>
              <w:bidi w:val="0"/>
              <w:jc w:val="both"/>
              <w:rPr>
                <w:ins w:id="14759" w:author="M00007797" w:date="2023-06-19T16:08:28Z"/>
                <w:rFonts w:hint="default"/>
                <w:vertAlign w:val="baseline"/>
                <w:lang w:val="en-US" w:eastAsia="zh-CN"/>
              </w:rPr>
            </w:pPr>
            <w:ins w:id="14760" w:author="M00007797" w:date="2023-06-19T16:08:59Z">
              <w:r>
                <w:rPr>
                  <w:rFonts w:hint="eastAsia"/>
                  <w:vertAlign w:val="baseline"/>
                  <w:lang w:val="en-US" w:eastAsia="zh-CN"/>
                </w:rPr>
                <w:t>用户2</w:t>
              </w:r>
            </w:ins>
          </w:p>
        </w:tc>
        <w:tc>
          <w:tcPr>
            <w:tcW w:w="572" w:type="pct"/>
            <w:vAlign w:val="center"/>
            <w:tcPrChange w:id="14761" w:author="M00032937" w:date="2024-06-28T09:40:22Z">
              <w:tcPr>
                <w:tcW w:w="1125" w:type="pct"/>
                <w:vAlign w:val="center"/>
              </w:tcPr>
            </w:tcPrChange>
          </w:tcPr>
          <w:p>
            <w:pPr>
              <w:widowControl w:val="0"/>
              <w:bidi w:val="0"/>
              <w:jc w:val="both"/>
              <w:rPr>
                <w:ins w:id="14762" w:author="M00007797" w:date="2023-06-19T16:08:28Z"/>
                <w:rFonts w:hint="default"/>
                <w:vertAlign w:val="baseline"/>
                <w:lang w:val="en-US" w:eastAsia="zh-CN"/>
              </w:rPr>
            </w:pPr>
            <w:ins w:id="14763" w:author="M00007797" w:date="2023-06-19T16:09:19Z">
              <w:r>
                <w:rPr/>
                <w:drawing>
                  <wp:inline distT="0" distB="0" distL="114300" distR="114300">
                    <wp:extent cx="285750" cy="323850"/>
                    <wp:effectExtent l="0" t="0" r="6350" b="6350"/>
                    <wp:docPr id="74" name="图片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74" name="图片 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5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85750" cy="323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2040" w:type="pct"/>
            <w:vAlign w:val="center"/>
            <w:tcPrChange w:id="14765" w:author="M00032937" w:date="2024-06-28T09:40:22Z">
              <w:tcPr>
                <w:tcW w:w="1674" w:type="pct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0" w:leftChars="0" w:firstLine="0" w:firstLineChars="0"/>
              <w:jc w:val="both"/>
              <w:textAlignment w:val="auto"/>
              <w:rPr>
                <w:ins w:id="14766" w:author="M00007797" w:date="2023-06-19T16:30:31Z"/>
                <w:rFonts w:hint="eastAsia"/>
                <w:lang w:val="en-US" w:eastAsia="zh-CN"/>
              </w:rPr>
            </w:pPr>
            <w:ins w:id="14767" w:author="M00007797" w:date="2023-06-19T16:30:31Z">
              <w:r>
                <w:rPr>
                  <w:rFonts w:hint="eastAsia"/>
                  <w:lang w:val="en-US" w:eastAsia="zh-CN"/>
                </w:rPr>
                <w:t>着座状态下：</w:t>
              </w:r>
            </w:ins>
          </w:p>
          <w:p>
            <w:pPr>
              <w:pStyle w:val="18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0" w:leftChars="0" w:firstLine="0" w:firstLineChars="0"/>
              <w:jc w:val="both"/>
              <w:textAlignment w:val="auto"/>
              <w:rPr>
                <w:ins w:id="14768" w:author="M00007797" w:date="2023-06-19T16:30:31Z"/>
                <w:rFonts w:hint="eastAsia"/>
                <w:lang w:val="en-US" w:eastAsia="zh-CN"/>
              </w:rPr>
            </w:pPr>
            <w:ins w:id="14769" w:author="M00007797" w:date="2023-06-19T16:30:31Z">
              <w:r>
                <w:rPr>
                  <w:rFonts w:hint="eastAsia"/>
                  <w:lang w:val="en-US" w:eastAsia="zh-CN"/>
                </w:rPr>
                <w:t>长按“用户1”键3s，录入当前的挡位值；</w:t>
              </w:r>
            </w:ins>
          </w:p>
          <w:p>
            <w:pPr>
              <w:pStyle w:val="18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0" w:leftChars="0" w:firstLine="0" w:firstLineChars="0"/>
              <w:jc w:val="both"/>
              <w:textAlignment w:val="auto"/>
              <w:rPr>
                <w:ins w:id="14770" w:author="M00007797" w:date="2023-06-19T16:08:28Z"/>
                <w:rFonts w:hint="default"/>
                <w:color w:val="000000" w:themeColor="text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ins w:id="14771" w:author="M00007797" w:date="2023-06-19T16:30:31Z">
              <w:r>
                <w:rPr>
                  <w:rFonts w:hint="eastAsia"/>
                  <w:lang w:val="en-US" w:eastAsia="zh-CN"/>
                </w:rPr>
                <w:t>短按“用户1”键，调用用户</w:t>
              </w:r>
            </w:ins>
            <w:ins w:id="14772" w:author="M00007797" w:date="2023-06-19T16:40:11Z">
              <w:r>
                <w:rPr>
                  <w:rFonts w:hint="eastAsia"/>
                  <w:lang w:val="en-US" w:eastAsia="zh-CN"/>
                </w:rPr>
                <w:t>2</w:t>
              </w:r>
            </w:ins>
            <w:ins w:id="14773" w:author="M00007797" w:date="2023-06-19T16:30:31Z">
              <w:r>
                <w:rPr>
                  <w:rFonts w:hint="eastAsia"/>
                  <w:lang w:val="en-US" w:eastAsia="zh-CN"/>
                </w:rPr>
                <w:t>挡位并同时启动智能清洗功能；</w:t>
              </w:r>
            </w:ins>
          </w:p>
        </w:tc>
        <w:tc>
          <w:tcPr>
            <w:tcW w:w="972" w:type="pct"/>
            <w:vAlign w:val="center"/>
            <w:tcPrChange w:id="14774" w:author="M00032937" w:date="2024-06-28T09:40:22Z">
              <w:tcPr>
                <w:tcW w:w="1213" w:type="pct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0" w:leftChars="0" w:firstLine="0" w:firstLineChars="0"/>
              <w:jc w:val="both"/>
              <w:textAlignment w:val="auto"/>
              <w:rPr>
                <w:ins w:id="14775" w:author="M00007797" w:date="2023-06-19T16:08:28Z"/>
                <w:strike/>
                <w:dstrike w:val="0"/>
                <w:highlight w:val="none"/>
              </w:rPr>
            </w:pPr>
          </w:p>
        </w:tc>
      </w:tr>
    </w:tbl>
    <w:p>
      <w:pPr>
        <w:jc w:val="center"/>
        <w:rPr>
          <w:rFonts w:hint="eastAsia" w:eastAsia="宋体"/>
          <w:lang w:eastAsia="zh-CN"/>
        </w:rPr>
      </w:pPr>
    </w:p>
    <w:p>
      <w:pPr>
        <w:pStyle w:val="4"/>
        <w:tabs>
          <w:tab w:val="left" w:pos="1134"/>
        </w:tabs>
        <w:rPr>
          <w:ins w:id="14777" w:author="M00007797" w:date="2023-06-16T16:00:43Z"/>
          <w:highlight w:val="none"/>
          <w:rPrChange w:id="14778" w:author="M00007797" w:date="2023-06-19T14:00:20Z">
            <w:rPr>
              <w:ins w:id="14779" w:author="M00007797" w:date="2023-06-16T16:00:43Z"/>
              <w:highlight w:val="red"/>
            </w:rPr>
          </w:rPrChange>
        </w:rPr>
        <w:pPrChange w:id="14776" w:author="M00000676" w:date="2024-03-22T10:37:39Z">
          <w:pPr/>
        </w:pPrChange>
      </w:pPr>
      <w:ins w:id="14780" w:author="M00007797" w:date="2023-06-16T16:00:53Z">
        <w:bookmarkStart w:id="746" w:name="_Toc29045"/>
        <w:bookmarkStart w:id="747" w:name="_Toc24904"/>
        <w:bookmarkStart w:id="748" w:name="_Toc13551"/>
        <w:bookmarkStart w:id="749" w:name="_Toc28193"/>
        <w:bookmarkStart w:id="750" w:name="_Toc17779"/>
        <w:bookmarkStart w:id="751" w:name="_Toc31958"/>
        <w:bookmarkStart w:id="752" w:name="_Toc12755"/>
        <w:r>
          <w:rPr>
            <w:rFonts w:hint="eastAsia"/>
            <w:highlight w:val="none"/>
            <w:lang w:val="en-US" w:eastAsia="zh-CN"/>
            <w:rPrChange w:id="14781" w:author="M00007797" w:date="2023-06-19T14:00:20Z">
              <w:rPr>
                <w:rFonts w:hint="eastAsia"/>
                <w:highlight w:val="red"/>
                <w:lang w:val="en-US" w:eastAsia="zh-CN"/>
              </w:rPr>
            </w:rPrChange>
          </w:rPr>
          <w:t>脚踢</w:t>
        </w:r>
      </w:ins>
      <w:ins w:id="14782" w:author="M00007797" w:date="2023-06-16T16:00:43Z">
        <w:r>
          <w:rPr>
            <w:rFonts w:hint="eastAsia"/>
            <w:highlight w:val="none"/>
            <w:lang w:val="en-US" w:eastAsia="zh-CN"/>
            <w:rPrChange w:id="14783" w:author="M00007797" w:date="2023-06-19T14:00:20Z">
              <w:rPr>
                <w:rFonts w:hint="eastAsia"/>
                <w:highlight w:val="red"/>
                <w:lang w:val="en-US" w:eastAsia="zh-CN"/>
              </w:rPr>
            </w:rPrChange>
          </w:rPr>
          <w:t>操作</w:t>
        </w:r>
        <w:bookmarkEnd w:id="746"/>
      </w:ins>
      <w:ins w:id="14784" w:author="M00000676" w:date="2023-11-25T17:04:19Z">
        <w:del w:id="14785" w:author="M00032937" w:date="2024-06-28T10:27:06Z">
          <w:r>
            <w:rPr>
              <w:rFonts w:hint="eastAsia"/>
              <w:highlight w:val="none"/>
              <w:lang w:val="en-US" w:eastAsia="zh-CN"/>
            </w:rPr>
            <w:delText>（</w:delText>
          </w:r>
        </w:del>
      </w:ins>
      <w:ins w:id="14786" w:author="M00000676" w:date="2023-11-25T17:04:28Z">
        <w:del w:id="14787" w:author="M00032937" w:date="2024-06-28T10:27:06Z">
          <w:r>
            <w:rPr>
              <w:rFonts w:hint="eastAsia"/>
              <w:color w:val="FF0000"/>
              <w:highlight w:val="none"/>
              <w:lang w:val="en-US" w:eastAsia="zh-CN"/>
              <w:rPrChange w:id="14788" w:author="M00000676" w:date="2023-11-25T17:04:53Z">
                <w:rPr>
                  <w:rFonts w:hint="eastAsia"/>
                  <w:highlight w:val="none"/>
                  <w:lang w:val="en-US" w:eastAsia="zh-CN"/>
                </w:rPr>
              </w:rPrChange>
            </w:rPr>
            <w:delText>加</w:delText>
          </w:r>
        </w:del>
      </w:ins>
      <w:ins w:id="14789" w:author="M00000676" w:date="2023-11-25T17:04:35Z">
        <w:del w:id="14790" w:author="M00032937" w:date="2024-06-28T10:27:06Z">
          <w:r>
            <w:rPr>
              <w:rFonts w:hint="eastAsia"/>
              <w:color w:val="FF0000"/>
              <w:highlight w:val="none"/>
              <w:lang w:val="en-US" w:eastAsia="zh-CN"/>
              <w:rPrChange w:id="14791" w:author="M00000676" w:date="2023-11-25T17:04:53Z">
                <w:rPr>
                  <w:rFonts w:hint="eastAsia"/>
                  <w:highlight w:val="none"/>
                  <w:lang w:val="en-US" w:eastAsia="zh-CN"/>
                </w:rPr>
              </w:rPrChange>
            </w:rPr>
            <w:delText>脚踢</w:delText>
          </w:r>
        </w:del>
      </w:ins>
      <w:ins w:id="14792" w:author="M00000676" w:date="2023-11-25T17:04:41Z">
        <w:del w:id="14793" w:author="M00032937" w:date="2024-06-28T10:27:06Z">
          <w:r>
            <w:rPr>
              <w:rFonts w:hint="eastAsia"/>
              <w:color w:val="FF0000"/>
              <w:highlight w:val="none"/>
              <w:lang w:val="en-US" w:eastAsia="zh-CN"/>
              <w:rPrChange w:id="14794" w:author="M00000676" w:date="2023-11-25T17:04:53Z">
                <w:rPr>
                  <w:rFonts w:hint="eastAsia"/>
                  <w:highlight w:val="none"/>
                  <w:lang w:val="en-US" w:eastAsia="zh-CN"/>
                </w:rPr>
              </w:rPrChange>
            </w:rPr>
            <w:delText>长按</w:delText>
          </w:r>
        </w:del>
      </w:ins>
      <w:ins w:id="14795" w:author="M00000676" w:date="2023-11-25T17:04:43Z">
        <w:del w:id="14796" w:author="M00032937" w:date="2024-06-28T10:27:06Z">
          <w:r>
            <w:rPr>
              <w:rFonts w:hint="eastAsia"/>
              <w:color w:val="FF0000"/>
              <w:highlight w:val="none"/>
              <w:lang w:val="en-US" w:eastAsia="zh-CN"/>
              <w:rPrChange w:id="14797" w:author="M00000676" w:date="2023-11-25T17:04:53Z">
                <w:rPr>
                  <w:rFonts w:hint="eastAsia"/>
                  <w:highlight w:val="none"/>
                  <w:lang w:val="en-US" w:eastAsia="zh-CN"/>
                </w:rPr>
              </w:rPrChange>
            </w:rPr>
            <w:delText>功能</w:delText>
          </w:r>
        </w:del>
      </w:ins>
      <w:ins w:id="14798" w:author="M00000676" w:date="2023-12-01T17:06:16Z">
        <w:del w:id="14799" w:author="M00032937" w:date="2024-06-28T10:27:06Z">
          <w:r>
            <w:rPr>
              <w:rFonts w:hint="eastAsia"/>
              <w:color w:val="FF0000"/>
              <w:highlight w:val="none"/>
              <w:lang w:val="en-US" w:eastAsia="zh-CN"/>
            </w:rPr>
            <w:delText>，</w:delText>
          </w:r>
        </w:del>
      </w:ins>
      <w:ins w:id="14800" w:author="M00000676" w:date="2023-12-01T17:06:17Z">
        <w:del w:id="14801" w:author="M00032937" w:date="2024-06-28T10:27:06Z">
          <w:r>
            <w:rPr>
              <w:rFonts w:hint="eastAsia"/>
              <w:color w:val="FF0000"/>
              <w:highlight w:val="none"/>
              <w:lang w:val="en-US" w:eastAsia="zh-CN"/>
            </w:rPr>
            <w:delText>待定</w:delText>
          </w:r>
        </w:del>
      </w:ins>
      <w:ins w:id="14802" w:author="M00000676" w:date="2023-11-25T17:04:19Z">
        <w:del w:id="14803" w:author="M00032937" w:date="2024-06-28T10:27:06Z">
          <w:r>
            <w:rPr>
              <w:rFonts w:hint="eastAsia"/>
              <w:highlight w:val="none"/>
              <w:lang w:val="en-US" w:eastAsia="zh-CN"/>
            </w:rPr>
            <w:delText>）</w:delText>
          </w:r>
          <w:bookmarkEnd w:id="747"/>
          <w:bookmarkEnd w:id="748"/>
          <w:bookmarkEnd w:id="749"/>
          <w:bookmarkEnd w:id="750"/>
          <w:bookmarkEnd w:id="751"/>
          <w:bookmarkEnd w:id="752"/>
        </w:del>
      </w:ins>
    </w:p>
    <w:tbl>
      <w:tblPr>
        <w:tblStyle w:val="89"/>
        <w:tblpPr w:leftFromText="180" w:rightFromText="180" w:vertAnchor="text" w:horzAnchor="page" w:tblpX="1140" w:tblpY="243"/>
        <w:tblOverlap w:val="never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  <w:tblPrChange w:id="14804" w:author="M00032937" w:date="2024-06-28T09:41:32Z">
          <w:tblPr>
            <w:tblStyle w:val="89"/>
            <w:tblpPr w:leftFromText="180" w:rightFromText="180" w:vertAnchor="text" w:horzAnchor="page" w:tblpX="1556" w:tblpY="243"/>
            <w:tblOverlap w:val="never"/>
            <w:tblW w:w="0" w:type="auto"/>
            <w:tblInd w:w="0" w:type="dxa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autofit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1711"/>
        <w:gridCol w:w="1689"/>
        <w:gridCol w:w="1645"/>
        <w:gridCol w:w="3922"/>
        <w:gridCol w:w="903"/>
        <w:tblGridChange w:id="14805">
          <w:tblGrid>
            <w:gridCol w:w="785"/>
            <w:gridCol w:w="1164"/>
            <w:gridCol w:w="1440"/>
            <w:gridCol w:w="1440"/>
            <w:gridCol w:w="2414"/>
            <w:gridCol w:w="1881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4807" w:author="M00032937" w:date="2024-06-28T09:41:32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303" w:hRule="atLeast"/>
          <w:jc w:val="center"/>
          <w:ins w:id="14806" w:author="M00007797" w:date="2023-06-16T16:01:13Z"/>
        </w:trPr>
        <w:tc>
          <w:tcPr>
            <w:tcW w:w="1711" w:type="dxa"/>
            <w:vAlign w:val="center"/>
            <w:tcPrChange w:id="14808" w:author="M00032937" w:date="2024-06-28T09:41:32Z">
              <w:tcPr>
                <w:tcW w:w="1949" w:type="dxa"/>
                <w:gridSpan w:val="2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rPr>
                <w:ins w:id="14809" w:author="M00007797" w:date="2023-06-16T16:01:13Z"/>
                <w:rFonts w:hint="default" w:ascii="宋体" w:hAnsi="宋体" w:eastAsia="宋体" w:cs="Times New Roman"/>
                <w:b/>
                <w:bCs/>
                <w:color w:val="auto"/>
                <w:kern w:val="2"/>
                <w:sz w:val="21"/>
                <w:szCs w:val="21"/>
                <w:lang w:val="en-US" w:eastAsia="zh-CN" w:bidi="ar-SA"/>
                <w:rPrChange w:id="14810" w:author="M00000676" w:date="2023-12-01T17:46:34Z">
                  <w:rPr>
                    <w:ins w:id="14811" w:author="M00007797" w:date="2023-06-16T16:01:13Z"/>
                    <w:rFonts w:hint="default" w:ascii="宋体" w:hAnsi="宋体" w:eastAsia="宋体" w:cs="Times New Roman"/>
                    <w:color w:val="auto"/>
                    <w:kern w:val="2"/>
                    <w:sz w:val="21"/>
                    <w:szCs w:val="21"/>
                    <w:lang w:val="en-US" w:eastAsia="zh-CN" w:bidi="ar-SA"/>
                  </w:rPr>
                </w:rPrChange>
              </w:rPr>
            </w:pPr>
            <w:ins w:id="14812" w:author="M00007797" w:date="2023-06-16T16:01:13Z">
              <w:r>
                <w:rPr>
                  <w:rFonts w:hint="eastAsia"/>
                  <w:b/>
                  <w:bCs/>
                  <w:color w:val="auto"/>
                  <w:rPrChange w:id="14813" w:author="M00000676" w:date="2023-12-01T17:46:34Z">
                    <w:rPr>
                      <w:rFonts w:hint="eastAsia"/>
                      <w:color w:val="auto"/>
                    </w:rPr>
                  </w:rPrChange>
                </w:rPr>
                <w:t>状态</w:t>
              </w:r>
            </w:ins>
          </w:p>
        </w:tc>
        <w:tc>
          <w:tcPr>
            <w:tcW w:w="1689" w:type="dxa"/>
            <w:vAlign w:val="center"/>
            <w:tcPrChange w:id="14814" w:author="M00032937" w:date="2024-06-28T09:41:32Z">
              <w:tcPr>
                <w:tcW w:w="1440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rPr>
                <w:ins w:id="14815" w:author="M00007797" w:date="2023-06-16T16:01:13Z"/>
                <w:rFonts w:hint="default" w:ascii="宋体" w:hAnsi="宋体" w:eastAsia="宋体" w:cs="Times New Roman"/>
                <w:b/>
                <w:bCs/>
                <w:color w:val="auto"/>
                <w:kern w:val="2"/>
                <w:sz w:val="21"/>
                <w:szCs w:val="21"/>
                <w:lang w:val="en-US" w:eastAsia="zh-CN" w:bidi="ar-SA"/>
                <w:rPrChange w:id="14816" w:author="M00000676" w:date="2023-12-01T17:46:34Z">
                  <w:rPr>
                    <w:ins w:id="14817" w:author="M00007797" w:date="2023-06-16T16:01:13Z"/>
                    <w:rFonts w:hint="default" w:ascii="宋体" w:hAnsi="宋体" w:eastAsia="宋体" w:cs="Times New Roman"/>
                    <w:color w:val="auto"/>
                    <w:kern w:val="2"/>
                    <w:sz w:val="21"/>
                    <w:szCs w:val="21"/>
                    <w:lang w:val="en-US" w:eastAsia="zh-CN" w:bidi="ar-SA"/>
                  </w:rPr>
                </w:rPrChange>
              </w:rPr>
            </w:pPr>
            <w:ins w:id="14818" w:author="M00007797" w:date="2023-06-16T16:01:13Z">
              <w:r>
                <w:rPr>
                  <w:rFonts w:hint="eastAsia"/>
                  <w:b/>
                  <w:bCs/>
                  <w:color w:val="auto"/>
                  <w:rPrChange w:id="14819" w:author="M00000676" w:date="2023-12-01T17:46:34Z">
                    <w:rPr>
                      <w:rFonts w:hint="eastAsia"/>
                      <w:color w:val="auto"/>
                    </w:rPr>
                  </w:rPrChange>
                </w:rPr>
                <w:t>操作</w:t>
              </w:r>
            </w:ins>
          </w:p>
        </w:tc>
        <w:tc>
          <w:tcPr>
            <w:tcW w:w="1645" w:type="dxa"/>
            <w:vAlign w:val="center"/>
            <w:tcPrChange w:id="14820" w:author="M00032937" w:date="2024-06-28T09:41:32Z">
              <w:tcPr>
                <w:tcW w:w="1440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rPr>
                <w:ins w:id="14821" w:author="M00007797" w:date="2023-06-16T16:01:13Z"/>
                <w:rFonts w:hint="default" w:ascii="宋体" w:hAnsi="宋体" w:eastAsia="宋体" w:cs="Times New Roman"/>
                <w:b/>
                <w:bCs/>
                <w:color w:val="auto"/>
                <w:kern w:val="2"/>
                <w:sz w:val="21"/>
                <w:szCs w:val="21"/>
                <w:lang w:val="en-US" w:eastAsia="zh-CN" w:bidi="ar-SA"/>
                <w:rPrChange w:id="14822" w:author="M00000676" w:date="2023-12-01T17:46:34Z">
                  <w:rPr>
                    <w:ins w:id="14823" w:author="M00007797" w:date="2023-06-16T16:01:13Z"/>
                    <w:rFonts w:hint="default" w:ascii="宋体" w:hAnsi="宋体" w:eastAsia="宋体" w:cs="Times New Roman"/>
                    <w:color w:val="auto"/>
                    <w:kern w:val="2"/>
                    <w:sz w:val="21"/>
                    <w:szCs w:val="21"/>
                    <w:lang w:val="en-US" w:eastAsia="zh-CN" w:bidi="ar-SA"/>
                  </w:rPr>
                </w:rPrChange>
              </w:rPr>
            </w:pPr>
            <w:ins w:id="14824" w:author="M00007797" w:date="2023-06-16T16:01:13Z">
              <w:r>
                <w:rPr>
                  <w:rFonts w:hint="eastAsia"/>
                  <w:b/>
                  <w:bCs/>
                  <w:color w:val="auto"/>
                  <w:rPrChange w:id="14825" w:author="M00000676" w:date="2023-12-01T17:46:34Z">
                    <w:rPr>
                      <w:rFonts w:hint="eastAsia"/>
                      <w:color w:val="auto"/>
                    </w:rPr>
                  </w:rPrChange>
                </w:rPr>
                <w:t>条件</w:t>
              </w:r>
            </w:ins>
          </w:p>
        </w:tc>
        <w:tc>
          <w:tcPr>
            <w:tcW w:w="3922" w:type="dxa"/>
            <w:vAlign w:val="center"/>
            <w:tcPrChange w:id="14826" w:author="M00032937" w:date="2024-06-28T09:41:32Z">
              <w:tcPr>
                <w:tcW w:w="2414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rPr>
                <w:ins w:id="14827" w:author="M00007797" w:date="2023-06-16T16:01:13Z"/>
                <w:rFonts w:hint="default" w:ascii="宋体" w:hAnsi="宋体" w:eastAsia="宋体" w:cs="Times New Roman"/>
                <w:b/>
                <w:bCs/>
                <w:color w:val="auto"/>
                <w:kern w:val="2"/>
                <w:sz w:val="21"/>
                <w:szCs w:val="21"/>
                <w:lang w:val="en-US" w:eastAsia="zh-CN" w:bidi="ar-SA"/>
                <w:rPrChange w:id="14828" w:author="M00000676" w:date="2023-12-01T17:46:34Z">
                  <w:rPr>
                    <w:ins w:id="14829" w:author="M00007797" w:date="2023-06-16T16:01:13Z"/>
                    <w:rFonts w:hint="default" w:ascii="宋体" w:hAnsi="宋体" w:eastAsia="宋体" w:cs="Times New Roman"/>
                    <w:color w:val="auto"/>
                    <w:kern w:val="2"/>
                    <w:sz w:val="21"/>
                    <w:szCs w:val="21"/>
                    <w:lang w:val="en-US" w:eastAsia="zh-CN" w:bidi="ar-SA"/>
                  </w:rPr>
                </w:rPrChange>
              </w:rPr>
            </w:pPr>
            <w:ins w:id="14830" w:author="M00007797" w:date="2023-06-16T16:01:13Z">
              <w:r>
                <w:rPr>
                  <w:rFonts w:hint="eastAsia"/>
                  <w:b/>
                  <w:bCs/>
                  <w:color w:val="auto"/>
                  <w:rPrChange w:id="14831" w:author="M00000676" w:date="2023-12-01T17:46:34Z">
                    <w:rPr>
                      <w:rFonts w:hint="eastAsia"/>
                      <w:color w:val="auto"/>
                    </w:rPr>
                  </w:rPrChange>
                </w:rPr>
                <w:t>功能</w:t>
              </w:r>
            </w:ins>
          </w:p>
        </w:tc>
        <w:tc>
          <w:tcPr>
            <w:tcW w:w="903" w:type="dxa"/>
            <w:vAlign w:val="center"/>
            <w:tcPrChange w:id="14832" w:author="M00032937" w:date="2024-06-28T09:41:32Z">
              <w:tcPr>
                <w:tcW w:w="1881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rPr>
                <w:ins w:id="14833" w:author="M00007797" w:date="2023-06-16T16:01:13Z"/>
                <w:rFonts w:hint="default" w:ascii="宋体" w:hAnsi="宋体" w:eastAsia="宋体" w:cs="Times New Roman"/>
                <w:b/>
                <w:bCs/>
                <w:color w:val="auto"/>
                <w:kern w:val="2"/>
                <w:sz w:val="21"/>
                <w:szCs w:val="21"/>
                <w:lang w:val="en-US" w:eastAsia="zh-CN" w:bidi="ar-SA"/>
                <w:rPrChange w:id="14834" w:author="M00000676" w:date="2023-12-01T17:46:34Z">
                  <w:rPr>
                    <w:ins w:id="14835" w:author="M00007797" w:date="2023-06-16T16:01:13Z"/>
                    <w:rFonts w:hint="default" w:ascii="宋体" w:hAnsi="宋体" w:eastAsia="宋体" w:cs="Times New Roman"/>
                    <w:color w:val="auto"/>
                    <w:kern w:val="2"/>
                    <w:sz w:val="21"/>
                    <w:szCs w:val="21"/>
                    <w:lang w:val="en-US" w:eastAsia="zh-CN" w:bidi="ar-SA"/>
                  </w:rPr>
                </w:rPrChange>
              </w:rPr>
            </w:pPr>
            <w:ins w:id="14836" w:author="M00007797" w:date="2023-06-16T16:01:13Z">
              <w:r>
                <w:rPr>
                  <w:rFonts w:hint="eastAsia"/>
                  <w:b/>
                  <w:bCs/>
                  <w:color w:val="auto"/>
                  <w:rPrChange w:id="14837" w:author="M00000676" w:date="2023-12-01T17:46:34Z">
                    <w:rPr>
                      <w:rFonts w:hint="eastAsia"/>
                      <w:color w:val="auto"/>
                    </w:rPr>
                  </w:rPrChange>
                </w:rPr>
                <w:t>备注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4839" w:author="M00032937" w:date="2024-06-28T09:41:32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303" w:hRule="atLeast"/>
          <w:jc w:val="center"/>
          <w:ins w:id="14838" w:author="M00007797" w:date="2023-06-16T16:01:13Z"/>
        </w:trPr>
        <w:tc>
          <w:tcPr>
            <w:tcW w:w="1711" w:type="dxa"/>
            <w:tcPrChange w:id="14840" w:author="M00032937" w:date="2024-06-28T09:41:32Z">
              <w:tcPr>
                <w:tcW w:w="1949" w:type="dxa"/>
                <w:gridSpan w:val="2"/>
              </w:tcPr>
            </w:tcPrChange>
          </w:tcPr>
          <w:p>
            <w:pPr>
              <w:widowControl w:val="0"/>
              <w:jc w:val="center"/>
              <w:rPr>
                <w:ins w:id="14842" w:author="M00007797" w:date="2023-06-16T16:01:13Z"/>
                <w:rFonts w:hint="default"/>
                <w:color w:val="auto"/>
                <w:vertAlign w:val="baseline"/>
                <w:lang w:val="en-US" w:eastAsia="zh-CN"/>
              </w:rPr>
              <w:pPrChange w:id="14841" w:author="M00032937" w:date="2024-06-28T09:41:11Z">
                <w:pPr>
                  <w:widowControl w:val="0"/>
                  <w:jc w:val="both"/>
                </w:pPr>
              </w:pPrChange>
            </w:pPr>
            <w:ins w:id="14843" w:author="M00007797" w:date="2023-06-16T16:01:13Z">
              <w:r>
                <w:rPr>
                  <w:rFonts w:hint="eastAsia"/>
                  <w:color w:val="auto"/>
                  <w:vertAlign w:val="baseline"/>
                  <w:lang w:val="en-US" w:eastAsia="zh-CN"/>
                </w:rPr>
                <w:t>关圈关盖</w:t>
              </w:r>
            </w:ins>
          </w:p>
        </w:tc>
        <w:tc>
          <w:tcPr>
            <w:tcW w:w="1689" w:type="dxa"/>
            <w:tcPrChange w:id="14844" w:author="M00032937" w:date="2024-06-28T09:41:32Z">
              <w:tcPr>
                <w:tcW w:w="1440" w:type="dxa"/>
              </w:tcPr>
            </w:tcPrChange>
          </w:tcPr>
          <w:p>
            <w:pPr>
              <w:widowControl w:val="0"/>
              <w:jc w:val="center"/>
              <w:rPr>
                <w:ins w:id="14846" w:author="M00007797" w:date="2023-06-16T16:01:13Z"/>
                <w:rFonts w:hint="default"/>
                <w:color w:val="auto"/>
                <w:vertAlign w:val="baseline"/>
                <w:lang w:val="en-US" w:eastAsia="zh-CN"/>
              </w:rPr>
              <w:pPrChange w:id="14845" w:author="M00032937" w:date="2024-06-28T09:41:11Z">
                <w:pPr>
                  <w:widowControl w:val="0"/>
                  <w:jc w:val="both"/>
                </w:pPr>
              </w:pPrChange>
            </w:pPr>
            <w:ins w:id="14847" w:author="M00007797" w:date="2023-06-16T16:01:13Z">
              <w:r>
                <w:rPr>
                  <w:rFonts w:hint="eastAsia"/>
                  <w:color w:val="auto"/>
                  <w:vertAlign w:val="baseline"/>
                  <w:lang w:val="en-US" w:eastAsia="zh-CN"/>
                </w:rPr>
                <w:t>短按</w:t>
              </w:r>
            </w:ins>
          </w:p>
        </w:tc>
        <w:tc>
          <w:tcPr>
            <w:tcW w:w="1645" w:type="dxa"/>
            <w:tcPrChange w:id="14848" w:author="M00032937" w:date="2024-06-28T09:41:32Z">
              <w:tcPr>
                <w:tcW w:w="1440" w:type="dxa"/>
              </w:tcPr>
            </w:tcPrChange>
          </w:tcPr>
          <w:p>
            <w:pPr>
              <w:widowControl w:val="0"/>
              <w:jc w:val="center"/>
              <w:rPr>
                <w:ins w:id="14850" w:author="M00007797" w:date="2023-06-16T16:01:13Z"/>
                <w:rFonts w:hint="default"/>
                <w:color w:val="auto"/>
                <w:vertAlign w:val="baseline"/>
                <w:lang w:val="en-US" w:eastAsia="zh-CN"/>
              </w:rPr>
              <w:pPrChange w:id="14849" w:author="M00032937" w:date="2024-06-28T09:41:11Z">
                <w:pPr>
                  <w:widowControl w:val="0"/>
                  <w:jc w:val="both"/>
                </w:pPr>
              </w:pPrChange>
            </w:pPr>
            <w:ins w:id="14851" w:author="M00007797" w:date="2023-06-16T16:01:13Z">
              <w:r>
                <w:rPr>
                  <w:rFonts w:hint="eastAsia"/>
                  <w:color w:val="auto"/>
                </w:rPr>
                <w:t>&gt;=</w:t>
              </w:r>
            </w:ins>
            <w:ins w:id="14852" w:author="M00007797" w:date="2023-06-16T16:01:13Z">
              <w:r>
                <w:rPr>
                  <w:rFonts w:hint="eastAsia"/>
                  <w:color w:val="auto"/>
                  <w:lang w:val="en-US" w:eastAsia="zh-CN"/>
                </w:rPr>
                <w:t>0.5</w:t>
              </w:r>
            </w:ins>
            <w:ins w:id="14853" w:author="M00007797" w:date="2023-06-16T16:01:13Z">
              <w:r>
                <w:rPr>
                  <w:rFonts w:hint="eastAsia"/>
                  <w:color w:val="auto"/>
                </w:rPr>
                <w:t>s</w:t>
              </w:r>
            </w:ins>
          </w:p>
        </w:tc>
        <w:tc>
          <w:tcPr>
            <w:tcW w:w="3922" w:type="dxa"/>
            <w:vAlign w:val="top"/>
            <w:tcPrChange w:id="14854" w:author="M00032937" w:date="2024-06-28T09:41:32Z">
              <w:tcPr>
                <w:tcW w:w="2414" w:type="dxa"/>
                <w:vAlign w:val="top"/>
              </w:tcPr>
            </w:tcPrChange>
          </w:tcPr>
          <w:p>
            <w:pPr>
              <w:widowControl w:val="0"/>
              <w:jc w:val="both"/>
              <w:rPr>
                <w:ins w:id="14855" w:author="M00007797" w:date="2023-06-16T16:01:13Z"/>
                <w:rFonts w:hint="default"/>
                <w:color w:val="auto"/>
                <w:vertAlign w:val="baseline"/>
                <w:lang w:val="en-US" w:eastAsia="zh-CN"/>
              </w:rPr>
            </w:pPr>
            <w:ins w:id="14856" w:author="M00007797" w:date="2023-06-16T16:01:13Z">
              <w:r>
                <w:rPr>
                  <w:rFonts w:hint="eastAsia"/>
                  <w:color w:val="auto"/>
                  <w:vertAlign w:val="baseline"/>
                  <w:lang w:val="en-US" w:eastAsia="zh-CN"/>
                </w:rPr>
                <w:t>开盖</w:t>
              </w:r>
            </w:ins>
          </w:p>
        </w:tc>
        <w:tc>
          <w:tcPr>
            <w:tcW w:w="903" w:type="dxa"/>
            <w:tcPrChange w:id="14857" w:author="M00032937" w:date="2024-06-28T09:41:32Z">
              <w:tcPr>
                <w:tcW w:w="1881" w:type="dxa"/>
              </w:tcPr>
            </w:tcPrChange>
          </w:tcPr>
          <w:p>
            <w:pPr>
              <w:widowControl w:val="0"/>
              <w:jc w:val="both"/>
              <w:rPr>
                <w:ins w:id="14858" w:author="M00007797" w:date="2023-06-16T16:01:13Z"/>
                <w:rFonts w:hint="default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4860" w:author="M00032937" w:date="2024-06-28T09:41:32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399" w:hRule="atLeast"/>
          <w:jc w:val="center"/>
          <w:ins w:id="14859" w:author="M00007797" w:date="2023-06-16T16:01:13Z"/>
          <w:trPrChange w:id="14860" w:author="M00032937" w:date="2024-06-28T09:41:32Z">
            <w:trPr>
              <w:trHeight w:val="414" w:hRule="atLeast"/>
            </w:trPr>
          </w:trPrChange>
        </w:trPr>
        <w:tc>
          <w:tcPr>
            <w:tcW w:w="1711" w:type="dxa"/>
            <w:tcPrChange w:id="14861" w:author="M00032937" w:date="2024-06-28T09:41:32Z">
              <w:tcPr>
                <w:tcW w:w="1949" w:type="dxa"/>
                <w:gridSpan w:val="2"/>
              </w:tcPr>
            </w:tcPrChange>
          </w:tcPr>
          <w:p>
            <w:pPr>
              <w:widowControl w:val="0"/>
              <w:jc w:val="center"/>
              <w:rPr>
                <w:ins w:id="14863" w:author="M00007797" w:date="2023-06-16T16:01:13Z"/>
                <w:rFonts w:hint="default"/>
                <w:color w:val="auto"/>
                <w:vertAlign w:val="baseline"/>
                <w:lang w:val="en-US" w:eastAsia="zh-CN"/>
              </w:rPr>
              <w:pPrChange w:id="14862" w:author="M00032937" w:date="2024-06-28T09:41:11Z">
                <w:pPr>
                  <w:widowControl w:val="0"/>
                  <w:jc w:val="both"/>
                </w:pPr>
              </w:pPrChange>
            </w:pPr>
            <w:ins w:id="14864" w:author="M00007797" w:date="2023-06-16T16:01:13Z">
              <w:r>
                <w:rPr>
                  <w:rFonts w:hint="eastAsia"/>
                  <w:color w:val="auto"/>
                  <w:vertAlign w:val="baseline"/>
                  <w:lang w:val="en-US" w:eastAsia="zh-CN"/>
                </w:rPr>
                <w:t>开盖关圈</w:t>
              </w:r>
            </w:ins>
          </w:p>
        </w:tc>
        <w:tc>
          <w:tcPr>
            <w:tcW w:w="1689" w:type="dxa"/>
            <w:vAlign w:val="top"/>
            <w:tcPrChange w:id="14865" w:author="M00032937" w:date="2024-06-28T09:41:32Z">
              <w:tcPr>
                <w:tcW w:w="1440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4867" w:author="M00007797" w:date="2023-06-16T16:01:13Z"/>
                <w:rFonts w:hint="default" w:ascii="宋体" w:hAnsi="宋体" w:eastAsia="宋体" w:cs="Times New Roman"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  <w:pPrChange w:id="14866" w:author="M00032937" w:date="2024-06-28T09:41:11Z">
                <w:pPr>
                  <w:widowControl w:val="0"/>
                  <w:jc w:val="both"/>
                </w:pPr>
              </w:pPrChange>
            </w:pPr>
            <w:ins w:id="14868" w:author="M00007797" w:date="2023-06-16T16:01:13Z">
              <w:r>
                <w:rPr>
                  <w:rFonts w:hint="eastAsia"/>
                  <w:color w:val="auto"/>
                  <w:vertAlign w:val="baseline"/>
                  <w:lang w:val="en-US" w:eastAsia="zh-CN"/>
                </w:rPr>
                <w:t>短按</w:t>
              </w:r>
            </w:ins>
          </w:p>
        </w:tc>
        <w:tc>
          <w:tcPr>
            <w:tcW w:w="1645" w:type="dxa"/>
            <w:vAlign w:val="top"/>
            <w:tcPrChange w:id="14869" w:author="M00032937" w:date="2024-06-28T09:41:32Z">
              <w:tcPr>
                <w:tcW w:w="1440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4871" w:author="M00007797" w:date="2023-06-16T16:01:13Z"/>
                <w:rFonts w:hint="default" w:ascii="宋体" w:hAnsi="宋体" w:eastAsia="宋体" w:cs="Times New Roman"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  <w:pPrChange w:id="14870" w:author="M00032937" w:date="2024-06-28T09:41:11Z">
                <w:pPr>
                  <w:widowControl w:val="0"/>
                  <w:jc w:val="both"/>
                </w:pPr>
              </w:pPrChange>
            </w:pPr>
            <w:ins w:id="14872" w:author="M00007797" w:date="2023-06-16T16:01:13Z">
              <w:r>
                <w:rPr>
                  <w:rFonts w:hint="eastAsia"/>
                  <w:color w:val="auto"/>
                </w:rPr>
                <w:t>&gt;=</w:t>
              </w:r>
            </w:ins>
            <w:ins w:id="14873" w:author="M00007797" w:date="2023-06-16T16:01:13Z">
              <w:r>
                <w:rPr>
                  <w:rFonts w:hint="eastAsia"/>
                  <w:color w:val="auto"/>
                  <w:lang w:val="en-US" w:eastAsia="zh-CN"/>
                </w:rPr>
                <w:t>0.5</w:t>
              </w:r>
            </w:ins>
            <w:ins w:id="14874" w:author="M00007797" w:date="2023-06-16T16:01:13Z">
              <w:r>
                <w:rPr>
                  <w:rFonts w:hint="eastAsia"/>
                  <w:color w:val="auto"/>
                </w:rPr>
                <w:t>s</w:t>
              </w:r>
            </w:ins>
          </w:p>
        </w:tc>
        <w:tc>
          <w:tcPr>
            <w:tcW w:w="3922" w:type="dxa"/>
            <w:vAlign w:val="top"/>
            <w:tcPrChange w:id="14875" w:author="M00032937" w:date="2024-06-28T09:41:32Z">
              <w:tcPr>
                <w:tcW w:w="2414" w:type="dxa"/>
                <w:vAlign w:val="top"/>
              </w:tcPr>
            </w:tcPrChange>
          </w:tcPr>
          <w:p>
            <w:pPr>
              <w:widowControl w:val="0"/>
              <w:jc w:val="both"/>
              <w:rPr>
                <w:ins w:id="14876" w:author="M00007797" w:date="2023-06-16T16:01:13Z"/>
                <w:rFonts w:hint="default" w:ascii="宋体" w:hAnsi="宋体" w:eastAsia="宋体" w:cs="Times New Roman"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ins w:id="14877" w:author="M00007797" w:date="2023-06-16T16:01:13Z">
              <w:r>
                <w:rPr>
                  <w:rFonts w:hint="eastAsia"/>
                  <w:color w:val="auto"/>
                  <w:vertAlign w:val="baseline"/>
                  <w:lang w:val="en-US" w:eastAsia="zh-CN"/>
                </w:rPr>
                <w:t>开圈</w:t>
              </w:r>
            </w:ins>
          </w:p>
        </w:tc>
        <w:tc>
          <w:tcPr>
            <w:tcW w:w="903" w:type="dxa"/>
            <w:tcPrChange w:id="14878" w:author="M00032937" w:date="2024-06-28T09:41:32Z">
              <w:tcPr>
                <w:tcW w:w="1881" w:type="dxa"/>
              </w:tcPr>
            </w:tcPrChange>
          </w:tcPr>
          <w:p>
            <w:pPr>
              <w:widowControl w:val="0"/>
              <w:jc w:val="both"/>
              <w:rPr>
                <w:ins w:id="14879" w:author="M00007797" w:date="2023-06-16T16:01:13Z"/>
                <w:rFonts w:hint="default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4881" w:author="M00032937" w:date="2024-06-28T09:41:32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596" w:hRule="atLeast"/>
          <w:jc w:val="center"/>
          <w:ins w:id="14880" w:author="M00007797" w:date="2023-06-16T16:01:13Z"/>
        </w:trPr>
        <w:tc>
          <w:tcPr>
            <w:tcW w:w="1711" w:type="dxa"/>
            <w:tcPrChange w:id="14882" w:author="M00032937" w:date="2024-06-28T09:41:32Z">
              <w:tcPr>
                <w:tcW w:w="1949" w:type="dxa"/>
                <w:gridSpan w:val="2"/>
              </w:tcPr>
            </w:tcPrChange>
          </w:tcPr>
          <w:p>
            <w:pPr>
              <w:widowControl w:val="0"/>
              <w:jc w:val="center"/>
              <w:rPr>
                <w:ins w:id="14884" w:author="M00007797" w:date="2023-06-16T16:01:13Z"/>
                <w:rFonts w:hint="default"/>
                <w:color w:val="auto"/>
                <w:vertAlign w:val="baseline"/>
                <w:lang w:val="en-US" w:eastAsia="zh-CN"/>
              </w:rPr>
              <w:pPrChange w:id="14883" w:author="M00032937" w:date="2024-06-28T09:41:11Z">
                <w:pPr>
                  <w:widowControl w:val="0"/>
                  <w:jc w:val="both"/>
                </w:pPr>
              </w:pPrChange>
            </w:pPr>
            <w:ins w:id="14885" w:author="M00007797" w:date="2023-06-16T16:01:13Z">
              <w:r>
                <w:rPr>
                  <w:rFonts w:hint="eastAsia"/>
                  <w:color w:val="auto"/>
                  <w:vertAlign w:val="baseline"/>
                  <w:lang w:val="en-US" w:eastAsia="zh-CN"/>
                </w:rPr>
                <w:t>开圈开盖</w:t>
              </w:r>
            </w:ins>
          </w:p>
        </w:tc>
        <w:tc>
          <w:tcPr>
            <w:tcW w:w="1689" w:type="dxa"/>
            <w:tcPrChange w:id="14886" w:author="M00032937" w:date="2024-06-28T09:41:32Z">
              <w:tcPr>
                <w:tcW w:w="1440" w:type="dxa"/>
              </w:tcPr>
            </w:tcPrChange>
          </w:tcPr>
          <w:p>
            <w:pPr>
              <w:widowControl w:val="0"/>
              <w:jc w:val="center"/>
              <w:rPr>
                <w:ins w:id="14888" w:author="M00007797" w:date="2023-06-16T16:01:13Z"/>
                <w:rFonts w:hint="default"/>
                <w:color w:val="auto"/>
                <w:vertAlign w:val="baseline"/>
                <w:lang w:val="en-US" w:eastAsia="zh-CN"/>
              </w:rPr>
              <w:pPrChange w:id="14887" w:author="M00032937" w:date="2024-06-28T09:41:11Z">
                <w:pPr>
                  <w:widowControl w:val="0"/>
                  <w:jc w:val="both"/>
                </w:pPr>
              </w:pPrChange>
            </w:pPr>
            <w:ins w:id="14889" w:author="M00007797" w:date="2023-06-16T16:01:13Z">
              <w:r>
                <w:rPr>
                  <w:rFonts w:hint="eastAsia"/>
                  <w:color w:val="auto"/>
                  <w:vertAlign w:val="baseline"/>
                  <w:lang w:val="en-US" w:eastAsia="zh-CN"/>
                </w:rPr>
                <w:t>短按</w:t>
              </w:r>
            </w:ins>
          </w:p>
        </w:tc>
        <w:tc>
          <w:tcPr>
            <w:tcW w:w="1645" w:type="dxa"/>
            <w:tcPrChange w:id="14890" w:author="M00032937" w:date="2024-06-28T09:41:32Z">
              <w:tcPr>
                <w:tcW w:w="1440" w:type="dxa"/>
              </w:tcPr>
            </w:tcPrChange>
          </w:tcPr>
          <w:p>
            <w:pPr>
              <w:widowControl w:val="0"/>
              <w:jc w:val="center"/>
              <w:rPr>
                <w:ins w:id="14892" w:author="M00007797" w:date="2023-06-16T16:01:13Z"/>
                <w:rFonts w:hint="default"/>
                <w:color w:val="auto"/>
                <w:vertAlign w:val="baseline"/>
                <w:lang w:val="en-US" w:eastAsia="zh-CN"/>
              </w:rPr>
              <w:pPrChange w:id="14891" w:author="M00032937" w:date="2024-06-28T09:41:11Z">
                <w:pPr>
                  <w:widowControl w:val="0"/>
                  <w:jc w:val="both"/>
                </w:pPr>
              </w:pPrChange>
            </w:pPr>
            <w:ins w:id="14893" w:author="M00007797" w:date="2023-06-16T16:01:13Z">
              <w:r>
                <w:rPr>
                  <w:rFonts w:hint="eastAsia"/>
                  <w:color w:val="auto"/>
                </w:rPr>
                <w:t>&gt;=</w:t>
              </w:r>
            </w:ins>
            <w:ins w:id="14894" w:author="M00007797" w:date="2023-06-16T16:01:13Z">
              <w:r>
                <w:rPr>
                  <w:rFonts w:hint="eastAsia"/>
                  <w:color w:val="auto"/>
                  <w:lang w:val="en-US" w:eastAsia="zh-CN"/>
                </w:rPr>
                <w:t>0.5</w:t>
              </w:r>
            </w:ins>
            <w:ins w:id="14895" w:author="M00007797" w:date="2023-06-16T16:01:13Z">
              <w:r>
                <w:rPr>
                  <w:rFonts w:hint="eastAsia"/>
                  <w:color w:val="auto"/>
                </w:rPr>
                <w:t>s</w:t>
              </w:r>
            </w:ins>
          </w:p>
        </w:tc>
        <w:tc>
          <w:tcPr>
            <w:tcW w:w="3922" w:type="dxa"/>
            <w:vAlign w:val="top"/>
            <w:tcPrChange w:id="14896" w:author="M00032937" w:date="2024-06-28T09:41:32Z">
              <w:tcPr>
                <w:tcW w:w="2414" w:type="dxa"/>
                <w:vAlign w:val="top"/>
              </w:tcPr>
            </w:tcPrChange>
          </w:tcPr>
          <w:p>
            <w:pPr>
              <w:widowControl w:val="0"/>
              <w:jc w:val="both"/>
              <w:rPr>
                <w:ins w:id="14897" w:author="M00007797" w:date="2023-06-16T16:01:13Z"/>
                <w:rFonts w:hint="default" w:ascii="宋体" w:hAnsi="宋体" w:eastAsia="宋体" w:cs="Times New Roman"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ins w:id="14898" w:author="M00007797" w:date="2023-06-16T16:01:13Z">
              <w:r>
                <w:rPr>
                  <w:rFonts w:hint="eastAsia"/>
                  <w:color w:val="auto"/>
                  <w:vertAlign w:val="baseline"/>
                  <w:lang w:val="en-US" w:eastAsia="zh-CN"/>
                </w:rPr>
                <w:t>关圈关盖，若有标志位能执行一次冲水</w:t>
              </w:r>
            </w:ins>
          </w:p>
        </w:tc>
        <w:tc>
          <w:tcPr>
            <w:tcW w:w="903" w:type="dxa"/>
            <w:tcPrChange w:id="14899" w:author="M00032937" w:date="2024-06-28T09:41:32Z">
              <w:tcPr>
                <w:tcW w:w="1881" w:type="dxa"/>
              </w:tcPr>
            </w:tcPrChange>
          </w:tcPr>
          <w:p>
            <w:pPr>
              <w:widowControl w:val="0"/>
              <w:jc w:val="both"/>
              <w:rPr>
                <w:ins w:id="14900" w:author="M00007797" w:date="2023-06-16T16:01:13Z"/>
                <w:rFonts w:hint="default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4902" w:author="M00032937" w:date="2024-06-28T09:40:4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303" w:hRule="atLeast"/>
          <w:jc w:val="center"/>
          <w:ins w:id="14901" w:author="M00007797" w:date="2023-06-16T16:01:13Z"/>
        </w:trPr>
        <w:tc>
          <w:tcPr>
            <w:tcW w:w="9870" w:type="dxa"/>
            <w:gridSpan w:val="5"/>
            <w:tcPrChange w:id="14903" w:author="M00032937" w:date="2024-06-28T09:40:43Z">
              <w:tcPr>
                <w:tcW w:w="9124" w:type="dxa"/>
                <w:gridSpan w:val="6"/>
              </w:tcPr>
            </w:tcPrChange>
          </w:tcPr>
          <w:p>
            <w:pPr>
              <w:widowControl w:val="0"/>
              <w:jc w:val="both"/>
              <w:rPr>
                <w:ins w:id="14904" w:author="M00007797" w:date="2023-06-19T16:52:06Z"/>
                <w:del w:id="14905" w:author="M00000676" w:date="2023-11-25T17:05:09Z"/>
                <w:rFonts w:hint="eastAsia"/>
                <w:color w:val="auto"/>
                <w:vertAlign w:val="baseline"/>
                <w:lang w:val="en-US" w:eastAsia="zh-CN"/>
              </w:rPr>
            </w:pPr>
            <w:ins w:id="14906" w:author="M00007797" w:date="2023-06-16T16:01:13Z">
              <w:r>
                <w:rPr>
                  <w:rFonts w:hint="eastAsia"/>
                  <w:color w:val="auto"/>
                  <w:vertAlign w:val="baseline"/>
                  <w:lang w:val="en-US" w:eastAsia="zh-CN"/>
                </w:rPr>
                <w:t>着座时按脚踢执行一次冲水；</w:t>
              </w:r>
            </w:ins>
          </w:p>
          <w:p>
            <w:pPr>
              <w:widowControl w:val="0"/>
              <w:jc w:val="both"/>
              <w:rPr>
                <w:ins w:id="14907" w:author="M00007797" w:date="2023-06-16T16:01:13Z"/>
                <w:rFonts w:hint="default"/>
                <w:color w:val="auto"/>
                <w:vertAlign w:val="baseline"/>
                <w:lang w:val="en-US" w:eastAsia="zh-CN"/>
              </w:rPr>
            </w:pPr>
            <w:ins w:id="14908" w:author="M00007797" w:date="2023-06-19T16:52:08Z">
              <w:del w:id="14909" w:author="M00000676" w:date="2023-11-25T17:05:03Z">
                <w:r>
                  <w:rPr>
                    <w:rFonts w:hint="eastAsia" w:cs="宋体"/>
                    <w:highlight w:val="yellow"/>
                    <w:lang w:val="en-US" w:eastAsia="zh-CN"/>
                    <w:rPrChange w:id="14910" w:author="M00007797" w:date="2023-06-19T16:52:58Z">
                      <w:rPr>
                        <w:rFonts w:hint="eastAsia" w:cs="宋体"/>
                        <w:lang w:val="en-US" w:eastAsia="zh-CN"/>
                      </w:rPr>
                    </w:rPrChange>
                  </w:rPr>
                  <w:delText>当微波关闭状态下，着座后离座，离座冲水一次，3</w:delText>
                </w:r>
              </w:del>
            </w:ins>
            <w:ins w:id="14911" w:author="M00007797" w:date="2023-06-19T16:52:28Z">
              <w:del w:id="14912" w:author="M00000676" w:date="2023-11-25T17:05:03Z">
                <w:r>
                  <w:rPr>
                    <w:rFonts w:hint="eastAsia" w:cs="宋体"/>
                    <w:highlight w:val="yellow"/>
                    <w:lang w:val="en-US" w:eastAsia="zh-CN"/>
                    <w:rPrChange w:id="14913" w:author="M00007797" w:date="2023-06-19T16:52:58Z">
                      <w:rPr>
                        <w:rFonts w:hint="eastAsia" w:cs="宋体"/>
                        <w:lang w:val="en-US" w:eastAsia="zh-CN"/>
                      </w:rPr>
                    </w:rPrChange>
                  </w:rPr>
                  <w:delText>min</w:delText>
                </w:r>
              </w:del>
            </w:ins>
            <w:ins w:id="14914" w:author="M00007797" w:date="2023-06-19T16:52:08Z">
              <w:del w:id="14915" w:author="M00000676" w:date="2023-11-25T17:05:03Z">
                <w:r>
                  <w:rPr>
                    <w:rFonts w:hint="eastAsia" w:cs="宋体"/>
                    <w:highlight w:val="yellow"/>
                    <w:lang w:val="en-US" w:eastAsia="zh-CN"/>
                    <w:rPrChange w:id="14916" w:author="M00007797" w:date="2023-06-19T16:52:58Z">
                      <w:rPr>
                        <w:rFonts w:hint="eastAsia" w:cs="宋体"/>
                        <w:lang w:val="en-US" w:eastAsia="zh-CN"/>
                      </w:rPr>
                    </w:rPrChange>
                  </w:rPr>
                  <w:delText>内按遥控器“圈盖”或者脚踢实现关盖，3</w:delText>
                </w:r>
              </w:del>
            </w:ins>
            <w:ins w:id="14917" w:author="M00007797" w:date="2023-06-19T16:52:48Z">
              <w:del w:id="14918" w:author="M00000676" w:date="2023-11-25T17:05:03Z">
                <w:r>
                  <w:rPr>
                    <w:rFonts w:hint="eastAsia" w:cs="宋体"/>
                    <w:highlight w:val="yellow"/>
                    <w:lang w:val="en-US" w:eastAsia="zh-CN"/>
                    <w:rPrChange w:id="14919" w:author="M00007797" w:date="2023-06-19T16:52:58Z">
                      <w:rPr>
                        <w:rFonts w:hint="eastAsia" w:cs="宋体"/>
                        <w:lang w:val="en-US" w:eastAsia="zh-CN"/>
                      </w:rPr>
                    </w:rPrChange>
                  </w:rPr>
                  <w:delText>min</w:delText>
                </w:r>
              </w:del>
            </w:ins>
            <w:ins w:id="14920" w:author="M00007797" w:date="2023-06-19T16:52:08Z">
              <w:del w:id="14921" w:author="M00000676" w:date="2023-11-25T17:05:03Z">
                <w:r>
                  <w:rPr>
                    <w:rFonts w:hint="eastAsia" w:cs="宋体"/>
                    <w:highlight w:val="yellow"/>
                    <w:lang w:val="en-US" w:eastAsia="zh-CN"/>
                    <w:rPrChange w:id="14922" w:author="M00007797" w:date="2023-06-19T16:52:58Z">
                      <w:rPr>
                        <w:rFonts w:hint="eastAsia" w:cs="宋体"/>
                        <w:lang w:val="en-US" w:eastAsia="zh-CN"/>
                      </w:rPr>
                    </w:rPrChange>
                  </w:rPr>
                  <w:delText>之后按遥控器“圈盖”或者脚踢实现开圈。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4924" w:author="M00032937" w:date="2024-06-28T09:40:4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605" w:hRule="atLeast"/>
          <w:jc w:val="center"/>
          <w:ins w:id="14923" w:author="M00000676" w:date="2023-11-25T17:04:59Z"/>
          <w:trPrChange w:id="14924" w:author="M00032937" w:date="2024-06-28T09:40:43Z">
            <w:trPr>
              <w:gridAfter w:val="5"/>
              <w:wAfter w:w="8339" w:type="dxa"/>
            </w:trPr>
          </w:trPrChange>
        </w:trPr>
        <w:tc>
          <w:tcPr>
            <w:tcW w:w="9870" w:type="dxa"/>
            <w:gridSpan w:val="5"/>
            <w:tcPrChange w:id="14925" w:author="M00032937" w:date="2024-06-28T09:40:43Z"/>
          </w:tcPr>
          <w:p>
            <w:pPr>
              <w:widowControl w:val="0"/>
              <w:jc w:val="both"/>
              <w:rPr>
                <w:ins w:id="14926" w:author="M00000676" w:date="2023-11-25T17:04:59Z"/>
                <w:rFonts w:hint="eastAsia" w:cs="宋体"/>
                <w:highlight w:val="yellow"/>
                <w:lang w:val="en-US" w:eastAsia="zh-CN"/>
              </w:rPr>
            </w:pPr>
            <w:ins w:id="14927" w:author="M00000676" w:date="2023-11-25T17:05:05Z">
              <w:r>
                <w:rPr>
                  <w:rFonts w:hint="eastAsia" w:cs="宋体"/>
                  <w:highlight w:val="none"/>
                  <w:lang w:val="en-US" w:eastAsia="zh-CN"/>
                  <w:rPrChange w:id="14928" w:author="M00000676" w:date="2023-11-25T17:05:28Z">
                    <w:rPr>
                      <w:rFonts w:hint="eastAsia" w:cs="宋体"/>
                      <w:highlight w:val="yellow"/>
                      <w:lang w:val="en-US" w:eastAsia="zh-CN"/>
                    </w:rPr>
                  </w:rPrChange>
                </w:rPr>
                <w:t>当微波关闭状态下，着座后离座，离座冲水一次，3min内按遥控器“圈盖”或者脚踢实现关盖，3min之后按遥控器“圈盖”或者脚踢实现开圈。</w:t>
              </w:r>
            </w:ins>
          </w:p>
        </w:tc>
      </w:tr>
    </w:tbl>
    <w:p>
      <w:pPr>
        <w:jc w:val="both"/>
        <w:rPr>
          <w:del w:id="14930" w:author="M00007797" w:date="2023-11-02T16:20:56Z"/>
        </w:rPr>
        <w:pPrChange w:id="14929" w:author="M00007797" w:date="2023-06-16T16:02:22Z">
          <w:pPr>
            <w:jc w:val="center"/>
          </w:pPr>
        </w:pPrChange>
      </w:pPr>
    </w:p>
    <w:p>
      <w:pPr>
        <w:rPr>
          <w:ins w:id="14931" w:author="M00000676" w:date="2024-02-29T13:51:04Z"/>
        </w:rPr>
      </w:pPr>
      <w:bookmarkStart w:id="753" w:name="_Toc7529"/>
      <w:bookmarkStart w:id="754" w:name="_Toc12065"/>
      <w:bookmarkStart w:id="755" w:name="_Toc4097"/>
      <w:bookmarkStart w:id="756" w:name="_Toc6248485"/>
      <w:bookmarkStart w:id="757" w:name="_Toc26646"/>
      <w:bookmarkStart w:id="758" w:name="_Toc25508"/>
      <w:bookmarkStart w:id="759" w:name="_Toc12419"/>
      <w:bookmarkStart w:id="760" w:name="_Toc10287"/>
      <w:bookmarkStart w:id="761" w:name="_Toc28063"/>
      <w:bookmarkStart w:id="762" w:name="_Toc4029"/>
      <w:bookmarkStart w:id="763" w:name="_Toc11523"/>
      <w:bookmarkStart w:id="764" w:name="_Toc6565"/>
      <w:bookmarkStart w:id="765" w:name="_Toc26496"/>
      <w:bookmarkStart w:id="766" w:name="_Toc30395"/>
    </w:p>
    <w:p>
      <w:pPr>
        <w:rPr>
          <w:ins w:id="14932" w:author="M00000676" w:date="2023-12-01T14:57:40Z"/>
          <w:del w:id="14933" w:author="M00032937" w:date="2024-06-28T09:39:40Z"/>
        </w:rPr>
      </w:pPr>
    </w:p>
    <w:p>
      <w:pPr>
        <w:pStyle w:val="4"/>
        <w:numPr>
          <w:ilvl w:val="-1"/>
          <w:numId w:val="0"/>
        </w:numPr>
        <w:ind w:left="0" w:firstLine="0"/>
        <w:rPr>
          <w:ins w:id="14935" w:author="M00000676" w:date="2024-03-22T10:38:17Z"/>
          <w:del w:id="14936" w:author="M00032937" w:date="2024-06-28T09:39:41Z"/>
          <w:highlight w:val="none"/>
        </w:rPr>
        <w:pPrChange w:id="14934" w:author="M00000676" w:date="2024-03-22T10:38:42Z">
          <w:pPr>
            <w:pStyle w:val="4"/>
            <w:tabs>
              <w:tab w:val="left" w:pos="1134"/>
            </w:tabs>
          </w:pPr>
        </w:pPrChange>
      </w:pPr>
    </w:p>
    <w:p>
      <w:pPr>
        <w:pStyle w:val="4"/>
        <w:numPr>
          <w:ilvl w:val="-1"/>
          <w:numId w:val="0"/>
        </w:numPr>
        <w:ind w:left="0" w:firstLine="0"/>
        <w:rPr>
          <w:ins w:id="14938" w:author="M00000676" w:date="2024-03-22T10:38:18Z"/>
          <w:del w:id="14939" w:author="M00032937" w:date="2024-06-28T09:39:42Z"/>
          <w:highlight w:val="none"/>
        </w:rPr>
        <w:pPrChange w:id="14937" w:author="M00000676" w:date="2024-03-22T10:38:40Z">
          <w:pPr>
            <w:pStyle w:val="4"/>
            <w:tabs>
              <w:tab w:val="left" w:pos="1134"/>
            </w:tabs>
          </w:pPr>
        </w:pPrChange>
      </w:pPr>
    </w:p>
    <w:p>
      <w:pPr>
        <w:pStyle w:val="4"/>
        <w:numPr>
          <w:ilvl w:val="-1"/>
          <w:numId w:val="0"/>
        </w:numPr>
        <w:ind w:left="0" w:firstLine="0"/>
        <w:rPr>
          <w:ins w:id="14941" w:author="M00000676" w:date="2024-03-22T10:38:18Z"/>
          <w:del w:id="14942" w:author="M00032937" w:date="2024-06-28T09:39:42Z"/>
          <w:highlight w:val="none"/>
        </w:rPr>
        <w:pPrChange w:id="14940" w:author="M00000676" w:date="2024-03-22T10:38:38Z">
          <w:pPr>
            <w:pStyle w:val="4"/>
            <w:tabs>
              <w:tab w:val="left" w:pos="1134"/>
            </w:tabs>
          </w:pPr>
        </w:pPrChange>
      </w:pPr>
    </w:p>
    <w:p>
      <w:pPr>
        <w:pStyle w:val="4"/>
        <w:numPr>
          <w:ilvl w:val="-1"/>
          <w:numId w:val="0"/>
        </w:numPr>
        <w:ind w:left="0" w:firstLine="0"/>
        <w:rPr>
          <w:ins w:id="14944" w:author="M00000676" w:date="2024-03-22T10:38:19Z"/>
          <w:del w:id="14945" w:author="M00032937" w:date="2024-06-28T09:39:43Z"/>
          <w:highlight w:val="none"/>
        </w:rPr>
        <w:pPrChange w:id="14943" w:author="M00000676" w:date="2024-03-22T10:38:36Z">
          <w:pPr>
            <w:pStyle w:val="4"/>
            <w:tabs>
              <w:tab w:val="left" w:pos="1134"/>
            </w:tabs>
          </w:pPr>
        </w:pPrChange>
      </w:pPr>
    </w:p>
    <w:p>
      <w:pPr>
        <w:pStyle w:val="4"/>
        <w:numPr>
          <w:ilvl w:val="-1"/>
          <w:numId w:val="0"/>
        </w:numPr>
        <w:ind w:left="0" w:firstLine="0"/>
        <w:rPr>
          <w:ins w:id="14947" w:author="M00000676" w:date="2024-03-22T10:38:19Z"/>
          <w:del w:id="14948" w:author="M00032937" w:date="2024-06-28T09:39:43Z"/>
          <w:highlight w:val="none"/>
        </w:rPr>
        <w:pPrChange w:id="14946" w:author="M00000676" w:date="2024-03-22T10:38:34Z">
          <w:pPr>
            <w:pStyle w:val="4"/>
            <w:tabs>
              <w:tab w:val="left" w:pos="1134"/>
            </w:tabs>
          </w:pPr>
        </w:pPrChange>
      </w:pPr>
    </w:p>
    <w:p>
      <w:pPr>
        <w:pStyle w:val="4"/>
        <w:numPr>
          <w:ilvl w:val="-1"/>
          <w:numId w:val="0"/>
        </w:numPr>
        <w:ind w:left="0" w:firstLine="0"/>
        <w:rPr>
          <w:ins w:id="14950" w:author="M00000676" w:date="2024-03-22T10:38:58Z"/>
          <w:del w:id="14951" w:author="M00032937" w:date="2024-06-28T09:39:44Z"/>
          <w:highlight w:val="none"/>
        </w:rPr>
        <w:pPrChange w:id="14949" w:author="M00000676" w:date="2024-03-22T10:39:00Z">
          <w:pPr>
            <w:pStyle w:val="4"/>
            <w:tabs>
              <w:tab w:val="left" w:pos="1134"/>
            </w:tabs>
          </w:pPr>
        </w:pPrChange>
      </w:pPr>
    </w:p>
    <w:p>
      <w:pPr>
        <w:pStyle w:val="4"/>
        <w:tabs>
          <w:tab w:val="left" w:pos="1134"/>
        </w:tabs>
        <w:rPr>
          <w:ins w:id="14952" w:author="M00000676" w:date="2023-12-01T14:58:12Z"/>
          <w:highlight w:val="none"/>
        </w:rPr>
      </w:pPr>
      <w:ins w:id="14953" w:author="M00007797" w:date="2023-06-16T16:03:13Z">
        <w:bookmarkStart w:id="767" w:name="_Toc1405"/>
        <w:bookmarkStart w:id="768" w:name="_Toc30077"/>
        <w:bookmarkStart w:id="769" w:name="_Toc17340"/>
        <w:bookmarkStart w:id="770" w:name="_Toc20008"/>
        <w:bookmarkStart w:id="771" w:name="_Toc1612"/>
        <w:bookmarkStart w:id="772" w:name="_Toc28571"/>
        <w:r>
          <w:rPr>
            <w:rFonts w:hint="eastAsia"/>
            <w:highlight w:val="none"/>
            <w:lang w:val="en-US" w:eastAsia="zh-CN"/>
            <w:rPrChange w:id="14954" w:author="M00007797" w:date="2023-11-02T16:21:08Z">
              <w:rPr>
                <w:rFonts w:hint="eastAsia"/>
                <w:highlight w:val="red"/>
                <w:lang w:val="en-US" w:eastAsia="zh-CN"/>
              </w:rPr>
            </w:rPrChange>
          </w:rPr>
          <w:t>旋钮</w:t>
        </w:r>
      </w:ins>
      <w:ins w:id="14955" w:author="M00007797" w:date="2023-06-16T16:03:15Z">
        <w:r>
          <w:rPr>
            <w:rFonts w:hint="eastAsia"/>
            <w:highlight w:val="none"/>
            <w:lang w:val="en-US" w:eastAsia="zh-CN"/>
            <w:rPrChange w:id="14956" w:author="M00007797" w:date="2023-11-02T16:21:08Z">
              <w:rPr>
                <w:rFonts w:hint="eastAsia"/>
                <w:highlight w:val="red"/>
                <w:lang w:val="en-US" w:eastAsia="zh-CN"/>
              </w:rPr>
            </w:rPrChange>
          </w:rPr>
          <w:t>灯</w:t>
        </w:r>
      </w:ins>
      <w:ins w:id="14957" w:author="M00007797" w:date="2023-06-19T17:27:04Z">
        <w:r>
          <w:rPr>
            <w:rFonts w:hint="eastAsia"/>
            <w:highlight w:val="none"/>
            <w:lang w:val="en-US" w:eastAsia="zh-CN"/>
            <w:rPrChange w:id="14958" w:author="M00007797" w:date="2023-11-02T16:21:08Z">
              <w:rPr>
                <w:rFonts w:hint="eastAsia"/>
                <w:highlight w:val="yellow"/>
                <w:lang w:val="en-US" w:eastAsia="zh-CN"/>
              </w:rPr>
            </w:rPrChange>
          </w:rPr>
          <w:t>、</w:t>
        </w:r>
      </w:ins>
      <w:ins w:id="14959" w:author="M00007797" w:date="2023-06-19T17:27:09Z">
        <w:r>
          <w:rPr>
            <w:rFonts w:hint="eastAsia"/>
            <w:highlight w:val="none"/>
            <w:lang w:val="en-US" w:eastAsia="zh-CN"/>
            <w:rPrChange w:id="14960" w:author="M00007797" w:date="2023-11-02T16:21:08Z">
              <w:rPr>
                <w:rFonts w:hint="eastAsia"/>
                <w:highlight w:val="yellow"/>
                <w:lang w:val="en-US" w:eastAsia="zh-CN"/>
              </w:rPr>
            </w:rPrChange>
          </w:rPr>
          <w:t>脚踢灯</w:t>
        </w:r>
        <w:bookmarkEnd w:id="753"/>
      </w:ins>
      <w:ins w:id="14961" w:author="M00007797" w:date="2023-11-02T16:19:16Z">
        <w:r>
          <w:rPr>
            <w:rFonts w:hint="eastAsia"/>
            <w:highlight w:val="none"/>
            <w:lang w:val="en-US" w:eastAsia="zh-CN"/>
            <w:rPrChange w:id="14962" w:author="M00007797" w:date="2023-11-02T16:21:08Z">
              <w:rPr>
                <w:rFonts w:hint="eastAsia"/>
                <w:highlight w:val="red"/>
                <w:lang w:val="en-US" w:eastAsia="zh-CN"/>
              </w:rPr>
            </w:rPrChange>
          </w:rPr>
          <w:t>、</w:t>
        </w:r>
      </w:ins>
      <w:ins w:id="14963" w:author="M00007797" w:date="2023-11-02T16:19:18Z">
        <w:r>
          <w:rPr>
            <w:rFonts w:hint="eastAsia"/>
            <w:highlight w:val="none"/>
            <w:lang w:val="en-US" w:eastAsia="zh-CN"/>
            <w:rPrChange w:id="14964" w:author="M00007797" w:date="2023-11-02T16:21:08Z">
              <w:rPr>
                <w:rFonts w:hint="eastAsia"/>
                <w:highlight w:val="red"/>
                <w:lang w:val="en-US" w:eastAsia="zh-CN"/>
              </w:rPr>
            </w:rPrChange>
          </w:rPr>
          <w:t>侧面</w:t>
        </w:r>
      </w:ins>
      <w:ins w:id="14965" w:author="M00007797" w:date="2023-11-02T16:19:19Z">
        <w:r>
          <w:rPr>
            <w:rFonts w:hint="eastAsia"/>
            <w:highlight w:val="none"/>
            <w:lang w:val="en-US" w:eastAsia="zh-CN"/>
            <w:rPrChange w:id="14966" w:author="M00007797" w:date="2023-11-02T16:21:08Z">
              <w:rPr>
                <w:rFonts w:hint="eastAsia"/>
                <w:highlight w:val="red"/>
                <w:lang w:val="en-US" w:eastAsia="zh-CN"/>
              </w:rPr>
            </w:rPrChange>
          </w:rPr>
          <w:t>按键</w:t>
        </w:r>
      </w:ins>
      <w:ins w:id="14967" w:author="M00007797" w:date="2023-11-02T16:19:21Z">
        <w:r>
          <w:rPr>
            <w:rFonts w:hint="eastAsia"/>
            <w:highlight w:val="none"/>
            <w:lang w:val="en-US" w:eastAsia="zh-CN"/>
            <w:rPrChange w:id="14968" w:author="M00007797" w:date="2023-11-02T16:21:08Z">
              <w:rPr>
                <w:rFonts w:hint="eastAsia"/>
                <w:highlight w:val="red"/>
                <w:lang w:val="en-US" w:eastAsia="zh-CN"/>
              </w:rPr>
            </w:rPrChange>
          </w:rPr>
          <w:t>灯</w:t>
        </w:r>
        <w:bookmarkEnd w:id="767"/>
        <w:bookmarkEnd w:id="768"/>
        <w:bookmarkEnd w:id="769"/>
        <w:bookmarkEnd w:id="770"/>
        <w:bookmarkEnd w:id="771"/>
        <w:bookmarkEnd w:id="772"/>
      </w:ins>
    </w:p>
    <w:p>
      <w:pPr>
        <w:rPr>
          <w:ins w:id="14969" w:author="M00007797" w:date="2023-06-16T16:02:34Z"/>
          <w:highlight w:val="none"/>
          <w:rPrChange w:id="14970" w:author="M00007797" w:date="2023-11-02T16:21:08Z">
            <w:rPr>
              <w:ins w:id="14971" w:author="M00007797" w:date="2023-06-16T16:02:34Z"/>
              <w:highlight w:val="red"/>
            </w:rPr>
          </w:rPrChange>
        </w:rPr>
      </w:pPr>
    </w:p>
    <w:p>
      <w:pPr>
        <w:pStyle w:val="5"/>
        <w:rPr>
          <w:del w:id="14972" w:author="M00007797" w:date="2023-06-16T16:02:34Z"/>
        </w:rPr>
      </w:pPr>
      <w:del w:id="14973" w:author="M00007797" w:date="2023-06-16T16:02:34Z">
        <w:r>
          <w:rPr>
            <w:rFonts w:hint="eastAsia"/>
          </w:rPr>
          <w:delText>功能逻辑</w:delText>
        </w:r>
        <w:bookmarkEnd w:id="754"/>
        <w:bookmarkEnd w:id="755"/>
        <w:bookmarkEnd w:id="756"/>
        <w:bookmarkEnd w:id="757"/>
        <w:bookmarkEnd w:id="758"/>
        <w:bookmarkEnd w:id="759"/>
        <w:bookmarkEnd w:id="760"/>
        <w:bookmarkEnd w:id="761"/>
        <w:bookmarkEnd w:id="762"/>
        <w:bookmarkEnd w:id="763"/>
        <w:bookmarkEnd w:id="764"/>
        <w:bookmarkEnd w:id="765"/>
        <w:bookmarkEnd w:id="766"/>
      </w:del>
    </w:p>
    <w:tbl>
      <w:tblPr>
        <w:tblStyle w:val="88"/>
        <w:tblW w:w="10527" w:type="dxa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  <w:tblPrChange w:id="14974" w:author="M00007797" w:date="2023-06-16T14:10:06Z">
          <w:tblPr>
            <w:tblStyle w:val="88"/>
            <w:tblW w:w="9649" w:type="dxa"/>
            <w:tblInd w:w="93" w:type="dxa"/>
            <w:tblLayout w:type="fixed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1140"/>
        <w:gridCol w:w="616"/>
        <w:gridCol w:w="624"/>
        <w:gridCol w:w="704"/>
        <w:gridCol w:w="796"/>
        <w:gridCol w:w="856"/>
        <w:gridCol w:w="1533"/>
        <w:gridCol w:w="845"/>
        <w:gridCol w:w="845"/>
        <w:gridCol w:w="1267"/>
        <w:gridCol w:w="1301"/>
        <w:tblGridChange w:id="14975">
          <w:tblGrid>
            <w:gridCol w:w="1140"/>
            <w:gridCol w:w="616"/>
            <w:gridCol w:w="624"/>
            <w:gridCol w:w="704"/>
            <w:gridCol w:w="796"/>
            <w:gridCol w:w="856"/>
            <w:gridCol w:w="1533"/>
            <w:gridCol w:w="845"/>
            <w:gridCol w:w="845"/>
            <w:gridCol w:w="845"/>
            <w:gridCol w:w="845"/>
            <w:gridCol w:w="187122938"/>
            <w:gridCol w:w="1228"/>
          </w:tblGrid>
        </w:tblGridChange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  <w:tblPrExChange w:id="14977" w:author="M00007797" w:date="2023-06-16T14:10:06Z">
            <w:tblPrEx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396" w:hRule="atLeast"/>
          <w:jc w:val="center"/>
          <w:del w:id="14976" w:author="M00007797" w:date="2023-06-16T16:02:34Z"/>
          <w:trPrChange w:id="14977" w:author="M00007797" w:date="2023-06-16T14:10:06Z">
            <w:trPr>
              <w:gridAfter w:val="2"/>
              <w:wAfter w:w="18886" w:type="dxa"/>
              <w:trHeight w:val="396" w:hRule="atLeast"/>
            </w:trPr>
          </w:trPrChange>
        </w:trPr>
        <w:tc>
          <w:tcPr>
            <w:tcW w:w="1140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4978" w:author="M00007797" w:date="2023-06-16T14:10:06Z">
              <w:tcPr>
                <w:tcW w:w="1140" w:type="dxa"/>
                <w:vMerge w:val="restart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4979" w:author="M00007797" w:date="2023-06-16T16:02:34Z"/>
                <w:rFonts w:cs="宋体"/>
                <w:kern w:val="0"/>
                <w:sz w:val="24"/>
                <w:szCs w:val="24"/>
              </w:rPr>
            </w:pPr>
            <w:del w:id="14980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</w:rPr>
                <w:delText>操作动作</w:delText>
              </w:r>
            </w:del>
          </w:p>
        </w:tc>
        <w:tc>
          <w:tcPr>
            <w:tcW w:w="616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4981" w:author="M00007797" w:date="2023-06-16T14:10:06Z">
              <w:tcPr>
                <w:tcW w:w="616" w:type="dxa"/>
                <w:vMerge w:val="restart"/>
                <w:tcBorders>
                  <w:top w:val="single" w:color="auto" w:sz="4" w:space="0"/>
                  <w:left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4982" w:author="M00007797" w:date="2023-06-16T16:02:34Z"/>
                <w:rFonts w:hint="eastAsia" w:eastAsia="宋体" w:cs="宋体"/>
                <w:kern w:val="0"/>
                <w:sz w:val="24"/>
                <w:szCs w:val="24"/>
                <w:lang w:val="en-US" w:eastAsia="zh-CN"/>
              </w:rPr>
            </w:pPr>
          </w:p>
        </w:tc>
        <w:tc>
          <w:tcPr>
            <w:tcW w:w="624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4983" w:author="M00007797" w:date="2023-06-16T14:10:06Z">
              <w:tcPr>
                <w:tcW w:w="624" w:type="dxa"/>
                <w:vMerge w:val="restart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4984" w:author="M00007797" w:date="2023-06-16T16:02:34Z"/>
                <w:rFonts w:cs="宋体"/>
                <w:kern w:val="0"/>
                <w:sz w:val="24"/>
                <w:szCs w:val="24"/>
              </w:rPr>
            </w:pPr>
            <w:del w:id="14985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</w:rPr>
                <w:delText>离座</w:delText>
              </w:r>
            </w:del>
          </w:p>
        </w:tc>
        <w:tc>
          <w:tcPr>
            <w:tcW w:w="3889" w:type="dxa"/>
            <w:gridSpan w:val="4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4986" w:author="M00007797" w:date="2023-06-16T14:10:06Z">
              <w:tcPr>
                <w:tcW w:w="3889" w:type="dxa"/>
                <w:gridSpan w:val="4"/>
                <w:tcBorders>
                  <w:top w:val="single" w:color="auto" w:sz="4" w:space="0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4987" w:author="M00007797" w:date="2023-06-16T16:02:34Z"/>
                <w:rFonts w:cs="宋体"/>
                <w:kern w:val="0"/>
                <w:sz w:val="24"/>
                <w:szCs w:val="24"/>
              </w:rPr>
            </w:pPr>
            <w:del w:id="14988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</w:rPr>
                <w:delText>着座</w:delText>
              </w:r>
            </w:del>
          </w:p>
        </w:tc>
        <w:tc>
          <w:tcPr>
            <w:tcW w:w="1690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4989" w:author="M00007797" w:date="2023-06-16T14:10:06Z">
              <w:tcPr>
                <w:tcW w:w="1690" w:type="dxa"/>
                <w:gridSpan w:val="2"/>
                <w:tcBorders>
                  <w:top w:val="single" w:color="auto" w:sz="4" w:space="0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4990" w:author="M00007797" w:date="2023-06-16T16:02:34Z"/>
                <w:rFonts w:hint="eastAsia" w:cs="宋体"/>
                <w:kern w:val="0"/>
                <w:sz w:val="24"/>
                <w:szCs w:val="24"/>
              </w:rPr>
            </w:pPr>
          </w:p>
        </w:tc>
        <w:tc>
          <w:tcPr>
            <w:tcW w:w="2568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4991" w:author="M00007797" w:date="2023-06-16T14:10:06Z">
              <w:tcPr>
                <w:tcW w:w="1690" w:type="dxa"/>
                <w:gridSpan w:val="2"/>
                <w:tcBorders>
                  <w:top w:val="single" w:color="auto" w:sz="4" w:space="0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4992" w:author="M00007797" w:date="2023-06-16T16:02:34Z"/>
                <w:rFonts w:hint="eastAsia" w:cs="宋体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  <w:tblPrExChange w:id="14994" w:author="M00007797" w:date="2023-06-16T14:10:06Z">
            <w:tblPrEx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468" w:hRule="atLeast"/>
          <w:jc w:val="center"/>
          <w:del w:id="14993" w:author="M00007797" w:date="2023-06-16T16:02:34Z"/>
          <w:trPrChange w:id="14994" w:author="M00007797" w:date="2023-06-16T14:10:06Z">
            <w:trPr>
              <w:gridAfter w:val="2"/>
              <w:wAfter w:w="18886" w:type="dxa"/>
              <w:trHeight w:val="468" w:hRule="atLeast"/>
            </w:trPr>
          </w:trPrChange>
        </w:trPr>
        <w:tc>
          <w:tcPr>
            <w:tcW w:w="1140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4995" w:author="M00007797" w:date="2023-06-16T14:10:06Z">
              <w:tcPr>
                <w:tcW w:w="1140" w:type="dxa"/>
                <w:vMerge w:val="continue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rPr>
                <w:del w:id="14996" w:author="M00007797" w:date="2023-06-16T16:02:34Z"/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616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4997" w:author="M00007797" w:date="2023-06-16T14:10:06Z">
              <w:tcPr>
                <w:tcW w:w="616" w:type="dxa"/>
                <w:vMerge w:val="continue"/>
                <w:tcBorders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rPr>
                <w:del w:id="14998" w:author="M00007797" w:date="2023-06-16T16:02:34Z"/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624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4999" w:author="M00007797" w:date="2023-06-16T14:10:06Z">
              <w:tcPr>
                <w:tcW w:w="624" w:type="dxa"/>
                <w:vMerge w:val="continue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rPr>
                <w:del w:id="15000" w:author="M00007797" w:date="2023-06-16T16:02:34Z"/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704" w:type="dxa"/>
            <w:vMerge w:val="restart"/>
            <w:tcBorders>
              <w:top w:val="nil"/>
              <w:left w:val="nil"/>
              <w:right w:val="single" w:color="auto" w:sz="4" w:space="0"/>
            </w:tcBorders>
            <w:shd w:val="clear" w:color="auto" w:fill="auto"/>
            <w:vAlign w:val="center"/>
            <w:tcPrChange w:id="15001" w:author="M00007797" w:date="2023-06-16T14:10:06Z">
              <w:tcPr>
                <w:tcW w:w="704" w:type="dxa"/>
                <w:vMerge w:val="restart"/>
                <w:tcBorders>
                  <w:top w:val="nil"/>
                  <w:left w:val="nil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002" w:author="M00007797" w:date="2023-06-16T16:02:34Z"/>
                <w:rFonts w:hint="default" w:eastAsia="宋体" w:cs="宋体"/>
                <w:kern w:val="0"/>
                <w:sz w:val="24"/>
                <w:szCs w:val="24"/>
                <w:lang w:val="en-US" w:eastAsia="zh-CN"/>
              </w:rPr>
            </w:pPr>
            <w:del w:id="15003" w:author="M00007797" w:date="2023-06-16T16:02:34Z">
              <w:r>
                <w:rPr>
                  <w:rFonts w:hint="default" w:cs="宋体"/>
                  <w:kern w:val="0"/>
                  <w:sz w:val="24"/>
                  <w:szCs w:val="24"/>
                  <w:lang w:val="en-US"/>
                </w:rPr>
                <w:delText>待机</w:delText>
              </w:r>
            </w:del>
          </w:p>
        </w:tc>
        <w:tc>
          <w:tcPr>
            <w:tcW w:w="796" w:type="dxa"/>
            <w:vMerge w:val="restart"/>
            <w:tcBorders>
              <w:top w:val="nil"/>
              <w:left w:val="nil"/>
              <w:right w:val="single" w:color="auto" w:sz="4" w:space="0"/>
            </w:tcBorders>
            <w:shd w:val="clear" w:color="auto" w:fill="auto"/>
            <w:vAlign w:val="center"/>
            <w:tcPrChange w:id="15004" w:author="M00007797" w:date="2023-06-16T14:10:06Z">
              <w:tcPr>
                <w:tcW w:w="796" w:type="dxa"/>
                <w:vMerge w:val="restart"/>
                <w:tcBorders>
                  <w:top w:val="nil"/>
                  <w:left w:val="nil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005" w:author="M00007797" w:date="2023-06-16T16:02:34Z"/>
                <w:rFonts w:cs="宋体"/>
                <w:kern w:val="0"/>
                <w:sz w:val="24"/>
                <w:szCs w:val="24"/>
              </w:rPr>
            </w:pPr>
            <w:del w:id="15006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</w:rPr>
                <w:delText>臀部清洗状态</w:delText>
              </w:r>
            </w:del>
          </w:p>
        </w:tc>
        <w:tc>
          <w:tcPr>
            <w:tcW w:w="856" w:type="dxa"/>
            <w:vMerge w:val="restart"/>
            <w:tcBorders>
              <w:top w:val="nil"/>
              <w:left w:val="nil"/>
              <w:right w:val="single" w:color="auto" w:sz="4" w:space="0"/>
            </w:tcBorders>
            <w:shd w:val="clear" w:color="auto" w:fill="auto"/>
            <w:vAlign w:val="center"/>
            <w:tcPrChange w:id="15007" w:author="M00007797" w:date="2023-06-16T14:10:06Z">
              <w:tcPr>
                <w:tcW w:w="856" w:type="dxa"/>
                <w:vMerge w:val="restart"/>
                <w:tcBorders>
                  <w:top w:val="nil"/>
                  <w:left w:val="nil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008" w:author="M00007797" w:date="2023-06-16T16:02:34Z"/>
                <w:rFonts w:cs="宋体"/>
                <w:kern w:val="0"/>
                <w:sz w:val="24"/>
                <w:szCs w:val="24"/>
              </w:rPr>
            </w:pPr>
            <w:del w:id="15009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</w:rPr>
                <w:delText>女性清洗时</w:delText>
              </w:r>
            </w:del>
          </w:p>
        </w:tc>
        <w:tc>
          <w:tcPr>
            <w:tcW w:w="1533" w:type="dxa"/>
            <w:vMerge w:val="restart"/>
            <w:tcBorders>
              <w:top w:val="nil"/>
              <w:left w:val="nil"/>
              <w:right w:val="single" w:color="auto" w:sz="4" w:space="0"/>
            </w:tcBorders>
            <w:shd w:val="clear" w:color="auto" w:fill="auto"/>
            <w:vAlign w:val="center"/>
            <w:tcPrChange w:id="15010" w:author="M00007797" w:date="2023-06-16T14:10:06Z">
              <w:tcPr>
                <w:tcW w:w="1533" w:type="dxa"/>
                <w:vMerge w:val="restart"/>
                <w:tcBorders>
                  <w:top w:val="nil"/>
                  <w:left w:val="nil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011" w:author="M00007797" w:date="2023-06-16T16:02:34Z"/>
                <w:rFonts w:cs="宋体"/>
                <w:kern w:val="0"/>
                <w:sz w:val="24"/>
                <w:szCs w:val="24"/>
              </w:rPr>
            </w:pPr>
            <w:del w:id="15012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</w:rPr>
                <w:delText>烘干时</w:delText>
              </w:r>
            </w:del>
          </w:p>
        </w:tc>
        <w:tc>
          <w:tcPr>
            <w:tcW w:w="1690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013" w:author="M00007797" w:date="2023-06-16T14:10:06Z">
              <w:tcPr>
                <w:tcW w:w="1690" w:type="dxa"/>
                <w:gridSpan w:val="2"/>
                <w:tcBorders>
                  <w:top w:val="nil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014" w:author="M00007797" w:date="2023-06-16T16:02:34Z"/>
                <w:rFonts w:hint="eastAsia" w:cs="宋体"/>
                <w:kern w:val="0"/>
                <w:sz w:val="24"/>
                <w:szCs w:val="24"/>
                <w:lang w:val="en-US" w:eastAsia="zh-CN"/>
              </w:rPr>
            </w:pPr>
          </w:p>
        </w:tc>
        <w:tc>
          <w:tcPr>
            <w:tcW w:w="2568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015" w:author="M00007797" w:date="2023-06-16T14:10:06Z">
              <w:tcPr>
                <w:tcW w:w="1690" w:type="dxa"/>
                <w:gridSpan w:val="2"/>
                <w:tcBorders>
                  <w:top w:val="nil"/>
                  <w:left w:val="nil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016" w:author="M00007797" w:date="2023-06-16T16:02:34Z"/>
                <w:rFonts w:hint="eastAsia" w:cs="宋体"/>
                <w:kern w:val="0"/>
                <w:sz w:val="24"/>
                <w:szCs w:val="24"/>
                <w:lang w:val="en-US" w:eastAsia="zh-CN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  <w:tblPrExChange w:id="15018" w:author="M00007797" w:date="2023-06-16T14:10:14Z">
            <w:tblPrEx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468" w:hRule="atLeast"/>
          <w:jc w:val="center"/>
          <w:del w:id="15017" w:author="M00007797" w:date="2023-06-16T16:02:34Z"/>
          <w:trPrChange w:id="15018" w:author="M00007797" w:date="2023-06-16T14:10:14Z">
            <w:trPr>
              <w:gridAfter w:val="2"/>
              <w:wAfter w:w="18886" w:type="dxa"/>
              <w:trHeight w:val="468" w:hRule="atLeast"/>
            </w:trPr>
          </w:trPrChange>
        </w:trPr>
        <w:tc>
          <w:tcPr>
            <w:tcW w:w="1140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5019" w:author="M00007797" w:date="2023-06-16T14:10:14Z">
              <w:tcPr>
                <w:tcW w:w="1140" w:type="dxa"/>
                <w:vMerge w:val="continue"/>
                <w:tcBorders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jc w:val="center"/>
              <w:rPr>
                <w:del w:id="15020" w:author="M00007797" w:date="2023-06-16T16:02:34Z"/>
              </w:rPr>
            </w:pPr>
          </w:p>
        </w:tc>
        <w:tc>
          <w:tcPr>
            <w:tcW w:w="616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5021" w:author="M00007797" w:date="2023-06-16T14:10:14Z">
              <w:tcPr>
                <w:tcW w:w="616" w:type="dxa"/>
                <w:vMerge w:val="continue"/>
                <w:tcBorders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jc w:val="center"/>
              <w:rPr>
                <w:del w:id="15022" w:author="M00007797" w:date="2023-06-16T16:02:34Z"/>
              </w:rPr>
            </w:pPr>
          </w:p>
        </w:tc>
        <w:tc>
          <w:tcPr>
            <w:tcW w:w="624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5023" w:author="M00007797" w:date="2023-06-16T14:10:14Z">
              <w:tcPr>
                <w:tcW w:w="624" w:type="dxa"/>
                <w:vMerge w:val="continue"/>
                <w:tcBorders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jc w:val="center"/>
              <w:rPr>
                <w:del w:id="15024" w:author="M00007797" w:date="2023-06-16T16:02:34Z"/>
              </w:rPr>
            </w:pPr>
          </w:p>
        </w:tc>
        <w:tc>
          <w:tcPr>
            <w:tcW w:w="704" w:type="dxa"/>
            <w:vMerge w:val="continue"/>
            <w:tcBorders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025" w:author="M00007797" w:date="2023-06-16T14:10:14Z">
              <w:tcPr>
                <w:tcW w:w="704" w:type="dxa"/>
                <w:vMerge w:val="continue"/>
                <w:tcBorders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026" w:author="M00007797" w:date="2023-06-16T16:02:34Z"/>
              </w:rPr>
            </w:pPr>
          </w:p>
        </w:tc>
        <w:tc>
          <w:tcPr>
            <w:tcW w:w="796" w:type="dxa"/>
            <w:vMerge w:val="continue"/>
            <w:tcBorders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027" w:author="M00007797" w:date="2023-06-16T14:10:14Z">
              <w:tcPr>
                <w:tcW w:w="796" w:type="dxa"/>
                <w:vMerge w:val="continue"/>
                <w:tcBorders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028" w:author="M00007797" w:date="2023-06-16T16:02:34Z"/>
              </w:rPr>
            </w:pPr>
          </w:p>
        </w:tc>
        <w:tc>
          <w:tcPr>
            <w:tcW w:w="856" w:type="dxa"/>
            <w:vMerge w:val="continue"/>
            <w:tcBorders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029" w:author="M00007797" w:date="2023-06-16T14:10:14Z">
              <w:tcPr>
                <w:tcW w:w="856" w:type="dxa"/>
                <w:vMerge w:val="continue"/>
                <w:tcBorders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030" w:author="M00007797" w:date="2023-06-16T16:02:34Z"/>
              </w:rPr>
            </w:pPr>
          </w:p>
        </w:tc>
        <w:tc>
          <w:tcPr>
            <w:tcW w:w="1533" w:type="dxa"/>
            <w:vMerge w:val="continue"/>
            <w:tcBorders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031" w:author="M00007797" w:date="2023-06-16T14:10:14Z">
              <w:tcPr>
                <w:tcW w:w="1533" w:type="dxa"/>
                <w:vMerge w:val="continue"/>
                <w:tcBorders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032" w:author="M00007797" w:date="2023-06-16T16:02:34Z"/>
              </w:rPr>
            </w:pPr>
          </w:p>
        </w:tc>
        <w:tc>
          <w:tcPr>
            <w:tcW w:w="84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033" w:author="M00007797" w:date="2023-06-16T14:10:14Z">
              <w:tcPr>
                <w:tcW w:w="845" w:type="dxa"/>
                <w:tcBorders>
                  <w:top w:val="nil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034" w:author="M00007797" w:date="2023-06-16T16:02:34Z"/>
              </w:rPr>
            </w:pPr>
          </w:p>
        </w:tc>
        <w:tc>
          <w:tcPr>
            <w:tcW w:w="84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035" w:author="M00007797" w:date="2023-06-16T14:10:14Z">
              <w:tcPr>
                <w:tcW w:w="845" w:type="dxa"/>
                <w:tcBorders>
                  <w:top w:val="nil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036" w:author="M00007797" w:date="2023-06-16T16:02:34Z"/>
              </w:rPr>
            </w:pPr>
          </w:p>
        </w:tc>
        <w:tc>
          <w:tcPr>
            <w:tcW w:w="126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037" w:author="M00007797" w:date="2023-06-16T14:10:14Z">
              <w:tcPr>
                <w:tcW w:w="845" w:type="dxa"/>
                <w:tcBorders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both"/>
              <w:rPr>
                <w:del w:id="15039" w:author="M00007797" w:date="2023-06-16T16:02:34Z"/>
                <w:rFonts w:hint="eastAsia" w:eastAsia="宋体"/>
                <w:lang w:val="en-US" w:eastAsia="zh-CN"/>
              </w:rPr>
              <w:pPrChange w:id="15038" w:author="M00007797" w:date="2023-06-16T14:10:22Z">
                <w:pPr>
                  <w:jc w:val="center"/>
                </w:pPr>
              </w:pPrChange>
            </w:pPr>
          </w:p>
        </w:tc>
        <w:tc>
          <w:tcPr>
            <w:tcW w:w="130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040" w:author="M00007797" w:date="2023-06-16T14:10:14Z">
              <w:tcPr>
                <w:tcW w:w="845" w:type="dxa"/>
                <w:tcBorders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041" w:author="M00007797" w:date="2023-06-16T16:02:34Z"/>
                <w:rFonts w:hint="eastAsia" w:eastAsia="宋体"/>
                <w:lang w:val="en-US" w:eastAsia="zh-CN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  <w:tblPrExChange w:id="15043" w:author="M00007797" w:date="2023-06-16T14:11:19Z">
            <w:tblPrEx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1252" w:hRule="atLeast"/>
          <w:jc w:val="center"/>
          <w:del w:id="15042" w:author="M00007797" w:date="2023-06-16T16:02:34Z"/>
          <w:trPrChange w:id="15043" w:author="M00007797" w:date="2023-06-16T14:11:19Z">
            <w:trPr>
              <w:gridAfter w:val="1"/>
              <w:wAfter w:w="28519" w:type="dxa"/>
              <w:trHeight w:val="1252" w:hRule="atLeast"/>
            </w:trPr>
          </w:trPrChange>
        </w:trPr>
        <w:tc>
          <w:tcPr>
            <w:tcW w:w="11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044" w:author="M00007797" w:date="2023-06-16T14:11:19Z">
              <w:tcPr>
                <w:tcW w:w="1140" w:type="dxa"/>
                <w:tcBorders>
                  <w:top w:val="nil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045" w:author="M00007797" w:date="2023-06-16T16:02:34Z"/>
                <w:rFonts w:cs="宋体"/>
                <w:kern w:val="0"/>
                <w:sz w:val="24"/>
                <w:szCs w:val="24"/>
              </w:rPr>
            </w:pPr>
            <w:del w:id="15046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</w:rPr>
                <w:delText>旋钮顺时针旋转</w:delText>
              </w:r>
            </w:del>
            <w:del w:id="15047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  <w:lang w:val="en-US" w:eastAsia="zh-CN"/>
                </w:rPr>
                <w:delText>并回弹</w:delText>
              </w:r>
            </w:del>
            <w:del w:id="15048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</w:rPr>
                <w:delText>（正视旋钮）</w:delText>
              </w:r>
            </w:del>
          </w:p>
        </w:tc>
        <w:tc>
          <w:tcPr>
            <w:tcW w:w="61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049" w:author="M00007797" w:date="2023-06-16T14:11:19Z">
              <w:tcPr>
                <w:tcW w:w="616" w:type="dxa"/>
                <w:tcBorders>
                  <w:top w:val="nil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050" w:author="M00007797" w:date="2023-06-16T16:02:34Z"/>
                <w:rFonts w:hint="eastAsia" w:eastAsia="宋体" w:cs="宋体"/>
                <w:kern w:val="0"/>
                <w:sz w:val="24"/>
                <w:szCs w:val="24"/>
                <w:lang w:val="en-US" w:eastAsia="zh-CN"/>
              </w:rPr>
            </w:pPr>
          </w:p>
        </w:tc>
        <w:tc>
          <w:tcPr>
            <w:tcW w:w="62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051" w:author="M00007797" w:date="2023-06-16T14:11:19Z">
              <w:tcPr>
                <w:tcW w:w="624" w:type="dxa"/>
                <w:tcBorders>
                  <w:top w:val="nil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052" w:author="M00007797" w:date="2023-06-16T16:02:34Z"/>
                <w:rFonts w:cs="宋体"/>
                <w:kern w:val="0"/>
                <w:sz w:val="24"/>
                <w:szCs w:val="24"/>
              </w:rPr>
            </w:pPr>
            <w:del w:id="15053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</w:rPr>
                <w:delText>无功能</w:delText>
              </w:r>
            </w:del>
          </w:p>
        </w:tc>
        <w:tc>
          <w:tcPr>
            <w:tcW w:w="70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054" w:author="M00007797" w:date="2023-06-16T14:11:19Z">
              <w:tcPr>
                <w:tcW w:w="704" w:type="dxa"/>
                <w:tcBorders>
                  <w:top w:val="nil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055" w:author="M00007797" w:date="2023-06-16T16:02:34Z"/>
                <w:rFonts w:cs="宋体"/>
                <w:kern w:val="0"/>
                <w:sz w:val="24"/>
                <w:szCs w:val="24"/>
              </w:rPr>
            </w:pPr>
            <w:del w:id="15056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</w:rPr>
                <w:delText>智能臀部清洗</w:delText>
              </w:r>
            </w:del>
          </w:p>
        </w:tc>
        <w:tc>
          <w:tcPr>
            <w:tcW w:w="7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057" w:author="M00007797" w:date="2023-06-16T14:11:19Z">
              <w:tcPr>
                <w:tcW w:w="796" w:type="dxa"/>
                <w:tcBorders>
                  <w:top w:val="nil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058" w:author="M00007797" w:date="2023-06-16T16:02:34Z"/>
                <w:rFonts w:cs="宋体"/>
                <w:kern w:val="0"/>
                <w:sz w:val="24"/>
                <w:szCs w:val="24"/>
              </w:rPr>
            </w:pPr>
            <w:del w:id="15059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</w:rPr>
                <w:delText>切换到烘干</w:delText>
              </w:r>
            </w:del>
          </w:p>
        </w:tc>
        <w:tc>
          <w:tcPr>
            <w:tcW w:w="85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060" w:author="M00007797" w:date="2023-06-16T14:11:19Z">
              <w:tcPr>
                <w:tcW w:w="856" w:type="dxa"/>
                <w:tcBorders>
                  <w:top w:val="nil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061" w:author="M00007797" w:date="2023-06-16T16:02:34Z"/>
                <w:rFonts w:hint="default" w:eastAsia="宋体" w:cs="宋体"/>
                <w:kern w:val="0"/>
                <w:sz w:val="24"/>
                <w:szCs w:val="24"/>
                <w:lang w:val="en-US" w:eastAsia="zh-CN"/>
              </w:rPr>
            </w:pPr>
            <w:del w:id="15062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</w:rPr>
                <w:delText>切换到</w:delText>
              </w:r>
            </w:del>
            <w:del w:id="15063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  <w:lang w:val="en-US" w:eastAsia="zh-CN"/>
                </w:rPr>
                <w:delText>智能臀洗</w:delText>
              </w:r>
            </w:del>
          </w:p>
        </w:tc>
        <w:tc>
          <w:tcPr>
            <w:tcW w:w="15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064" w:author="M00007797" w:date="2023-06-16T14:11:19Z">
              <w:tcPr>
                <w:tcW w:w="1533" w:type="dxa"/>
                <w:tcBorders>
                  <w:top w:val="nil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numPr>
                <w:ilvl w:val="0"/>
                <w:numId w:val="17"/>
              </w:numPr>
              <w:jc w:val="left"/>
              <w:rPr>
                <w:del w:id="15066" w:author="M00007797" w:date="2023-06-16T16:02:34Z"/>
                <w:rFonts w:hint="eastAsia" w:cs="宋体"/>
                <w:kern w:val="0"/>
                <w:sz w:val="24"/>
                <w:szCs w:val="24"/>
                <w:lang w:val="en-US" w:eastAsia="zh-CN"/>
              </w:rPr>
              <w:pPrChange w:id="15065" w:author="M00007797" w:date="2023-06-16T14:02:59Z">
                <w:pPr>
                  <w:numPr>
                    <w:ilvl w:val="0"/>
                    <w:numId w:val="17"/>
                  </w:numPr>
                  <w:jc w:val="center"/>
                </w:pPr>
              </w:pPrChange>
            </w:pPr>
            <w:ins w:id="15067" w:author="yefeiting" w:date="2021-08-02T15:19:35Z">
              <w:del w:id="15068" w:author="M00007797" w:date="2023-06-16T16:02:34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智能</w:delText>
                </w:r>
              </w:del>
            </w:ins>
            <w:del w:id="15069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  <w:lang w:val="en-US" w:eastAsia="zh-CN"/>
                </w:rPr>
                <w:delText>臀洗</w:delText>
              </w:r>
            </w:del>
            <w:ins w:id="15070" w:author="yefeiting" w:date="2021-08-02T15:19:39Z">
              <w:del w:id="15071" w:author="M00007797" w:date="2023-06-16T16:02:34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烘干</w:delText>
                </w:r>
              </w:del>
            </w:ins>
            <w:ins w:id="15072" w:author="yefeiting" w:date="2021-08-02T15:19:42Z">
              <w:del w:id="15073" w:author="M00007797" w:date="2023-06-16T16:02:34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状态</w:delText>
                </w:r>
              </w:del>
            </w:ins>
            <w:del w:id="15074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  <w:lang w:val="en-US" w:eastAsia="zh-CN"/>
                </w:rPr>
                <w:delText>时，从小到大切换风量</w:delText>
              </w:r>
            </w:del>
          </w:p>
          <w:p>
            <w:pPr>
              <w:numPr>
                <w:ilvl w:val="0"/>
                <w:numId w:val="17"/>
              </w:numPr>
              <w:jc w:val="left"/>
              <w:rPr>
                <w:del w:id="15076" w:author="M00007797" w:date="2023-06-16T16:02:34Z"/>
                <w:rFonts w:hint="default" w:cs="宋体"/>
                <w:kern w:val="0"/>
                <w:sz w:val="24"/>
                <w:szCs w:val="24"/>
                <w:lang w:val="en-US" w:eastAsia="zh-CN"/>
              </w:rPr>
              <w:pPrChange w:id="15075" w:author="M00007797" w:date="2023-06-16T14:02:59Z">
                <w:pPr>
                  <w:numPr>
                    <w:ilvl w:val="0"/>
                    <w:numId w:val="17"/>
                  </w:numPr>
                  <w:jc w:val="center"/>
                </w:pPr>
              </w:pPrChange>
            </w:pPr>
            <w:ins w:id="15077" w:author="yefeiting" w:date="2021-08-02T15:19:47Z">
              <w:del w:id="15078" w:author="M00007797" w:date="2023-06-16T16:02:34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智能</w:delText>
                </w:r>
              </w:del>
            </w:ins>
            <w:del w:id="15079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  <w:lang w:val="en-US" w:eastAsia="zh-CN"/>
                </w:rPr>
                <w:delText>妇洗</w:delText>
              </w:r>
            </w:del>
            <w:ins w:id="15080" w:author="yefeiting" w:date="2021-08-02T15:19:52Z">
              <w:del w:id="15081" w:author="M00007797" w:date="2023-06-16T16:02:34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烘干</w:delText>
                </w:r>
              </w:del>
            </w:ins>
            <w:ins w:id="15082" w:author="yefeiting" w:date="2021-08-02T15:19:54Z">
              <w:del w:id="15083" w:author="M00007797" w:date="2023-06-16T16:02:34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状态</w:delText>
                </w:r>
              </w:del>
            </w:ins>
            <w:del w:id="15084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  <w:lang w:val="en-US" w:eastAsia="zh-CN"/>
                </w:rPr>
                <w:delText>时，切换</w:delText>
              </w:r>
            </w:del>
            <w:ins w:id="15085" w:author="M00009068" w:date="2021-11-25T08:28:30Z">
              <w:del w:id="15086" w:author="M00007797" w:date="2023-06-16T16:02:34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智能</w:delText>
                </w:r>
              </w:del>
            </w:ins>
            <w:del w:id="15087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  <w:lang w:val="en-US" w:eastAsia="zh-CN"/>
                </w:rPr>
                <w:delText>臀洗</w:delText>
              </w:r>
            </w:del>
          </w:p>
        </w:tc>
        <w:tc>
          <w:tcPr>
            <w:tcW w:w="1690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088" w:author="M00007797" w:date="2023-06-16T14:11:19Z">
              <w:tcPr>
                <w:tcW w:w="1690" w:type="dxa"/>
                <w:gridSpan w:val="2"/>
                <w:tcBorders>
                  <w:top w:val="nil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numPr>
                <w:ilvl w:val="-1"/>
                <w:numId w:val="0"/>
              </w:numPr>
              <w:jc w:val="left"/>
              <w:rPr>
                <w:del w:id="15090" w:author="M00007797" w:date="2023-06-16T16:02:34Z"/>
                <w:rFonts w:hint="eastAsia" w:cs="宋体"/>
                <w:kern w:val="0"/>
                <w:sz w:val="24"/>
                <w:szCs w:val="24"/>
                <w:lang w:val="en-US" w:eastAsia="zh-CN"/>
              </w:rPr>
              <w:pPrChange w:id="15089" w:author="M00007797" w:date="2023-06-16T14:10:41Z">
                <w:pPr>
                  <w:numPr>
                    <w:ilvl w:val="0"/>
                    <w:numId w:val="17"/>
                  </w:numPr>
                  <w:jc w:val="left"/>
                </w:pPr>
              </w:pPrChange>
            </w:pPr>
          </w:p>
        </w:tc>
        <w:tc>
          <w:tcPr>
            <w:tcW w:w="126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091" w:author="M00007797" w:date="2023-06-16T14:11:19Z">
              <w:tcPr>
                <w:tcW w:w="1690" w:type="dxa"/>
                <w:gridSpan w:val="2"/>
                <w:tcBorders>
                  <w:top w:val="nil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numPr>
                <w:ilvl w:val="-1"/>
                <w:numId w:val="0"/>
              </w:numPr>
              <w:jc w:val="left"/>
              <w:rPr>
                <w:del w:id="15093" w:author="M00007797" w:date="2023-06-16T16:02:34Z"/>
                <w:rFonts w:hint="eastAsia" w:cs="宋体"/>
                <w:kern w:val="0"/>
                <w:sz w:val="24"/>
                <w:szCs w:val="24"/>
                <w:lang w:val="en-US" w:eastAsia="zh-CN"/>
              </w:rPr>
              <w:pPrChange w:id="15092" w:author="M00007797" w:date="2023-06-16T14:10:39Z">
                <w:pPr>
                  <w:numPr>
                    <w:ilvl w:val="0"/>
                    <w:numId w:val="17"/>
                  </w:numPr>
                  <w:jc w:val="left"/>
                </w:pPr>
              </w:pPrChange>
            </w:pPr>
          </w:p>
        </w:tc>
        <w:tc>
          <w:tcPr>
            <w:tcW w:w="130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094" w:author="M00007797" w:date="2023-06-16T14:11:19Z">
              <w:tcPr>
                <w:tcW w:w="1690" w:type="dxa"/>
                <w:tcBorders>
                  <w:top w:val="nil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numPr>
                <w:ilvl w:val="-1"/>
                <w:numId w:val="0"/>
              </w:numPr>
              <w:jc w:val="left"/>
              <w:rPr>
                <w:del w:id="15095" w:author="M00007797" w:date="2023-06-16T16:02:34Z"/>
                <w:rFonts w:hint="eastAsia" w:cs="宋体"/>
                <w:kern w:val="0"/>
                <w:sz w:val="24"/>
                <w:szCs w:val="24"/>
                <w:lang w:val="en-US" w:eastAsia="zh-CN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  <w:tblPrExChange w:id="15097" w:author="M00007797" w:date="2023-06-16T14:11:19Z">
            <w:tblPrEx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1252" w:hRule="atLeast"/>
          <w:jc w:val="center"/>
          <w:del w:id="15096" w:author="M00007797" w:date="2023-06-16T16:02:34Z"/>
          <w:trPrChange w:id="15097" w:author="M00007797" w:date="2023-06-16T14:11:19Z">
            <w:trPr>
              <w:trHeight w:val="1252" w:hRule="atLeast"/>
            </w:trPr>
          </w:trPrChange>
        </w:trPr>
        <w:tc>
          <w:tcPr>
            <w:tcW w:w="11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098" w:author="M00007797" w:date="2023-06-16T14:11:19Z">
              <w:tcPr>
                <w:tcW w:w="1140" w:type="dxa"/>
                <w:tcBorders>
                  <w:top w:val="nil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099" w:author="M00007797" w:date="2023-06-16T16:02:34Z"/>
                <w:rFonts w:cs="宋体"/>
                <w:kern w:val="0"/>
                <w:sz w:val="24"/>
                <w:szCs w:val="24"/>
              </w:rPr>
            </w:pPr>
            <w:del w:id="15100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</w:rPr>
                <w:delText>旋钮逆时针旋转</w:delText>
              </w:r>
            </w:del>
            <w:del w:id="15101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  <w:lang w:val="en-US" w:eastAsia="zh-CN"/>
                </w:rPr>
                <w:delText>并回弹</w:delText>
              </w:r>
            </w:del>
            <w:del w:id="15102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</w:rPr>
                <w:delText>（正视旋钮）</w:delText>
              </w:r>
            </w:del>
          </w:p>
        </w:tc>
        <w:tc>
          <w:tcPr>
            <w:tcW w:w="61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103" w:author="M00007797" w:date="2023-06-16T14:11:19Z">
              <w:tcPr>
                <w:tcW w:w="616" w:type="dxa"/>
                <w:tcBorders>
                  <w:top w:val="nil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104" w:author="M00007797" w:date="2023-06-16T16:02:34Z"/>
                <w:rFonts w:hint="eastAsia" w:eastAsia="宋体" w:cs="宋体"/>
                <w:kern w:val="0"/>
                <w:sz w:val="24"/>
                <w:szCs w:val="24"/>
                <w:lang w:val="en-US" w:eastAsia="zh-CN"/>
              </w:rPr>
            </w:pPr>
          </w:p>
        </w:tc>
        <w:tc>
          <w:tcPr>
            <w:tcW w:w="62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105" w:author="M00007797" w:date="2023-06-16T14:11:19Z">
              <w:tcPr>
                <w:tcW w:w="624" w:type="dxa"/>
                <w:tcBorders>
                  <w:top w:val="nil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106" w:author="M00007797" w:date="2023-06-16T16:02:34Z"/>
                <w:rFonts w:cs="宋体"/>
                <w:kern w:val="0"/>
                <w:sz w:val="24"/>
                <w:szCs w:val="24"/>
              </w:rPr>
            </w:pPr>
            <w:del w:id="15107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</w:rPr>
                <w:delText>无功能</w:delText>
              </w:r>
            </w:del>
          </w:p>
        </w:tc>
        <w:tc>
          <w:tcPr>
            <w:tcW w:w="70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108" w:author="M00007797" w:date="2023-06-16T14:11:19Z">
              <w:tcPr>
                <w:tcW w:w="704" w:type="dxa"/>
                <w:tcBorders>
                  <w:top w:val="nil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109" w:author="M00007797" w:date="2023-06-16T16:02:34Z"/>
                <w:rFonts w:cs="宋体"/>
                <w:kern w:val="0"/>
                <w:sz w:val="24"/>
                <w:szCs w:val="24"/>
              </w:rPr>
            </w:pPr>
            <w:del w:id="15110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</w:rPr>
                <w:delText>智能女性清洗</w:delText>
              </w:r>
            </w:del>
          </w:p>
        </w:tc>
        <w:tc>
          <w:tcPr>
            <w:tcW w:w="7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111" w:author="M00007797" w:date="2023-06-16T14:11:19Z">
              <w:tcPr>
                <w:tcW w:w="796" w:type="dxa"/>
                <w:tcBorders>
                  <w:top w:val="nil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112" w:author="M00007797" w:date="2023-06-16T16:02:34Z"/>
                <w:rFonts w:hint="default" w:eastAsia="宋体" w:cs="宋体"/>
                <w:kern w:val="0"/>
                <w:sz w:val="24"/>
                <w:szCs w:val="24"/>
                <w:lang w:val="en-US" w:eastAsia="zh-CN"/>
              </w:rPr>
            </w:pPr>
            <w:del w:id="15113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</w:rPr>
                <w:delText>切换到智能女性清洗</w:delText>
              </w:r>
            </w:del>
          </w:p>
        </w:tc>
        <w:tc>
          <w:tcPr>
            <w:tcW w:w="85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114" w:author="M00007797" w:date="2023-06-16T14:11:19Z">
              <w:tcPr>
                <w:tcW w:w="856" w:type="dxa"/>
                <w:tcBorders>
                  <w:top w:val="nil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115" w:author="M00007797" w:date="2023-06-16T16:02:34Z"/>
                <w:rFonts w:cs="宋体"/>
                <w:kern w:val="0"/>
                <w:sz w:val="24"/>
                <w:szCs w:val="24"/>
              </w:rPr>
            </w:pPr>
            <w:del w:id="15116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</w:rPr>
                <w:delText>切换到烘干</w:delText>
              </w:r>
            </w:del>
          </w:p>
        </w:tc>
        <w:tc>
          <w:tcPr>
            <w:tcW w:w="15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117" w:author="M00007797" w:date="2023-06-16T14:11:19Z">
              <w:tcPr>
                <w:tcW w:w="1533" w:type="dxa"/>
                <w:tcBorders>
                  <w:top w:val="nil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numPr>
                <w:ilvl w:val="0"/>
                <w:numId w:val="18"/>
              </w:numPr>
              <w:jc w:val="left"/>
              <w:rPr>
                <w:del w:id="15119" w:author="M00007797" w:date="2023-06-16T16:02:34Z"/>
                <w:rFonts w:hint="eastAsia" w:cs="宋体"/>
                <w:kern w:val="0"/>
                <w:sz w:val="24"/>
                <w:szCs w:val="24"/>
                <w:lang w:val="en-US" w:eastAsia="zh-CN"/>
              </w:rPr>
              <w:pPrChange w:id="15118" w:author="M00007797" w:date="2023-06-16T14:02:59Z">
                <w:pPr>
                  <w:numPr>
                    <w:ilvl w:val="0"/>
                    <w:numId w:val="18"/>
                  </w:numPr>
                  <w:jc w:val="center"/>
                </w:pPr>
              </w:pPrChange>
            </w:pPr>
            <w:ins w:id="15120" w:author="yefeiting" w:date="2021-08-02T15:20:04Z">
              <w:del w:id="15121" w:author="M00007797" w:date="2023-06-16T16:02:34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智能</w:delText>
                </w:r>
              </w:del>
            </w:ins>
            <w:del w:id="15122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  <w:lang w:val="en-US" w:eastAsia="zh-CN"/>
                </w:rPr>
                <w:delText>妇洗</w:delText>
              </w:r>
            </w:del>
            <w:ins w:id="15123" w:author="yefeiting" w:date="2021-08-02T15:20:09Z">
              <w:del w:id="15124" w:author="M00007797" w:date="2023-06-16T16:02:34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烘干状态</w:delText>
                </w:r>
              </w:del>
            </w:ins>
            <w:del w:id="15125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  <w:lang w:val="en-US" w:eastAsia="zh-CN"/>
                </w:rPr>
                <w:delText>时，从小到大切换风量</w:delText>
              </w:r>
            </w:del>
          </w:p>
          <w:p>
            <w:pPr>
              <w:numPr>
                <w:ilvl w:val="0"/>
                <w:numId w:val="18"/>
              </w:numPr>
              <w:jc w:val="left"/>
              <w:rPr>
                <w:del w:id="15127" w:author="M00007797" w:date="2023-06-16T16:02:34Z"/>
                <w:rFonts w:hint="eastAsia" w:cs="宋体"/>
                <w:kern w:val="0"/>
                <w:sz w:val="24"/>
                <w:szCs w:val="24"/>
                <w:lang w:val="en-US" w:eastAsia="zh-CN"/>
              </w:rPr>
              <w:pPrChange w:id="15126" w:author="M00007797" w:date="2023-06-16T14:02:59Z">
                <w:pPr>
                  <w:numPr>
                    <w:ilvl w:val="0"/>
                    <w:numId w:val="18"/>
                  </w:numPr>
                  <w:jc w:val="center"/>
                </w:pPr>
              </w:pPrChange>
            </w:pPr>
            <w:ins w:id="15128" w:author="yefeiting" w:date="2021-08-02T15:20:14Z">
              <w:del w:id="15129" w:author="M00007797" w:date="2023-06-16T16:02:34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智能</w:delText>
                </w:r>
              </w:del>
            </w:ins>
            <w:del w:id="15130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  <w:lang w:val="en-US" w:eastAsia="zh-CN"/>
                </w:rPr>
                <w:delText>臀洗</w:delText>
              </w:r>
            </w:del>
            <w:ins w:id="15131" w:author="yefeiting" w:date="2021-08-02T15:20:17Z">
              <w:del w:id="15132" w:author="M00007797" w:date="2023-06-16T16:02:34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烘干</w:delText>
                </w:r>
              </w:del>
            </w:ins>
            <w:ins w:id="15133" w:author="yefeiting" w:date="2021-08-02T15:20:22Z">
              <w:del w:id="15134" w:author="M00007797" w:date="2023-06-16T16:02:34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状态</w:delText>
                </w:r>
              </w:del>
            </w:ins>
            <w:del w:id="15135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  <w:lang w:val="en-US" w:eastAsia="zh-CN"/>
                </w:rPr>
                <w:delText>时，切换</w:delText>
              </w:r>
            </w:del>
            <w:ins w:id="15136" w:author="M00009068" w:date="2021-11-25T08:28:33Z">
              <w:del w:id="15137" w:author="M00007797" w:date="2023-06-16T16:02:34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智能</w:delText>
                </w:r>
              </w:del>
            </w:ins>
            <w:del w:id="15138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  <w:lang w:val="en-US" w:eastAsia="zh-CN"/>
                </w:rPr>
                <w:delText>妇洗</w:delText>
              </w:r>
            </w:del>
          </w:p>
        </w:tc>
        <w:tc>
          <w:tcPr>
            <w:tcW w:w="1690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139" w:author="M00007797" w:date="2023-06-16T14:11:19Z">
              <w:tcPr>
                <w:tcW w:w="1690" w:type="dxa"/>
                <w:gridSpan w:val="2"/>
                <w:tcBorders>
                  <w:top w:val="nil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numPr>
                <w:ilvl w:val="0"/>
                <w:numId w:val="18"/>
              </w:numPr>
              <w:jc w:val="left"/>
              <w:rPr>
                <w:del w:id="15140" w:author="M00007797" w:date="2023-06-16T16:02:34Z"/>
                <w:rFonts w:hint="eastAsia" w:cs="宋体"/>
                <w:kern w:val="0"/>
                <w:sz w:val="24"/>
                <w:szCs w:val="24"/>
                <w:lang w:val="en-US" w:eastAsia="zh-CN"/>
              </w:rPr>
            </w:pPr>
          </w:p>
        </w:tc>
        <w:tc>
          <w:tcPr>
            <w:tcW w:w="126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141" w:author="M00007797" w:date="2023-06-16T14:11:19Z">
              <w:tcPr>
                <w:tcW w:w="1690" w:type="dxa"/>
                <w:gridSpan w:val="2"/>
                <w:tcBorders>
                  <w:top w:val="nil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numPr>
                <w:ilvl w:val="-1"/>
                <w:numId w:val="0"/>
              </w:numPr>
              <w:jc w:val="left"/>
              <w:rPr>
                <w:del w:id="15143" w:author="M00007797" w:date="2023-06-16T16:02:34Z"/>
                <w:rFonts w:hint="eastAsia" w:cs="宋体"/>
                <w:kern w:val="0"/>
                <w:sz w:val="24"/>
                <w:szCs w:val="24"/>
                <w:lang w:val="en-US" w:eastAsia="zh-CN"/>
              </w:rPr>
              <w:pPrChange w:id="15142" w:author="M00007797" w:date="2023-06-16T14:10:56Z">
                <w:pPr>
                  <w:numPr>
                    <w:ilvl w:val="0"/>
                    <w:numId w:val="18"/>
                  </w:numPr>
                  <w:jc w:val="left"/>
                </w:pPr>
              </w:pPrChange>
            </w:pPr>
          </w:p>
        </w:tc>
        <w:tc>
          <w:tcPr>
            <w:tcW w:w="130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144" w:author="M00007797" w:date="2023-06-16T14:11:19Z">
              <w:tcPr>
                <w:tcW w:w="1690" w:type="dxa"/>
                <w:gridSpan w:val="2"/>
                <w:tcBorders>
                  <w:top w:val="nil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numPr>
                <w:ilvl w:val="-1"/>
                <w:numId w:val="0"/>
              </w:numPr>
              <w:jc w:val="left"/>
              <w:rPr>
                <w:del w:id="15145" w:author="M00007797" w:date="2023-06-16T16:02:34Z"/>
                <w:rFonts w:hint="eastAsia" w:cs="宋体"/>
                <w:kern w:val="0"/>
                <w:sz w:val="24"/>
                <w:szCs w:val="24"/>
                <w:lang w:val="en-US" w:eastAsia="zh-CN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  <w:tblPrExChange w:id="15147" w:author="M00007797" w:date="2023-06-16T14:11:19Z">
            <w:tblPrEx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396" w:hRule="atLeast"/>
          <w:jc w:val="center"/>
          <w:del w:id="15146" w:author="M00007797" w:date="2023-06-16T16:02:34Z"/>
          <w:trPrChange w:id="15147" w:author="M00007797" w:date="2023-06-16T14:11:19Z">
            <w:trPr>
              <w:gridAfter w:val="1"/>
              <w:wAfter w:w="28519" w:type="dxa"/>
              <w:trHeight w:val="396" w:hRule="atLeast"/>
            </w:trPr>
          </w:trPrChange>
        </w:trPr>
        <w:tc>
          <w:tcPr>
            <w:tcW w:w="11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148" w:author="M00007797" w:date="2023-06-16T14:11:19Z">
              <w:tcPr>
                <w:tcW w:w="1140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149" w:author="M00007797" w:date="2023-06-16T16:02:34Z"/>
                <w:rFonts w:cs="宋体"/>
                <w:kern w:val="0"/>
                <w:sz w:val="24"/>
                <w:szCs w:val="24"/>
              </w:rPr>
            </w:pPr>
            <w:del w:id="15150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</w:rPr>
                <w:delText>按下旋钮</w:delText>
              </w:r>
            </w:del>
          </w:p>
        </w:tc>
        <w:tc>
          <w:tcPr>
            <w:tcW w:w="6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151" w:author="M00007797" w:date="2023-06-16T14:11:19Z">
              <w:tcPr>
                <w:tcW w:w="616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152" w:author="M00007797" w:date="2023-06-16T16:02:34Z"/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-SA"/>
              </w:rPr>
            </w:pPr>
            <w:del w:id="15153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  <w:lang w:val="en-US" w:eastAsia="zh-CN"/>
                </w:rPr>
                <w:delText>大</w:delText>
              </w:r>
            </w:del>
            <w:del w:id="15154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</w:rPr>
                <w:delText>冲水</w:delText>
              </w:r>
            </w:del>
          </w:p>
        </w:tc>
        <w:tc>
          <w:tcPr>
            <w:tcW w:w="62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155" w:author="M00007797" w:date="2023-06-16T14:11:19Z">
              <w:tcPr>
                <w:tcW w:w="62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156" w:author="M00007797" w:date="2023-06-16T16:02:34Z"/>
                <w:rFonts w:cs="宋体"/>
                <w:kern w:val="0"/>
                <w:sz w:val="24"/>
                <w:szCs w:val="24"/>
              </w:rPr>
            </w:pPr>
            <w:del w:id="15157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  <w:lang w:val="en-US" w:eastAsia="zh-CN"/>
                </w:rPr>
                <w:delText>大</w:delText>
              </w:r>
            </w:del>
            <w:del w:id="15158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</w:rPr>
                <w:delText>冲水</w:delText>
              </w:r>
            </w:del>
          </w:p>
        </w:tc>
        <w:tc>
          <w:tcPr>
            <w:tcW w:w="70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159" w:author="M00007797" w:date="2023-06-16T14:11:19Z">
              <w:tcPr>
                <w:tcW w:w="70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160" w:author="M00007797" w:date="2023-06-16T16:02:34Z"/>
                <w:rFonts w:cs="宋体"/>
                <w:kern w:val="0"/>
                <w:sz w:val="24"/>
                <w:szCs w:val="24"/>
              </w:rPr>
            </w:pPr>
            <w:ins w:id="15161" w:author="M00009068" w:date="2022-01-14T13:28:49Z">
              <w:del w:id="15162" w:author="M00007797" w:date="2023-06-16T16:02:34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大</w:delText>
                </w:r>
              </w:del>
            </w:ins>
            <w:del w:id="15163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  <w:lang w:val="en-US" w:eastAsia="zh-CN"/>
                </w:rPr>
                <w:delText>大</w:delText>
              </w:r>
            </w:del>
            <w:del w:id="15164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</w:rPr>
                <w:delText>冲水</w:delText>
              </w:r>
            </w:del>
          </w:p>
        </w:tc>
        <w:tc>
          <w:tcPr>
            <w:tcW w:w="7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165" w:author="M00007797" w:date="2023-06-16T14:11:19Z">
              <w:tcPr>
                <w:tcW w:w="796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166" w:author="M00007797" w:date="2023-06-16T16:02:34Z"/>
                <w:rFonts w:cs="宋体"/>
                <w:kern w:val="0"/>
                <w:sz w:val="24"/>
                <w:szCs w:val="24"/>
              </w:rPr>
            </w:pPr>
            <w:del w:id="15167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</w:rPr>
                <w:delText>停止</w:delText>
              </w:r>
            </w:del>
          </w:p>
        </w:tc>
        <w:tc>
          <w:tcPr>
            <w:tcW w:w="8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168" w:author="M00007797" w:date="2023-06-16T14:11:19Z">
              <w:tcPr>
                <w:tcW w:w="856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169" w:author="M00007797" w:date="2023-06-16T16:02:34Z"/>
                <w:rFonts w:cs="宋体"/>
                <w:kern w:val="0"/>
                <w:sz w:val="24"/>
                <w:szCs w:val="24"/>
              </w:rPr>
            </w:pPr>
            <w:del w:id="15170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</w:rPr>
                <w:delText>停止</w:delText>
              </w:r>
            </w:del>
          </w:p>
        </w:tc>
        <w:tc>
          <w:tcPr>
            <w:tcW w:w="15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171" w:author="M00007797" w:date="2023-06-16T14:11:19Z">
              <w:tcPr>
                <w:tcW w:w="153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172" w:author="M00007797" w:date="2023-06-16T16:02:34Z"/>
                <w:rFonts w:cs="宋体"/>
                <w:kern w:val="0"/>
                <w:sz w:val="24"/>
                <w:szCs w:val="24"/>
              </w:rPr>
            </w:pPr>
            <w:del w:id="15173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</w:rPr>
                <w:delText>停止</w:delText>
              </w:r>
            </w:del>
          </w:p>
        </w:tc>
        <w:tc>
          <w:tcPr>
            <w:tcW w:w="169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174" w:author="M00007797" w:date="2023-06-16T14:11:19Z">
              <w:tcPr>
                <w:tcW w:w="1690" w:type="dxa"/>
                <w:gridSpan w:val="2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175" w:author="M00007797" w:date="2023-06-16T16:02:34Z"/>
                <w:rFonts w:hint="eastAsia" w:cs="宋体"/>
                <w:kern w:val="0"/>
                <w:sz w:val="24"/>
                <w:szCs w:val="24"/>
              </w:rPr>
            </w:pPr>
          </w:p>
        </w:tc>
        <w:tc>
          <w:tcPr>
            <w:tcW w:w="12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176" w:author="M00007797" w:date="2023-06-16T14:11:19Z">
              <w:tcPr>
                <w:tcW w:w="1690" w:type="dxa"/>
                <w:gridSpan w:val="2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177" w:author="M00007797" w:date="2023-06-16T16:02:34Z"/>
                <w:rFonts w:hint="eastAsia" w:cs="宋体"/>
                <w:kern w:val="0"/>
                <w:sz w:val="24"/>
                <w:szCs w:val="24"/>
              </w:rPr>
            </w:pPr>
          </w:p>
        </w:tc>
        <w:tc>
          <w:tcPr>
            <w:tcW w:w="13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178" w:author="M00007797" w:date="2023-06-16T14:11:19Z">
              <w:tcPr>
                <w:tcW w:w="1690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179" w:author="M00007797" w:date="2023-06-16T16:02:34Z"/>
                <w:rFonts w:hint="eastAsia" w:cs="宋体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  <w:tblPrExChange w:id="15182" w:author="M00007797" w:date="2023-06-16T14:11:19Z">
            <w:tblPrEx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690" w:hRule="atLeast"/>
          <w:jc w:val="center"/>
          <w:ins w:id="15180" w:author="M00009068" w:date="2021-10-28T11:53:05Z"/>
          <w:del w:id="15181" w:author="M00007797" w:date="2023-06-16T16:02:34Z"/>
          <w:trPrChange w:id="15182" w:author="M00007797" w:date="2023-06-16T14:11:19Z">
            <w:trPr>
              <w:gridAfter w:val="1"/>
              <w:wAfter w:w="1228" w:type="dxa"/>
              <w:trHeight w:val="690" w:hRule="atLeast"/>
            </w:trPr>
          </w:trPrChange>
        </w:trPr>
        <w:tc>
          <w:tcPr>
            <w:tcW w:w="11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183" w:author="M00007797" w:date="2023-06-16T14:11:19Z">
              <w:tcPr>
                <w:tcW w:w="1140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ins w:id="15184" w:author="M00009068" w:date="2021-10-28T11:53:05Z"/>
                <w:del w:id="15185" w:author="M00007797" w:date="2023-06-16T16:02:34Z"/>
                <w:rFonts w:hint="default" w:eastAsia="宋体" w:cs="宋体"/>
                <w:kern w:val="0"/>
                <w:sz w:val="24"/>
                <w:szCs w:val="24"/>
                <w:lang w:val="en-US" w:eastAsia="zh-CN"/>
              </w:rPr>
            </w:pPr>
            <w:ins w:id="15186" w:author="M00009068" w:date="2021-10-28T11:53:33Z">
              <w:del w:id="15187" w:author="M00007797" w:date="2023-06-16T16:02:34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长按</w:delText>
                </w:r>
              </w:del>
            </w:ins>
            <w:ins w:id="15188" w:author="M00009068" w:date="2021-10-28T11:53:34Z">
              <w:del w:id="15189" w:author="M00007797" w:date="2023-06-16T16:02:34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旋钮</w:delText>
                </w:r>
              </w:del>
            </w:ins>
          </w:p>
        </w:tc>
        <w:tc>
          <w:tcPr>
            <w:tcW w:w="6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190" w:author="M00007797" w:date="2023-06-16T14:11:19Z">
              <w:tcPr>
                <w:tcW w:w="616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ins w:id="15191" w:author="M00009068" w:date="2021-10-28T11:53:05Z"/>
                <w:del w:id="15192" w:author="M00007797" w:date="2023-06-16T16:02:34Z"/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-SA"/>
              </w:rPr>
            </w:pPr>
            <w:del w:id="15193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  <w:lang w:val="en-US" w:eastAsia="zh-CN"/>
                </w:rPr>
                <w:delText>开/关机</w:delText>
              </w:r>
            </w:del>
          </w:p>
        </w:tc>
        <w:tc>
          <w:tcPr>
            <w:tcW w:w="62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194" w:author="M00007797" w:date="2023-06-16T14:11:19Z">
              <w:tcPr>
                <w:tcW w:w="62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ins w:id="15195" w:author="M00009068" w:date="2021-10-28T11:53:05Z"/>
                <w:del w:id="15196" w:author="M00007797" w:date="2023-06-16T16:02:34Z"/>
                <w:rFonts w:hint="default" w:cs="宋体"/>
                <w:kern w:val="0"/>
                <w:sz w:val="24"/>
                <w:szCs w:val="24"/>
                <w:lang w:val="en-US" w:eastAsia="zh-CN"/>
              </w:rPr>
            </w:pPr>
            <w:ins w:id="15197" w:author="M00009068" w:date="2021-10-28T11:55:24Z">
              <w:del w:id="15198" w:author="M00007797" w:date="2023-06-16T16:02:34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开</w:delText>
                </w:r>
              </w:del>
            </w:ins>
            <w:ins w:id="15199" w:author="M00009068" w:date="2021-10-28T11:55:25Z">
              <w:del w:id="15200" w:author="M00007797" w:date="2023-06-16T16:02:34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/</w:delText>
                </w:r>
              </w:del>
            </w:ins>
            <w:ins w:id="15201" w:author="M00009068" w:date="2021-10-28T11:55:14Z">
              <w:del w:id="15202" w:author="M00007797" w:date="2023-06-16T16:02:34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关机</w:delText>
                </w:r>
              </w:del>
            </w:ins>
          </w:p>
        </w:tc>
        <w:tc>
          <w:tcPr>
            <w:tcW w:w="70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203" w:author="M00007797" w:date="2023-06-16T14:11:19Z">
              <w:tcPr>
                <w:tcW w:w="70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ins w:id="15204" w:author="M00009068" w:date="2021-10-28T11:53:05Z"/>
                <w:del w:id="15205" w:author="M00007797" w:date="2023-06-16T16:02:34Z"/>
                <w:rFonts w:hint="eastAsia" w:cs="宋体"/>
                <w:kern w:val="0"/>
                <w:sz w:val="24"/>
                <w:szCs w:val="24"/>
                <w:lang w:val="en-US" w:eastAsia="zh-CN"/>
              </w:rPr>
            </w:pPr>
            <w:ins w:id="15206" w:author="M00009068" w:date="2022-07-26T16:36:13Z">
              <w:del w:id="15207" w:author="M00007797" w:date="2023-06-16T16:02:34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开/关机</w:delText>
                </w:r>
              </w:del>
            </w:ins>
          </w:p>
        </w:tc>
        <w:tc>
          <w:tcPr>
            <w:tcW w:w="7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208" w:author="M00007797" w:date="2023-06-16T14:11:19Z">
              <w:tcPr>
                <w:tcW w:w="796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ins w:id="15209" w:author="M00009068" w:date="2021-10-28T11:53:05Z"/>
                <w:del w:id="15210" w:author="M00007797" w:date="2023-06-16T16:02:34Z"/>
                <w:rFonts w:hint="eastAsia" w:cs="宋体"/>
                <w:kern w:val="0"/>
                <w:sz w:val="24"/>
                <w:szCs w:val="24"/>
              </w:rPr>
            </w:pPr>
            <w:ins w:id="15211" w:author="M00009068" w:date="2021-10-28T11:55:48Z">
              <w:del w:id="15212" w:author="M00007797" w:date="2023-06-16T16:02:34Z">
                <w:r>
                  <w:rPr>
                    <w:rFonts w:hint="eastAsia" w:cs="宋体"/>
                    <w:kern w:val="0"/>
                    <w:sz w:val="24"/>
                    <w:szCs w:val="24"/>
                  </w:rPr>
                  <w:delText>切换到烘干</w:delText>
                </w:r>
              </w:del>
            </w:ins>
          </w:p>
        </w:tc>
        <w:tc>
          <w:tcPr>
            <w:tcW w:w="8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213" w:author="M00007797" w:date="2023-06-16T14:11:19Z">
              <w:tcPr>
                <w:tcW w:w="856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ins w:id="15214" w:author="M00009068" w:date="2021-10-28T11:53:05Z"/>
                <w:del w:id="15215" w:author="M00007797" w:date="2023-06-16T16:02:34Z"/>
                <w:rFonts w:hint="eastAsia" w:cs="宋体"/>
                <w:kern w:val="0"/>
                <w:sz w:val="24"/>
                <w:szCs w:val="24"/>
              </w:rPr>
            </w:pPr>
            <w:ins w:id="15216" w:author="M00009068" w:date="2021-10-28T11:55:51Z">
              <w:del w:id="15217" w:author="M00007797" w:date="2023-06-16T16:02:34Z">
                <w:r>
                  <w:rPr>
                    <w:rFonts w:hint="eastAsia" w:cs="宋体"/>
                    <w:kern w:val="0"/>
                    <w:sz w:val="24"/>
                    <w:szCs w:val="24"/>
                  </w:rPr>
                  <w:delText>切换到烘干</w:delText>
                </w:r>
              </w:del>
            </w:ins>
          </w:p>
        </w:tc>
        <w:tc>
          <w:tcPr>
            <w:tcW w:w="15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218" w:author="M00007797" w:date="2023-06-16T14:11:19Z">
              <w:tcPr>
                <w:tcW w:w="153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ins w:id="15219" w:author="M00009068" w:date="2021-10-28T11:53:05Z"/>
                <w:del w:id="15220" w:author="M00007797" w:date="2023-06-16T16:02:34Z"/>
                <w:rFonts w:hint="default" w:eastAsia="宋体" w:cs="宋体"/>
                <w:kern w:val="0"/>
                <w:sz w:val="24"/>
                <w:szCs w:val="24"/>
                <w:lang w:val="en-US" w:eastAsia="zh-CN"/>
              </w:rPr>
            </w:pPr>
            <w:ins w:id="15221" w:author="M00009068" w:date="2021-11-25T08:28:49Z">
              <w:del w:id="15222" w:author="M00007797" w:date="2023-06-16T16:02:34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调节</w:delText>
                </w:r>
              </w:del>
            </w:ins>
            <w:ins w:id="15223" w:author="M00009068" w:date="2021-11-25T08:28:50Z">
              <w:del w:id="15224" w:author="M00007797" w:date="2023-06-16T16:02:34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风速</w:delText>
                </w:r>
              </w:del>
            </w:ins>
          </w:p>
        </w:tc>
        <w:tc>
          <w:tcPr>
            <w:tcW w:w="169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225" w:author="M00007797" w:date="2023-06-16T14:11:19Z">
              <w:tcPr>
                <w:tcW w:w="1690" w:type="dxa"/>
                <w:gridSpan w:val="2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ins w:id="15226" w:author="M00009068" w:date="2021-10-28T11:53:05Z"/>
                <w:del w:id="15227" w:author="M00007797" w:date="2023-06-16T16:02:34Z"/>
                <w:rFonts w:hint="eastAsia" w:cs="宋体"/>
                <w:kern w:val="0"/>
                <w:sz w:val="24"/>
                <w:szCs w:val="24"/>
                <w:lang w:val="en-US" w:eastAsia="zh-CN"/>
              </w:rPr>
            </w:pPr>
          </w:p>
        </w:tc>
        <w:tc>
          <w:tcPr>
            <w:tcW w:w="12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228" w:author="M00007797" w:date="2023-06-16T14:11:19Z">
              <w:tcPr>
                <w:tcW w:w="1690" w:type="dxa"/>
                <w:gridSpan w:val="2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ins w:id="15229" w:author="M00009068" w:date="2021-10-28T11:53:05Z"/>
                <w:del w:id="15230" w:author="M00007797" w:date="2023-06-16T16:02:34Z"/>
                <w:rFonts w:hint="eastAsia" w:cs="宋体"/>
                <w:kern w:val="0"/>
                <w:sz w:val="24"/>
                <w:szCs w:val="24"/>
                <w:lang w:val="en-US" w:eastAsia="zh-CN"/>
              </w:rPr>
            </w:pPr>
          </w:p>
        </w:tc>
        <w:tc>
          <w:tcPr>
            <w:tcW w:w="13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231" w:author="M00007797" w:date="2023-06-16T14:11:19Z">
              <w:tcPr>
                <w:tcW w:w="1690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ins w:id="15232" w:author="M00009068" w:date="2021-10-28T11:53:05Z"/>
                <w:del w:id="15233" w:author="M00007797" w:date="2023-06-16T16:02:34Z"/>
                <w:rFonts w:hint="eastAsia" w:cs="宋体"/>
                <w:kern w:val="0"/>
                <w:sz w:val="24"/>
                <w:szCs w:val="24"/>
                <w:lang w:val="en-US" w:eastAsia="zh-CN"/>
              </w:rPr>
            </w:pPr>
          </w:p>
        </w:tc>
      </w:tr>
    </w:tbl>
    <w:p>
      <w:pPr>
        <w:ind w:firstLine="850" w:firstLineChars="405"/>
        <w:rPr>
          <w:del w:id="15234" w:author="M00007797" w:date="2023-06-16T16:02:34Z"/>
        </w:rPr>
      </w:pPr>
    </w:p>
    <w:p>
      <w:pPr>
        <w:pStyle w:val="5"/>
        <w:rPr>
          <w:del w:id="15235" w:author="M00007797" w:date="2023-06-16T14:16:11Z"/>
        </w:rPr>
      </w:pPr>
      <w:del w:id="15236" w:author="M00007797" w:date="2023-06-16T16:02:34Z">
        <w:bookmarkStart w:id="773" w:name="_Toc6248486"/>
        <w:bookmarkStart w:id="774" w:name="_Toc17190"/>
        <w:bookmarkStart w:id="775" w:name="_Toc12733"/>
        <w:bookmarkStart w:id="776" w:name="_Toc17749"/>
        <w:bookmarkStart w:id="777" w:name="_Toc11930"/>
        <w:bookmarkStart w:id="778" w:name="_Toc19852"/>
        <w:bookmarkStart w:id="779" w:name="_Toc2488"/>
        <w:bookmarkStart w:id="780" w:name="_Toc13522"/>
        <w:bookmarkStart w:id="781" w:name="_Toc22967"/>
        <w:bookmarkStart w:id="782" w:name="_Toc22264"/>
        <w:bookmarkStart w:id="783" w:name="_Toc11937"/>
        <w:bookmarkStart w:id="784" w:name="_Toc18061"/>
        <w:bookmarkStart w:id="785" w:name="_Toc13282"/>
        <w:r>
          <w:rPr>
            <w:rFonts w:hint="eastAsia"/>
            <w:lang w:val="en-US" w:eastAsia="zh-CN"/>
          </w:rPr>
          <w:delText>旋钮</w:delText>
        </w:r>
      </w:del>
      <w:del w:id="15237" w:author="M00007797" w:date="2023-06-16T16:02:34Z">
        <w:r>
          <w:rPr>
            <w:rFonts w:hint="eastAsia"/>
          </w:rPr>
          <w:delText>颜色指示</w:delText>
        </w:r>
        <w:bookmarkEnd w:id="773"/>
      </w:del>
      <w:del w:id="15238" w:author="M00009068" w:date="2021-10-28T13:26:10Z">
        <w:r>
          <w:rPr>
            <w:rFonts w:hint="eastAsia"/>
            <w:lang w:eastAsia="zh-CN"/>
          </w:rPr>
          <w:delText>（</w:delText>
        </w:r>
      </w:del>
      <w:del w:id="15239" w:author="M00009068" w:date="2021-10-28T13:26:10Z">
        <w:r>
          <w:rPr>
            <w:rFonts w:hint="eastAsia"/>
            <w:lang w:val="en-US" w:eastAsia="zh-CN"/>
          </w:rPr>
          <w:delText>图片后续调整</w:delText>
        </w:r>
      </w:del>
      <w:del w:id="15240" w:author="M00009068" w:date="2021-10-28T13:26:10Z">
        <w:r>
          <w:rPr>
            <w:rFonts w:hint="eastAsia"/>
            <w:lang w:eastAsia="zh-CN"/>
          </w:rPr>
          <w:delText>）</w:delText>
        </w:r>
        <w:bookmarkEnd w:id="774"/>
        <w:bookmarkEnd w:id="775"/>
        <w:bookmarkEnd w:id="776"/>
        <w:bookmarkEnd w:id="777"/>
        <w:bookmarkEnd w:id="778"/>
        <w:bookmarkEnd w:id="779"/>
        <w:bookmarkEnd w:id="780"/>
        <w:bookmarkEnd w:id="781"/>
        <w:bookmarkEnd w:id="782"/>
        <w:bookmarkEnd w:id="783"/>
        <w:bookmarkEnd w:id="784"/>
        <w:bookmarkEnd w:id="785"/>
      </w:del>
    </w:p>
    <w:p>
      <w:pPr>
        <w:pStyle w:val="5"/>
        <w:numPr>
          <w:ilvl w:val="-1"/>
          <w:numId w:val="0"/>
        </w:numPr>
        <w:ind w:left="0" w:firstLine="0"/>
        <w:rPr>
          <w:del w:id="15242" w:author="M00007797" w:date="2023-06-16T16:03:05Z"/>
          <w:vertAlign w:val="baseline"/>
        </w:rPr>
        <w:pPrChange w:id="15241" w:author="M00007797" w:date="2023-06-16T16:02:40Z">
          <w:pPr/>
        </w:pPrChange>
      </w:pPr>
    </w:p>
    <w:tbl>
      <w:tblPr>
        <w:tblStyle w:val="89"/>
        <w:tblW w:w="981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  <w:tblPrChange w:id="15243" w:author="M00032937" w:date="2024-06-28T09:41:57Z">
          <w:tblPr>
            <w:tblStyle w:val="89"/>
            <w:tblW w:w="10079" w:type="dxa"/>
            <w:jc w:val="center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autofit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2577"/>
        <w:gridCol w:w="3426"/>
        <w:gridCol w:w="1591"/>
        <w:gridCol w:w="2225"/>
        <w:tblGridChange w:id="15244">
          <w:tblGrid>
            <w:gridCol w:w="775"/>
            <w:gridCol w:w="1474"/>
            <w:gridCol w:w="842"/>
            <w:gridCol w:w="1622"/>
            <w:gridCol w:w="900"/>
            <w:gridCol w:w="1706"/>
            <w:gridCol w:w="77"/>
            <w:gridCol w:w="1908"/>
            <w:gridCol w:w="775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5245" w:author="M00032937" w:date="2024-06-28T09:41:5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trPrChange w:id="15245" w:author="M00032937" w:date="2024-06-28T09:41:57Z">
            <w:trPr>
              <w:jc w:val="center"/>
            </w:trPr>
          </w:trPrChange>
        </w:trPr>
        <w:tc>
          <w:tcPr>
            <w:tcW w:w="2577" w:type="dxa"/>
            <w:vAlign w:val="top"/>
            <w:tcPrChange w:id="15246" w:author="M00032937" w:date="2024-06-28T09:41:57Z">
              <w:tcPr>
                <w:tcW w:w="2249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b/>
                <w:bCs/>
                <w:vertAlign w:val="baseline"/>
                <w:rPrChange w:id="15248" w:author="M00000676" w:date="2023-12-01T17:46:30Z">
                  <w:rPr>
                    <w:vertAlign w:val="baseline"/>
                  </w:rPr>
                </w:rPrChange>
              </w:rPr>
              <w:pPrChange w:id="15247" w:author="M00000676" w:date="2023-12-01T17:06:36Z">
                <w:pPr>
                  <w:widowControl w:val="0"/>
                  <w:jc w:val="both"/>
                </w:pPr>
              </w:pPrChange>
            </w:pPr>
            <w:r>
              <w:rPr>
                <w:rFonts w:hint="eastAsia"/>
                <w:b/>
                <w:bCs/>
                <w:vertAlign w:val="baseline"/>
                <w:rPrChange w:id="15249" w:author="M00000676" w:date="2023-12-01T17:46:30Z">
                  <w:rPr>
                    <w:rFonts w:hint="eastAsia"/>
                    <w:vertAlign w:val="baseline"/>
                  </w:rPr>
                </w:rPrChange>
              </w:rPr>
              <w:t>功能定义</w:t>
            </w:r>
          </w:p>
        </w:tc>
        <w:tc>
          <w:tcPr>
            <w:tcW w:w="3426" w:type="dxa"/>
            <w:vAlign w:val="top"/>
            <w:tcPrChange w:id="15250" w:author="M00032937" w:date="2024-06-28T09:41:57Z">
              <w:tcPr>
                <w:tcW w:w="2464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rFonts w:hint="default" w:eastAsia="宋体"/>
                <w:b/>
                <w:bCs/>
                <w:vertAlign w:val="baseline"/>
                <w:lang w:val="en-US" w:eastAsia="zh-CN"/>
                <w:rPrChange w:id="15252" w:author="M00000676" w:date="2023-12-01T17:46:30Z">
                  <w:rPr>
                    <w:rFonts w:hint="default" w:eastAsia="宋体"/>
                    <w:vertAlign w:val="baseline"/>
                    <w:lang w:val="en-US" w:eastAsia="zh-CN"/>
                  </w:rPr>
                </w:rPrChange>
              </w:rPr>
              <w:pPrChange w:id="15251" w:author="M00000676" w:date="2023-12-01T17:06:36Z">
                <w:pPr>
                  <w:widowControl w:val="0"/>
                  <w:jc w:val="both"/>
                </w:pPr>
              </w:pPrChange>
            </w:pPr>
            <w:del w:id="15253" w:author="M00007797" w:date="2023-06-19T17:28:05Z">
              <w:r>
                <w:rPr>
                  <w:rFonts w:hint="default"/>
                  <w:b/>
                  <w:bCs/>
                  <w:vertAlign w:val="baseline"/>
                  <w:lang w:val="en-US"/>
                  <w:rPrChange w:id="15254" w:author="M00000676" w:date="2023-12-01T17:46:30Z">
                    <w:rPr>
                      <w:rFonts w:hint="default"/>
                      <w:vertAlign w:val="baseline"/>
                      <w:lang w:val="en-US"/>
                    </w:rPr>
                  </w:rPrChange>
                </w:rPr>
                <w:delText>显示效果</w:delText>
              </w:r>
            </w:del>
            <w:ins w:id="15255" w:author="M00007797" w:date="2023-06-19T17:28:06Z">
              <w:r>
                <w:rPr>
                  <w:rFonts w:hint="eastAsia"/>
                  <w:b/>
                  <w:bCs/>
                  <w:vertAlign w:val="baseline"/>
                  <w:lang w:val="en-US" w:eastAsia="zh-CN"/>
                  <w:rPrChange w:id="15256" w:author="M00000676" w:date="2023-12-01T17:46:30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旋钮</w:t>
              </w:r>
            </w:ins>
            <w:ins w:id="15257" w:author="M00007797" w:date="2023-06-19T17:28:09Z">
              <w:r>
                <w:rPr>
                  <w:rFonts w:hint="eastAsia"/>
                  <w:b/>
                  <w:bCs/>
                  <w:vertAlign w:val="baseline"/>
                  <w:lang w:val="en-US" w:eastAsia="zh-CN"/>
                  <w:rPrChange w:id="15258" w:author="M00000676" w:date="2023-12-01T17:46:30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灯</w:t>
              </w:r>
            </w:ins>
          </w:p>
        </w:tc>
        <w:tc>
          <w:tcPr>
            <w:tcW w:w="1591" w:type="dxa"/>
            <w:vAlign w:val="top"/>
            <w:tcPrChange w:id="15259" w:author="M00032937" w:date="2024-06-28T09:41:57Z">
              <w:tcPr>
                <w:tcW w:w="2683" w:type="dxa"/>
                <w:gridSpan w:val="3"/>
                <w:vAlign w:val="top"/>
              </w:tcPr>
            </w:tcPrChange>
          </w:tcPr>
          <w:p>
            <w:pPr>
              <w:widowControl w:val="0"/>
              <w:jc w:val="center"/>
              <w:rPr>
                <w:rFonts w:hint="default"/>
                <w:b/>
                <w:bCs/>
                <w:vertAlign w:val="baseline"/>
                <w:lang w:val="en-US" w:eastAsia="zh-CN"/>
                <w:rPrChange w:id="15261" w:author="M00000676" w:date="2023-12-01T17:46:30Z">
                  <w:rPr>
                    <w:rFonts w:hint="default"/>
                    <w:vertAlign w:val="baseline"/>
                    <w:lang w:val="en-US" w:eastAsia="zh-CN"/>
                  </w:rPr>
                </w:rPrChange>
              </w:rPr>
              <w:pPrChange w:id="15260" w:author="M00000676" w:date="2023-12-01T17:06:36Z">
                <w:pPr>
                  <w:widowControl w:val="0"/>
                  <w:jc w:val="both"/>
                </w:pPr>
              </w:pPrChange>
            </w:pPr>
            <w:ins w:id="15262" w:author="M00007797" w:date="2023-06-19T18:39:46Z">
              <w:r>
                <w:rPr>
                  <w:rFonts w:hint="eastAsia"/>
                  <w:b/>
                  <w:bCs/>
                  <w:vertAlign w:val="baseline"/>
                  <w:lang w:val="en-US" w:eastAsia="zh-CN"/>
                  <w:rPrChange w:id="15263" w:author="M00000676" w:date="2023-12-01T17:46:30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侧面</w:t>
              </w:r>
            </w:ins>
            <w:ins w:id="15264" w:author="M00007797" w:date="2023-06-19T18:39:48Z">
              <w:r>
                <w:rPr>
                  <w:rFonts w:hint="eastAsia"/>
                  <w:b/>
                  <w:bCs/>
                  <w:vertAlign w:val="baseline"/>
                  <w:lang w:val="en-US" w:eastAsia="zh-CN"/>
                  <w:rPrChange w:id="15265" w:author="M00000676" w:date="2023-12-01T17:46:30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按键</w:t>
              </w:r>
            </w:ins>
          </w:p>
        </w:tc>
        <w:tc>
          <w:tcPr>
            <w:tcW w:w="2225" w:type="dxa"/>
            <w:vAlign w:val="top"/>
            <w:tcPrChange w:id="15266" w:author="M00032937" w:date="2024-06-28T09:41:57Z">
              <w:tcPr>
                <w:tcW w:w="2683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rFonts w:hint="default" w:eastAsia="宋体"/>
                <w:b/>
                <w:bCs/>
                <w:vertAlign w:val="baseline"/>
                <w:lang w:val="en-US" w:eastAsia="zh-CN"/>
                <w:rPrChange w:id="15268" w:author="M00000676" w:date="2023-12-01T17:46:30Z">
                  <w:rPr>
                    <w:rFonts w:hint="default" w:eastAsia="宋体"/>
                    <w:vertAlign w:val="baseline"/>
                    <w:lang w:val="en-US" w:eastAsia="zh-CN"/>
                  </w:rPr>
                </w:rPrChange>
              </w:rPr>
              <w:pPrChange w:id="15267" w:author="M00000676" w:date="2023-12-01T17:06:36Z">
                <w:pPr>
                  <w:widowControl w:val="0"/>
                  <w:jc w:val="both"/>
                </w:pPr>
              </w:pPrChange>
            </w:pPr>
            <w:ins w:id="15269" w:author="M00007797" w:date="2023-06-19T17:28:13Z">
              <w:r>
                <w:rPr>
                  <w:rFonts w:hint="eastAsia"/>
                  <w:b/>
                  <w:bCs/>
                  <w:vertAlign w:val="baseline"/>
                  <w:lang w:val="en-US" w:eastAsia="zh-CN"/>
                  <w:rPrChange w:id="15270" w:author="M00000676" w:date="2023-12-01T17:46:30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脚踢</w:t>
              </w:r>
            </w:ins>
            <w:ins w:id="15271" w:author="M00007797" w:date="2023-06-19T17:28:14Z">
              <w:r>
                <w:rPr>
                  <w:rFonts w:hint="eastAsia"/>
                  <w:b/>
                  <w:bCs/>
                  <w:vertAlign w:val="baseline"/>
                  <w:lang w:val="en-US" w:eastAsia="zh-CN"/>
                  <w:rPrChange w:id="15272" w:author="M00000676" w:date="2023-12-01T17:46:30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灯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5273" w:author="M00032937" w:date="2024-06-28T09:41:5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</w:tblPrEx>
          </w:tblPrExChange>
        </w:tblPrEx>
        <w:trPr>
          <w:jc w:val="center"/>
          <w:trPrChange w:id="15273" w:author="M00032937" w:date="2024-06-28T09:41:57Z">
            <w:trPr>
              <w:jc w:val="center"/>
            </w:trPr>
          </w:trPrChange>
        </w:trPr>
        <w:tc>
          <w:tcPr>
            <w:tcW w:w="2577" w:type="dxa"/>
            <w:vAlign w:val="top"/>
            <w:tcPrChange w:id="15274" w:author="M00032937" w:date="2024-06-28T09:41:57Z">
              <w:tcPr>
                <w:tcW w:w="2249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highlight w:val="none"/>
                <w:vertAlign w:val="baseline"/>
                <w:rPrChange w:id="15276" w:author="M00007797" w:date="2023-06-19T18:52:09Z">
                  <w:rPr>
                    <w:vertAlign w:val="baseline"/>
                  </w:rPr>
                </w:rPrChange>
              </w:rPr>
              <w:pPrChange w:id="15275" w:author="M00000676" w:date="2023-12-01T17:06:36Z">
                <w:pPr>
                  <w:widowControl w:val="0"/>
                  <w:jc w:val="both"/>
                </w:pPr>
              </w:pPrChange>
            </w:pPr>
            <w:r>
              <w:rPr>
                <w:rFonts w:hint="eastAsia"/>
                <w:highlight w:val="none"/>
                <w:vertAlign w:val="baseline"/>
                <w:rPrChange w:id="15277" w:author="M00007797" w:date="2023-06-19T18:52:09Z">
                  <w:rPr>
                    <w:rFonts w:hint="eastAsia"/>
                    <w:vertAlign w:val="baseline"/>
                  </w:rPr>
                </w:rPrChange>
              </w:rPr>
              <w:t>开机自检</w:t>
            </w:r>
            <w:del w:id="15278" w:author="M00009068" w:date="2021-12-21T17:10:48Z">
              <w:r>
                <w:rPr>
                  <w:rFonts w:hint="eastAsia"/>
                  <w:highlight w:val="none"/>
                  <w:vertAlign w:val="baseline"/>
                  <w:rPrChange w:id="15279" w:author="M00007797" w:date="2023-06-19T18:52:09Z">
                    <w:rPr>
                      <w:rFonts w:hint="eastAsia"/>
                      <w:vertAlign w:val="baseline"/>
                    </w:rPr>
                  </w:rPrChange>
                </w:rPr>
                <w:delText>/</w:delText>
              </w:r>
            </w:del>
            <w:del w:id="15280" w:author="M00009068" w:date="2021-12-21T17:10:47Z">
              <w:r>
                <w:rPr>
                  <w:rFonts w:hint="eastAsia"/>
                  <w:highlight w:val="none"/>
                  <w:vertAlign w:val="baseline"/>
                  <w:rPrChange w:id="15281" w:author="M00007797" w:date="2023-06-19T18:52:09Z">
                    <w:rPr>
                      <w:rFonts w:hint="eastAsia"/>
                      <w:vertAlign w:val="baseline"/>
                    </w:rPr>
                  </w:rPrChange>
                </w:rPr>
                <w:delText>刚离座待机</w:delText>
              </w:r>
            </w:del>
            <w:r>
              <w:rPr>
                <w:rFonts w:hint="eastAsia"/>
                <w:highlight w:val="none"/>
                <w:vertAlign w:val="baseline"/>
                <w:rPrChange w:id="15282" w:author="M00007797" w:date="2023-06-19T18:52:09Z">
                  <w:rPr>
                    <w:rFonts w:hint="eastAsia"/>
                    <w:vertAlign w:val="baseline"/>
                  </w:rPr>
                </w:rPrChange>
              </w:rPr>
              <w:t>/着座</w:t>
            </w:r>
            <w:del w:id="15283" w:author="M00009068" w:date="2021-12-21T17:11:33Z">
              <w:r>
                <w:rPr>
                  <w:rFonts w:hint="eastAsia"/>
                  <w:highlight w:val="none"/>
                  <w:vertAlign w:val="baseline"/>
                  <w:rPrChange w:id="15284" w:author="M00007797" w:date="2023-06-19T18:52:09Z">
                    <w:rPr>
                      <w:rFonts w:hint="eastAsia"/>
                      <w:vertAlign w:val="baseline"/>
                    </w:rPr>
                  </w:rPrChange>
                </w:rPr>
                <w:delText>/人靠近/座圈打开</w:delText>
              </w:r>
            </w:del>
          </w:p>
        </w:tc>
        <w:tc>
          <w:tcPr>
            <w:tcW w:w="3426" w:type="dxa"/>
            <w:vAlign w:val="top"/>
            <w:tcPrChange w:id="15285" w:author="M00032937" w:date="2024-06-28T09:41:57Z">
              <w:tcPr>
                <w:tcW w:w="2464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highlight w:val="none"/>
                <w:vertAlign w:val="baseline"/>
                <w:rPrChange w:id="15287" w:author="M00007797" w:date="2023-06-19T18:52:09Z">
                  <w:rPr>
                    <w:vertAlign w:val="baseline"/>
                  </w:rPr>
                </w:rPrChange>
              </w:rPr>
              <w:pPrChange w:id="15286" w:author="M00000676" w:date="2023-12-01T17:06:36Z">
                <w:pPr>
                  <w:widowControl w:val="0"/>
                  <w:jc w:val="both"/>
                </w:pPr>
              </w:pPrChange>
            </w:pPr>
            <w:ins w:id="15288" w:author="M00007797" w:date="2023-07-10T11:49:18Z">
              <w:r>
                <w:rPr>
                  <w:rFonts w:hint="eastAsia"/>
                  <w:highlight w:val="none"/>
                  <w:vertAlign w:val="baseline"/>
                </w:rPr>
                <w:t>冰蓝色常亮</w:t>
              </w:r>
            </w:ins>
            <w:del w:id="15289" w:author="M00007797" w:date="2023-07-10T11:49:18Z">
              <w:r>
                <w:rPr>
                  <w:rFonts w:hint="default"/>
                  <w:highlight w:val="none"/>
                  <w:vertAlign w:val="baseline"/>
                  <w:lang w:val="en-US"/>
                  <w:rPrChange w:id="15290" w:author="M00007797" w:date="2023-06-19T18:52:09Z">
                    <w:rPr>
                      <w:rFonts w:hint="default"/>
                      <w:vertAlign w:val="baseline"/>
                      <w:lang w:val="en-US"/>
                    </w:rPr>
                  </w:rPrChange>
                </w:rPr>
                <w:delText>冰蓝色</w:delText>
              </w:r>
            </w:del>
            <w:del w:id="15291" w:author="M00007797" w:date="2023-07-10T11:49:18Z">
              <w:r>
                <w:rPr>
                  <w:rFonts w:hint="eastAsia"/>
                  <w:highlight w:val="none"/>
                  <w:vertAlign w:val="baseline"/>
                  <w:rPrChange w:id="15292" w:author="M00007797" w:date="2023-06-19T18:52:09Z">
                    <w:rPr>
                      <w:rFonts w:hint="eastAsia"/>
                      <w:vertAlign w:val="baseline"/>
                    </w:rPr>
                  </w:rPrChange>
                </w:rPr>
                <w:delText>常亮</w:delText>
              </w:r>
            </w:del>
          </w:p>
        </w:tc>
        <w:tc>
          <w:tcPr>
            <w:tcW w:w="1591" w:type="dxa"/>
            <w:vAlign w:val="top"/>
            <w:tcPrChange w:id="15293" w:author="M00032937" w:date="2024-06-28T09:41:57Z">
              <w:tcPr>
                <w:tcW w:w="2683" w:type="dxa"/>
                <w:gridSpan w:val="3"/>
                <w:vAlign w:val="top"/>
              </w:tcPr>
            </w:tcPrChange>
          </w:tcPr>
          <w:p>
            <w:pPr>
              <w:widowControl w:val="0"/>
              <w:jc w:val="center"/>
              <w:rPr>
                <w:rFonts w:hint="eastAsia"/>
                <w:highlight w:val="none"/>
                <w:vertAlign w:val="baseline"/>
                <w:rPrChange w:id="15295" w:author="M00007797" w:date="2023-06-19T18:52:09Z">
                  <w:rPr>
                    <w:rFonts w:hint="eastAsia"/>
                    <w:highlight w:val="green"/>
                    <w:vertAlign w:val="baseline"/>
                  </w:rPr>
                </w:rPrChange>
              </w:rPr>
              <w:pPrChange w:id="15294" w:author="M00000676" w:date="2023-12-01T17:06:36Z">
                <w:pPr>
                  <w:widowControl w:val="0"/>
                  <w:jc w:val="both"/>
                </w:pPr>
              </w:pPrChange>
            </w:pPr>
            <w:ins w:id="15296" w:author="M00007797" w:date="2023-06-19T18:41:48Z">
              <w:r>
                <w:rPr>
                  <w:rFonts w:hint="eastAsia"/>
                  <w:highlight w:val="none"/>
                  <w:vertAlign w:val="baseline"/>
                  <w:rPrChange w:id="15297" w:author="M00007797" w:date="2023-06-19T18:52:09Z">
                    <w:rPr>
                      <w:rFonts w:hint="eastAsia"/>
                      <w:highlight w:val="green"/>
                      <w:vertAlign w:val="baseline"/>
                    </w:rPr>
                  </w:rPrChange>
                </w:rPr>
                <w:t>冰蓝色常亮</w:t>
              </w:r>
            </w:ins>
          </w:p>
        </w:tc>
        <w:tc>
          <w:tcPr>
            <w:tcW w:w="2225" w:type="dxa"/>
            <w:vAlign w:val="top"/>
            <w:tcPrChange w:id="15298" w:author="M00032937" w:date="2024-06-28T09:41:57Z">
              <w:tcPr>
                <w:tcW w:w="2683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rFonts w:hint="default"/>
                <w:highlight w:val="none"/>
                <w:vertAlign w:val="baseline"/>
                <w:rPrChange w:id="15300" w:author="M00007797" w:date="2023-06-19T18:52:09Z">
                  <w:rPr>
                    <w:rFonts w:hint="eastAsia"/>
                    <w:vertAlign w:val="baseline"/>
                  </w:rPr>
                </w:rPrChange>
              </w:rPr>
              <w:pPrChange w:id="15299" w:author="M00000676" w:date="2023-12-01T17:06:36Z">
                <w:pPr>
                  <w:widowControl w:val="0"/>
                  <w:jc w:val="both"/>
                </w:pPr>
              </w:pPrChange>
            </w:pPr>
            <w:ins w:id="15301" w:author="M00007797" w:date="2023-06-19T17:29:00Z">
              <w:r>
                <w:rPr>
                  <w:rFonts w:hint="eastAsia"/>
                  <w:highlight w:val="none"/>
                  <w:vertAlign w:val="baseline"/>
                  <w:rPrChange w:id="15302" w:author="M00007797" w:date="2023-06-19T18:52:09Z">
                    <w:rPr>
                      <w:rFonts w:hint="eastAsia"/>
                      <w:vertAlign w:val="baseline"/>
                    </w:rPr>
                  </w:rPrChange>
                </w:rPr>
                <w:t>冰蓝色常亮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5303" w:author="M00032937" w:date="2024-06-28T09:41:5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trPrChange w:id="15303" w:author="M00032937" w:date="2024-06-28T09:41:57Z">
            <w:trPr>
              <w:jc w:val="center"/>
            </w:trPr>
          </w:trPrChange>
        </w:trPr>
        <w:tc>
          <w:tcPr>
            <w:tcW w:w="2577" w:type="dxa"/>
            <w:vAlign w:val="top"/>
            <w:tcPrChange w:id="15304" w:author="M00032937" w:date="2024-06-28T09:41:57Z">
              <w:tcPr>
                <w:tcW w:w="2249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highlight w:val="none"/>
                <w:vertAlign w:val="baseline"/>
                <w:rPrChange w:id="15306" w:author="M00007797" w:date="2023-06-19T18:52:09Z">
                  <w:rPr>
                    <w:vertAlign w:val="baseline"/>
                  </w:rPr>
                </w:rPrChange>
              </w:rPr>
              <w:pPrChange w:id="15305" w:author="M00000676" w:date="2023-12-01T17:06:36Z">
                <w:pPr>
                  <w:widowControl w:val="0"/>
                  <w:jc w:val="both"/>
                </w:pPr>
              </w:pPrChange>
            </w:pPr>
            <w:r>
              <w:rPr>
                <w:rFonts w:hint="eastAsia"/>
                <w:highlight w:val="none"/>
                <w:vertAlign w:val="baseline"/>
                <w:rPrChange w:id="15307" w:author="M00007797" w:date="2023-06-19T18:52:09Z">
                  <w:rPr>
                    <w:rFonts w:hint="eastAsia"/>
                    <w:vertAlign w:val="baseline"/>
                  </w:rPr>
                </w:rPrChange>
              </w:rPr>
              <w:t>儿童模式</w:t>
            </w:r>
          </w:p>
        </w:tc>
        <w:tc>
          <w:tcPr>
            <w:tcW w:w="3426" w:type="dxa"/>
            <w:vAlign w:val="top"/>
            <w:tcPrChange w:id="15308" w:author="M00032937" w:date="2024-06-28T09:41:57Z">
              <w:tcPr>
                <w:tcW w:w="2464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rFonts w:hint="eastAsia" w:eastAsia="宋体"/>
                <w:highlight w:val="none"/>
                <w:vertAlign w:val="baseline"/>
                <w:lang w:eastAsia="zh-CN"/>
                <w:rPrChange w:id="15310" w:author="M00007797" w:date="2023-06-19T18:52:09Z">
                  <w:rPr>
                    <w:rFonts w:hint="eastAsia" w:eastAsia="宋体"/>
                    <w:vertAlign w:val="baseline"/>
                    <w:lang w:eastAsia="zh-CN"/>
                  </w:rPr>
                </w:rPrChange>
              </w:rPr>
              <w:pPrChange w:id="15309" w:author="M00000676" w:date="2023-12-01T17:06:36Z">
                <w:pPr>
                  <w:widowControl w:val="0"/>
                  <w:jc w:val="both"/>
                </w:pPr>
              </w:pPrChange>
            </w:pPr>
            <w:r>
              <w:rPr>
                <w:rFonts w:hint="eastAsia"/>
                <w:highlight w:val="none"/>
                <w:vertAlign w:val="baseline"/>
                <w:rPrChange w:id="15311" w:author="M00007797" w:date="2023-06-19T18:52:09Z">
                  <w:rPr>
                    <w:rFonts w:hint="eastAsia"/>
                    <w:vertAlign w:val="baseline"/>
                  </w:rPr>
                </w:rPrChange>
              </w:rPr>
              <w:t>冰蓝色呼吸</w:t>
            </w:r>
            <w:ins w:id="15312" w:author="yefeiting" w:date="2021-09-07T14:45:20Z">
              <w:r>
                <w:rPr>
                  <w:rFonts w:hint="eastAsia"/>
                  <w:highlight w:val="none"/>
                  <w:vertAlign w:val="baseline"/>
                  <w:lang w:eastAsia="zh-CN"/>
                  <w:rPrChange w:id="15313" w:author="M00007797" w:date="2023-06-19T18:52:09Z">
                    <w:rPr>
                      <w:rFonts w:hint="eastAsia"/>
                      <w:vertAlign w:val="baseline"/>
                      <w:lang w:eastAsia="zh-CN"/>
                    </w:rPr>
                  </w:rPrChange>
                </w:rPr>
                <w:t>（</w:t>
              </w:r>
            </w:ins>
            <w:ins w:id="15314" w:author="yefeiting" w:date="2021-09-07T14:46:34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315" w:author="M00007797" w:date="2023-06-19T18:52:09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仅</w:t>
              </w:r>
            </w:ins>
            <w:ins w:id="15316" w:author="yefeiting" w:date="2021-09-07T14:46:39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317" w:author="M00007797" w:date="2023-06-19T18:52:09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儿童模式下</w:t>
              </w:r>
            </w:ins>
            <w:ins w:id="15318" w:author="yefeiting" w:date="2021-09-07T14:46:43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319" w:author="M00007797" w:date="2023-06-19T18:52:09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无功能</w:t>
              </w:r>
            </w:ins>
            <w:ins w:id="15320" w:author="yefeiting" w:date="2021-09-07T14:46:46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321" w:author="M00007797" w:date="2023-06-19T18:52:09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运行</w:t>
              </w:r>
            </w:ins>
            <w:ins w:id="15322" w:author="yefeiting" w:date="2021-09-07T14:46:50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323" w:author="M00007797" w:date="2023-06-19T18:52:09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时</w:t>
              </w:r>
            </w:ins>
            <w:ins w:id="15324" w:author="yefeiting" w:date="2021-09-07T14:45:20Z">
              <w:r>
                <w:rPr>
                  <w:rFonts w:hint="eastAsia"/>
                  <w:highlight w:val="none"/>
                  <w:vertAlign w:val="baseline"/>
                  <w:lang w:eastAsia="zh-CN"/>
                  <w:rPrChange w:id="15325" w:author="M00007797" w:date="2023-06-19T18:52:09Z">
                    <w:rPr>
                      <w:rFonts w:hint="eastAsia"/>
                      <w:vertAlign w:val="baseline"/>
                      <w:lang w:eastAsia="zh-CN"/>
                    </w:rPr>
                  </w:rPrChange>
                </w:rPr>
                <w:t>）</w:t>
              </w:r>
            </w:ins>
          </w:p>
        </w:tc>
        <w:tc>
          <w:tcPr>
            <w:tcW w:w="1591" w:type="dxa"/>
            <w:vAlign w:val="top"/>
            <w:tcPrChange w:id="15326" w:author="M00032937" w:date="2024-06-28T09:41:57Z">
              <w:tcPr>
                <w:tcW w:w="2683" w:type="dxa"/>
                <w:gridSpan w:val="3"/>
                <w:vAlign w:val="top"/>
              </w:tcPr>
            </w:tcPrChange>
          </w:tcPr>
          <w:p>
            <w:pPr>
              <w:widowControl w:val="0"/>
              <w:jc w:val="center"/>
              <w:rPr>
                <w:rFonts w:hint="eastAsia"/>
                <w:highlight w:val="none"/>
                <w:vertAlign w:val="baseline"/>
                <w:rPrChange w:id="15328" w:author="M00007797" w:date="2023-06-19T18:52:09Z">
                  <w:rPr>
                    <w:rFonts w:hint="eastAsia"/>
                    <w:vertAlign w:val="baseline"/>
                  </w:rPr>
                </w:rPrChange>
              </w:rPr>
              <w:pPrChange w:id="15327" w:author="M00000676" w:date="2023-12-01T17:06:36Z">
                <w:pPr>
                  <w:widowControl w:val="0"/>
                  <w:jc w:val="both"/>
                </w:pPr>
              </w:pPrChange>
            </w:pPr>
            <w:ins w:id="15329" w:author="M00007797" w:date="2023-06-19T18:51:45Z">
              <w:r>
                <w:rPr>
                  <w:rFonts w:hint="eastAsia"/>
                  <w:highlight w:val="none"/>
                  <w:vertAlign w:val="baseline"/>
                  <w:rPrChange w:id="15330" w:author="M00007797" w:date="2023-06-19T18:52:09Z">
                    <w:rPr>
                      <w:rFonts w:hint="eastAsia"/>
                      <w:highlight w:val="green"/>
                      <w:vertAlign w:val="baseline"/>
                    </w:rPr>
                  </w:rPrChange>
                </w:rPr>
                <w:t>冰蓝色常亮</w:t>
              </w:r>
            </w:ins>
          </w:p>
        </w:tc>
        <w:tc>
          <w:tcPr>
            <w:tcW w:w="2225" w:type="dxa"/>
            <w:vAlign w:val="top"/>
            <w:tcPrChange w:id="15331" w:author="M00032937" w:date="2024-06-28T09:41:57Z">
              <w:tcPr>
                <w:tcW w:w="2683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rFonts w:hint="eastAsia"/>
                <w:highlight w:val="none"/>
                <w:vertAlign w:val="baseline"/>
                <w:rPrChange w:id="15333" w:author="M00007797" w:date="2023-06-19T18:52:09Z">
                  <w:rPr>
                    <w:rFonts w:hint="eastAsia"/>
                    <w:vertAlign w:val="baseline"/>
                  </w:rPr>
                </w:rPrChange>
              </w:rPr>
              <w:pPrChange w:id="15332" w:author="M00000676" w:date="2023-12-01T17:06:36Z">
                <w:pPr>
                  <w:widowControl w:val="0"/>
                  <w:jc w:val="both"/>
                </w:pPr>
              </w:pPrChange>
            </w:pPr>
            <w:ins w:id="15334" w:author="M00007797" w:date="2023-06-19T18:51:43Z">
              <w:r>
                <w:rPr>
                  <w:rFonts w:hint="eastAsia"/>
                  <w:highlight w:val="none"/>
                  <w:vertAlign w:val="baseline"/>
                  <w:rPrChange w:id="15335" w:author="M00007797" w:date="2023-06-19T18:52:09Z">
                    <w:rPr>
                      <w:rFonts w:hint="eastAsia"/>
                      <w:highlight w:val="green"/>
                      <w:vertAlign w:val="baseline"/>
                    </w:rPr>
                  </w:rPrChange>
                </w:rPr>
                <w:t>冰蓝色常亮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5336" w:author="M00032937" w:date="2024-06-28T09:41:5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trPrChange w:id="15336" w:author="M00032937" w:date="2024-06-28T09:41:57Z">
            <w:trPr>
              <w:jc w:val="center"/>
            </w:trPr>
          </w:trPrChange>
        </w:trPr>
        <w:tc>
          <w:tcPr>
            <w:tcW w:w="2577" w:type="dxa"/>
            <w:vAlign w:val="top"/>
            <w:tcPrChange w:id="15337" w:author="M00032937" w:date="2024-06-28T09:41:57Z">
              <w:tcPr>
                <w:tcW w:w="2249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rFonts w:hint="eastAsia" w:eastAsia="宋体"/>
                <w:highlight w:val="none"/>
                <w:vertAlign w:val="baseline"/>
                <w:lang w:val="en-US" w:eastAsia="zh-CN"/>
                <w:rPrChange w:id="15339" w:author="M00007797" w:date="2023-06-19T18:52:09Z">
                  <w:rPr>
                    <w:rFonts w:hint="eastAsia" w:eastAsia="宋体"/>
                    <w:vertAlign w:val="baseline"/>
                    <w:lang w:val="en-US" w:eastAsia="zh-CN"/>
                  </w:rPr>
                </w:rPrChange>
              </w:rPr>
              <w:pPrChange w:id="15338" w:author="M00000676" w:date="2023-12-01T17:06:36Z">
                <w:pPr>
                  <w:widowControl w:val="0"/>
                  <w:jc w:val="both"/>
                </w:pPr>
              </w:pPrChange>
            </w:pPr>
            <w:ins w:id="15340" w:author="M00009068" w:date="2021-12-21T17:09:20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341" w:author="M00007797" w:date="2023-06-19T18:52:09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离座</w:t>
              </w:r>
            </w:ins>
            <w:ins w:id="15342" w:author="M00009068" w:date="2021-12-21T17:09:20Z">
              <w:del w:id="15343" w:author="M00007797" w:date="2023-06-19T18:41:20Z">
                <w:r>
                  <w:rPr>
                    <w:rFonts w:hint="default"/>
                    <w:highlight w:val="none"/>
                    <w:vertAlign w:val="baseline"/>
                    <w:lang w:val="en-US" w:eastAsia="zh-CN"/>
                    <w:rPrChange w:id="15344" w:author="M00007797" w:date="2023-06-19T18:52:09Z">
                      <w:rPr>
                        <w:rFonts w:hint="eastAsia"/>
                        <w:vertAlign w:val="baseline"/>
                        <w:lang w:val="en-US" w:eastAsia="zh-CN"/>
                      </w:rPr>
                    </w:rPrChange>
                  </w:rPr>
                  <w:delText>无功能运行</w:delText>
                </w:r>
              </w:del>
            </w:ins>
            <w:ins w:id="15345" w:author="M00007797" w:date="2023-06-19T18:41:21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346" w:author="M00007797" w:date="2023-06-19T18:52:09Z">
                    <w:rPr>
                      <w:rFonts w:hint="eastAsia"/>
                      <w:highlight w:val="green"/>
                      <w:vertAlign w:val="baseline"/>
                      <w:lang w:val="en-US" w:eastAsia="zh-CN"/>
                    </w:rPr>
                  </w:rPrChange>
                </w:rPr>
                <w:t>待机</w:t>
              </w:r>
            </w:ins>
            <w:ins w:id="15347" w:author="M00007797" w:date="2023-06-19T17:32:21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348" w:author="M00007797" w:date="2023-06-19T18:52:09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/</w:t>
              </w:r>
            </w:ins>
            <w:ins w:id="15349" w:author="M00007797" w:date="2023-06-19T17:32:23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350" w:author="M00007797" w:date="2023-06-19T18:52:09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座圈</w:t>
              </w:r>
            </w:ins>
            <w:ins w:id="15351" w:author="M00007797" w:date="2023-06-19T17:32:26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352" w:author="M00007797" w:date="2023-06-19T18:52:09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打开</w:t>
              </w:r>
            </w:ins>
            <w:ins w:id="15353" w:author="M00007797" w:date="2023-06-19T17:32:34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354" w:author="M00007797" w:date="2023-06-19T18:52:09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时</w:t>
              </w:r>
            </w:ins>
            <w:del w:id="15355" w:author="M00009068" w:date="2021-12-21T17:09:20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356" w:author="M00007797" w:date="2023-06-19T18:52:09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delText>臀洗</w:delText>
              </w:r>
            </w:del>
          </w:p>
        </w:tc>
        <w:tc>
          <w:tcPr>
            <w:tcW w:w="3426" w:type="dxa"/>
            <w:vAlign w:val="top"/>
            <w:tcPrChange w:id="15357" w:author="M00032937" w:date="2024-06-28T09:41:57Z">
              <w:tcPr>
                <w:tcW w:w="2464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rFonts w:hint="default" w:eastAsia="宋体"/>
                <w:highlight w:val="none"/>
                <w:vertAlign w:val="baseline"/>
                <w:lang w:val="en-US" w:eastAsia="zh-CN"/>
                <w:rPrChange w:id="15359" w:author="M00007797" w:date="2023-06-19T18:52:09Z">
                  <w:rPr>
                    <w:rFonts w:hint="default" w:eastAsia="宋体"/>
                    <w:vertAlign w:val="baseline"/>
                    <w:lang w:val="en-US" w:eastAsia="zh-CN"/>
                  </w:rPr>
                </w:rPrChange>
              </w:rPr>
              <w:pPrChange w:id="15358" w:author="M00000676" w:date="2023-12-01T17:06:36Z">
                <w:pPr>
                  <w:widowControl w:val="0"/>
                  <w:jc w:val="both"/>
                </w:pPr>
              </w:pPrChange>
            </w:pPr>
            <w:r>
              <w:rPr>
                <w:rFonts w:hint="eastAsia"/>
                <w:highlight w:val="none"/>
                <w:vertAlign w:val="baseline"/>
                <w:lang w:val="en-US" w:eastAsia="zh-CN"/>
                <w:rPrChange w:id="15360" w:author="M00007797" w:date="2023-06-19T18:52:09Z">
                  <w:rPr>
                    <w:rFonts w:hint="eastAsia"/>
                    <w:vertAlign w:val="baseline"/>
                    <w:lang w:val="en-US" w:eastAsia="zh-CN"/>
                  </w:rPr>
                </w:rPrChange>
              </w:rPr>
              <w:t>白色常亮</w:t>
            </w:r>
          </w:p>
        </w:tc>
        <w:tc>
          <w:tcPr>
            <w:tcW w:w="1591" w:type="dxa"/>
            <w:vAlign w:val="top"/>
            <w:tcPrChange w:id="15361" w:author="M00032937" w:date="2024-06-28T09:41:57Z">
              <w:tcPr>
                <w:tcW w:w="2683" w:type="dxa"/>
                <w:gridSpan w:val="3"/>
                <w:vAlign w:val="top"/>
              </w:tcPr>
            </w:tcPrChange>
          </w:tcPr>
          <w:p>
            <w:pPr>
              <w:widowControl w:val="0"/>
              <w:jc w:val="center"/>
              <w:rPr>
                <w:rFonts w:hint="eastAsia"/>
                <w:highlight w:val="none"/>
                <w:vertAlign w:val="baseline"/>
                <w:rPrChange w:id="15363" w:author="M00007797" w:date="2023-06-19T18:52:09Z">
                  <w:rPr>
                    <w:rFonts w:hint="eastAsia"/>
                    <w:highlight w:val="green"/>
                    <w:vertAlign w:val="baseline"/>
                  </w:rPr>
                </w:rPrChange>
              </w:rPr>
              <w:pPrChange w:id="15362" w:author="M00000676" w:date="2023-12-01T17:06:36Z">
                <w:pPr>
                  <w:widowControl w:val="0"/>
                  <w:jc w:val="both"/>
                </w:pPr>
              </w:pPrChange>
            </w:pPr>
            <w:ins w:id="15364" w:author="M00007797" w:date="2023-06-19T18:41:49Z">
              <w:r>
                <w:rPr>
                  <w:rFonts w:hint="eastAsia"/>
                  <w:highlight w:val="none"/>
                  <w:vertAlign w:val="baseline"/>
                  <w:rPrChange w:id="15365" w:author="M00007797" w:date="2023-06-19T18:52:09Z">
                    <w:rPr>
                      <w:rFonts w:hint="eastAsia"/>
                      <w:highlight w:val="green"/>
                      <w:vertAlign w:val="baseline"/>
                    </w:rPr>
                  </w:rPrChange>
                </w:rPr>
                <w:t>冰蓝色常亮</w:t>
              </w:r>
            </w:ins>
          </w:p>
        </w:tc>
        <w:tc>
          <w:tcPr>
            <w:tcW w:w="2225" w:type="dxa"/>
            <w:vAlign w:val="top"/>
            <w:tcPrChange w:id="15366" w:author="M00032937" w:date="2024-06-28T09:41:57Z">
              <w:tcPr>
                <w:tcW w:w="2683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rFonts w:hint="eastAsia"/>
                <w:highlight w:val="none"/>
                <w:vertAlign w:val="baseline"/>
                <w:lang w:val="en-US" w:eastAsia="zh-CN"/>
                <w:rPrChange w:id="15368" w:author="M00007797" w:date="2023-06-19T18:52:09Z">
                  <w:rPr>
                    <w:rFonts w:hint="eastAsia"/>
                    <w:vertAlign w:val="baseline"/>
                    <w:lang w:val="en-US" w:eastAsia="zh-CN"/>
                  </w:rPr>
                </w:rPrChange>
              </w:rPr>
              <w:pPrChange w:id="15367" w:author="M00000676" w:date="2023-12-01T17:06:36Z">
                <w:pPr>
                  <w:widowControl w:val="0"/>
                  <w:jc w:val="both"/>
                </w:pPr>
              </w:pPrChange>
            </w:pPr>
            <w:ins w:id="15369" w:author="M00007797" w:date="2023-06-19T17:32:17Z">
              <w:r>
                <w:rPr>
                  <w:rFonts w:hint="eastAsia"/>
                  <w:highlight w:val="none"/>
                  <w:vertAlign w:val="baseline"/>
                  <w:rPrChange w:id="15370" w:author="M00007797" w:date="2023-06-19T18:52:09Z">
                    <w:rPr>
                      <w:rFonts w:hint="eastAsia"/>
                      <w:vertAlign w:val="baseline"/>
                    </w:rPr>
                  </w:rPrChange>
                </w:rPr>
                <w:t>冰蓝色常亮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5371" w:author="M00032937" w:date="2024-06-28T09:41:5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trPrChange w:id="15371" w:author="M00032937" w:date="2024-06-28T09:41:57Z">
            <w:trPr>
              <w:jc w:val="center"/>
            </w:trPr>
          </w:trPrChange>
        </w:trPr>
        <w:tc>
          <w:tcPr>
            <w:tcW w:w="2577" w:type="dxa"/>
            <w:vAlign w:val="top"/>
            <w:tcPrChange w:id="15372" w:author="M00032937" w:date="2024-06-28T09:41:57Z">
              <w:tcPr>
                <w:tcW w:w="2249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rFonts w:hint="default" w:eastAsia="宋体"/>
                <w:highlight w:val="none"/>
                <w:vertAlign w:val="baseline"/>
                <w:lang w:val="en-US" w:eastAsia="zh-CN"/>
                <w:rPrChange w:id="15374" w:author="M00007797" w:date="2023-06-19T18:52:09Z">
                  <w:rPr>
                    <w:rFonts w:hint="default" w:eastAsia="宋体"/>
                    <w:vertAlign w:val="baseline"/>
                    <w:lang w:val="en-US" w:eastAsia="zh-CN"/>
                  </w:rPr>
                </w:rPrChange>
              </w:rPr>
              <w:pPrChange w:id="15373" w:author="M00000676" w:date="2023-12-01T17:06:36Z">
                <w:pPr>
                  <w:widowControl w:val="0"/>
                  <w:jc w:val="both"/>
                </w:pPr>
              </w:pPrChange>
            </w:pPr>
            <w:ins w:id="15375" w:author="M00009068" w:date="2021-12-21T17:09:24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376" w:author="M00007797" w:date="2023-06-19T18:52:09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臀</w:t>
              </w:r>
            </w:ins>
            <w:del w:id="15377" w:author="M00009068" w:date="2021-12-21T17:09:23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378" w:author="M00007797" w:date="2023-06-19T18:52:09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delText>妇</w:delText>
              </w:r>
            </w:del>
            <w:r>
              <w:rPr>
                <w:rFonts w:hint="eastAsia"/>
                <w:highlight w:val="none"/>
                <w:vertAlign w:val="baseline"/>
                <w:lang w:val="en-US" w:eastAsia="zh-CN"/>
                <w:rPrChange w:id="15379" w:author="M00007797" w:date="2023-06-19T18:52:09Z">
                  <w:rPr>
                    <w:rFonts w:hint="eastAsia"/>
                    <w:vertAlign w:val="baseline"/>
                    <w:lang w:val="en-US" w:eastAsia="zh-CN"/>
                  </w:rPr>
                </w:rPrChange>
              </w:rPr>
              <w:t>洗</w:t>
            </w:r>
            <w:ins w:id="15380" w:author="M00009068" w:date="2021-12-21T16:46:25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381" w:author="M00007797" w:date="2023-06-19T18:52:09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/</w:t>
              </w:r>
            </w:ins>
            <w:ins w:id="15382" w:author="M00009068" w:date="2021-12-21T16:46:26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383" w:author="M00007797" w:date="2023-06-19T18:52:09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妇洗</w:t>
              </w:r>
            </w:ins>
          </w:p>
        </w:tc>
        <w:tc>
          <w:tcPr>
            <w:tcW w:w="3426" w:type="dxa"/>
            <w:vAlign w:val="top"/>
            <w:tcPrChange w:id="15384" w:author="M00032937" w:date="2024-06-28T09:41:57Z">
              <w:tcPr>
                <w:tcW w:w="2464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rFonts w:hint="default" w:eastAsia="宋体"/>
                <w:highlight w:val="none"/>
                <w:vertAlign w:val="baseline"/>
                <w:lang w:val="en-US" w:eastAsia="zh-CN"/>
                <w:rPrChange w:id="15386" w:author="M00007797" w:date="2023-06-19T18:52:09Z">
                  <w:rPr>
                    <w:rFonts w:hint="default" w:eastAsia="宋体"/>
                    <w:vertAlign w:val="baseline"/>
                    <w:lang w:val="en-US" w:eastAsia="zh-CN"/>
                  </w:rPr>
                </w:rPrChange>
              </w:rPr>
              <w:pPrChange w:id="15385" w:author="M00000676" w:date="2023-12-01T17:06:36Z">
                <w:pPr>
                  <w:widowControl w:val="0"/>
                  <w:jc w:val="both"/>
                </w:pPr>
              </w:pPrChange>
            </w:pPr>
            <w:r>
              <w:rPr>
                <w:rFonts w:hint="eastAsia"/>
                <w:highlight w:val="none"/>
                <w:vertAlign w:val="baseline"/>
                <w:lang w:val="en-US" w:eastAsia="zh-CN"/>
                <w:rPrChange w:id="15387" w:author="M00007797" w:date="2023-06-19T18:52:09Z">
                  <w:rPr>
                    <w:rFonts w:hint="eastAsia"/>
                    <w:vertAlign w:val="baseline"/>
                    <w:lang w:val="en-US" w:eastAsia="zh-CN"/>
                  </w:rPr>
                </w:rPrChange>
              </w:rPr>
              <w:t>粉色常亮</w:t>
            </w:r>
          </w:p>
        </w:tc>
        <w:tc>
          <w:tcPr>
            <w:tcW w:w="1591" w:type="dxa"/>
            <w:vAlign w:val="top"/>
            <w:tcPrChange w:id="15388" w:author="M00032937" w:date="2024-06-28T09:41:57Z">
              <w:tcPr>
                <w:tcW w:w="2683" w:type="dxa"/>
                <w:gridSpan w:val="3"/>
                <w:vAlign w:val="top"/>
              </w:tcPr>
            </w:tcPrChange>
          </w:tcPr>
          <w:p>
            <w:pPr>
              <w:widowControl w:val="0"/>
              <w:jc w:val="center"/>
              <w:rPr>
                <w:rFonts w:hint="eastAsia"/>
                <w:highlight w:val="none"/>
                <w:vertAlign w:val="baseline"/>
                <w:lang w:val="en-US" w:eastAsia="zh-CN"/>
                <w:rPrChange w:id="15390" w:author="M00007797" w:date="2023-06-19T18:52:09Z">
                  <w:rPr>
                    <w:rFonts w:hint="eastAsia"/>
                    <w:vertAlign w:val="baseline"/>
                    <w:lang w:val="en-US" w:eastAsia="zh-CN"/>
                  </w:rPr>
                </w:rPrChange>
              </w:rPr>
              <w:pPrChange w:id="15389" w:author="M00000676" w:date="2023-12-01T17:06:36Z">
                <w:pPr>
                  <w:widowControl w:val="0"/>
                  <w:jc w:val="both"/>
                </w:pPr>
              </w:pPrChange>
            </w:pPr>
            <w:ins w:id="15391" w:author="M00007797" w:date="2023-06-19T18:51:32Z">
              <w:r>
                <w:rPr>
                  <w:rFonts w:hint="eastAsia"/>
                  <w:highlight w:val="none"/>
                  <w:vertAlign w:val="baseline"/>
                  <w:rPrChange w:id="15392" w:author="M00007797" w:date="2023-06-19T18:52:09Z">
                    <w:rPr>
                      <w:rFonts w:hint="eastAsia"/>
                      <w:highlight w:val="green"/>
                      <w:vertAlign w:val="baseline"/>
                    </w:rPr>
                  </w:rPrChange>
                </w:rPr>
                <w:t>冰蓝色常亮</w:t>
              </w:r>
            </w:ins>
          </w:p>
        </w:tc>
        <w:tc>
          <w:tcPr>
            <w:tcW w:w="2225" w:type="dxa"/>
            <w:vAlign w:val="top"/>
            <w:tcPrChange w:id="15393" w:author="M00032937" w:date="2024-06-28T09:41:57Z">
              <w:tcPr>
                <w:tcW w:w="2683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rFonts w:hint="eastAsia"/>
                <w:highlight w:val="none"/>
                <w:vertAlign w:val="baseline"/>
                <w:lang w:val="en-US" w:eastAsia="zh-CN"/>
                <w:rPrChange w:id="15395" w:author="M00007797" w:date="2023-06-19T18:52:09Z">
                  <w:rPr>
                    <w:rFonts w:hint="eastAsia"/>
                    <w:vertAlign w:val="baseline"/>
                    <w:lang w:val="en-US" w:eastAsia="zh-CN"/>
                  </w:rPr>
                </w:rPrChange>
              </w:rPr>
              <w:pPrChange w:id="15394" w:author="M00000676" w:date="2023-12-01T17:06:36Z">
                <w:pPr>
                  <w:widowControl w:val="0"/>
                  <w:jc w:val="both"/>
                </w:pPr>
              </w:pPrChange>
            </w:pPr>
            <w:ins w:id="15396" w:author="M00007797" w:date="2023-06-19T18:51:38Z">
              <w:r>
                <w:rPr>
                  <w:rFonts w:hint="eastAsia"/>
                  <w:highlight w:val="none"/>
                  <w:vertAlign w:val="baseline"/>
                  <w:rPrChange w:id="15397" w:author="M00007797" w:date="2023-06-19T18:52:09Z">
                    <w:rPr>
                      <w:rFonts w:hint="eastAsia"/>
                      <w:highlight w:val="green"/>
                      <w:vertAlign w:val="baseline"/>
                    </w:rPr>
                  </w:rPrChange>
                </w:rPr>
                <w:t>冰蓝色常亮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5398" w:author="M00032937" w:date="2024-06-28T09:41:5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trPrChange w:id="15398" w:author="M00032937" w:date="2024-06-28T09:41:57Z">
            <w:trPr>
              <w:jc w:val="center"/>
            </w:trPr>
          </w:trPrChange>
        </w:trPr>
        <w:tc>
          <w:tcPr>
            <w:tcW w:w="2577" w:type="dxa"/>
            <w:vAlign w:val="top"/>
            <w:tcPrChange w:id="15399" w:author="M00032937" w:date="2024-06-28T09:41:57Z">
              <w:tcPr>
                <w:tcW w:w="2249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rFonts w:hint="eastAsia" w:eastAsia="宋体"/>
                <w:highlight w:val="none"/>
                <w:vertAlign w:val="baseline"/>
                <w:lang w:val="en-US" w:eastAsia="zh-CN"/>
                <w:rPrChange w:id="15401" w:author="M00007797" w:date="2023-06-19T18:52:09Z">
                  <w:rPr>
                    <w:rFonts w:hint="eastAsia" w:eastAsia="宋体"/>
                    <w:vertAlign w:val="baseline"/>
                    <w:lang w:val="en-US" w:eastAsia="zh-CN"/>
                  </w:rPr>
                </w:rPrChange>
              </w:rPr>
              <w:pPrChange w:id="15400" w:author="M00000676" w:date="2023-12-01T17:06:36Z">
                <w:pPr>
                  <w:widowControl w:val="0"/>
                  <w:jc w:val="both"/>
                </w:pPr>
              </w:pPrChange>
            </w:pPr>
            <w:r>
              <w:rPr>
                <w:rFonts w:hint="eastAsia"/>
                <w:highlight w:val="none"/>
                <w:vertAlign w:val="baseline"/>
                <w:lang w:val="en-US" w:eastAsia="zh-CN"/>
                <w:rPrChange w:id="15402" w:author="M00007797" w:date="2023-06-19T18:52:09Z">
                  <w:rPr>
                    <w:rFonts w:hint="eastAsia"/>
                    <w:vertAlign w:val="baseline"/>
                    <w:lang w:val="en-US" w:eastAsia="zh-CN"/>
                  </w:rPr>
                </w:rPrChange>
              </w:rPr>
              <w:t>暖风</w:t>
            </w:r>
          </w:p>
        </w:tc>
        <w:tc>
          <w:tcPr>
            <w:tcW w:w="3426" w:type="dxa"/>
            <w:vAlign w:val="top"/>
            <w:tcPrChange w:id="15403" w:author="M00032937" w:date="2024-06-28T09:41:57Z">
              <w:tcPr>
                <w:tcW w:w="2464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rFonts w:hint="default" w:eastAsia="宋体"/>
                <w:highlight w:val="none"/>
                <w:vertAlign w:val="baseline"/>
                <w:lang w:val="en-US" w:eastAsia="zh-CN"/>
                <w:rPrChange w:id="15405" w:author="M00007797" w:date="2023-06-19T18:52:09Z">
                  <w:rPr>
                    <w:rFonts w:hint="default" w:eastAsia="宋体"/>
                    <w:vertAlign w:val="baseline"/>
                    <w:lang w:val="en-US" w:eastAsia="zh-CN"/>
                  </w:rPr>
                </w:rPrChange>
              </w:rPr>
              <w:pPrChange w:id="15404" w:author="M00000676" w:date="2023-12-01T17:06:36Z">
                <w:pPr>
                  <w:widowControl w:val="0"/>
                  <w:jc w:val="both"/>
                </w:pPr>
              </w:pPrChange>
            </w:pPr>
            <w:r>
              <w:rPr>
                <w:rFonts w:hint="eastAsia"/>
                <w:highlight w:val="none"/>
                <w:vertAlign w:val="baseline"/>
                <w:lang w:val="en-US" w:eastAsia="zh-CN"/>
                <w:rPrChange w:id="15406" w:author="M00007797" w:date="2023-06-19T18:52:09Z">
                  <w:rPr>
                    <w:rFonts w:hint="eastAsia"/>
                    <w:vertAlign w:val="baseline"/>
                    <w:lang w:val="en-US" w:eastAsia="zh-CN"/>
                  </w:rPr>
                </w:rPrChange>
              </w:rPr>
              <w:t>黄色常亮</w:t>
            </w:r>
          </w:p>
        </w:tc>
        <w:tc>
          <w:tcPr>
            <w:tcW w:w="1591" w:type="dxa"/>
            <w:vAlign w:val="top"/>
            <w:tcPrChange w:id="15407" w:author="M00032937" w:date="2024-06-28T09:41:57Z">
              <w:tcPr>
                <w:tcW w:w="2683" w:type="dxa"/>
                <w:gridSpan w:val="3"/>
                <w:vAlign w:val="top"/>
              </w:tcPr>
            </w:tcPrChange>
          </w:tcPr>
          <w:p>
            <w:pPr>
              <w:widowControl w:val="0"/>
              <w:jc w:val="center"/>
              <w:rPr>
                <w:rFonts w:hint="eastAsia"/>
                <w:highlight w:val="none"/>
                <w:vertAlign w:val="baseline"/>
                <w:lang w:val="en-US" w:eastAsia="zh-CN"/>
                <w:rPrChange w:id="15409" w:author="M00007797" w:date="2023-06-19T18:52:09Z">
                  <w:rPr>
                    <w:rFonts w:hint="eastAsia"/>
                    <w:vertAlign w:val="baseline"/>
                    <w:lang w:val="en-US" w:eastAsia="zh-CN"/>
                  </w:rPr>
                </w:rPrChange>
              </w:rPr>
              <w:pPrChange w:id="15408" w:author="M00000676" w:date="2023-12-01T17:06:36Z">
                <w:pPr>
                  <w:widowControl w:val="0"/>
                  <w:jc w:val="both"/>
                </w:pPr>
              </w:pPrChange>
            </w:pPr>
            <w:ins w:id="15410" w:author="M00007797" w:date="2023-06-19T18:51:33Z">
              <w:r>
                <w:rPr>
                  <w:rFonts w:hint="eastAsia"/>
                  <w:highlight w:val="none"/>
                  <w:vertAlign w:val="baseline"/>
                  <w:rPrChange w:id="15411" w:author="M00007797" w:date="2023-06-19T18:52:09Z">
                    <w:rPr>
                      <w:rFonts w:hint="eastAsia"/>
                      <w:highlight w:val="green"/>
                      <w:vertAlign w:val="baseline"/>
                    </w:rPr>
                  </w:rPrChange>
                </w:rPr>
                <w:t>冰蓝色常亮</w:t>
              </w:r>
            </w:ins>
          </w:p>
        </w:tc>
        <w:tc>
          <w:tcPr>
            <w:tcW w:w="2225" w:type="dxa"/>
            <w:vAlign w:val="top"/>
            <w:tcPrChange w:id="15412" w:author="M00032937" w:date="2024-06-28T09:41:57Z">
              <w:tcPr>
                <w:tcW w:w="2683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rFonts w:hint="eastAsia"/>
                <w:highlight w:val="none"/>
                <w:vertAlign w:val="baseline"/>
                <w:lang w:val="en-US" w:eastAsia="zh-CN"/>
                <w:rPrChange w:id="15414" w:author="M00007797" w:date="2023-06-19T18:52:09Z">
                  <w:rPr>
                    <w:rFonts w:hint="eastAsia"/>
                    <w:vertAlign w:val="baseline"/>
                    <w:lang w:val="en-US" w:eastAsia="zh-CN"/>
                  </w:rPr>
                </w:rPrChange>
              </w:rPr>
              <w:pPrChange w:id="15413" w:author="M00000676" w:date="2023-12-01T17:06:36Z">
                <w:pPr>
                  <w:widowControl w:val="0"/>
                  <w:jc w:val="both"/>
                </w:pPr>
              </w:pPrChange>
            </w:pPr>
            <w:ins w:id="15415" w:author="M00007797" w:date="2023-06-19T18:51:39Z">
              <w:r>
                <w:rPr>
                  <w:rFonts w:hint="eastAsia"/>
                  <w:highlight w:val="none"/>
                  <w:vertAlign w:val="baseline"/>
                  <w:rPrChange w:id="15416" w:author="M00007797" w:date="2023-06-19T18:52:09Z">
                    <w:rPr>
                      <w:rFonts w:hint="eastAsia"/>
                      <w:highlight w:val="green"/>
                      <w:vertAlign w:val="baseline"/>
                    </w:rPr>
                  </w:rPrChange>
                </w:rPr>
                <w:t>冰蓝色常亮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5417" w:author="M00032937" w:date="2024-06-28T09:41:5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trPrChange w:id="15417" w:author="M00032937" w:date="2024-06-28T09:41:57Z">
            <w:trPr>
              <w:jc w:val="center"/>
            </w:trPr>
          </w:trPrChange>
        </w:trPr>
        <w:tc>
          <w:tcPr>
            <w:tcW w:w="2577" w:type="dxa"/>
            <w:vAlign w:val="top"/>
            <w:tcPrChange w:id="15418" w:author="M00032937" w:date="2024-06-28T09:41:57Z">
              <w:tcPr>
                <w:tcW w:w="2249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rFonts w:hint="eastAsia" w:eastAsia="宋体"/>
                <w:highlight w:val="none"/>
                <w:vertAlign w:val="baseline"/>
                <w:lang w:val="en-US" w:eastAsia="zh-CN"/>
                <w:rPrChange w:id="15420" w:author="M00007797" w:date="2023-06-19T18:52:09Z">
                  <w:rPr>
                    <w:rFonts w:hint="eastAsia" w:eastAsia="宋体"/>
                    <w:vertAlign w:val="baseline"/>
                    <w:lang w:val="en-US" w:eastAsia="zh-CN"/>
                  </w:rPr>
                </w:rPrChange>
              </w:rPr>
              <w:pPrChange w:id="15419" w:author="M00000676" w:date="2023-12-01T17:06:36Z">
                <w:pPr>
                  <w:widowControl w:val="0"/>
                  <w:jc w:val="both"/>
                </w:pPr>
              </w:pPrChange>
            </w:pPr>
            <w:r>
              <w:rPr>
                <w:rFonts w:hint="eastAsia"/>
                <w:highlight w:val="none"/>
                <w:vertAlign w:val="baseline"/>
                <w:lang w:val="en-US" w:eastAsia="zh-CN"/>
                <w:rPrChange w:id="15421" w:author="M00007797" w:date="2023-06-19T18:52:09Z">
                  <w:rPr>
                    <w:rFonts w:hint="eastAsia"/>
                    <w:vertAlign w:val="baseline"/>
                    <w:lang w:val="en-US" w:eastAsia="zh-CN"/>
                  </w:rPr>
                </w:rPrChange>
              </w:rPr>
              <w:t>冲水</w:t>
            </w:r>
          </w:p>
        </w:tc>
        <w:tc>
          <w:tcPr>
            <w:tcW w:w="3426" w:type="dxa"/>
            <w:vAlign w:val="top"/>
            <w:tcPrChange w:id="15422" w:author="M00032937" w:date="2024-06-28T09:41:57Z">
              <w:tcPr>
                <w:tcW w:w="2464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rFonts w:hint="default" w:eastAsia="宋体"/>
                <w:highlight w:val="none"/>
                <w:vertAlign w:val="baseline"/>
                <w:lang w:val="en-US" w:eastAsia="zh-CN"/>
                <w:rPrChange w:id="15424" w:author="M00007797" w:date="2023-06-19T18:52:09Z">
                  <w:rPr>
                    <w:rFonts w:hint="default" w:eastAsia="宋体"/>
                    <w:vertAlign w:val="baseline"/>
                    <w:lang w:val="en-US" w:eastAsia="zh-CN"/>
                  </w:rPr>
                </w:rPrChange>
              </w:rPr>
              <w:pPrChange w:id="15423" w:author="M00000676" w:date="2023-12-01T17:06:36Z">
                <w:pPr>
                  <w:widowControl w:val="0"/>
                  <w:jc w:val="both"/>
                </w:pPr>
              </w:pPrChange>
            </w:pPr>
            <w:r>
              <w:rPr>
                <w:rFonts w:hint="eastAsia"/>
                <w:highlight w:val="none"/>
                <w:vertAlign w:val="baseline"/>
                <w:lang w:val="en-US" w:eastAsia="zh-CN"/>
                <w:rPrChange w:id="15425" w:author="M00007797" w:date="2023-06-19T18:52:09Z">
                  <w:rPr>
                    <w:rFonts w:hint="eastAsia"/>
                    <w:vertAlign w:val="baseline"/>
                    <w:lang w:val="en-US" w:eastAsia="zh-CN"/>
                  </w:rPr>
                </w:rPrChange>
              </w:rPr>
              <w:t>绿色常亮</w:t>
            </w:r>
          </w:p>
        </w:tc>
        <w:tc>
          <w:tcPr>
            <w:tcW w:w="1591" w:type="dxa"/>
            <w:vAlign w:val="top"/>
            <w:tcPrChange w:id="15426" w:author="M00032937" w:date="2024-06-28T09:41:57Z">
              <w:tcPr>
                <w:tcW w:w="2683" w:type="dxa"/>
                <w:gridSpan w:val="3"/>
                <w:vAlign w:val="top"/>
              </w:tcPr>
            </w:tcPrChange>
          </w:tcPr>
          <w:p>
            <w:pPr>
              <w:widowControl w:val="0"/>
              <w:jc w:val="center"/>
              <w:rPr>
                <w:rFonts w:hint="eastAsia"/>
                <w:highlight w:val="none"/>
                <w:vertAlign w:val="baseline"/>
                <w:lang w:val="en-US" w:eastAsia="zh-CN"/>
                <w:rPrChange w:id="15428" w:author="M00007797" w:date="2023-06-19T18:52:09Z">
                  <w:rPr>
                    <w:rFonts w:hint="eastAsia"/>
                    <w:vertAlign w:val="baseline"/>
                    <w:lang w:val="en-US" w:eastAsia="zh-CN"/>
                  </w:rPr>
                </w:rPrChange>
              </w:rPr>
              <w:pPrChange w:id="15427" w:author="M00000676" w:date="2023-12-01T17:06:36Z">
                <w:pPr>
                  <w:widowControl w:val="0"/>
                  <w:jc w:val="both"/>
                </w:pPr>
              </w:pPrChange>
            </w:pPr>
            <w:ins w:id="15429" w:author="M00007797" w:date="2023-06-19T18:51:34Z">
              <w:r>
                <w:rPr>
                  <w:rFonts w:hint="eastAsia"/>
                  <w:highlight w:val="none"/>
                  <w:vertAlign w:val="baseline"/>
                  <w:rPrChange w:id="15430" w:author="M00007797" w:date="2023-06-19T18:52:09Z">
                    <w:rPr>
                      <w:rFonts w:hint="eastAsia"/>
                      <w:highlight w:val="green"/>
                      <w:vertAlign w:val="baseline"/>
                    </w:rPr>
                  </w:rPrChange>
                </w:rPr>
                <w:t>冰蓝色常亮</w:t>
              </w:r>
            </w:ins>
          </w:p>
        </w:tc>
        <w:tc>
          <w:tcPr>
            <w:tcW w:w="2225" w:type="dxa"/>
            <w:vAlign w:val="top"/>
            <w:tcPrChange w:id="15431" w:author="M00032937" w:date="2024-06-28T09:41:57Z">
              <w:tcPr>
                <w:tcW w:w="2683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rFonts w:hint="eastAsia"/>
                <w:highlight w:val="none"/>
                <w:vertAlign w:val="baseline"/>
                <w:lang w:val="en-US" w:eastAsia="zh-CN"/>
                <w:rPrChange w:id="15433" w:author="M00007797" w:date="2023-06-19T18:52:09Z">
                  <w:rPr>
                    <w:rFonts w:hint="eastAsia"/>
                    <w:vertAlign w:val="baseline"/>
                    <w:lang w:val="en-US" w:eastAsia="zh-CN"/>
                  </w:rPr>
                </w:rPrChange>
              </w:rPr>
              <w:pPrChange w:id="15432" w:author="M00000676" w:date="2023-12-01T17:06:36Z">
                <w:pPr>
                  <w:widowControl w:val="0"/>
                  <w:jc w:val="both"/>
                </w:pPr>
              </w:pPrChange>
            </w:pPr>
            <w:ins w:id="15434" w:author="M00007797" w:date="2023-06-19T18:51:40Z">
              <w:r>
                <w:rPr>
                  <w:rFonts w:hint="eastAsia"/>
                  <w:highlight w:val="none"/>
                  <w:vertAlign w:val="baseline"/>
                  <w:rPrChange w:id="15435" w:author="M00007797" w:date="2023-06-19T18:52:09Z">
                    <w:rPr>
                      <w:rFonts w:hint="eastAsia"/>
                      <w:highlight w:val="green"/>
                      <w:vertAlign w:val="baseline"/>
                    </w:rPr>
                  </w:rPrChange>
                </w:rPr>
                <w:t>冰蓝色常亮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5436" w:author="M00032937" w:date="2024-06-28T09:41:5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trPrChange w:id="15436" w:author="M00032937" w:date="2024-06-28T09:41:57Z">
            <w:trPr>
              <w:jc w:val="center"/>
            </w:trPr>
          </w:trPrChange>
        </w:trPr>
        <w:tc>
          <w:tcPr>
            <w:tcW w:w="2577" w:type="dxa"/>
            <w:vAlign w:val="top"/>
            <w:tcPrChange w:id="15437" w:author="M00032937" w:date="2024-06-28T09:41:57Z">
              <w:tcPr>
                <w:tcW w:w="2249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highlight w:val="none"/>
                <w:vertAlign w:val="baseline"/>
                <w:rPrChange w:id="15439" w:author="M00007797" w:date="2023-06-19T18:52:09Z">
                  <w:rPr>
                    <w:vertAlign w:val="baseline"/>
                  </w:rPr>
                </w:rPrChange>
              </w:rPr>
              <w:pPrChange w:id="15438" w:author="M00000676" w:date="2023-12-01T17:06:36Z">
                <w:pPr>
                  <w:widowControl w:val="0"/>
                  <w:jc w:val="both"/>
                </w:pPr>
              </w:pPrChange>
            </w:pPr>
            <w:del w:id="15440" w:author="M00007797" w:date="2023-06-19T17:30:56Z">
              <w:r>
                <w:rPr>
                  <w:rFonts w:hint="eastAsia"/>
                  <w:highlight w:val="none"/>
                  <w:vertAlign w:val="baseline"/>
                  <w:rPrChange w:id="15441" w:author="M00007797" w:date="2023-06-19T18:52:09Z">
                    <w:rPr>
                      <w:rFonts w:hint="eastAsia"/>
                      <w:vertAlign w:val="baseline"/>
                    </w:rPr>
                  </w:rPrChange>
                </w:rPr>
                <w:delText>关机/断电/</w:delText>
              </w:r>
            </w:del>
            <w:del w:id="15442" w:author="M00009068" w:date="2022-01-13T09:38:31Z">
              <w:r>
                <w:rPr>
                  <w:rFonts w:hint="default"/>
                  <w:highlight w:val="none"/>
                  <w:vertAlign w:val="baseline"/>
                  <w:lang w:val="en-US"/>
                  <w:rPrChange w:id="15443" w:author="M00007797" w:date="2023-06-19T18:52:09Z">
                    <w:rPr>
                      <w:rFonts w:hint="default"/>
                      <w:vertAlign w:val="baseline"/>
                      <w:lang w:val="en-US"/>
                    </w:rPr>
                  </w:rPrChange>
                </w:rPr>
                <w:delText>微波无信号</w:delText>
              </w:r>
            </w:del>
            <w:ins w:id="15444" w:author="M00009068" w:date="2022-01-13T09:38:33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445" w:author="M00007797" w:date="2023-06-19T18:52:09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微波</w:t>
              </w:r>
            </w:ins>
            <w:ins w:id="15446" w:author="M00009068" w:date="2022-01-13T09:38:35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447" w:author="M00007797" w:date="2023-06-19T18:52:09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无信号</w:t>
              </w:r>
            </w:ins>
            <w:ins w:id="15448" w:author="M00009068" w:date="2022-01-13T09:38:38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449" w:author="M00007797" w:date="2023-06-19T18:52:09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后</w:t>
              </w:r>
            </w:ins>
            <w:r>
              <w:rPr>
                <w:rFonts w:hint="eastAsia"/>
                <w:highlight w:val="none"/>
                <w:vertAlign w:val="baseline"/>
                <w:rPrChange w:id="15450" w:author="M00007797" w:date="2023-06-19T18:52:09Z">
                  <w:rPr>
                    <w:rFonts w:hint="eastAsia"/>
                    <w:vertAlign w:val="baseline"/>
                  </w:rPr>
                </w:rPrChange>
              </w:rPr>
              <w:t>5min</w:t>
            </w:r>
            <w:ins w:id="15451" w:author="M00009068" w:date="2022-01-21T11:06:28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452" w:author="M00007797" w:date="2023-06-19T18:52:09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且</w:t>
              </w:r>
            </w:ins>
            <w:ins w:id="15453" w:author="M00009068" w:date="2022-01-21T11:06:32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454" w:author="M00007797" w:date="2023-06-19T18:52:09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关盖</w:t>
              </w:r>
            </w:ins>
            <w:del w:id="15455" w:author="M00009068" w:date="2021-12-21T17:13:14Z">
              <w:r>
                <w:rPr>
                  <w:rFonts w:hint="eastAsia"/>
                  <w:highlight w:val="none"/>
                  <w:vertAlign w:val="baseline"/>
                  <w:rPrChange w:id="15456" w:author="M00007797" w:date="2023-06-19T18:52:09Z">
                    <w:rPr>
                      <w:rFonts w:hint="eastAsia"/>
                      <w:vertAlign w:val="baseline"/>
                    </w:rPr>
                  </w:rPrChange>
                </w:rPr>
                <w:delText>后</w:delText>
              </w:r>
            </w:del>
          </w:p>
        </w:tc>
        <w:tc>
          <w:tcPr>
            <w:tcW w:w="3426" w:type="dxa"/>
            <w:vAlign w:val="top"/>
            <w:tcPrChange w:id="15457" w:author="M00032937" w:date="2024-06-28T09:41:57Z">
              <w:tcPr>
                <w:tcW w:w="2464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highlight w:val="none"/>
                <w:vertAlign w:val="baseline"/>
                <w:rPrChange w:id="15459" w:author="M00007797" w:date="2023-06-19T18:52:09Z">
                  <w:rPr>
                    <w:vertAlign w:val="baseline"/>
                  </w:rPr>
                </w:rPrChange>
              </w:rPr>
              <w:pPrChange w:id="15458" w:author="M00000676" w:date="2023-12-01T17:06:36Z">
                <w:pPr>
                  <w:widowControl w:val="0"/>
                  <w:jc w:val="both"/>
                </w:pPr>
              </w:pPrChange>
            </w:pPr>
            <w:r>
              <w:rPr>
                <w:rFonts w:hint="eastAsia"/>
                <w:highlight w:val="none"/>
                <w:vertAlign w:val="baseline"/>
                <w:rPrChange w:id="15460" w:author="M00007797" w:date="2023-06-19T18:52:09Z">
                  <w:rPr>
                    <w:rFonts w:hint="eastAsia"/>
                    <w:vertAlign w:val="baseline"/>
                  </w:rPr>
                </w:rPrChange>
              </w:rPr>
              <w:t>不亮</w:t>
            </w:r>
          </w:p>
        </w:tc>
        <w:tc>
          <w:tcPr>
            <w:tcW w:w="1591" w:type="dxa"/>
            <w:vAlign w:val="top"/>
            <w:tcPrChange w:id="15461" w:author="M00032937" w:date="2024-06-28T09:41:57Z">
              <w:tcPr>
                <w:tcW w:w="2683" w:type="dxa"/>
                <w:gridSpan w:val="3"/>
                <w:vAlign w:val="top"/>
              </w:tcPr>
            </w:tcPrChange>
          </w:tcPr>
          <w:p>
            <w:pPr>
              <w:widowControl w:val="0"/>
              <w:jc w:val="center"/>
              <w:rPr>
                <w:rFonts w:hint="eastAsia"/>
                <w:highlight w:val="none"/>
                <w:vertAlign w:val="baseline"/>
                <w:lang w:val="en-US" w:eastAsia="zh-CN"/>
                <w:rPrChange w:id="15463" w:author="M00007797" w:date="2023-06-19T18:52:09Z">
                  <w:rPr>
                    <w:rFonts w:hint="eastAsia"/>
                    <w:highlight w:val="green"/>
                    <w:vertAlign w:val="baseline"/>
                    <w:lang w:val="en-US" w:eastAsia="zh-CN"/>
                  </w:rPr>
                </w:rPrChange>
              </w:rPr>
              <w:pPrChange w:id="15462" w:author="M00000676" w:date="2023-12-01T17:06:36Z">
                <w:pPr>
                  <w:widowControl w:val="0"/>
                  <w:jc w:val="both"/>
                </w:pPr>
              </w:pPrChange>
            </w:pPr>
            <w:ins w:id="15464" w:author="M00007797" w:date="2023-06-19T18:40:02Z">
              <w:r>
                <w:rPr>
                  <w:rFonts w:hint="eastAsia"/>
                  <w:highlight w:val="none"/>
                  <w:vertAlign w:val="baseline"/>
                  <w:rPrChange w:id="15465" w:author="M00007797" w:date="2023-06-19T18:52:09Z">
                    <w:rPr>
                      <w:rFonts w:hint="eastAsia"/>
                      <w:highlight w:val="green"/>
                      <w:vertAlign w:val="baseline"/>
                    </w:rPr>
                  </w:rPrChange>
                </w:rPr>
                <w:t>不亮</w:t>
              </w:r>
            </w:ins>
          </w:p>
        </w:tc>
        <w:tc>
          <w:tcPr>
            <w:tcW w:w="2225" w:type="dxa"/>
            <w:vAlign w:val="top"/>
            <w:tcPrChange w:id="15466" w:author="M00032937" w:date="2024-06-28T09:41:57Z">
              <w:tcPr>
                <w:tcW w:w="2683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rFonts w:hint="default" w:eastAsia="宋体"/>
                <w:highlight w:val="none"/>
                <w:vertAlign w:val="baseline"/>
                <w:lang w:val="en-US" w:eastAsia="zh-CN"/>
                <w:rPrChange w:id="15468" w:author="M00007797" w:date="2023-06-19T18:52:09Z">
                  <w:rPr>
                    <w:rFonts w:hint="default" w:eastAsia="宋体"/>
                    <w:vertAlign w:val="baseline"/>
                    <w:lang w:val="en-US" w:eastAsia="zh-CN"/>
                  </w:rPr>
                </w:rPrChange>
              </w:rPr>
              <w:pPrChange w:id="15467" w:author="M00000676" w:date="2023-12-01T17:06:36Z">
                <w:pPr>
                  <w:widowControl w:val="0"/>
                  <w:jc w:val="both"/>
                </w:pPr>
              </w:pPrChange>
            </w:pPr>
            <w:ins w:id="15469" w:author="M00007797" w:date="2023-06-19T17:30:06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470" w:author="M00007797" w:date="2023-06-19T18:52:09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冰</w:t>
              </w:r>
            </w:ins>
            <w:ins w:id="15471" w:author="M00007797" w:date="2023-06-19T17:30:08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472" w:author="M00007797" w:date="2023-06-19T18:52:09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蓝色</w:t>
              </w:r>
            </w:ins>
            <w:ins w:id="15473" w:author="M00007797" w:date="2023-06-19T17:30:10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474" w:author="M00007797" w:date="2023-06-19T18:52:09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呼吸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5476" w:author="M00032937" w:date="2024-06-28T09:41:5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5475" w:author="M00007797" w:date="2023-06-19T17:30:38Z"/>
          <w:trPrChange w:id="15476" w:author="M00032937" w:date="2024-06-28T09:41:57Z">
            <w:trPr>
              <w:jc w:val="center"/>
            </w:trPr>
          </w:trPrChange>
        </w:trPr>
        <w:tc>
          <w:tcPr>
            <w:tcW w:w="2577" w:type="dxa"/>
            <w:vAlign w:val="top"/>
            <w:tcPrChange w:id="15477" w:author="M00032937" w:date="2024-06-28T09:41:57Z">
              <w:tcPr>
                <w:tcW w:w="2249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5479" w:author="M00007797" w:date="2023-06-19T17:30:38Z"/>
                <w:rFonts w:hint="eastAsia"/>
                <w:highlight w:val="none"/>
                <w:vertAlign w:val="baseline"/>
                <w:rPrChange w:id="15480" w:author="M00007797" w:date="2023-06-19T18:52:09Z">
                  <w:rPr>
                    <w:ins w:id="15481" w:author="M00007797" w:date="2023-06-19T17:30:38Z"/>
                    <w:rFonts w:hint="eastAsia"/>
                    <w:vertAlign w:val="baseline"/>
                  </w:rPr>
                </w:rPrChange>
              </w:rPr>
              <w:pPrChange w:id="15478" w:author="M00000676" w:date="2023-12-01T17:06:36Z">
                <w:pPr>
                  <w:widowControl w:val="0"/>
                  <w:jc w:val="both"/>
                </w:pPr>
              </w:pPrChange>
            </w:pPr>
            <w:ins w:id="15482" w:author="M00007797" w:date="2023-06-19T17:30:47Z">
              <w:r>
                <w:rPr>
                  <w:rFonts w:hint="eastAsia"/>
                  <w:highlight w:val="none"/>
                  <w:vertAlign w:val="baseline"/>
                  <w:rPrChange w:id="15483" w:author="M00007797" w:date="2023-06-19T18:52:09Z">
                    <w:rPr>
                      <w:rFonts w:hint="eastAsia"/>
                      <w:vertAlign w:val="baseline"/>
                    </w:rPr>
                  </w:rPrChange>
                </w:rPr>
                <w:t>关机/断电</w:t>
              </w:r>
            </w:ins>
          </w:p>
        </w:tc>
        <w:tc>
          <w:tcPr>
            <w:tcW w:w="3426" w:type="dxa"/>
            <w:vAlign w:val="top"/>
            <w:tcPrChange w:id="15484" w:author="M00032937" w:date="2024-06-28T09:41:57Z">
              <w:tcPr>
                <w:tcW w:w="2464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5486" w:author="M00007797" w:date="2023-06-19T17:30:38Z"/>
                <w:rFonts w:hint="eastAsia"/>
                <w:highlight w:val="none"/>
                <w:vertAlign w:val="baseline"/>
                <w:rPrChange w:id="15487" w:author="M00007797" w:date="2023-06-19T18:52:09Z">
                  <w:rPr>
                    <w:ins w:id="15488" w:author="M00007797" w:date="2023-06-19T17:30:38Z"/>
                    <w:rFonts w:hint="eastAsia"/>
                    <w:vertAlign w:val="baseline"/>
                  </w:rPr>
                </w:rPrChange>
              </w:rPr>
              <w:pPrChange w:id="15485" w:author="M00000676" w:date="2023-12-01T17:06:36Z">
                <w:pPr>
                  <w:widowControl w:val="0"/>
                  <w:jc w:val="both"/>
                </w:pPr>
              </w:pPrChange>
            </w:pPr>
            <w:ins w:id="15489" w:author="M00007797" w:date="2023-06-19T17:30:50Z">
              <w:r>
                <w:rPr>
                  <w:rFonts w:hint="eastAsia"/>
                  <w:highlight w:val="none"/>
                  <w:vertAlign w:val="baseline"/>
                  <w:rPrChange w:id="15490" w:author="M00007797" w:date="2023-06-19T18:52:09Z">
                    <w:rPr>
                      <w:rFonts w:hint="eastAsia"/>
                      <w:vertAlign w:val="baseline"/>
                    </w:rPr>
                  </w:rPrChange>
                </w:rPr>
                <w:t>不亮</w:t>
              </w:r>
            </w:ins>
          </w:p>
        </w:tc>
        <w:tc>
          <w:tcPr>
            <w:tcW w:w="1591" w:type="dxa"/>
            <w:vAlign w:val="top"/>
            <w:tcPrChange w:id="15491" w:author="M00032937" w:date="2024-06-28T09:41:57Z">
              <w:tcPr>
                <w:tcW w:w="2683" w:type="dxa"/>
                <w:gridSpan w:val="3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5493" w:author="M00007797" w:date="2023-06-19T17:30:38Z"/>
                <w:rFonts w:hint="eastAsia"/>
                <w:highlight w:val="none"/>
                <w:vertAlign w:val="baseline"/>
                <w:rPrChange w:id="15494" w:author="M00007797" w:date="2023-06-19T18:52:09Z">
                  <w:rPr>
                    <w:ins w:id="15495" w:author="M00007797" w:date="2023-06-19T17:30:38Z"/>
                    <w:rFonts w:hint="eastAsia"/>
                    <w:highlight w:val="green"/>
                    <w:vertAlign w:val="baseline"/>
                  </w:rPr>
                </w:rPrChange>
              </w:rPr>
              <w:pPrChange w:id="15492" w:author="M00000676" w:date="2023-12-01T17:06:36Z">
                <w:pPr>
                  <w:widowControl w:val="0"/>
                  <w:jc w:val="both"/>
                </w:pPr>
              </w:pPrChange>
            </w:pPr>
            <w:ins w:id="15496" w:author="M00007797" w:date="2023-06-19T18:40:03Z">
              <w:r>
                <w:rPr>
                  <w:rFonts w:hint="eastAsia"/>
                  <w:highlight w:val="none"/>
                  <w:vertAlign w:val="baseline"/>
                  <w:rPrChange w:id="15497" w:author="M00007797" w:date="2023-06-19T18:52:09Z">
                    <w:rPr>
                      <w:rFonts w:hint="eastAsia"/>
                      <w:highlight w:val="green"/>
                      <w:vertAlign w:val="baseline"/>
                    </w:rPr>
                  </w:rPrChange>
                </w:rPr>
                <w:t>不亮</w:t>
              </w:r>
            </w:ins>
          </w:p>
        </w:tc>
        <w:tc>
          <w:tcPr>
            <w:tcW w:w="2225" w:type="dxa"/>
            <w:vAlign w:val="top"/>
            <w:tcPrChange w:id="15498" w:author="M00032937" w:date="2024-06-28T09:41:57Z">
              <w:tcPr>
                <w:tcW w:w="2683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5500" w:author="M00007797" w:date="2023-06-19T17:30:38Z"/>
                <w:rFonts w:hint="eastAsia"/>
                <w:highlight w:val="none"/>
                <w:vertAlign w:val="baseline"/>
                <w:lang w:val="en-US" w:eastAsia="zh-CN"/>
                <w:rPrChange w:id="15501" w:author="M00007797" w:date="2023-06-19T18:52:09Z">
                  <w:rPr>
                    <w:ins w:id="15502" w:author="M00007797" w:date="2023-06-19T17:30:38Z"/>
                    <w:rFonts w:hint="eastAsia"/>
                    <w:vertAlign w:val="baseline"/>
                    <w:lang w:val="en-US" w:eastAsia="zh-CN"/>
                  </w:rPr>
                </w:rPrChange>
              </w:rPr>
              <w:pPrChange w:id="15499" w:author="M00000676" w:date="2023-12-01T17:06:36Z">
                <w:pPr>
                  <w:widowControl w:val="0"/>
                  <w:jc w:val="both"/>
                </w:pPr>
              </w:pPrChange>
            </w:pPr>
            <w:ins w:id="15503" w:author="M00007797" w:date="2023-06-19T17:30:51Z">
              <w:r>
                <w:rPr>
                  <w:rFonts w:hint="eastAsia"/>
                  <w:highlight w:val="none"/>
                  <w:vertAlign w:val="baseline"/>
                  <w:rPrChange w:id="15504" w:author="M00007797" w:date="2023-06-19T18:52:09Z">
                    <w:rPr>
                      <w:rFonts w:hint="eastAsia"/>
                      <w:vertAlign w:val="baseline"/>
                    </w:rPr>
                  </w:rPrChange>
                </w:rPr>
                <w:t>不亮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5506" w:author="M00032937" w:date="2024-06-28T09:41:5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5505" w:author="M00007797" w:date="2023-06-19T17:31:02Z"/>
          <w:trPrChange w:id="15506" w:author="M00032937" w:date="2024-06-28T09:41:57Z">
            <w:trPr>
              <w:jc w:val="center"/>
            </w:trPr>
          </w:trPrChange>
        </w:trPr>
        <w:tc>
          <w:tcPr>
            <w:tcW w:w="2577" w:type="dxa"/>
            <w:vAlign w:val="top"/>
            <w:tcPrChange w:id="15507" w:author="M00032937" w:date="2024-06-28T09:41:57Z">
              <w:tcPr>
                <w:tcW w:w="2249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5509" w:author="M00007797" w:date="2023-06-19T17:31:02Z"/>
                <w:rFonts w:hint="default" w:eastAsia="宋体"/>
                <w:highlight w:val="none"/>
                <w:vertAlign w:val="baseline"/>
                <w:lang w:val="en-US" w:eastAsia="zh-CN"/>
                <w:rPrChange w:id="15510" w:author="M00007797" w:date="2023-06-19T18:52:09Z">
                  <w:rPr>
                    <w:ins w:id="15511" w:author="M00007797" w:date="2023-06-19T17:31:02Z"/>
                    <w:rFonts w:hint="default" w:eastAsia="宋体"/>
                    <w:vertAlign w:val="baseline"/>
                    <w:lang w:val="en-US" w:eastAsia="zh-CN"/>
                  </w:rPr>
                </w:rPrChange>
              </w:rPr>
              <w:pPrChange w:id="15508" w:author="M00000676" w:date="2023-12-01T17:06:36Z">
                <w:pPr>
                  <w:widowControl w:val="0"/>
                  <w:jc w:val="both"/>
                </w:pPr>
              </w:pPrChange>
            </w:pPr>
            <w:ins w:id="15512" w:author="M00007797" w:date="2023-06-19T17:31:07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513" w:author="M00007797" w:date="2023-06-19T18:52:09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老化/</w:t>
              </w:r>
            </w:ins>
            <w:ins w:id="15514" w:author="M00007797" w:date="2023-06-19T17:31:09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515" w:author="M00007797" w:date="2023-06-19T18:52:09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排水</w:t>
              </w:r>
            </w:ins>
          </w:p>
        </w:tc>
        <w:tc>
          <w:tcPr>
            <w:tcW w:w="3426" w:type="dxa"/>
            <w:vAlign w:val="top"/>
            <w:tcPrChange w:id="15516" w:author="M00032937" w:date="2024-06-28T09:41:57Z">
              <w:tcPr>
                <w:tcW w:w="2464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5518" w:author="M00007797" w:date="2023-06-19T17:31:02Z"/>
                <w:rFonts w:hint="eastAsia"/>
                <w:highlight w:val="none"/>
                <w:vertAlign w:val="baseline"/>
                <w:rPrChange w:id="15519" w:author="M00007797" w:date="2023-06-19T18:52:09Z">
                  <w:rPr>
                    <w:ins w:id="15520" w:author="M00007797" w:date="2023-06-19T17:31:02Z"/>
                    <w:rFonts w:hint="eastAsia"/>
                    <w:vertAlign w:val="baseline"/>
                  </w:rPr>
                </w:rPrChange>
              </w:rPr>
              <w:pPrChange w:id="15517" w:author="M00000676" w:date="2023-12-01T17:06:36Z">
                <w:pPr>
                  <w:widowControl w:val="0"/>
                  <w:jc w:val="both"/>
                </w:pPr>
              </w:pPrChange>
            </w:pPr>
          </w:p>
        </w:tc>
        <w:tc>
          <w:tcPr>
            <w:tcW w:w="1591" w:type="dxa"/>
            <w:vAlign w:val="top"/>
            <w:tcPrChange w:id="15521" w:author="M00032937" w:date="2024-06-28T09:41:57Z">
              <w:tcPr>
                <w:tcW w:w="2683" w:type="dxa"/>
                <w:gridSpan w:val="3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5523" w:author="M00007797" w:date="2023-06-19T17:31:02Z"/>
                <w:rFonts w:hint="eastAsia"/>
                <w:highlight w:val="none"/>
                <w:vertAlign w:val="baseline"/>
                <w:lang w:val="en-US" w:eastAsia="zh-CN"/>
                <w:rPrChange w:id="15524" w:author="M00007797" w:date="2023-06-19T18:52:09Z">
                  <w:rPr>
                    <w:ins w:id="15525" w:author="M00007797" w:date="2023-06-19T17:31:02Z"/>
                    <w:rFonts w:hint="eastAsia"/>
                    <w:highlight w:val="green"/>
                    <w:vertAlign w:val="baseline"/>
                    <w:lang w:val="en-US" w:eastAsia="zh-CN"/>
                  </w:rPr>
                </w:rPrChange>
              </w:rPr>
              <w:pPrChange w:id="15522" w:author="M00000676" w:date="2023-12-01T17:06:36Z">
                <w:pPr>
                  <w:widowControl w:val="0"/>
                  <w:jc w:val="both"/>
                </w:pPr>
              </w:pPrChange>
            </w:pPr>
          </w:p>
        </w:tc>
        <w:tc>
          <w:tcPr>
            <w:tcW w:w="2225" w:type="dxa"/>
            <w:vAlign w:val="top"/>
            <w:tcPrChange w:id="15526" w:author="M00032937" w:date="2024-06-28T09:41:57Z">
              <w:tcPr>
                <w:tcW w:w="2683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5528" w:author="M00007797" w:date="2023-06-19T17:31:02Z"/>
                <w:rFonts w:hint="eastAsia"/>
                <w:highlight w:val="none"/>
                <w:vertAlign w:val="baseline"/>
                <w:rPrChange w:id="15529" w:author="M00007797" w:date="2023-06-19T18:52:09Z">
                  <w:rPr>
                    <w:ins w:id="15530" w:author="M00007797" w:date="2023-06-19T17:31:02Z"/>
                    <w:rFonts w:hint="eastAsia"/>
                    <w:vertAlign w:val="baseline"/>
                  </w:rPr>
                </w:rPrChange>
              </w:rPr>
              <w:pPrChange w:id="15527" w:author="M00000676" w:date="2023-12-01T17:06:36Z">
                <w:pPr>
                  <w:widowControl w:val="0"/>
                  <w:jc w:val="both"/>
                </w:pPr>
              </w:pPrChange>
            </w:pPr>
            <w:ins w:id="15531" w:author="M00007797" w:date="2023-06-19T17:31:15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532" w:author="M00007797" w:date="2023-06-19T18:52:09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冰蓝色呼吸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5535" w:author="M00032937" w:date="2024-06-28T09:44:56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jc w:val="center"/>
          <w:ins w:id="15533" w:author="M00007797" w:date="2023-11-02T16:19:05Z"/>
          <w:del w:id="15534" w:author="M00000676" w:date="2023-12-01T09:11:07Z"/>
          <w:trPrChange w:id="15535" w:author="M00032937" w:date="2024-06-28T09:44:56Z">
            <w:trPr>
              <w:gridAfter w:val="8"/>
              <w:wAfter w:w="9304" w:type="dxa"/>
              <w:jc w:val="center"/>
            </w:trPr>
          </w:trPrChange>
        </w:trPr>
        <w:tc>
          <w:tcPr>
            <w:tcW w:w="9819" w:type="dxa"/>
            <w:gridSpan w:val="4"/>
            <w:tcBorders>
              <w:bottom w:val="nil"/>
            </w:tcBorders>
            <w:vAlign w:val="top"/>
            <w:tcPrChange w:id="15536" w:author="M00032937" w:date="2024-06-28T09:44:56Z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5538" w:author="M00007797" w:date="2023-11-02T16:19:51Z"/>
                <w:del w:id="15539" w:author="M00000676" w:date="2023-12-01T09:11:07Z"/>
                <w:rFonts w:hint="eastAsia"/>
                <w:highlight w:val="yellow"/>
                <w:vertAlign w:val="baseline"/>
                <w:lang w:val="en-US" w:eastAsia="zh-CN"/>
                <w:rPrChange w:id="15540" w:author="M00000676" w:date="2023-11-25T17:11:19Z">
                  <w:rPr>
                    <w:ins w:id="15541" w:author="M00007797" w:date="2023-11-02T16:19:51Z"/>
                    <w:del w:id="15542" w:author="M00000676" w:date="2023-12-01T09:11:07Z"/>
                    <w:rFonts w:hint="eastAsia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5537" w:author="M00000676" w:date="2023-11-25T17:09:57Z">
                <w:pPr>
                  <w:widowControl w:val="0"/>
                  <w:jc w:val="both"/>
                </w:pPr>
              </w:pPrChange>
            </w:pPr>
            <w:ins w:id="15543" w:author="M00007797" w:date="2023-11-02T16:19:51Z">
              <w:del w:id="15544" w:author="M00000676" w:date="2023-12-01T09:11:07Z">
                <w:r>
                  <w:rPr>
                    <w:rFonts w:hint="eastAsia"/>
                    <w:highlight w:val="yellow"/>
                    <w:vertAlign w:val="baseline"/>
                    <w:lang w:val="en-US" w:eastAsia="zh-CN"/>
                    <w:rPrChange w:id="15545" w:author="M00000676" w:date="2023-11-25T17:11:19Z">
                      <w:rPr>
                        <w:rFonts w:hint="eastAsia"/>
                        <w:highlight w:val="none"/>
                        <w:vertAlign w:val="baseline"/>
                        <w:lang w:val="en-US" w:eastAsia="zh-CN"/>
                      </w:rPr>
                    </w:rPrChange>
                  </w:rPr>
                  <w:delText>1.带微波时：</w:delText>
                </w:r>
              </w:del>
            </w:ins>
          </w:p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5547" w:author="M00007797" w:date="2023-11-02T16:19:51Z"/>
                <w:del w:id="15548" w:author="M00000676" w:date="2023-12-01T09:11:07Z"/>
                <w:rFonts w:hint="eastAsia"/>
                <w:highlight w:val="yellow"/>
                <w:vertAlign w:val="baseline"/>
                <w:lang w:val="en-US" w:eastAsia="zh-CN"/>
                <w:rPrChange w:id="15549" w:author="M00000676" w:date="2023-11-25T17:11:19Z">
                  <w:rPr>
                    <w:ins w:id="15550" w:author="M00007797" w:date="2023-11-02T16:19:51Z"/>
                    <w:del w:id="15551" w:author="M00000676" w:date="2023-12-01T09:11:07Z"/>
                    <w:rFonts w:hint="eastAsia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5546" w:author="M00007797" w:date="2023-11-02T16:29:15Z">
                <w:pPr>
                  <w:widowControl w:val="0"/>
                  <w:jc w:val="both"/>
                </w:pPr>
              </w:pPrChange>
            </w:pPr>
            <w:ins w:id="15552" w:author="M00007797" w:date="2023-11-02T16:19:51Z">
              <w:del w:id="15553" w:author="M00000676" w:date="2023-12-01T09:11:07Z">
                <w:r>
                  <w:rPr>
                    <w:rFonts w:hint="eastAsia"/>
                    <w:highlight w:val="yellow"/>
                    <w:vertAlign w:val="baseline"/>
                    <w:lang w:val="en-US" w:eastAsia="zh-CN"/>
                    <w:rPrChange w:id="15554" w:author="M00000676" w:date="2023-11-25T17:11:19Z">
                      <w:rPr>
                        <w:rFonts w:hint="eastAsia"/>
                        <w:highlight w:val="none"/>
                        <w:vertAlign w:val="baseline"/>
                        <w:lang w:val="en-US" w:eastAsia="zh-CN"/>
                      </w:rPr>
                    </w:rPrChange>
                  </w:rPr>
                  <w:delText>a.检测到离开信号计时2min无任何操作，脚踢灯光/旋钮灯光/侧面按键灯光熄灭（离坐自动除臭、紫外杀菌、微波自动关盖动作，不纳入2min计时）；</w:delText>
                </w:r>
              </w:del>
            </w:ins>
          </w:p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5556" w:author="M00007797" w:date="2023-11-02T16:19:51Z"/>
                <w:del w:id="15557" w:author="M00000676" w:date="2023-12-01T09:11:07Z"/>
                <w:rFonts w:hint="eastAsia"/>
                <w:highlight w:val="yellow"/>
                <w:vertAlign w:val="baseline"/>
                <w:lang w:val="en-US" w:eastAsia="zh-CN"/>
                <w:rPrChange w:id="15558" w:author="M00000676" w:date="2023-11-25T17:11:19Z">
                  <w:rPr>
                    <w:ins w:id="15559" w:author="M00007797" w:date="2023-11-02T16:19:51Z"/>
                    <w:del w:id="15560" w:author="M00000676" w:date="2023-12-01T09:11:07Z"/>
                    <w:rFonts w:hint="eastAsia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5555" w:author="M00007797" w:date="2023-11-02T16:29:16Z">
                <w:pPr>
                  <w:widowControl w:val="0"/>
                  <w:jc w:val="both"/>
                </w:pPr>
              </w:pPrChange>
            </w:pPr>
            <w:ins w:id="15561" w:author="M00007797" w:date="2023-11-02T16:22:27Z">
              <w:del w:id="15562" w:author="M00000676" w:date="2023-12-01T09:11:07Z">
                <w:r>
                  <w:rPr>
                    <w:rFonts w:hint="eastAsia"/>
                    <w:highlight w:val="yellow"/>
                    <w:vertAlign w:val="baseline"/>
                    <w:lang w:val="en-US" w:eastAsia="zh-CN"/>
                    <w:rPrChange w:id="15563" w:author="M00000676" w:date="2023-11-25T17:11:19Z">
                      <w:rPr>
                        <w:rFonts w:hint="eastAsia"/>
                        <w:highlight w:val="none"/>
                        <w:vertAlign w:val="baseline"/>
                        <w:lang w:val="en-US" w:eastAsia="zh-CN"/>
                      </w:rPr>
                    </w:rPrChange>
                  </w:rPr>
                  <w:delText>b</w:delText>
                </w:r>
              </w:del>
            </w:ins>
            <w:ins w:id="15564" w:author="M00007797" w:date="2023-11-02T16:19:51Z">
              <w:del w:id="15565" w:author="M00000676" w:date="2023-12-01T09:11:07Z">
                <w:r>
                  <w:rPr>
                    <w:rFonts w:hint="eastAsia"/>
                    <w:highlight w:val="yellow"/>
                    <w:vertAlign w:val="baseline"/>
                    <w:lang w:val="en-US" w:eastAsia="zh-CN"/>
                    <w:rPrChange w:id="15566" w:author="M00000676" w:date="2023-11-25T17:11:19Z">
                      <w:rPr>
                        <w:rFonts w:hint="eastAsia"/>
                        <w:highlight w:val="none"/>
                        <w:vertAlign w:val="baseline"/>
                        <w:lang w:val="en-US" w:eastAsia="zh-CN"/>
                      </w:rPr>
                    </w:rPrChange>
                  </w:rPr>
                  <w:delText>.任意人为操作唤醒（比如靠近微波开盖、着座、旋钮、遥控、脚踢等操作）；</w:delText>
                </w:r>
              </w:del>
            </w:ins>
          </w:p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5568" w:author="M00007797" w:date="2023-11-02T16:19:51Z"/>
                <w:del w:id="15569" w:author="M00000676" w:date="2023-12-01T09:11:07Z"/>
                <w:rFonts w:hint="eastAsia"/>
                <w:highlight w:val="yellow"/>
                <w:vertAlign w:val="baseline"/>
                <w:lang w:val="en-US" w:eastAsia="zh-CN"/>
                <w:rPrChange w:id="15570" w:author="M00000676" w:date="2023-11-25T17:11:19Z">
                  <w:rPr>
                    <w:ins w:id="15571" w:author="M00007797" w:date="2023-11-02T16:19:51Z"/>
                    <w:del w:id="15572" w:author="M00000676" w:date="2023-12-01T09:11:07Z"/>
                    <w:rFonts w:hint="eastAsia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5567" w:author="M00007797" w:date="2023-11-02T16:29:18Z">
                <w:pPr>
                  <w:widowControl w:val="0"/>
                  <w:jc w:val="both"/>
                </w:pPr>
              </w:pPrChange>
            </w:pPr>
            <w:ins w:id="15573" w:author="M00007797" w:date="2023-11-02T16:19:51Z">
              <w:del w:id="15574" w:author="M00000676" w:date="2023-12-01T09:11:07Z">
                <w:r>
                  <w:rPr>
                    <w:rFonts w:hint="eastAsia"/>
                    <w:highlight w:val="yellow"/>
                    <w:vertAlign w:val="baseline"/>
                    <w:lang w:val="en-US" w:eastAsia="zh-CN"/>
                    <w:rPrChange w:id="15575" w:author="M00000676" w:date="2023-11-25T17:11:19Z">
                      <w:rPr>
                        <w:rFonts w:hint="eastAsia"/>
                        <w:highlight w:val="none"/>
                        <w:vertAlign w:val="baseline"/>
                        <w:lang w:val="en-US" w:eastAsia="zh-CN"/>
                      </w:rPr>
                    </w:rPrChange>
                  </w:rPr>
                  <w:delText>2.不带微波或微波功能关闭时：</w:delText>
                </w:r>
              </w:del>
            </w:ins>
          </w:p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5577" w:author="M00007797" w:date="2023-11-02T16:19:51Z"/>
                <w:del w:id="15578" w:author="M00000676" w:date="2023-12-01T09:11:07Z"/>
                <w:rFonts w:hint="eastAsia"/>
                <w:highlight w:val="yellow"/>
                <w:vertAlign w:val="baseline"/>
                <w:lang w:val="en-US" w:eastAsia="zh-CN"/>
                <w:rPrChange w:id="15579" w:author="M00000676" w:date="2023-11-25T17:11:19Z">
                  <w:rPr>
                    <w:ins w:id="15580" w:author="M00007797" w:date="2023-11-02T16:19:51Z"/>
                    <w:del w:id="15581" w:author="M00000676" w:date="2023-12-01T09:11:07Z"/>
                    <w:rFonts w:hint="eastAsia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5576" w:author="M00007797" w:date="2023-11-02T16:29:19Z">
                <w:pPr>
                  <w:widowControl w:val="0"/>
                  <w:jc w:val="both"/>
                </w:pPr>
              </w:pPrChange>
            </w:pPr>
            <w:ins w:id="15582" w:author="M00007797" w:date="2023-11-02T16:19:51Z">
              <w:del w:id="15583" w:author="M00000676" w:date="2023-12-01T09:11:07Z">
                <w:r>
                  <w:rPr>
                    <w:rFonts w:hint="eastAsia"/>
                    <w:highlight w:val="yellow"/>
                    <w:vertAlign w:val="baseline"/>
                    <w:lang w:val="en-US" w:eastAsia="zh-CN"/>
                    <w:rPrChange w:id="15584" w:author="M00000676" w:date="2023-11-25T17:11:19Z">
                      <w:rPr>
                        <w:rFonts w:hint="eastAsia"/>
                        <w:highlight w:val="none"/>
                        <w:vertAlign w:val="baseline"/>
                        <w:lang w:val="en-US" w:eastAsia="zh-CN"/>
                      </w:rPr>
                    </w:rPrChange>
                  </w:rPr>
                  <w:delText>a.检测到离座信号计时2min无任何操作，脚踢灯光/旋钮灯光/侧面按键灯光熄灭（离坐自动除臭、紫外杀菌、自动关盖动作，不纳入2min计时）；</w:delText>
                </w:r>
              </w:del>
            </w:ins>
          </w:p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5586" w:author="M00007797" w:date="2023-11-02T16:29:03Z"/>
                <w:del w:id="15587" w:author="M00000676" w:date="2023-12-01T09:11:07Z"/>
                <w:rFonts w:hint="eastAsia"/>
                <w:highlight w:val="yellow"/>
                <w:vertAlign w:val="baseline"/>
                <w:lang w:val="en-US" w:eastAsia="zh-CN"/>
                <w:rPrChange w:id="15588" w:author="M00000676" w:date="2023-11-25T17:11:19Z">
                  <w:rPr>
                    <w:ins w:id="15589" w:author="M00007797" w:date="2023-11-02T16:29:03Z"/>
                    <w:del w:id="15590" w:author="M00000676" w:date="2023-12-01T09:11:07Z"/>
                    <w:rFonts w:hint="eastAsia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5585" w:author="M00007797" w:date="2023-11-02T16:29:20Z">
                <w:pPr>
                  <w:widowControl w:val="0"/>
                  <w:jc w:val="both"/>
                </w:pPr>
              </w:pPrChange>
            </w:pPr>
            <w:ins w:id="15591" w:author="M00007797" w:date="2023-11-02T16:22:35Z">
              <w:del w:id="15592" w:author="M00000676" w:date="2023-12-01T09:11:07Z">
                <w:r>
                  <w:rPr>
                    <w:rFonts w:hint="eastAsia"/>
                    <w:highlight w:val="yellow"/>
                    <w:vertAlign w:val="baseline"/>
                    <w:lang w:val="en-US" w:eastAsia="zh-CN"/>
                    <w:rPrChange w:id="15593" w:author="M00000676" w:date="2023-11-25T17:11:19Z">
                      <w:rPr>
                        <w:rFonts w:hint="eastAsia"/>
                        <w:highlight w:val="none"/>
                        <w:vertAlign w:val="baseline"/>
                        <w:lang w:val="en-US" w:eastAsia="zh-CN"/>
                      </w:rPr>
                    </w:rPrChange>
                  </w:rPr>
                  <w:delText>b</w:delText>
                </w:r>
              </w:del>
            </w:ins>
            <w:ins w:id="15594" w:author="M00007797" w:date="2023-11-02T16:19:51Z">
              <w:del w:id="15595" w:author="M00000676" w:date="2023-12-01T09:11:07Z">
                <w:r>
                  <w:rPr>
                    <w:rFonts w:hint="eastAsia"/>
                    <w:highlight w:val="yellow"/>
                    <w:vertAlign w:val="baseline"/>
                    <w:lang w:val="en-US" w:eastAsia="zh-CN"/>
                    <w:rPrChange w:id="15596" w:author="M00000676" w:date="2023-11-25T17:11:19Z">
                      <w:rPr>
                        <w:rFonts w:hint="eastAsia"/>
                        <w:highlight w:val="none"/>
                        <w:vertAlign w:val="baseline"/>
                        <w:lang w:val="en-US" w:eastAsia="zh-CN"/>
                      </w:rPr>
                    </w:rPrChange>
                  </w:rPr>
                  <w:delText>.任意人为操作唤醒（比如着座、旋钮、遥控、脚踢等操作）。</w:delText>
                </w:r>
              </w:del>
            </w:ins>
          </w:p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5598" w:author="M00007797" w:date="2023-11-02T16:19:05Z"/>
                <w:del w:id="15599" w:author="M00000676" w:date="2023-12-01T09:11:07Z"/>
                <w:rFonts w:hint="eastAsia"/>
                <w:highlight w:val="yellow"/>
                <w:vertAlign w:val="baseline"/>
                <w:lang w:val="en-US" w:eastAsia="zh-CN"/>
                <w:rPrChange w:id="15600" w:author="M00000676" w:date="2023-11-25T17:11:19Z">
                  <w:rPr>
                    <w:ins w:id="15601" w:author="M00007797" w:date="2023-11-02T16:19:05Z"/>
                    <w:del w:id="15602" w:author="M00000676" w:date="2023-12-01T09:11:07Z"/>
                    <w:rFonts w:hint="eastAsia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5597" w:author="M00007797" w:date="2023-11-02T16:29:21Z">
                <w:pPr>
                  <w:widowControl w:val="0"/>
                  <w:jc w:val="both"/>
                </w:pPr>
              </w:pPrChange>
            </w:pPr>
            <w:ins w:id="15603" w:author="M00007797" w:date="2023-11-02T16:29:04Z">
              <w:del w:id="15604" w:author="M00000676" w:date="2023-12-01T09:11:07Z">
                <w:r>
                  <w:rPr>
                    <w:rFonts w:hint="eastAsia"/>
                    <w:color w:val="auto"/>
                    <w:highlight w:val="yellow"/>
                    <w:vertAlign w:val="baseline"/>
                    <w:lang w:val="en-US" w:eastAsia="zh-CN"/>
                    <w:rPrChange w:id="15605" w:author="M00000676" w:date="2023-11-25T17:11:19Z">
                      <w:rPr>
                        <w:rFonts w:hint="eastAsia"/>
                        <w:color w:val="auto"/>
                        <w:highlight w:val="none"/>
                        <w:vertAlign w:val="baseline"/>
                        <w:lang w:val="en-US" w:eastAsia="zh-CN"/>
                      </w:rPr>
                    </w:rPrChange>
                  </w:rPr>
                  <w:delText>注：退出儿童模式后才进行以上2min判断；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5607" w:author="M00032937" w:date="2024-06-28T09:44:56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wAfter w:w="0" w:type="auto"/>
          <w:jc w:val="center"/>
          <w:ins w:id="15606" w:author="M00000676" w:date="2023-12-01T08:56:45Z"/>
          <w:trPrChange w:id="15607" w:author="M00032937" w:date="2024-06-28T09:44:56Z">
            <w:trPr>
              <w:gridBefore w:val="1"/>
              <w:gridAfter w:val="1"/>
              <w:wBefore w:w="775" w:type="dxa"/>
              <w:wAfter w:w="775" w:type="dxa"/>
              <w:jc w:val="center"/>
            </w:trPr>
          </w:trPrChange>
        </w:trPr>
        <w:tc>
          <w:tcPr>
            <w:tcW w:w="2577" w:type="dxa"/>
            <w:vMerge w:val="restart"/>
            <w:tcBorders>
              <w:top w:val="nil"/>
            </w:tcBorders>
            <w:vAlign w:val="center"/>
            <w:tcPrChange w:id="15608" w:author="M00032937" w:date="2024-06-28T09:44:56Z">
              <w:tcPr>
                <w:tcW w:w="2316" w:type="dxa"/>
                <w:gridSpan w:val="2"/>
                <w:vMerge w:val="restart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5610" w:author="M00000676" w:date="2023-12-01T08:56:45Z"/>
                <w:rFonts w:hint="eastAsia"/>
                <w:color w:val="auto"/>
                <w:highlight w:val="none"/>
                <w:vertAlign w:val="baseline"/>
                <w:lang w:val="en-US" w:eastAsia="zh-CN"/>
              </w:rPr>
              <w:pPrChange w:id="15609" w:author="M00000676" w:date="2023-12-01T09:08:26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5611" w:author="M00000676" w:date="2023-12-01T08:57:39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612" w:author="M00000676" w:date="2023-12-01T08:58:11Z">
                    <w:rPr>
                      <w:rFonts w:hint="eastAsia"/>
                      <w:highlight w:val="yellow"/>
                      <w:vertAlign w:val="baseline"/>
                      <w:lang w:val="en-US" w:eastAsia="zh-CN"/>
                    </w:rPr>
                  </w:rPrChange>
                </w:rPr>
                <w:t>带微波时</w:t>
              </w:r>
            </w:ins>
            <w:ins w:id="15613" w:author="M00000676" w:date="2023-12-01T08:57:43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614" w:author="M00000676" w:date="2023-12-01T08:58:11Z">
                    <w:rPr>
                      <w:rFonts w:hint="eastAsia"/>
                      <w:highlight w:val="yellow"/>
                      <w:vertAlign w:val="baseline"/>
                      <w:lang w:val="en-US" w:eastAsia="zh-CN"/>
                    </w:rPr>
                  </w:rPrChange>
                </w:rPr>
                <w:t>：</w:t>
              </w:r>
            </w:ins>
          </w:p>
        </w:tc>
        <w:tc>
          <w:tcPr>
            <w:tcW w:w="3426" w:type="dxa"/>
            <w:tcBorders>
              <w:top w:val="nil"/>
            </w:tcBorders>
            <w:vAlign w:val="center"/>
            <w:tcPrChange w:id="15615" w:author="M00032937" w:date="2024-06-28T09:44:56Z">
              <w:tcPr>
                <w:tcW w:w="2522" w:type="dxa"/>
                <w:gridSpan w:val="2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5616" w:author="M00000676" w:date="2023-12-01T08:56:45Z"/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ins w:id="15617" w:author="M00000676" w:date="2023-12-01T08:57:48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618" w:author="M00000676" w:date="2023-12-01T08:58:11Z">
                    <w:rPr>
                      <w:rFonts w:hint="eastAsia"/>
                      <w:highlight w:val="yellow"/>
                      <w:vertAlign w:val="baseline"/>
                      <w:lang w:val="en-US" w:eastAsia="zh-CN"/>
                    </w:rPr>
                  </w:rPrChange>
                </w:rPr>
                <w:t>检测到离开信号计时2min无任何操作</w:t>
              </w:r>
            </w:ins>
          </w:p>
        </w:tc>
        <w:tc>
          <w:tcPr>
            <w:tcW w:w="1591" w:type="dxa"/>
            <w:tcBorders>
              <w:top w:val="nil"/>
            </w:tcBorders>
            <w:vAlign w:val="center"/>
            <w:tcPrChange w:id="15619" w:author="M00032937" w:date="2024-06-28T09:44:56Z">
              <w:tcPr>
                <w:tcW w:w="1706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5620" w:author="M00000676" w:date="2023-12-01T08:56:45Z"/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ins w:id="15621" w:author="M00000676" w:date="2023-12-01T08:58:21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622" w:author="M00000676" w:date="2023-12-01T08:58:24Z">
                    <w:rPr>
                      <w:rFonts w:hint="eastAsia"/>
                      <w:highlight w:val="yellow"/>
                      <w:vertAlign w:val="baseline"/>
                      <w:lang w:val="en-US" w:eastAsia="zh-CN"/>
                    </w:rPr>
                  </w:rPrChange>
                </w:rPr>
                <w:t>脚踢灯光/旋钮灯光/侧面按键灯光</w:t>
              </w:r>
            </w:ins>
            <w:ins w:id="15623" w:author="M00000676" w:date="2023-12-01T08:58:59Z">
              <w:r>
                <w:rPr>
                  <w:rFonts w:hint="eastAsia"/>
                  <w:highlight w:val="none"/>
                  <w:vertAlign w:val="baseline"/>
                  <w:lang w:val="en-US" w:eastAsia="zh-CN"/>
                </w:rPr>
                <w:t>/</w:t>
              </w:r>
            </w:ins>
            <w:ins w:id="15624" w:author="M00000676" w:date="2023-12-01T08:59:04Z">
              <w:r>
                <w:rPr>
                  <w:rFonts w:hint="eastAsia"/>
                  <w:highlight w:val="none"/>
                  <w:vertAlign w:val="baseline"/>
                  <w:lang w:val="en-US" w:eastAsia="zh-CN"/>
                </w:rPr>
                <w:t>氛围</w:t>
              </w:r>
            </w:ins>
            <w:ins w:id="15625" w:author="M00000676" w:date="2023-12-01T08:59:05Z">
              <w:r>
                <w:rPr>
                  <w:rFonts w:hint="eastAsia"/>
                  <w:highlight w:val="none"/>
                  <w:vertAlign w:val="baseline"/>
                  <w:lang w:val="en-US" w:eastAsia="zh-CN"/>
                </w:rPr>
                <w:t>灯</w:t>
              </w:r>
            </w:ins>
            <w:ins w:id="15626" w:author="M00000676" w:date="2023-12-01T08:58:21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627" w:author="M00000676" w:date="2023-12-01T08:58:24Z">
                    <w:rPr>
                      <w:rFonts w:hint="eastAsia"/>
                      <w:highlight w:val="yellow"/>
                      <w:vertAlign w:val="baseline"/>
                      <w:lang w:val="en-US" w:eastAsia="zh-CN"/>
                    </w:rPr>
                  </w:rPrChange>
                </w:rPr>
                <w:t>熄灭</w:t>
              </w:r>
            </w:ins>
          </w:p>
        </w:tc>
        <w:tc>
          <w:tcPr>
            <w:tcW w:w="2225" w:type="dxa"/>
            <w:tcBorders>
              <w:top w:val="nil"/>
            </w:tcBorders>
            <w:vAlign w:val="center"/>
            <w:tcPrChange w:id="15628" w:author="M00032937" w:date="2024-06-28T09:44:56Z">
              <w:tcPr>
                <w:tcW w:w="1985" w:type="dxa"/>
                <w:gridSpan w:val="2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5629" w:author="M00000676" w:date="2023-12-01T08:56:45Z"/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ins w:id="15630" w:author="M00000676" w:date="2023-12-01T08:59:11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631" w:author="M00000676" w:date="2023-12-01T08:59:15Z">
                    <w:rPr>
                      <w:rFonts w:hint="eastAsia"/>
                      <w:highlight w:val="yellow"/>
                      <w:vertAlign w:val="baseline"/>
                      <w:lang w:val="en-US" w:eastAsia="zh-CN"/>
                    </w:rPr>
                  </w:rPrChange>
                </w:rPr>
                <w:t>离坐自动除臭、紫外杀菌、微波自动关盖动作，不纳入2min计时；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5633" w:author="M00032937" w:date="2024-06-28T09:41:5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</w:tblPrEx>
          </w:tblPrExChange>
        </w:tblPrEx>
        <w:trPr>
          <w:wBefore w:w="0" w:type="auto"/>
          <w:wAfter w:w="0" w:type="auto"/>
          <w:jc w:val="center"/>
          <w:ins w:id="15632" w:author="M00000676" w:date="2023-12-01T08:56:46Z"/>
          <w:trPrChange w:id="15633" w:author="M00032937" w:date="2024-06-28T09:41:57Z">
            <w:trPr>
              <w:gridBefore w:val="1"/>
              <w:gridAfter w:val="1"/>
              <w:wBefore w:w="775" w:type="dxa"/>
              <w:wAfter w:w="775" w:type="dxa"/>
              <w:jc w:val="center"/>
            </w:trPr>
          </w:trPrChange>
        </w:trPr>
        <w:tc>
          <w:tcPr>
            <w:tcW w:w="2577" w:type="dxa"/>
            <w:vMerge w:val="continue"/>
            <w:vAlign w:val="top"/>
            <w:tcPrChange w:id="15634" w:author="M00032937" w:date="2024-06-28T09:41:57Z">
              <w:tcPr>
                <w:tcW w:w="2316" w:type="dxa"/>
                <w:gridSpan w:val="2"/>
                <w:vMerge w:val="continue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5635" w:author="M00000676" w:date="2023-12-01T08:56:46Z"/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3426" w:type="dxa"/>
            <w:vAlign w:val="center"/>
            <w:tcPrChange w:id="15636" w:author="M00032937" w:date="2024-06-28T09:41:57Z">
              <w:tcPr>
                <w:tcW w:w="2522" w:type="dxa"/>
                <w:gridSpan w:val="2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5637" w:author="M00000676" w:date="2023-12-01T08:56:46Z"/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ins w:id="15638" w:author="M00000676" w:date="2023-12-01T09:07:23Z">
              <w:r>
                <w:rPr>
                  <w:rFonts w:hint="eastAsia"/>
                  <w:highlight w:val="none"/>
                  <w:vertAlign w:val="baseline"/>
                  <w:lang w:val="en-US" w:eastAsia="zh-CN"/>
                </w:rPr>
                <w:t>任意人为操作唤醒</w:t>
              </w:r>
            </w:ins>
          </w:p>
        </w:tc>
        <w:tc>
          <w:tcPr>
            <w:tcW w:w="1591" w:type="dxa"/>
            <w:vAlign w:val="center"/>
            <w:tcPrChange w:id="15639" w:author="M00032937" w:date="2024-06-28T09:41:57Z">
              <w:tcPr>
                <w:tcW w:w="1706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5640" w:author="M00000676" w:date="2023-12-01T08:56:46Z"/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ins w:id="15641" w:author="M00000676" w:date="2023-12-01T09:07:53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642" w:author="M00000676" w:date="2023-12-01T09:07:57Z">
                    <w:rPr>
                      <w:rFonts w:hint="eastAsia"/>
                      <w:highlight w:val="yellow"/>
                      <w:vertAlign w:val="baseline"/>
                      <w:lang w:val="en-US" w:eastAsia="zh-CN"/>
                    </w:rPr>
                  </w:rPrChange>
                </w:rPr>
                <w:t>比如靠近微波开盖、着座、旋钮、遥控、脚踢等操作</w:t>
              </w:r>
            </w:ins>
          </w:p>
        </w:tc>
        <w:tc>
          <w:tcPr>
            <w:tcW w:w="2225" w:type="dxa"/>
            <w:vAlign w:val="center"/>
            <w:tcPrChange w:id="15643" w:author="M00032937" w:date="2024-06-28T09:41:57Z">
              <w:tcPr>
                <w:tcW w:w="1985" w:type="dxa"/>
                <w:gridSpan w:val="2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5644" w:author="M00000676" w:date="2023-12-01T08:56:46Z"/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5646" w:author="M00032937" w:date="2024-06-28T09:41:5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wAfter w:w="0" w:type="auto"/>
          <w:jc w:val="center"/>
          <w:ins w:id="15645" w:author="M00000676" w:date="2023-12-01T09:07:33Z"/>
          <w:trPrChange w:id="15646" w:author="M00032937" w:date="2024-06-28T09:41:57Z">
            <w:trPr>
              <w:gridBefore w:val="1"/>
              <w:gridAfter w:val="1"/>
              <w:wBefore w:w="775" w:type="dxa"/>
              <w:wAfter w:w="775" w:type="dxa"/>
              <w:jc w:val="center"/>
            </w:trPr>
          </w:trPrChange>
        </w:trPr>
        <w:tc>
          <w:tcPr>
            <w:tcW w:w="2577" w:type="dxa"/>
            <w:vMerge w:val="restart"/>
            <w:vAlign w:val="center"/>
            <w:tcPrChange w:id="15647" w:author="M00032937" w:date="2024-06-28T09:41:57Z">
              <w:tcPr>
                <w:tcW w:w="2316" w:type="dxa"/>
                <w:gridSpan w:val="2"/>
                <w:vMerge w:val="restart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5649" w:author="M00000676" w:date="2023-12-01T09:07:33Z"/>
                <w:rFonts w:hint="eastAsia"/>
                <w:color w:val="auto"/>
                <w:highlight w:val="none"/>
                <w:vertAlign w:val="baseline"/>
                <w:lang w:val="en-US" w:eastAsia="zh-CN"/>
              </w:rPr>
              <w:pPrChange w:id="15648" w:author="M00000676" w:date="2023-12-01T09:09:57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5650" w:author="M00000676" w:date="2023-12-01T09:09:00Z">
              <w:r>
                <w:rPr>
                  <w:rFonts w:hint="eastAsia"/>
                  <w:b w:val="0"/>
                  <w:bCs w:val="0"/>
                  <w:color w:val="000000" w:themeColor="text1"/>
                  <w:highlight w:val="none"/>
                  <w:shd w:val="clear" w:color="auto" w:fill="auto"/>
                  <w:vertAlign w:val="baseline"/>
                  <w:lang w:val="en-US" w:eastAsia="zh-CN"/>
                  <w:rPrChange w:id="15651" w:author="M00000676" w:date="2023-12-01T09:10:32Z">
                    <w:rPr>
                      <w:rFonts w:hint="eastAsia"/>
                      <w:b/>
                      <w:bCs/>
                      <w:color w:val="FF0000"/>
                      <w:highlight w:val="none"/>
                      <w:vertAlign w:val="baseline"/>
                      <w:lang w:val="en-US" w:eastAsia="zh-CN"/>
                    </w:rPr>
                  </w:rPrChange>
                  <w14:textFill>
                    <w14:solidFill>
                      <w14:schemeClr w14:val="tx1"/>
                    </w14:solidFill>
                  </w14:textFill>
                </w:rPr>
                <w:t>不带微波或微波功能关闭时</w:t>
              </w:r>
            </w:ins>
            <w:ins w:id="15652" w:author="M00000676" w:date="2023-12-01T09:10:39Z">
              <w:r>
                <w:rPr>
                  <w:rFonts w:hint="eastAsia"/>
                  <w:b w:val="0"/>
                  <w:bCs w:val="0"/>
                  <w:color w:val="000000" w:themeColor="text1"/>
                  <w:highlight w:val="none"/>
                  <w:shd w:val="clear" w:color="auto" w:fill="auto"/>
                  <w:vertAlign w:val="baseline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：</w:t>
              </w:r>
            </w:ins>
          </w:p>
        </w:tc>
        <w:tc>
          <w:tcPr>
            <w:tcW w:w="3426" w:type="dxa"/>
            <w:vAlign w:val="center"/>
            <w:tcPrChange w:id="15653" w:author="M00032937" w:date="2024-06-28T09:41:57Z">
              <w:tcPr>
                <w:tcW w:w="2522" w:type="dxa"/>
                <w:gridSpan w:val="2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5654" w:author="M00000676" w:date="2023-12-01T09:07:33Z"/>
                <w:rFonts w:hint="eastAsia"/>
                <w:highlight w:val="none"/>
                <w:vertAlign w:val="baseline"/>
                <w:lang w:val="en-US" w:eastAsia="zh-CN"/>
              </w:rPr>
            </w:pPr>
            <w:ins w:id="15655" w:author="M00000676" w:date="2023-12-01T09:09:10Z">
              <w:r>
                <w:rPr>
                  <w:rFonts w:hint="eastAsia"/>
                  <w:highlight w:val="none"/>
                  <w:vertAlign w:val="baseline"/>
                  <w:lang w:val="en-US" w:eastAsia="zh-CN"/>
                </w:rPr>
                <w:t>检测到离座信号计时2min无任何操作</w:t>
              </w:r>
            </w:ins>
          </w:p>
        </w:tc>
        <w:tc>
          <w:tcPr>
            <w:tcW w:w="1591" w:type="dxa"/>
            <w:vAlign w:val="center"/>
            <w:tcPrChange w:id="15656" w:author="M00032937" w:date="2024-06-28T09:41:57Z">
              <w:tcPr>
                <w:tcW w:w="1706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5657" w:author="M00000676" w:date="2023-12-01T09:07:33Z"/>
                <w:rFonts w:hint="eastAsia"/>
                <w:highlight w:val="none"/>
                <w:vertAlign w:val="baseline"/>
                <w:lang w:val="en-US" w:eastAsia="zh-CN"/>
              </w:rPr>
            </w:pPr>
            <w:ins w:id="15658" w:author="M00000676" w:date="2023-12-01T09:09:16Z">
              <w:r>
                <w:rPr>
                  <w:rFonts w:hint="eastAsia"/>
                  <w:highlight w:val="none"/>
                  <w:vertAlign w:val="baseline"/>
                  <w:lang w:val="en-US" w:eastAsia="zh-CN"/>
                </w:rPr>
                <w:t>脚踢灯光/旋钮灯光/侧面按键灯光熄灭</w:t>
              </w:r>
            </w:ins>
          </w:p>
        </w:tc>
        <w:tc>
          <w:tcPr>
            <w:tcW w:w="2225" w:type="dxa"/>
            <w:vAlign w:val="center"/>
            <w:tcPrChange w:id="15659" w:author="M00032937" w:date="2024-06-28T09:41:57Z">
              <w:tcPr>
                <w:tcW w:w="1985" w:type="dxa"/>
                <w:gridSpan w:val="2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5660" w:author="M00000676" w:date="2023-12-01T09:07:33Z"/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ins w:id="15661" w:author="M00000676" w:date="2023-12-01T09:09:20Z">
              <w:r>
                <w:rPr>
                  <w:rFonts w:hint="eastAsia"/>
                  <w:highlight w:val="none"/>
                  <w:vertAlign w:val="baseline"/>
                  <w:lang w:val="en-US" w:eastAsia="zh-CN"/>
                </w:rPr>
                <w:t>离坐自动除臭、紫外杀菌、自动关盖动作，不纳入2min计时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5663" w:author="M00032937" w:date="2024-06-28T09:41:5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wAfter w:w="0" w:type="auto"/>
          <w:jc w:val="center"/>
          <w:ins w:id="15662" w:author="M00000676" w:date="2023-12-01T09:08:51Z"/>
          <w:trPrChange w:id="15663" w:author="M00032937" w:date="2024-06-28T09:41:57Z">
            <w:trPr>
              <w:gridBefore w:val="1"/>
              <w:gridAfter w:val="1"/>
              <w:wBefore w:w="775" w:type="dxa"/>
              <w:wAfter w:w="775" w:type="dxa"/>
              <w:jc w:val="center"/>
            </w:trPr>
          </w:trPrChange>
        </w:trPr>
        <w:tc>
          <w:tcPr>
            <w:tcW w:w="2577" w:type="dxa"/>
            <w:vMerge w:val="continue"/>
            <w:vAlign w:val="top"/>
            <w:tcPrChange w:id="15664" w:author="M00032937" w:date="2024-06-28T09:41:57Z">
              <w:tcPr>
                <w:tcW w:w="2316" w:type="dxa"/>
                <w:gridSpan w:val="2"/>
                <w:vMerge w:val="continue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5665" w:author="M00000676" w:date="2023-12-01T09:08:51Z"/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3426" w:type="dxa"/>
            <w:vAlign w:val="center"/>
            <w:tcPrChange w:id="15666" w:author="M00032937" w:date="2024-06-28T09:41:57Z">
              <w:tcPr>
                <w:tcW w:w="2522" w:type="dxa"/>
                <w:gridSpan w:val="2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5667" w:author="M00000676" w:date="2023-12-01T09:08:51Z"/>
                <w:rFonts w:hint="eastAsia"/>
                <w:highlight w:val="none"/>
                <w:vertAlign w:val="baseline"/>
                <w:lang w:val="en-US" w:eastAsia="zh-CN"/>
              </w:rPr>
            </w:pPr>
            <w:ins w:id="15668" w:author="M00000676" w:date="2023-12-01T09:09:32Z">
              <w:r>
                <w:rPr>
                  <w:rFonts w:hint="eastAsia"/>
                  <w:highlight w:val="none"/>
                  <w:vertAlign w:val="baseline"/>
                  <w:lang w:val="en-US" w:eastAsia="zh-CN"/>
                </w:rPr>
                <w:t>任意人为操作唤醒</w:t>
              </w:r>
            </w:ins>
          </w:p>
        </w:tc>
        <w:tc>
          <w:tcPr>
            <w:tcW w:w="1591" w:type="dxa"/>
            <w:vAlign w:val="center"/>
            <w:tcPrChange w:id="15669" w:author="M00032937" w:date="2024-06-28T09:41:57Z">
              <w:tcPr>
                <w:tcW w:w="1706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5670" w:author="M00000676" w:date="2023-12-01T09:08:51Z"/>
                <w:rFonts w:hint="eastAsia"/>
                <w:highlight w:val="none"/>
                <w:vertAlign w:val="baseline"/>
                <w:lang w:val="en-US" w:eastAsia="zh-CN"/>
              </w:rPr>
            </w:pPr>
            <w:ins w:id="15671" w:author="M00000676" w:date="2023-12-01T09:09:36Z">
              <w:r>
                <w:rPr>
                  <w:rFonts w:hint="eastAsia"/>
                  <w:highlight w:val="none"/>
                  <w:vertAlign w:val="baseline"/>
                  <w:lang w:val="en-US" w:eastAsia="zh-CN"/>
                </w:rPr>
                <w:t>比如着座、旋钮、遥控、脚踢等操作</w:t>
              </w:r>
            </w:ins>
          </w:p>
        </w:tc>
        <w:tc>
          <w:tcPr>
            <w:tcW w:w="2225" w:type="dxa"/>
            <w:vAlign w:val="center"/>
            <w:tcPrChange w:id="15672" w:author="M00032937" w:date="2024-06-28T09:41:57Z">
              <w:tcPr>
                <w:tcW w:w="1985" w:type="dxa"/>
                <w:gridSpan w:val="2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5673" w:author="M00000676" w:date="2023-12-01T09:08:51Z"/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ins w:id="15674" w:author="M00000676" w:date="2023-12-01T09:09:42Z">
              <w:r>
                <w:rPr>
                  <w:rFonts w:hint="eastAsia"/>
                  <w:color w:val="auto"/>
                  <w:highlight w:val="none"/>
                  <w:vertAlign w:val="baseline"/>
                  <w:lang w:val="en-US" w:eastAsia="zh-CN"/>
                </w:rPr>
                <w:t>退出儿童模式后才进行以上2min判断</w:t>
              </w:r>
            </w:ins>
          </w:p>
        </w:tc>
      </w:tr>
    </w:tbl>
    <w:p>
      <w:pPr>
        <w:rPr>
          <w:del w:id="15675" w:author="M00007797" w:date="2023-06-16T14:16:14Z"/>
        </w:rPr>
      </w:pPr>
    </w:p>
    <w:p>
      <w:pPr>
        <w:rPr>
          <w:ins w:id="15676" w:author="M00006686" w:date="2021-07-30T08:57:06Z"/>
          <w:del w:id="15677" w:author="M00007797" w:date="2023-06-16T14:16:14Z"/>
        </w:rPr>
      </w:pPr>
    </w:p>
    <w:p>
      <w:pPr>
        <w:rPr>
          <w:del w:id="15678" w:author="M00007797" w:date="2023-06-16T14:16:14Z"/>
        </w:rPr>
      </w:pPr>
    </w:p>
    <w:p>
      <w:pPr>
        <w:pStyle w:val="4"/>
        <w:rPr>
          <w:ins w:id="15679" w:author="yefeiting" w:date="2021-07-27T10:22:39Z"/>
          <w:del w:id="15680" w:author="M00007797" w:date="2023-06-16T15:22:48Z"/>
        </w:rPr>
      </w:pPr>
      <w:ins w:id="15681" w:author="yefeiting" w:date="2021-07-27T10:22:39Z">
        <w:del w:id="15682" w:author="M00007797" w:date="2023-06-16T15:22:48Z">
          <w:bookmarkStart w:id="786" w:name="_Toc42879601"/>
          <w:bookmarkStart w:id="787" w:name="_Toc4486"/>
          <w:bookmarkStart w:id="788" w:name="_Toc1905"/>
          <w:bookmarkStart w:id="789" w:name="_Toc25321"/>
          <w:bookmarkStart w:id="790" w:name="_Toc9414"/>
          <w:bookmarkStart w:id="791" w:name="_Toc20021"/>
          <w:bookmarkStart w:id="792" w:name="_Toc20785"/>
          <w:bookmarkStart w:id="793" w:name="_Toc20609"/>
          <w:bookmarkStart w:id="794" w:name="_Toc10126"/>
          <w:r>
            <w:rPr>
              <w:rFonts w:hint="eastAsia"/>
              <w:lang w:val="en-US" w:eastAsia="zh-CN"/>
            </w:rPr>
            <w:delText>遥控器</w:delText>
          </w:r>
          <w:bookmarkEnd w:id="786"/>
          <w:bookmarkEnd w:id="787"/>
          <w:bookmarkEnd w:id="788"/>
          <w:bookmarkEnd w:id="789"/>
          <w:bookmarkEnd w:id="790"/>
          <w:bookmarkEnd w:id="791"/>
          <w:bookmarkEnd w:id="792"/>
          <w:bookmarkEnd w:id="793"/>
          <w:bookmarkEnd w:id="794"/>
        </w:del>
      </w:ins>
    </w:p>
    <w:p>
      <w:pPr>
        <w:pStyle w:val="4"/>
        <w:rPr>
          <w:ins w:id="15684" w:author="yefeiting" w:date="2021-07-27T10:22:39Z"/>
          <w:del w:id="15685" w:author="M00007797" w:date="2023-06-16T15:22:48Z"/>
          <w:rFonts w:hint="eastAsia"/>
          <w:lang w:val="en-US" w:eastAsia="zh-CN"/>
        </w:rPr>
        <w:pPrChange w:id="15683" w:author="M00007797" w:date="2023-06-16T14:16:40Z">
          <w:pPr/>
        </w:pPrChange>
      </w:pPr>
    </w:p>
    <w:p>
      <w:pPr>
        <w:pStyle w:val="4"/>
        <w:rPr>
          <w:ins w:id="15687" w:author="yefeiting" w:date="2021-07-27T10:22:39Z"/>
          <w:del w:id="15688" w:author="M00007797" w:date="2023-06-16T15:22:48Z"/>
          <w:rFonts w:hint="eastAsia"/>
          <w:lang w:val="en-US" w:eastAsia="zh-CN"/>
        </w:rPr>
        <w:pPrChange w:id="15686" w:author="M00007797" w:date="2023-06-16T14:16:40Z">
          <w:pPr/>
        </w:pPrChange>
      </w:pPr>
    </w:p>
    <w:p>
      <w:pPr>
        <w:rPr>
          <w:ins w:id="15689" w:author="yefeiting" w:date="2021-07-27T10:22:39Z"/>
          <w:del w:id="15690" w:author="M00007797" w:date="2023-06-16T15:22:48Z"/>
          <w:rFonts w:hint="eastAsia"/>
          <w:lang w:val="en-US" w:eastAsia="zh-CN"/>
        </w:rPr>
      </w:pPr>
      <w:ins w:id="15691" w:author="yefeiting" w:date="2021-07-27T10:25:46Z">
        <w:del w:id="15692" w:author="M00007797" w:date="2023-06-16T15:22:48Z">
          <w:r>
            <w:rPr/>
            <w:drawing>
              <wp:inline distT="0" distB="0" distL="114300" distR="114300">
                <wp:extent cx="2268855" cy="6795135"/>
                <wp:effectExtent l="0" t="0" r="1905" b="1905"/>
                <wp:docPr id="11" name="图片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图片 1"/>
                        <pic:cNvPicPr>
                          <a:picLocks noChangeAspect="1"/>
                        </pic:cNvPicPr>
                      </pic:nvPicPr>
                      <pic:blipFill>
                        <a:blip r:embed="rId3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68855" cy="67951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del>
      </w:ins>
      <w:ins w:id="15695" w:author="M00009068" w:date="2021-10-28T13:44:56Z">
        <w:del w:id="15696" w:author="M00007797" w:date="2023-06-16T15:22:48Z">
          <w:r>
            <w:rPr/>
            <w:drawing>
              <wp:inline distT="0" distB="0" distL="114300" distR="114300">
                <wp:extent cx="1762125" cy="5934075"/>
                <wp:effectExtent l="0" t="0" r="9525" b="3175"/>
                <wp:docPr id="7" name="图片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图片 1"/>
                        <pic:cNvPicPr>
                          <a:picLocks noChangeAspect="1"/>
                        </pic:cNvPicPr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 rot="16200000">
                          <a:off x="0" y="0"/>
                          <a:ext cx="1762125" cy="5934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del>
      </w:ins>
    </w:p>
    <w:p>
      <w:pPr>
        <w:rPr>
          <w:ins w:id="15699" w:author="yefeiting" w:date="2021-07-27T10:22:39Z"/>
          <w:del w:id="15700" w:author="M00007797" w:date="2023-06-16T15:22:48Z"/>
          <w:rFonts w:hint="eastAsia"/>
          <w:lang w:val="en-US" w:eastAsia="zh-CN"/>
        </w:rPr>
      </w:pPr>
    </w:p>
    <w:p>
      <w:pPr>
        <w:rPr>
          <w:ins w:id="15701" w:author="yefeiting" w:date="2021-07-27T10:22:39Z"/>
          <w:del w:id="15702" w:author="M00007797" w:date="2023-06-16T15:22:48Z"/>
          <w:rFonts w:hint="eastAsia"/>
          <w:lang w:val="en-US" w:eastAsia="zh-CN"/>
        </w:rPr>
      </w:pPr>
    </w:p>
    <w:p>
      <w:pPr>
        <w:rPr>
          <w:ins w:id="15703" w:author="yefeiting" w:date="2021-07-27T10:22:39Z"/>
          <w:del w:id="15704" w:author="M00007797" w:date="2023-06-16T15:22:48Z"/>
          <w:rFonts w:hint="eastAsia"/>
          <w:lang w:val="en-US" w:eastAsia="zh-CN"/>
        </w:rPr>
      </w:pPr>
    </w:p>
    <w:p>
      <w:pPr>
        <w:rPr>
          <w:ins w:id="15705" w:author="yefeiting" w:date="2021-07-27T10:22:39Z"/>
          <w:del w:id="15706" w:author="M00007797" w:date="2023-06-16T15:22:48Z"/>
          <w:rFonts w:hint="eastAsia"/>
          <w:lang w:val="en-US" w:eastAsia="zh-CN"/>
        </w:rPr>
      </w:pPr>
    </w:p>
    <w:p>
      <w:pPr>
        <w:rPr>
          <w:ins w:id="15707" w:author="yefeiting" w:date="2021-07-27T10:25:09Z"/>
          <w:del w:id="15708" w:author="M00007797" w:date="2023-06-16T15:22:48Z"/>
          <w:rFonts w:hint="eastAsia"/>
          <w:lang w:val="en-US" w:eastAsia="zh-CN"/>
        </w:rPr>
      </w:pPr>
    </w:p>
    <w:p>
      <w:pPr>
        <w:rPr>
          <w:ins w:id="15709" w:author="yefeiting" w:date="2021-07-27T10:25:09Z"/>
          <w:del w:id="15710" w:author="M00007797" w:date="2023-06-16T15:22:48Z"/>
          <w:rFonts w:hint="eastAsia"/>
          <w:lang w:val="en-US" w:eastAsia="zh-CN"/>
        </w:rPr>
      </w:pPr>
    </w:p>
    <w:p>
      <w:pPr>
        <w:rPr>
          <w:ins w:id="15711" w:author="yefeiting" w:date="2021-07-27T10:25:10Z"/>
          <w:del w:id="15712" w:author="M00007797" w:date="2023-06-16T15:22:48Z"/>
          <w:rFonts w:hint="eastAsia"/>
          <w:lang w:val="en-US" w:eastAsia="zh-CN"/>
        </w:rPr>
      </w:pPr>
    </w:p>
    <w:p>
      <w:pPr>
        <w:rPr>
          <w:ins w:id="15713" w:author="yefeiting" w:date="2021-07-27T10:25:11Z"/>
          <w:del w:id="15714" w:author="M00007797" w:date="2023-06-16T15:22:48Z"/>
          <w:rFonts w:hint="eastAsia"/>
          <w:lang w:val="en-US" w:eastAsia="zh-CN"/>
        </w:rPr>
      </w:pPr>
    </w:p>
    <w:p>
      <w:pPr>
        <w:rPr>
          <w:ins w:id="15715" w:author="yefeiting" w:date="2021-07-27T10:22:39Z"/>
          <w:del w:id="15716" w:author="M00007797" w:date="2023-06-16T15:22:48Z"/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ins w:id="15717" w:author="yefeiting" w:date="2021-07-27T10:22:39Z"/>
          <w:del w:id="15718" w:author="M00007797" w:date="2023-06-16T15:22:48Z"/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ins w:id="15719" w:author="yefeiting" w:date="2021-07-27T10:22:39Z"/>
          <w:del w:id="15720" w:author="M00007797" w:date="2023-06-16T15:22:48Z"/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ins w:id="15721" w:author="yefeiting" w:date="2021-07-27T10:22:39Z"/>
          <w:del w:id="15722" w:author="M00007797" w:date="2023-06-16T15:22:48Z"/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tbl>
      <w:tblPr>
        <w:tblStyle w:val="89"/>
        <w:tblpPr w:leftFromText="180" w:rightFromText="180" w:vertAnchor="page" w:horzAnchor="page" w:tblpX="1942" w:tblpY="1922"/>
        <w:tblOverlap w:val="never"/>
        <w:tblW w:w="8915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  <w:tblPrChange w:id="15723" w:author="M00007797" w:date="2023-06-16T14:17:23Z">
          <w:tblPr>
            <w:tblStyle w:val="89"/>
            <w:tblpPr w:leftFromText="180" w:rightFromText="180" w:vertAnchor="page" w:horzAnchor="page" w:tblpX="1942" w:tblpY="1922"/>
            <w:tblOverlap w:val="never"/>
            <w:tblW w:w="8915" w:type="dxa"/>
            <w:tblInd w:w="0" w:type="dxa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fixed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1003"/>
        <w:gridCol w:w="1354"/>
        <w:gridCol w:w="1741"/>
        <w:gridCol w:w="4817"/>
        <w:tblGridChange w:id="15724">
          <w:tblGrid>
            <w:gridCol w:w="1003"/>
            <w:gridCol w:w="1354"/>
            <w:gridCol w:w="1741"/>
            <w:gridCol w:w="4817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5727" w:author="M00007797" w:date="2023-06-16T14:1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56" w:hRule="exact"/>
          <w:jc w:val="center"/>
          <w:ins w:id="15725" w:author="yefeiting" w:date="2021-07-27T10:22:39Z"/>
          <w:del w:id="15726" w:author="M00007797" w:date="2023-06-16T15:22:48Z"/>
          <w:trPrChange w:id="15727" w:author="M00007797" w:date="2023-06-16T14:17:23Z">
            <w:trPr>
              <w:trHeight w:val="956" w:hRule="exact"/>
            </w:trPr>
          </w:trPrChange>
        </w:trPr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5728" w:author="M00007797" w:date="2023-06-16T14:17:23Z">
              <w:tcPr>
                <w:tcW w:w="100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729" w:author="yefeiting" w:date="2021-07-27T10:22:39Z"/>
                <w:del w:id="15730" w:author="M00007797" w:date="2023-06-16T15:22:48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ins w:id="15731" w:author="yefeiting" w:date="2021-07-27T10:22:39Z">
              <w:del w:id="15732" w:author="M00007797" w:date="2023-06-16T15:22:48Z">
                <w:r>
                  <w:rPr>
                    <w:rFonts w:hint="eastAsia"/>
                    <w:color w:val="000000" w:themeColor="text1"/>
                    <w:u w:val="none"/>
                    <w14:textFill>
                      <w14:solidFill>
                        <w14:schemeClr w14:val="tx1"/>
                      </w14:solidFill>
                    </w14:textFill>
                  </w:rPr>
                  <w:delText>序号</w:delText>
                </w:r>
              </w:del>
            </w:ins>
          </w:p>
        </w:tc>
        <w:tc>
          <w:tcPr>
            <w:tcW w:w="13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5733" w:author="M00007797" w:date="2023-06-16T14:17:23Z">
              <w:tcPr>
                <w:tcW w:w="13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734" w:author="yefeiting" w:date="2021-07-27T10:22:39Z"/>
                <w:del w:id="15735" w:author="M00007797" w:date="2023-06-16T15:22:48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ins w:id="15736" w:author="yefeiting" w:date="2021-07-27T10:22:39Z">
              <w:del w:id="15737" w:author="M00007797" w:date="2023-06-16T15:22:48Z">
                <w:r>
                  <w:rPr>
                    <w:rFonts w:hint="eastAsia"/>
                    <w:color w:val="000000" w:themeColor="text1"/>
                    <w:u w:val="none"/>
                    <w14:textFill>
                      <w14:solidFill>
                        <w14:schemeClr w14:val="tx1"/>
                      </w14:solidFill>
                    </w14:textFill>
                  </w:rPr>
                  <w:delText>按键名称</w:delText>
                </w:r>
              </w:del>
            </w:ins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5738" w:author="M00007797" w:date="2023-06-16T14:17:23Z">
              <w:tcPr>
                <w:tcW w:w="1741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739" w:author="yefeiting" w:date="2021-07-27T10:22:39Z"/>
                <w:del w:id="15740" w:author="M00007797" w:date="2023-06-16T15:22:48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ins w:id="15741" w:author="yefeiting" w:date="2021-07-27T10:22:39Z">
              <w:del w:id="15742" w:author="M00007797" w:date="2023-06-16T15:22:48Z">
                <w:r>
                  <w:rPr>
                    <w:rFonts w:hint="eastAsia"/>
                    <w:color w:val="000000" w:themeColor="text1"/>
                    <w:u w:val="none"/>
                    <w14:textFill>
                      <w14:solidFill>
                        <w14:schemeClr w14:val="tx1"/>
                      </w14:solidFill>
                    </w14:textFill>
                  </w:rPr>
                  <w:delText>图标</w:delText>
                </w:r>
              </w:del>
            </w:ins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5743" w:author="M00007797" w:date="2023-06-16T14:17:23Z">
              <w:tcPr>
                <w:tcW w:w="4817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744" w:author="yefeiting" w:date="2021-07-27T10:22:39Z"/>
                <w:del w:id="15745" w:author="M00007797" w:date="2023-06-16T15:22:48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ins w:id="15746" w:author="yefeiting" w:date="2021-07-27T10:22:39Z">
              <w:del w:id="15747" w:author="M00007797" w:date="2023-06-16T15:22:48Z">
                <w:r>
                  <w:rPr>
                    <w:rFonts w:hint="eastAsia"/>
                    <w:color w:val="000000" w:themeColor="text1"/>
                    <w:u w:val="none"/>
                    <w14:textFill>
                      <w14:solidFill>
                        <w14:schemeClr w14:val="tx1"/>
                      </w14:solidFill>
                    </w14:textFill>
                  </w:rPr>
                  <w:delText>功能描述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5750" w:author="M00007797" w:date="2023-06-16T14:1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56" w:hRule="exact"/>
          <w:jc w:val="center"/>
          <w:ins w:id="15748" w:author="yefeiting" w:date="2021-07-27T10:22:39Z"/>
          <w:del w:id="15749" w:author="M00007797" w:date="2023-06-16T15:22:48Z"/>
          <w:trPrChange w:id="15750" w:author="M00007797" w:date="2023-06-16T14:17:23Z">
            <w:trPr>
              <w:trHeight w:val="956" w:hRule="exact"/>
            </w:trPr>
          </w:trPrChange>
        </w:trPr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5751" w:author="M00007797" w:date="2023-06-16T14:17:23Z">
              <w:tcPr>
                <w:tcW w:w="100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752" w:author="yefeiting" w:date="2021-07-27T10:22:39Z"/>
                <w:del w:id="15753" w:author="M00007797" w:date="2023-06-16T15:22:48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754" w:author="yefeiting" w:date="2021-07-27T10:22:39Z"/>
                <w:del w:id="15755" w:author="M00007797" w:date="2023-06-16T15:22:48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ins w:id="15756" w:author="yefeiting" w:date="2021-07-27T10:22:39Z">
              <w:del w:id="15757" w:author="M00007797" w:date="2023-06-16T15:22:48Z">
                <w:r>
                  <w:rPr>
                    <w:rFonts w:hint="eastAsia"/>
                    <w:color w:val="000000" w:themeColor="text1"/>
                    <w:u w:val="none"/>
                    <w14:textFill>
                      <w14:solidFill>
                        <w14:schemeClr w14:val="tx1"/>
                      </w14:solidFill>
                    </w14:textFill>
                  </w:rPr>
                  <w:delText>1</w:delText>
                </w:r>
              </w:del>
            </w:ins>
          </w:p>
        </w:tc>
        <w:tc>
          <w:tcPr>
            <w:tcW w:w="13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5758" w:author="M00007797" w:date="2023-06-16T14:17:23Z">
              <w:tcPr>
                <w:tcW w:w="13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left"/>
              <w:rPr>
                <w:ins w:id="15759" w:author="yefeiting" w:date="2021-07-27T10:22:39Z"/>
                <w:del w:id="15760" w:author="M00007797" w:date="2023-06-16T15:22:48Z"/>
                <w:rFonts w:hint="eastAsia" w:eastAsia="宋体"/>
                <w:color w:val="000000" w:themeColor="text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ins w:id="15761" w:author="yefeiting" w:date="2021-07-27T10:29:45Z">
              <w:del w:id="15762" w:author="M00007797" w:date="2023-06-16T15:22:48Z">
                <w:r>
                  <w:rPr>
                    <w:rFonts w:hint="eastAsia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灯光</w:delText>
                </w:r>
              </w:del>
            </w:ins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5763" w:author="M00007797" w:date="2023-06-16T14:17:23Z">
              <w:tcPr>
                <w:tcW w:w="1741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764" w:author="yefeiting" w:date="2021-07-27T10:22:39Z"/>
                <w:del w:id="15765" w:author="M00007797" w:date="2023-06-16T15:22:48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ins w:id="15766" w:author="yefeiting" w:date="2021-07-27T10:29:56Z">
              <w:del w:id="15767" w:author="M00007797" w:date="2023-06-16T15:22:48Z">
                <w:r>
                  <w:rPr>
                    <w:color w:val="000000" w:themeColor="text1"/>
                    <w:u w:val="none"/>
                    <w14:textFill>
                      <w14:solidFill>
                        <w14:schemeClr w14:val="tx1"/>
                      </w14:solidFill>
                    </w14:textFill>
                  </w:rPr>
                  <w:drawing>
                    <wp:inline distT="0" distB="0" distL="114300" distR="114300">
                      <wp:extent cx="388620" cy="403860"/>
                      <wp:effectExtent l="0" t="0" r="7620" b="7620"/>
                      <wp:docPr id="14" name="图片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4" name="图片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88620" cy="4038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ins>
            <w:ins w:id="15770" w:author="M00009068" w:date="2021-10-29T13:50:41Z">
              <w:del w:id="15771" w:author="M00007797" w:date="2023-06-16T15:22:48Z">
                <w:r>
                  <w:rPr/>
                  <w:drawing>
                    <wp:inline distT="0" distB="0" distL="114300" distR="114300">
                      <wp:extent cx="333375" cy="381000"/>
                      <wp:effectExtent l="0" t="0" r="9525" b="0"/>
                      <wp:docPr id="12" name="图片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2" name="图片 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33375" cy="381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ins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5774" w:author="M00007797" w:date="2023-06-16T14:17:23Z">
              <w:tcPr>
                <w:tcW w:w="4817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775" w:author="yefeiting" w:date="2021-07-27T10:30:27Z"/>
                <w:del w:id="15776" w:author="M00007797" w:date="2023-06-16T15:22:48Z"/>
                <w:rFonts w:hint="eastAsia"/>
                <w:color w:val="000000" w:themeColor="text1"/>
                <w:highlight w:val="none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ins w:id="15777" w:author="yefeiting" w:date="2021-07-27T10:30:22Z">
              <w:del w:id="15778" w:author="M00007797" w:date="2023-06-16T15:22:48Z">
                <w:r>
                  <w:rPr>
                    <w:rFonts w:hint="eastAsia"/>
                    <w:color w:val="000000" w:themeColor="text1"/>
                    <w:highlight w:val="none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短按</w:delText>
                </w:r>
              </w:del>
            </w:ins>
            <w:ins w:id="15779" w:author="yefeiting" w:date="2021-07-27T10:30:25Z">
              <w:del w:id="15780" w:author="M00007797" w:date="2023-06-16T15:22:48Z">
                <w:r>
                  <w:rPr>
                    <w:rFonts w:hint="eastAsia"/>
                    <w:color w:val="000000" w:themeColor="text1"/>
                    <w:highlight w:val="none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开关</w:delText>
                </w:r>
              </w:del>
            </w:ins>
            <w:ins w:id="15781" w:author="yefeiting" w:date="2021-07-27T10:30:27Z">
              <w:del w:id="15782" w:author="M00007797" w:date="2023-06-16T15:22:48Z">
                <w:r>
                  <w:rPr>
                    <w:rFonts w:hint="eastAsia"/>
                    <w:color w:val="000000" w:themeColor="text1"/>
                    <w:highlight w:val="none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夜灯</w:delText>
                </w:r>
              </w:del>
            </w:ins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783" w:author="yefeiting" w:date="2021-07-27T10:22:39Z"/>
                <w:del w:id="15784" w:author="M00007797" w:date="2023-06-16T15:22:48Z"/>
                <w:rFonts w:hint="default"/>
                <w:color w:val="000000" w:themeColor="text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ins w:id="15785" w:author="yefeiting" w:date="2021-07-27T10:30:36Z">
              <w:del w:id="15786" w:author="M00007797" w:date="2023-06-16T15:22:48Z">
                <w:r>
                  <w:rPr>
                    <w:rFonts w:hint="eastAsia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长按</w:delText>
                </w:r>
              </w:del>
            </w:ins>
            <w:ins w:id="15787" w:author="yefeiting" w:date="2021-07-27T10:31:18Z">
              <w:del w:id="15788" w:author="M00007797" w:date="2023-06-16T15:22:48Z">
                <w:r>
                  <w:rPr>
                    <w:rFonts w:hint="eastAsia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开关</w:delText>
                </w:r>
              </w:del>
            </w:ins>
            <w:ins w:id="15789" w:author="yefeiting" w:date="2021-07-27T10:31:20Z">
              <w:del w:id="15790" w:author="M00007797" w:date="2023-06-16T15:22:48Z">
                <w:r>
                  <w:rPr>
                    <w:rFonts w:hint="eastAsia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座圈</w:delText>
                </w:r>
              </w:del>
            </w:ins>
            <w:ins w:id="15791" w:author="yefeiting" w:date="2021-07-27T10:31:22Z">
              <w:del w:id="15792" w:author="M00007797" w:date="2023-06-16T15:22:48Z">
                <w:r>
                  <w:rPr>
                    <w:rFonts w:hint="eastAsia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氛围灯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5795" w:author="M00007797" w:date="2023-06-16T14:1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56" w:hRule="exact"/>
          <w:jc w:val="center"/>
          <w:ins w:id="15793" w:author="yefeiting" w:date="2021-07-27T10:22:39Z"/>
          <w:del w:id="15794" w:author="M00007797" w:date="2023-06-16T15:22:48Z"/>
          <w:trPrChange w:id="15795" w:author="M00007797" w:date="2023-06-16T14:17:23Z">
            <w:trPr>
              <w:trHeight w:val="956" w:hRule="exact"/>
            </w:trPr>
          </w:trPrChange>
        </w:trPr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5796" w:author="M00007797" w:date="2023-06-16T14:17:23Z">
              <w:tcPr>
                <w:tcW w:w="100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797" w:author="yefeiting" w:date="2021-07-27T10:22:39Z"/>
                <w:del w:id="15798" w:author="M00007797" w:date="2023-06-16T15:22:48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799" w:author="yefeiting" w:date="2021-07-27T10:22:39Z"/>
                <w:del w:id="15800" w:author="M00007797" w:date="2023-06-16T15:22:48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ins w:id="15801" w:author="yefeiting" w:date="2021-07-27T10:22:39Z">
              <w:del w:id="15802" w:author="M00007797" w:date="2023-06-16T15:22:48Z">
                <w:r>
                  <w:rPr>
                    <w:rFonts w:hint="eastAsia"/>
                    <w:color w:val="000000" w:themeColor="text1"/>
                    <w:u w:val="none"/>
                    <w14:textFill>
                      <w14:solidFill>
                        <w14:schemeClr w14:val="tx1"/>
                      </w14:solidFill>
                    </w14:textFill>
                  </w:rPr>
                  <w:delText>2</w:delText>
                </w:r>
              </w:del>
            </w:ins>
          </w:p>
        </w:tc>
        <w:tc>
          <w:tcPr>
            <w:tcW w:w="13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5803" w:author="M00007797" w:date="2023-06-16T14:17:23Z">
              <w:tcPr>
                <w:tcW w:w="13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left"/>
              <w:rPr>
                <w:ins w:id="15804" w:author="yefeiting" w:date="2021-07-27T10:22:39Z"/>
                <w:del w:id="15805" w:author="M00007797" w:date="2023-06-16T15:22:48Z"/>
                <w:rFonts w:hint="eastAsia" w:eastAsia="宋体"/>
                <w:color w:val="000000" w:themeColor="text1"/>
                <w:u w:val="none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ins w:id="15806" w:author="yefeiting" w:date="2021-07-27T10:32:13Z">
              <w:del w:id="15807" w:author="M00007797" w:date="2023-06-16T15:22:48Z">
                <w:r>
                  <w:rPr>
                    <w:rFonts w:hint="eastAsia"/>
                    <w:color w:val="000000" w:themeColor="text1"/>
                    <w:u w:val="none"/>
                    <w:lang w:val="en-US" w:eastAsia="zh-CN"/>
                    <w:rPrChange w:id="15808" w:author="yefeiting" w:date="2021-07-27T10:45:06Z">
                      <w:rPr>
                        <w:rFonts w:hint="eastAsia"/>
                        <w:lang w:val="en-US" w:eastAsia="zh-CN"/>
                      </w:rPr>
                    </w:rPrChange>
                    <w14:textFill>
                      <w14:solidFill>
                        <w14:schemeClr w14:val="tx1"/>
                      </w14:solidFill>
                    </w14:textFill>
                  </w:rPr>
                  <w:delText>风温</w:delText>
                </w:r>
              </w:del>
            </w:ins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5809" w:author="M00007797" w:date="2023-06-16T14:17:23Z">
              <w:tcPr>
                <w:tcW w:w="1741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810" w:author="yefeiting" w:date="2021-07-27T10:22:39Z"/>
                <w:del w:id="15811" w:author="M00007797" w:date="2023-06-16T15:22:48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ins w:id="15812" w:author="M00009068" w:date="2021-10-29T13:50:50Z">
              <w:del w:id="15813" w:author="M00007797" w:date="2023-06-16T15:22:48Z">
                <w:r>
                  <w:rPr/>
                  <w:drawing>
                    <wp:inline distT="0" distB="0" distL="114300" distR="114300">
                      <wp:extent cx="314325" cy="495300"/>
                      <wp:effectExtent l="0" t="0" r="9525" b="0"/>
                      <wp:docPr id="13" name="图片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3" name="图片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14325" cy="4953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ins>
            <w:ins w:id="15816" w:author="M00006686" w:date="2021-07-30T08:58:09Z">
              <w:del w:id="15817" w:author="M00007797" w:date="2023-06-16T15:22:48Z">
                <w:r>
                  <w:rPr>
                    <w:color w:val="000000" w:themeColor="text1"/>
                    <w:u w:val="none"/>
                    <w14:textFill>
                      <w14:solidFill>
                        <w14:schemeClr w14:val="tx1"/>
                      </w14:solidFill>
                    </w14:textFill>
                  </w:rPr>
                  <w:drawing>
                    <wp:inline distT="0" distB="0" distL="114300" distR="114300">
                      <wp:extent cx="441960" cy="556260"/>
                      <wp:effectExtent l="0" t="0" r="0" b="7620"/>
                      <wp:docPr id="4" name="图片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" name="图片 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8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41960" cy="5562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ins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5820" w:author="M00007797" w:date="2023-06-16T14:17:23Z">
              <w:tcPr>
                <w:tcW w:w="4817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821" w:author="yefeiting" w:date="2021-07-27T10:33:32Z"/>
                <w:del w:id="15822" w:author="M00007797" w:date="2023-06-16T15:22:48Z"/>
                <w:rFonts w:hint="eastAsia"/>
                <w:color w:val="000000" w:themeColor="text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ins w:id="15823" w:author="yefeiting" w:date="2021-07-27T10:33:28Z">
              <w:del w:id="15824" w:author="M00007797" w:date="2023-06-16T15:22:48Z">
                <w:r>
                  <w:rPr>
                    <w:rFonts w:hint="eastAsia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短按</w:delText>
                </w:r>
              </w:del>
            </w:ins>
            <w:ins w:id="15825" w:author="yefeiting" w:date="2021-07-27T10:33:30Z">
              <w:del w:id="15826" w:author="M00007797" w:date="2023-06-16T15:22:48Z">
                <w:r>
                  <w:rPr>
                    <w:rFonts w:hint="eastAsia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调节</w:delText>
                </w:r>
              </w:del>
            </w:ins>
            <w:ins w:id="15827" w:author="yefeiting" w:date="2021-07-27T10:33:31Z">
              <w:del w:id="15828" w:author="M00007797" w:date="2023-06-16T15:22:48Z">
                <w:r>
                  <w:rPr>
                    <w:rFonts w:hint="eastAsia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风温</w:delText>
                </w:r>
              </w:del>
            </w:ins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829" w:author="yefeiting" w:date="2021-07-27T10:22:39Z"/>
                <w:del w:id="15830" w:author="M00007797" w:date="2023-06-16T15:22:48Z"/>
                <w:rFonts w:hint="default"/>
                <w:color w:val="000000" w:themeColor="text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5833" w:author="M00007797" w:date="2023-06-16T14:1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56" w:hRule="exact"/>
          <w:jc w:val="center"/>
          <w:ins w:id="15831" w:author="yefeiting" w:date="2021-07-27T10:22:39Z"/>
          <w:del w:id="15832" w:author="M00007797" w:date="2023-06-16T15:22:48Z"/>
          <w:trPrChange w:id="15833" w:author="M00007797" w:date="2023-06-16T14:17:23Z">
            <w:trPr>
              <w:trHeight w:val="956" w:hRule="exact"/>
            </w:trPr>
          </w:trPrChange>
        </w:trPr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5834" w:author="M00007797" w:date="2023-06-16T14:17:23Z">
              <w:tcPr>
                <w:tcW w:w="100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835" w:author="yefeiting" w:date="2021-07-27T10:22:39Z"/>
                <w:del w:id="15836" w:author="M00007797" w:date="2023-06-16T15:22:48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837" w:author="yefeiting" w:date="2021-07-27T10:22:39Z"/>
                <w:del w:id="15838" w:author="M00007797" w:date="2023-06-16T15:22:48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ins w:id="15839" w:author="yefeiting" w:date="2021-07-27T10:22:39Z">
              <w:del w:id="15840" w:author="M00007797" w:date="2023-06-16T15:22:48Z">
                <w:r>
                  <w:rPr>
                    <w:rFonts w:hint="eastAsia"/>
                    <w:color w:val="000000" w:themeColor="text1"/>
                    <w:u w:val="none"/>
                    <w14:textFill>
                      <w14:solidFill>
                        <w14:schemeClr w14:val="tx1"/>
                      </w14:solidFill>
                    </w14:textFill>
                  </w:rPr>
                  <w:delText>3</w:delText>
                </w:r>
              </w:del>
            </w:ins>
          </w:p>
        </w:tc>
        <w:tc>
          <w:tcPr>
            <w:tcW w:w="13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5841" w:author="M00007797" w:date="2023-06-16T14:17:23Z">
              <w:tcPr>
                <w:tcW w:w="13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left"/>
              <w:rPr>
                <w:ins w:id="15842" w:author="yefeiting" w:date="2021-07-27T10:22:39Z"/>
                <w:del w:id="15843" w:author="M00007797" w:date="2023-06-16T15:22:48Z"/>
                <w:rFonts w:hint="eastAsia" w:eastAsia="宋体"/>
                <w:color w:val="000000" w:themeColor="text1"/>
                <w:u w:val="none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ins w:id="15844" w:author="yefeiting" w:date="2021-07-27T10:34:02Z">
              <w:del w:id="15845" w:author="M00007797" w:date="2023-06-16T15:22:48Z">
                <w:r>
                  <w:rPr>
                    <w:rFonts w:hint="eastAsia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座温</w:delText>
                </w:r>
              </w:del>
            </w:ins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5846" w:author="M00007797" w:date="2023-06-16T14:17:23Z">
              <w:tcPr>
                <w:tcW w:w="1741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847" w:author="yefeiting" w:date="2021-07-27T10:22:39Z"/>
                <w:del w:id="15848" w:author="M00007797" w:date="2023-06-16T15:22:48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ins w:id="15849" w:author="M00009068" w:date="2021-10-29T13:50:58Z">
              <w:del w:id="15850" w:author="M00007797" w:date="2023-06-16T15:22:48Z">
                <w:r>
                  <w:rPr/>
                  <w:drawing>
                    <wp:inline distT="0" distB="0" distL="114300" distR="114300">
                      <wp:extent cx="276225" cy="523875"/>
                      <wp:effectExtent l="0" t="0" r="9525" b="9525"/>
                      <wp:docPr id="15" name="图片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5" name="图片 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76225" cy="5238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ins>
            <w:ins w:id="15853" w:author="yefeiting" w:date="2021-07-27T10:33:58Z">
              <w:del w:id="15854" w:author="M00007797" w:date="2023-06-16T15:22:48Z">
                <w:r>
                  <w:rPr>
                    <w:color w:val="000000" w:themeColor="text1"/>
                    <w:u w:val="none"/>
                    <w14:textFill>
                      <w14:solidFill>
                        <w14:schemeClr w14:val="tx1"/>
                      </w14:solidFill>
                    </w14:textFill>
                  </w:rPr>
                  <w:drawing>
                    <wp:inline distT="0" distB="0" distL="114300" distR="114300">
                      <wp:extent cx="403860" cy="510540"/>
                      <wp:effectExtent l="0" t="0" r="7620" b="7620"/>
                      <wp:docPr id="20" name="图片 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图片 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03860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ins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5857" w:author="M00007797" w:date="2023-06-16T14:17:23Z">
              <w:tcPr>
                <w:tcW w:w="4817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858" w:author="M00009068" w:date="2021-11-12T17:06:41Z"/>
                <w:del w:id="15859" w:author="M00007797" w:date="2023-06-16T15:22:48Z"/>
                <w:rFonts w:hint="eastAsia"/>
                <w:strike w:val="0"/>
                <w:color w:val="000000" w:themeColor="text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ins w:id="15860" w:author="yefeiting" w:date="2021-07-27T10:34:10Z">
              <w:del w:id="15861" w:author="M00007797" w:date="2023-06-16T15:22:48Z">
                <w:r>
                  <w:rPr>
                    <w:rFonts w:hint="eastAsia"/>
                    <w:strike w:val="0"/>
                    <w:color w:val="000000" w:themeColor="text1"/>
                    <w:u w:val="none"/>
                    <w:lang w:val="en-US" w:eastAsia="zh-CN"/>
                    <w:rPrChange w:id="15862" w:author="yefeiting" w:date="2021-07-27T10:34:28Z">
                      <w:rPr>
                        <w:rFonts w:hint="eastAsia"/>
                        <w:strike/>
                        <w:lang w:val="en-US" w:eastAsia="zh-CN"/>
                      </w:rPr>
                    </w:rPrChange>
                    <w14:textFill>
                      <w14:solidFill>
                        <w14:schemeClr w14:val="tx1"/>
                      </w14:solidFill>
                    </w14:textFill>
                  </w:rPr>
                  <w:delText>短按</w:delText>
                </w:r>
              </w:del>
            </w:ins>
            <w:ins w:id="15863" w:author="yefeiting" w:date="2021-07-27T10:34:22Z">
              <w:del w:id="15864" w:author="M00007797" w:date="2023-06-16T15:22:48Z">
                <w:r>
                  <w:rPr>
                    <w:rFonts w:hint="eastAsia"/>
                    <w:strike w:val="0"/>
                    <w:color w:val="000000" w:themeColor="text1"/>
                    <w:u w:val="none"/>
                    <w:lang w:val="en-US" w:eastAsia="zh-CN"/>
                    <w:rPrChange w:id="15865" w:author="yefeiting" w:date="2021-07-27T10:34:28Z">
                      <w:rPr>
                        <w:rFonts w:hint="eastAsia"/>
                        <w:strike/>
                        <w:lang w:val="en-US" w:eastAsia="zh-CN"/>
                      </w:rPr>
                    </w:rPrChange>
                    <w14:textFill>
                      <w14:solidFill>
                        <w14:schemeClr w14:val="tx1"/>
                      </w14:solidFill>
                    </w14:textFill>
                  </w:rPr>
                  <w:delText>调节</w:delText>
                </w:r>
              </w:del>
            </w:ins>
            <w:ins w:id="15866" w:author="yefeiting" w:date="2021-07-27T10:34:23Z">
              <w:del w:id="15867" w:author="M00007797" w:date="2023-06-16T15:22:48Z">
                <w:r>
                  <w:rPr>
                    <w:rFonts w:hint="eastAsia"/>
                    <w:strike w:val="0"/>
                    <w:color w:val="000000" w:themeColor="text1"/>
                    <w:u w:val="none"/>
                    <w:lang w:val="en-US" w:eastAsia="zh-CN"/>
                    <w:rPrChange w:id="15868" w:author="yefeiting" w:date="2021-07-27T10:34:28Z">
                      <w:rPr>
                        <w:rFonts w:hint="eastAsia"/>
                        <w:strike/>
                        <w:lang w:val="en-US" w:eastAsia="zh-CN"/>
                      </w:rPr>
                    </w:rPrChange>
                    <w14:textFill>
                      <w14:solidFill>
                        <w14:schemeClr w14:val="tx1"/>
                      </w14:solidFill>
                    </w14:textFill>
                  </w:rPr>
                  <w:delText>座温</w:delText>
                </w:r>
              </w:del>
            </w:ins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869" w:author="yefeiting" w:date="2021-07-27T10:22:39Z"/>
                <w:del w:id="15870" w:author="M00007797" w:date="2023-06-16T15:22:48Z"/>
                <w:rFonts w:hint="default"/>
                <w:strike w:val="0"/>
                <w:color w:val="000000" w:themeColor="text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ins w:id="15871" w:author="M00009068" w:date="2021-11-12T17:06:44Z">
              <w:del w:id="15872" w:author="M00007797" w:date="2023-06-16T15:22:48Z">
                <w:r>
                  <w:rPr>
                    <w:rFonts w:hint="eastAsia"/>
                    <w:strike w:val="0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长按</w:delText>
                </w:r>
              </w:del>
            </w:ins>
            <w:ins w:id="15873" w:author="M00009068" w:date="2021-11-12T17:06:49Z">
              <w:del w:id="15874" w:author="M00007797" w:date="2023-06-16T15:22:48Z">
                <w:r>
                  <w:rPr>
                    <w:rFonts w:hint="eastAsia"/>
                    <w:strike w:val="0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开关</w:delText>
                </w:r>
              </w:del>
            </w:ins>
            <w:ins w:id="15875" w:author="M00009068" w:date="2021-11-12T17:06:55Z">
              <w:del w:id="15876" w:author="M00007797" w:date="2023-06-16T15:22:48Z">
                <w:r>
                  <w:rPr>
                    <w:rFonts w:hint="eastAsia"/>
                    <w:strike w:val="0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四季温感</w:delText>
                </w:r>
              </w:del>
            </w:ins>
            <w:ins w:id="15877" w:author="M00009068" w:date="2021-11-12T17:07:03Z">
              <w:del w:id="15878" w:author="M00007797" w:date="2023-06-16T15:22:48Z">
                <w:r>
                  <w:rPr>
                    <w:rFonts w:hint="eastAsia"/>
                    <w:strike w:val="0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功能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5881" w:author="M00007797" w:date="2023-06-16T14:1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56" w:hRule="exact"/>
          <w:jc w:val="center"/>
          <w:ins w:id="15879" w:author="yefeiting" w:date="2021-07-27T10:22:39Z"/>
          <w:del w:id="15880" w:author="M00007797" w:date="2023-06-16T15:22:48Z"/>
          <w:trPrChange w:id="15881" w:author="M00007797" w:date="2023-06-16T14:17:23Z">
            <w:trPr>
              <w:trHeight w:val="956" w:hRule="exact"/>
            </w:trPr>
          </w:trPrChange>
        </w:trPr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5882" w:author="M00007797" w:date="2023-06-16T14:17:23Z">
              <w:tcPr>
                <w:tcW w:w="100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883" w:author="yefeiting" w:date="2021-07-27T10:22:39Z"/>
                <w:del w:id="15884" w:author="M00007797" w:date="2023-06-16T15:22:48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885" w:author="yefeiting" w:date="2021-07-27T10:22:39Z"/>
                <w:del w:id="15886" w:author="M00007797" w:date="2023-06-16T15:22:48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ins w:id="15887" w:author="yefeiting" w:date="2021-07-27T10:22:39Z">
              <w:del w:id="15888" w:author="M00007797" w:date="2023-06-16T15:22:48Z">
                <w:r>
                  <w:rPr>
                    <w:rFonts w:hint="eastAsia"/>
                    <w:color w:val="000000" w:themeColor="text1"/>
                    <w:u w:val="none"/>
                    <w14:textFill>
                      <w14:solidFill>
                        <w14:schemeClr w14:val="tx1"/>
                      </w14:solidFill>
                    </w14:textFill>
                  </w:rPr>
                  <w:delText>4</w:delText>
                </w:r>
              </w:del>
            </w:ins>
          </w:p>
        </w:tc>
        <w:tc>
          <w:tcPr>
            <w:tcW w:w="13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5889" w:author="M00007797" w:date="2023-06-16T14:17:23Z">
              <w:tcPr>
                <w:tcW w:w="13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left"/>
              <w:rPr>
                <w:ins w:id="15890" w:author="yefeiting" w:date="2021-07-27T10:22:39Z"/>
                <w:del w:id="15891" w:author="M00007797" w:date="2023-06-16T15:22:48Z"/>
                <w:rFonts w:hint="eastAsia" w:eastAsia="宋体"/>
                <w:color w:val="000000" w:themeColor="text1"/>
                <w:u w:val="none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ins w:id="15892" w:author="yefeiting" w:date="2021-07-27T10:34:59Z">
              <w:del w:id="15893" w:author="M00007797" w:date="2023-06-16T15:22:48Z">
                <w:r>
                  <w:rPr>
                    <w:rFonts w:hint="eastAsia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水温</w:delText>
                </w:r>
              </w:del>
            </w:ins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5894" w:author="M00007797" w:date="2023-06-16T14:17:23Z">
              <w:tcPr>
                <w:tcW w:w="1741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895" w:author="yefeiting" w:date="2021-07-27T10:22:39Z"/>
                <w:del w:id="15896" w:author="M00007797" w:date="2023-06-16T15:22:48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ins w:id="15897" w:author="M00009068" w:date="2021-10-29T13:51:07Z">
              <w:del w:id="15898" w:author="M00007797" w:date="2023-06-16T15:22:48Z">
                <w:r>
                  <w:rPr/>
                  <w:drawing>
                    <wp:inline distT="0" distB="0" distL="114300" distR="114300">
                      <wp:extent cx="361950" cy="447675"/>
                      <wp:effectExtent l="0" t="0" r="0" b="9525"/>
                      <wp:docPr id="16" name="图片 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6" name="图片 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61950" cy="4476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ins>
            <w:ins w:id="15901" w:author="yefeiting" w:date="2021-07-27T10:34:56Z">
              <w:del w:id="15902" w:author="M00007797" w:date="2023-06-16T15:22:48Z">
                <w:r>
                  <w:rPr>
                    <w:color w:val="000000" w:themeColor="text1"/>
                    <w:u w:val="none"/>
                    <w14:textFill>
                      <w14:solidFill>
                        <w14:schemeClr w14:val="tx1"/>
                      </w14:solidFill>
                    </w14:textFill>
                  </w:rPr>
                  <w:drawing>
                    <wp:inline distT="0" distB="0" distL="114300" distR="114300">
                      <wp:extent cx="441960" cy="464820"/>
                      <wp:effectExtent l="0" t="0" r="0" b="7620"/>
                      <wp:docPr id="21" name="图片 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图片 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41960" cy="464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ins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5905" w:author="M00007797" w:date="2023-06-16T14:17:23Z">
              <w:tcPr>
                <w:tcW w:w="4817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906" w:author="yefeiting" w:date="2021-07-27T10:22:39Z"/>
                <w:del w:id="15907" w:author="M00007797" w:date="2023-06-16T15:22:48Z"/>
                <w:rFonts w:hint="default" w:eastAsia="宋体"/>
                <w:color w:val="000000" w:themeColor="text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ins w:id="15908" w:author="yefeiting" w:date="2021-07-27T10:35:06Z">
              <w:del w:id="15909" w:author="M00007797" w:date="2023-06-16T15:22:48Z">
                <w:r>
                  <w:rPr>
                    <w:rFonts w:hint="eastAsia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短按</w:delText>
                </w:r>
              </w:del>
            </w:ins>
            <w:ins w:id="15910" w:author="yefeiting" w:date="2021-07-27T10:35:08Z">
              <w:del w:id="15911" w:author="M00007797" w:date="2023-06-16T15:22:48Z">
                <w:r>
                  <w:rPr>
                    <w:rFonts w:hint="eastAsia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调节</w:delText>
                </w:r>
              </w:del>
            </w:ins>
            <w:ins w:id="15912" w:author="yefeiting" w:date="2021-07-27T10:35:10Z">
              <w:del w:id="15913" w:author="M00007797" w:date="2023-06-16T15:22:48Z">
                <w:r>
                  <w:rPr>
                    <w:rFonts w:hint="eastAsia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水温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5916" w:author="M00007797" w:date="2023-06-16T14:1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1601" w:hRule="exact"/>
          <w:jc w:val="center"/>
          <w:ins w:id="15914" w:author="yefeiting" w:date="2021-07-27T10:22:39Z"/>
          <w:del w:id="15915" w:author="M00007797" w:date="2023-06-16T15:22:48Z"/>
          <w:trPrChange w:id="15916" w:author="M00007797" w:date="2023-06-16T14:17:23Z">
            <w:trPr>
              <w:trHeight w:val="1601" w:hRule="exact"/>
            </w:trPr>
          </w:trPrChange>
        </w:trPr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5917" w:author="M00007797" w:date="2023-06-16T14:17:23Z">
              <w:tcPr>
                <w:tcW w:w="100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918" w:author="yefeiting" w:date="2021-07-27T10:22:39Z"/>
                <w:del w:id="15919" w:author="M00007797" w:date="2023-06-16T15:22:48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920" w:author="yefeiting" w:date="2021-07-27T10:22:39Z"/>
                <w:del w:id="15921" w:author="M00007797" w:date="2023-06-16T15:22:48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ins w:id="15922" w:author="yefeiting" w:date="2021-07-27T10:22:39Z">
              <w:del w:id="15923" w:author="M00007797" w:date="2023-06-16T15:22:48Z">
                <w:r>
                  <w:rPr>
                    <w:rFonts w:hint="eastAsia"/>
                    <w:color w:val="000000" w:themeColor="text1"/>
                    <w:u w:val="none"/>
                    <w14:textFill>
                      <w14:solidFill>
                        <w14:schemeClr w14:val="tx1"/>
                      </w14:solidFill>
                    </w14:textFill>
                  </w:rPr>
                  <w:delText>5</w:delText>
                </w:r>
              </w:del>
            </w:ins>
          </w:p>
        </w:tc>
        <w:tc>
          <w:tcPr>
            <w:tcW w:w="13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5924" w:author="M00007797" w:date="2023-06-16T14:17:23Z">
              <w:tcPr>
                <w:tcW w:w="13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left"/>
              <w:rPr>
                <w:ins w:id="15925" w:author="yefeiting" w:date="2021-07-27T10:22:39Z"/>
                <w:del w:id="15926" w:author="M00007797" w:date="2023-06-16T15:22:48Z"/>
                <w:rFonts w:hint="eastAsia" w:eastAsia="宋体"/>
                <w:color w:val="000000" w:themeColor="text1"/>
                <w:u w:val="none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ins w:id="15927" w:author="yefeiting" w:date="2021-07-27T10:44:43Z">
              <w:del w:id="15928" w:author="M00007797" w:date="2023-06-16T15:22:48Z">
                <w:r>
                  <w:rPr>
                    <w:rFonts w:hint="eastAsia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冲水</w:delText>
                </w:r>
              </w:del>
            </w:ins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5929" w:author="M00007797" w:date="2023-06-16T14:17:23Z">
              <w:tcPr>
                <w:tcW w:w="1741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930" w:author="yefeiting" w:date="2021-07-27T10:22:39Z"/>
                <w:del w:id="15931" w:author="M00007797" w:date="2023-06-16T15:22:48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ins w:id="15932" w:author="M00009068" w:date="2021-10-29T13:51:16Z">
              <w:del w:id="15933" w:author="M00007797" w:date="2023-06-16T15:22:48Z">
                <w:r>
                  <w:rPr/>
                  <w:drawing>
                    <wp:inline distT="0" distB="0" distL="114300" distR="114300">
                      <wp:extent cx="371475" cy="438150"/>
                      <wp:effectExtent l="0" t="0" r="9525" b="0"/>
                      <wp:docPr id="17" name="图片 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图片 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71475" cy="4381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ins>
            <w:ins w:id="15936" w:author="yefeiting" w:date="2021-07-27T10:44:40Z">
              <w:del w:id="15937" w:author="M00007797" w:date="2023-06-16T15:22:48Z">
                <w:r>
                  <w:rPr>
                    <w:color w:val="000000" w:themeColor="text1"/>
                    <w:u w:val="none"/>
                    <w14:textFill>
                      <w14:solidFill>
                        <w14:schemeClr w14:val="tx1"/>
                      </w14:solidFill>
                    </w14:textFill>
                  </w:rPr>
                  <w:drawing>
                    <wp:inline distT="0" distB="0" distL="114300" distR="114300">
                      <wp:extent cx="434340" cy="457200"/>
                      <wp:effectExtent l="0" t="0" r="7620" b="0"/>
                      <wp:docPr id="22" name="图片 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图片 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34340" cy="4572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ins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5940" w:author="M00007797" w:date="2023-06-16T14:17:23Z">
              <w:tcPr>
                <w:tcW w:w="4817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ins w:id="15941" w:author="yefeiting" w:date="2021-07-27T10:46:03Z"/>
                <w:del w:id="15942" w:author="M00007797" w:date="2023-06-16T15:22:48Z"/>
                <w:rFonts w:hint="default" w:cs="Times New Roman"/>
                <w:color w:val="000000" w:themeColor="text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ins w:id="15943" w:author="yefeiting" w:date="2021-07-27T10:45:33Z">
              <w:del w:id="15944" w:author="M00007797" w:date="2023-06-16T15:22:48Z">
                <w:r>
                  <w:rPr>
                    <w:rFonts w:hint="eastAsia" w:cs="Times New Roman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短按</w:delText>
                </w:r>
              </w:del>
            </w:ins>
            <w:ins w:id="15945" w:author="yefeiting" w:date="2021-07-27T10:45:53Z">
              <w:del w:id="15946" w:author="M00007797" w:date="2023-06-16T15:22:48Z">
                <w:r>
                  <w:rPr>
                    <w:rFonts w:hint="eastAsia" w:cs="Times New Roman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执行</w:delText>
                </w:r>
              </w:del>
            </w:ins>
            <w:ins w:id="15947" w:author="yefeiting" w:date="2021-07-27T10:45:55Z">
              <w:del w:id="15948" w:author="M00007797" w:date="2023-06-16T15:22:48Z">
                <w:r>
                  <w:rPr>
                    <w:rFonts w:hint="eastAsia" w:cs="Times New Roman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小</w:delText>
                </w:r>
              </w:del>
            </w:ins>
            <w:ins w:id="15949" w:author="yefeiting" w:date="2021-07-27T10:45:59Z">
              <w:del w:id="15950" w:author="M00007797" w:date="2023-06-16T15:22:48Z">
                <w:r>
                  <w:rPr>
                    <w:rFonts w:hint="eastAsia" w:cs="Times New Roman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冲</w:delText>
                </w:r>
              </w:del>
            </w:ins>
            <w:ins w:id="15951" w:author="yefeiting" w:date="2021-07-27T10:55:17Z">
              <w:del w:id="15952" w:author="M00007797" w:date="2023-06-16T15:22:48Z">
                <w:r>
                  <w:rPr>
                    <w:rFonts w:hint="eastAsia" w:cs="Times New Roman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水</w:delText>
                </w:r>
              </w:del>
            </w:ins>
          </w:p>
          <w:p>
            <w:pPr>
              <w:pStyle w:val="18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ins w:id="15953" w:author="yefeiting" w:date="2021-07-27T10:50:15Z"/>
                <w:del w:id="15954" w:author="M00007797" w:date="2023-06-16T15:22:48Z"/>
                <w:rFonts w:hint="eastAsia" w:cs="Times New Roman"/>
                <w:color w:val="000000" w:themeColor="text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ins w:id="15955" w:author="yefeiting" w:date="2021-07-27T10:46:12Z">
              <w:del w:id="15956" w:author="M00007797" w:date="2023-06-16T15:22:48Z">
                <w:r>
                  <w:rPr>
                    <w:rFonts w:hint="eastAsia" w:cs="Times New Roman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长按</w:delText>
                </w:r>
              </w:del>
            </w:ins>
            <w:ins w:id="15957" w:author="yefeiting" w:date="2021-07-27T10:46:15Z">
              <w:del w:id="15958" w:author="M00007797" w:date="2023-06-16T15:22:48Z">
                <w:r>
                  <w:rPr>
                    <w:rFonts w:hint="eastAsia" w:cs="Times New Roman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执行</w:delText>
                </w:r>
              </w:del>
            </w:ins>
            <w:ins w:id="15959" w:author="yefeiting" w:date="2021-07-27T10:46:17Z">
              <w:del w:id="15960" w:author="M00007797" w:date="2023-06-16T15:22:48Z">
                <w:r>
                  <w:rPr>
                    <w:rFonts w:hint="eastAsia" w:cs="Times New Roman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大</w:delText>
                </w:r>
              </w:del>
            </w:ins>
            <w:ins w:id="15961" w:author="yefeiting" w:date="2021-07-27T10:46:22Z">
              <w:del w:id="15962" w:author="M00007797" w:date="2023-06-16T15:22:48Z">
                <w:r>
                  <w:rPr>
                    <w:rFonts w:hint="eastAsia" w:cs="Times New Roman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冲水</w:delText>
                </w:r>
              </w:del>
            </w:ins>
          </w:p>
          <w:p>
            <w:pPr>
              <w:pStyle w:val="18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del w:id="15963" w:author="M00007797" w:date="2023-06-16T15:22:48Z"/>
                <w:rFonts w:hint="eastAsia"/>
                <w:color w:val="000000" w:themeColor="text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del w:id="15964" w:author="M00007797" w:date="2023-06-16T15:22:48Z">
              <w:r>
                <w:rPr>
                  <w:rFonts w:hint="eastAsia"/>
                  <w:color w:val="000000" w:themeColor="text1"/>
                  <w:u w:val="none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delText>长按冲水加风温开关久坐提醒功能</w:delText>
              </w:r>
            </w:del>
          </w:p>
          <w:p>
            <w:pPr>
              <w:pStyle w:val="18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del w:id="15965" w:author="M00007797" w:date="2023-06-16T15:22:48Z"/>
                <w:rFonts w:hint="eastAsia"/>
                <w:color w:val="000000" w:themeColor="text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del w:id="15966" w:author="M00007797" w:date="2023-06-16T15:22:48Z">
              <w:r>
                <w:rPr>
                  <w:rFonts w:hint="eastAsia"/>
                  <w:color w:val="000000" w:themeColor="text1"/>
                  <w:u w:val="none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delText>长按冲水加水温开关关盖冲水功能</w:delText>
              </w:r>
            </w:del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967" w:author="yefeiting" w:date="2021-07-27T10:46:23Z"/>
                <w:del w:id="15968" w:author="M00007797" w:date="2023-06-16T15:22:48Z"/>
                <w:rFonts w:hint="default"/>
                <w:color w:val="000000" w:themeColor="text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del w:id="15969" w:author="M00007797" w:date="2023-06-16T15:22:48Z">
              <w:r>
                <w:rPr>
                  <w:rFonts w:hint="eastAsia"/>
                  <w:color w:val="000000" w:themeColor="text1"/>
                  <w:u w:val="none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delText>长按冲水加座温开关离座冲水功能</w:delText>
              </w:r>
            </w:del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970" w:author="yefeiting" w:date="2021-07-27T10:22:39Z"/>
                <w:del w:id="15971" w:author="M00007797" w:date="2023-06-16T15:22:48Z"/>
                <w:rFonts w:hint="default"/>
                <w:color w:val="000000" w:themeColor="text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5974" w:author="M00007797" w:date="2023-06-16T14:1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56" w:hRule="exact"/>
          <w:jc w:val="center"/>
          <w:ins w:id="15972" w:author="yefeiting" w:date="2021-07-27T10:22:39Z"/>
          <w:del w:id="15973" w:author="M00007797" w:date="2023-06-16T15:22:48Z"/>
          <w:trPrChange w:id="15974" w:author="M00007797" w:date="2023-06-16T14:17:23Z">
            <w:trPr>
              <w:trHeight w:val="956" w:hRule="exact"/>
            </w:trPr>
          </w:trPrChange>
        </w:trPr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5975" w:author="M00007797" w:date="2023-06-16T14:17:23Z">
              <w:tcPr>
                <w:tcW w:w="100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976" w:author="yefeiting" w:date="2021-07-27T10:22:39Z"/>
                <w:del w:id="15977" w:author="M00007797" w:date="2023-06-16T15:22:48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978" w:author="yefeiting" w:date="2021-07-27T10:22:39Z"/>
                <w:del w:id="15979" w:author="M00007797" w:date="2023-06-16T15:22:48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ins w:id="15980" w:author="yefeiting" w:date="2021-07-27T10:22:39Z">
              <w:del w:id="15981" w:author="M00007797" w:date="2023-06-16T15:22:48Z">
                <w:r>
                  <w:rPr>
                    <w:rFonts w:hint="eastAsia"/>
                    <w:color w:val="000000" w:themeColor="text1"/>
                    <w14:textFill>
                      <w14:solidFill>
                        <w14:schemeClr w14:val="tx1"/>
                      </w14:solidFill>
                    </w14:textFill>
                  </w:rPr>
                  <w:delText>6</w:delText>
                </w:r>
              </w:del>
            </w:ins>
          </w:p>
        </w:tc>
        <w:tc>
          <w:tcPr>
            <w:tcW w:w="13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5982" w:author="M00007797" w:date="2023-06-16T14:17:23Z">
              <w:tcPr>
                <w:tcW w:w="13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left"/>
              <w:rPr>
                <w:ins w:id="15983" w:author="yefeiting" w:date="2021-07-27T10:22:39Z"/>
                <w:del w:id="15984" w:author="M00007797" w:date="2023-06-16T15:22:48Z"/>
                <w:rFonts w:hint="eastAsia" w:eastAsia="宋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del w:id="15985" w:author="M00007797" w:date="2023-06-16T15:22:48Z">
              <w:r>
                <w:rPr>
                  <w:rFonts w:hint="eastAsia" w:cs="Times New Roman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delText>冷热按摩</w:delText>
              </w:r>
            </w:del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5986" w:author="M00007797" w:date="2023-06-16T14:17:23Z">
              <w:tcPr>
                <w:tcW w:w="1741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987" w:author="yefeiting" w:date="2021-07-27T10:22:39Z"/>
                <w:del w:id="15988" w:author="M00007797" w:date="2023-06-16T15:22:48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ins w:id="15989" w:author="M00009068" w:date="2021-10-29T13:51:24Z">
              <w:del w:id="15990" w:author="M00007797" w:date="2023-06-16T15:22:48Z">
                <w:r>
                  <w:rPr/>
                  <w:drawing>
                    <wp:inline distT="0" distB="0" distL="114300" distR="114300">
                      <wp:extent cx="466725" cy="419100"/>
                      <wp:effectExtent l="0" t="0" r="9525" b="0"/>
                      <wp:docPr id="18" name="图片 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8" name="图片 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8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66725" cy="4191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ins>
            <w:del w:id="15993" w:author="M00007797" w:date="2023-06-16T15:22:48Z">
              <w:r>
                <w:rPr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drawing>
                  <wp:inline distT="0" distB="0" distL="114300" distR="114300">
                    <wp:extent cx="533400" cy="434340"/>
                    <wp:effectExtent l="0" t="0" r="0" b="7620"/>
                    <wp:docPr id="23" name="图片 7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23" name="图片 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2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33400" cy="4343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5995" w:author="M00007797" w:date="2023-06-16T14:17:23Z">
              <w:tcPr>
                <w:tcW w:w="4817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del w:id="15996" w:author="M00007797" w:date="2023-06-16T15:22:48Z"/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del w:id="15997" w:author="M00007797" w:date="2023-06-16T15:22:48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delText>短按开启冷热按摩</w:delText>
              </w:r>
            </w:del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998" w:author="yefeiting" w:date="2021-07-27T10:22:39Z"/>
                <w:del w:id="15999" w:author="M00007797" w:date="2023-06-16T15:22:48Z"/>
                <w:rFonts w:hint="default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del w:id="16000" w:author="M00007797" w:date="2023-06-16T15:22:48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delText>长按开关通便功能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003" w:author="M00007797" w:date="2023-06-16T14:1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46" w:hRule="exact"/>
          <w:jc w:val="center"/>
          <w:ins w:id="16001" w:author="yefeiting" w:date="2021-07-27T10:22:39Z"/>
          <w:del w:id="16002" w:author="M00007797" w:date="2023-06-16T15:22:48Z"/>
          <w:trPrChange w:id="16003" w:author="M00007797" w:date="2023-06-16T14:17:23Z">
            <w:trPr>
              <w:trHeight w:val="956" w:hRule="exact"/>
            </w:trPr>
          </w:trPrChange>
        </w:trPr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004" w:author="M00007797" w:date="2023-06-16T14:17:23Z">
              <w:tcPr>
                <w:tcW w:w="100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6005" w:author="yefeiting" w:date="2021-07-27T10:22:39Z"/>
                <w:del w:id="16006" w:author="M00007797" w:date="2023-06-16T15:22:48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6007" w:author="yefeiting" w:date="2021-07-27T10:22:39Z"/>
                <w:del w:id="16008" w:author="M00007797" w:date="2023-06-16T15:22:48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ins w:id="16009" w:author="yefeiting" w:date="2021-07-27T10:22:39Z">
              <w:del w:id="16010" w:author="M00007797" w:date="2023-06-16T15:22:48Z">
                <w:r>
                  <w:rPr>
                    <w:rFonts w:hint="eastAsia"/>
                    <w:color w:val="000000" w:themeColor="text1"/>
                    <w14:textFill>
                      <w14:solidFill>
                        <w14:schemeClr w14:val="tx1"/>
                      </w14:solidFill>
                    </w14:textFill>
                  </w:rPr>
                  <w:delText>7</w:delText>
                </w:r>
              </w:del>
            </w:ins>
          </w:p>
        </w:tc>
        <w:tc>
          <w:tcPr>
            <w:tcW w:w="13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6011" w:author="M00007797" w:date="2023-06-16T14:17:23Z">
              <w:tcPr>
                <w:tcW w:w="13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left"/>
              <w:rPr>
                <w:ins w:id="16012" w:author="yefeiting" w:date="2021-07-27T10:22:39Z"/>
                <w:del w:id="16013" w:author="M00007797" w:date="2023-06-16T15:22:48Z"/>
                <w:rFonts w:hint="eastAsia" w:eastAsia="宋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del w:id="16014" w:author="M00007797" w:date="2023-06-16T15:22:48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delText>妇洗</w:delText>
              </w:r>
            </w:del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015" w:author="M00007797" w:date="2023-06-16T14:17:23Z">
              <w:tcPr>
                <w:tcW w:w="1741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6016" w:author="yefeiting" w:date="2021-07-27T10:22:39Z"/>
                <w:del w:id="16017" w:author="M00007797" w:date="2023-06-16T15:22:48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ins w:id="16018" w:author="M00009068" w:date="2021-10-29T13:51:32Z">
              <w:del w:id="16019" w:author="M00007797" w:date="2023-06-16T15:22:48Z">
                <w:r>
                  <w:rPr/>
                  <w:drawing>
                    <wp:inline distT="0" distB="0" distL="114300" distR="114300">
                      <wp:extent cx="295275" cy="600075"/>
                      <wp:effectExtent l="0" t="0" r="9525" b="9525"/>
                      <wp:docPr id="19" name="图片 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9" name="图片 7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95275" cy="6000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ins>
            <w:del w:id="16022" w:author="M00007797" w:date="2023-06-16T15:22:48Z">
              <w:r>
                <w:rPr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drawing>
                  <wp:inline distT="0" distB="0" distL="114300" distR="114300">
                    <wp:extent cx="411480" cy="510540"/>
                    <wp:effectExtent l="0" t="0" r="0" b="7620"/>
                    <wp:docPr id="24" name="图片 8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24" name="图片 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3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11480" cy="5105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024" w:author="M00007797" w:date="2023-06-16T14:17:23Z">
              <w:tcPr>
                <w:tcW w:w="4817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0"/>
              <w:ind w:left="0" w:leftChars="0" w:firstLine="0" w:firstLineChars="0"/>
              <w:jc w:val="both"/>
              <w:rPr>
                <w:del w:id="16026" w:author="M00007797" w:date="2023-06-16T15:22:48Z"/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6025" w:author="M00006686" w:date="2021-07-30T09:01:45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del w:id="16027" w:author="M00007797" w:date="2023-06-16T15:22:48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delText>短按开启妇洗</w:delText>
              </w:r>
            </w:del>
          </w:p>
          <w:p>
            <w:pPr>
              <w:pStyle w:val="187"/>
              <w:widowControl w:val="0"/>
              <w:spacing w:after="0"/>
              <w:ind w:left="0" w:leftChars="0" w:firstLine="0" w:firstLineChars="0"/>
              <w:jc w:val="both"/>
              <w:rPr>
                <w:ins w:id="16029" w:author="M00006686" w:date="2021-07-30T09:01:16Z"/>
                <w:del w:id="16030" w:author="M00007797" w:date="2023-06-16T15:22:48Z"/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6028" w:author="M00006686" w:date="2021-07-30T09:01:45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del w:id="16031" w:author="M00007797" w:date="2023-06-16T15:22:48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delText>长按开关妇洗坐浴</w:delText>
              </w:r>
            </w:del>
          </w:p>
          <w:p>
            <w:pPr>
              <w:pStyle w:val="187"/>
              <w:widowControl w:val="0"/>
              <w:spacing w:after="0"/>
              <w:ind w:left="0" w:leftChars="0" w:firstLine="0" w:firstLineChars="0"/>
              <w:jc w:val="both"/>
              <w:rPr>
                <w:ins w:id="16033" w:author="M00006686" w:date="2021-07-30T08:59:54Z"/>
                <w:del w:id="16034" w:author="M00007797" w:date="2023-06-16T15:22:48Z"/>
                <w:rFonts w:hint="default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6032" w:author="M00006686" w:date="2021-07-30T09:01:45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6035" w:author="M00006686" w:date="2021-07-30T08:59:58Z">
              <w:del w:id="16036" w:author="M00007797" w:date="2023-06-16T15:22:48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连续</w:delText>
                </w:r>
              </w:del>
            </w:ins>
            <w:ins w:id="16037" w:author="M00006686" w:date="2021-07-30T09:00:00Z">
              <w:del w:id="16038" w:author="M00007797" w:date="2023-06-16T15:22:48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按压3</w:delText>
                </w:r>
              </w:del>
            </w:ins>
            <w:ins w:id="16039" w:author="M00006686" w:date="2021-07-30T09:01:04Z">
              <w:del w:id="16040" w:author="M00007797" w:date="2023-06-16T15:22:48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次</w:delText>
                </w:r>
              </w:del>
            </w:ins>
            <w:ins w:id="16041" w:author="M00006686" w:date="2021-07-30T09:01:10Z">
              <w:del w:id="16042" w:author="M00007797" w:date="2023-06-16T15:22:48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开关</w:delText>
                </w:r>
              </w:del>
            </w:ins>
            <w:ins w:id="16043" w:author="M00006686" w:date="2021-07-30T09:01:11Z">
              <w:del w:id="16044" w:author="M00007797" w:date="2023-06-16T15:22:48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宽幅</w:delText>
                </w:r>
              </w:del>
            </w:ins>
            <w:ins w:id="16045" w:author="M00006686" w:date="2021-07-30T09:01:14Z">
              <w:del w:id="16046" w:author="M00007797" w:date="2023-06-16T15:22:48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清洗</w:delText>
                </w:r>
              </w:del>
            </w:ins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6047" w:author="M00006686" w:date="2021-07-30T08:59:48Z"/>
                <w:del w:id="16048" w:author="M00007797" w:date="2023-06-16T15:22:48Z"/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6049" w:author="yefeiting" w:date="2021-07-27T10:22:39Z"/>
                <w:del w:id="16050" w:author="M00007797" w:date="2023-06-16T15:22:48Z"/>
                <w:rFonts w:hint="default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053" w:author="M00007797" w:date="2023-06-16T14:1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56" w:hRule="exact"/>
          <w:jc w:val="center"/>
          <w:ins w:id="16051" w:author="yefeiting" w:date="2021-07-27T10:22:39Z"/>
          <w:del w:id="16052" w:author="M00007797" w:date="2023-06-16T15:22:48Z"/>
          <w:trPrChange w:id="16053" w:author="M00007797" w:date="2023-06-16T14:17:23Z">
            <w:trPr>
              <w:trHeight w:val="956" w:hRule="exact"/>
            </w:trPr>
          </w:trPrChange>
        </w:trPr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054" w:author="M00007797" w:date="2023-06-16T14:17:23Z">
              <w:tcPr>
                <w:tcW w:w="100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6055" w:author="yefeiting" w:date="2021-07-27T10:22:39Z"/>
                <w:del w:id="16056" w:author="M00007797" w:date="2023-06-16T15:22:48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6057" w:author="yefeiting" w:date="2021-07-27T10:22:39Z"/>
                <w:del w:id="16058" w:author="M00007797" w:date="2023-06-16T15:22:48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ins w:id="16059" w:author="yefeiting" w:date="2021-07-27T10:22:39Z">
              <w:del w:id="16060" w:author="M00007797" w:date="2023-06-16T15:22:48Z">
                <w:r>
                  <w:rPr>
                    <w:rFonts w:hint="eastAsia"/>
                    <w:color w:val="000000" w:themeColor="text1"/>
                    <w14:textFill>
                      <w14:solidFill>
                        <w14:schemeClr w14:val="tx1"/>
                      </w14:solidFill>
                    </w14:textFill>
                  </w:rPr>
                  <w:delText>8</w:delText>
                </w:r>
              </w:del>
            </w:ins>
          </w:p>
        </w:tc>
        <w:tc>
          <w:tcPr>
            <w:tcW w:w="13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6061" w:author="M00007797" w:date="2023-06-16T14:17:23Z">
              <w:tcPr>
                <w:tcW w:w="13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left"/>
              <w:rPr>
                <w:ins w:id="16062" w:author="yefeiting" w:date="2021-07-27T10:22:39Z"/>
                <w:del w:id="16063" w:author="M00007797" w:date="2023-06-16T15:22:48Z"/>
                <w:rFonts w:hint="eastAsia" w:eastAsia="宋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del w:id="16064" w:author="M00007797" w:date="2023-06-16T15:22:48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delText>臀洗</w:delText>
              </w:r>
            </w:del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065" w:author="M00007797" w:date="2023-06-16T14:17:23Z">
              <w:tcPr>
                <w:tcW w:w="1741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6066" w:author="yefeiting" w:date="2021-07-27T10:22:39Z"/>
                <w:del w:id="16067" w:author="M00007797" w:date="2023-06-16T15:22:48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ins w:id="16068" w:author="M00009068" w:date="2021-10-29T13:51:44Z">
              <w:del w:id="16069" w:author="M00007797" w:date="2023-06-16T15:22:48Z">
                <w:r>
                  <w:rPr/>
                  <w:drawing>
                    <wp:inline distT="0" distB="0" distL="114300" distR="114300">
                      <wp:extent cx="219075" cy="476250"/>
                      <wp:effectExtent l="0" t="0" r="9525" b="0"/>
                      <wp:docPr id="34" name="图片 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4" name="图片 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19075" cy="4762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ins>
            <w:del w:id="16072" w:author="M00007797" w:date="2023-06-16T15:22:48Z">
              <w:r>
                <w:rPr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drawing>
                  <wp:inline distT="0" distB="0" distL="114300" distR="114300">
                    <wp:extent cx="396240" cy="571500"/>
                    <wp:effectExtent l="0" t="0" r="0" b="7620"/>
                    <wp:docPr id="25" name="图片 9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25" name="图片 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4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96240" cy="571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074" w:author="M00007797" w:date="2023-06-16T14:17:23Z">
              <w:tcPr>
                <w:tcW w:w="4817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0"/>
              <w:ind w:left="0" w:leftChars="0" w:firstLine="0" w:firstLineChars="0"/>
              <w:jc w:val="both"/>
              <w:rPr>
                <w:del w:id="16076" w:author="M00007797" w:date="2023-06-16T15:22:48Z"/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6075" w:author="M00006686" w:date="2021-07-30T09:02:13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del w:id="16077" w:author="M00007797" w:date="2023-06-16T15:22:48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delText>短按开启臀洗</w:delText>
              </w:r>
            </w:del>
          </w:p>
          <w:p>
            <w:pPr>
              <w:pStyle w:val="187"/>
              <w:widowControl w:val="0"/>
              <w:spacing w:after="0"/>
              <w:ind w:left="0" w:leftChars="0" w:firstLine="0" w:firstLineChars="0"/>
              <w:jc w:val="both"/>
              <w:rPr>
                <w:ins w:id="16079" w:author="M00006686" w:date="2021-07-30T09:02:01Z"/>
                <w:del w:id="16080" w:author="M00007797" w:date="2023-06-16T15:22:48Z"/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6078" w:author="M00006686" w:date="2021-07-30T09:02:13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del w:id="16081" w:author="M00007797" w:date="2023-06-16T15:22:48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delText>长按开关臀洗坐浴</w:delText>
              </w:r>
            </w:del>
          </w:p>
          <w:p>
            <w:pPr>
              <w:pStyle w:val="187"/>
              <w:widowControl w:val="0"/>
              <w:spacing w:after="0"/>
              <w:ind w:left="0" w:leftChars="0" w:firstLine="0" w:firstLineChars="0"/>
              <w:jc w:val="both"/>
              <w:rPr>
                <w:ins w:id="16082" w:author="M00006686" w:date="2021-07-30T09:02:02Z"/>
                <w:del w:id="16083" w:author="M00007797" w:date="2023-06-16T15:22:48Z"/>
                <w:rFonts w:hint="default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ins w:id="16084" w:author="M00006686" w:date="2021-07-30T09:02:02Z">
              <w:del w:id="16085" w:author="M00007797" w:date="2023-06-16T15:22:48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连续按压3次开关宽幅清洗</w:delText>
                </w:r>
              </w:del>
            </w:ins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6086" w:author="yefeiting" w:date="2021-07-27T10:22:39Z"/>
                <w:del w:id="16087" w:author="M00007797" w:date="2023-06-16T15:22:48Z"/>
                <w:rFonts w:hint="default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090" w:author="M00007797" w:date="2023-06-16T14:1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56" w:hRule="exact"/>
          <w:jc w:val="center"/>
          <w:ins w:id="16088" w:author="yefeiting" w:date="2021-07-27T10:22:39Z"/>
          <w:del w:id="16089" w:author="M00007797" w:date="2023-06-16T15:22:48Z"/>
          <w:trPrChange w:id="16090" w:author="M00007797" w:date="2023-06-16T14:17:23Z">
            <w:trPr>
              <w:trHeight w:val="956" w:hRule="exact"/>
            </w:trPr>
          </w:trPrChange>
        </w:trPr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091" w:author="M00007797" w:date="2023-06-16T14:17:23Z">
              <w:tcPr>
                <w:tcW w:w="100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6092" w:author="yefeiting" w:date="2021-07-27T10:22:39Z"/>
                <w:del w:id="16093" w:author="M00007797" w:date="2023-06-16T15:22:48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6094" w:author="yefeiting" w:date="2021-07-27T10:22:39Z"/>
                <w:del w:id="16095" w:author="M00007797" w:date="2023-06-16T15:22:48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ins w:id="16096" w:author="yefeiting" w:date="2021-07-27T10:22:39Z">
              <w:del w:id="16097" w:author="M00007797" w:date="2023-06-16T15:22:48Z">
                <w:r>
                  <w:rPr>
                    <w:rFonts w:hint="eastAsia"/>
                    <w:color w:val="000000" w:themeColor="text1"/>
                    <w14:textFill>
                      <w14:solidFill>
                        <w14:schemeClr w14:val="tx1"/>
                      </w14:solidFill>
                    </w14:textFill>
                  </w:rPr>
                  <w:delText>9</w:delText>
                </w:r>
              </w:del>
            </w:ins>
          </w:p>
        </w:tc>
        <w:tc>
          <w:tcPr>
            <w:tcW w:w="13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6098" w:author="M00007797" w:date="2023-06-16T14:17:23Z">
              <w:tcPr>
                <w:tcW w:w="13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left"/>
              <w:rPr>
                <w:ins w:id="16099" w:author="yefeiting" w:date="2021-07-27T10:22:39Z"/>
                <w:del w:id="16100" w:author="M00007797" w:date="2023-06-16T15:22:48Z"/>
                <w:rFonts w:hint="eastAsia" w:eastAsia="宋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del w:id="16101" w:author="M00007797" w:date="2023-06-16T15:22:48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delText>停止</w:delText>
              </w:r>
            </w:del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102" w:author="M00007797" w:date="2023-06-16T14:17:23Z">
              <w:tcPr>
                <w:tcW w:w="1741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6103" w:author="yefeiting" w:date="2021-07-27T10:22:39Z"/>
                <w:del w:id="16104" w:author="M00007797" w:date="2023-06-16T15:22:48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ins w:id="16105" w:author="M00009068" w:date="2021-10-29T13:51:54Z">
              <w:del w:id="16106" w:author="M00007797" w:date="2023-06-16T15:22:48Z">
                <w:r>
                  <w:rPr/>
                  <w:drawing>
                    <wp:inline distT="0" distB="0" distL="114300" distR="114300">
                      <wp:extent cx="457200" cy="485775"/>
                      <wp:effectExtent l="0" t="0" r="0" b="9525"/>
                      <wp:docPr id="37" name="图片 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7" name="图片 9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57200" cy="4857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ins>
            <w:del w:id="16109" w:author="M00007797" w:date="2023-06-16T15:22:48Z">
              <w:r>
                <w:rPr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drawing>
                  <wp:inline distT="0" distB="0" distL="114300" distR="114300">
                    <wp:extent cx="594360" cy="548640"/>
                    <wp:effectExtent l="0" t="0" r="0" b="0"/>
                    <wp:docPr id="26" name="图片 1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26" name="图片 1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5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94360" cy="5486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111" w:author="M00007797" w:date="2023-06-16T14:17:23Z">
              <w:tcPr>
                <w:tcW w:w="4817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6112" w:author="yefeiting" w:date="2021-07-27T10:22:39Z"/>
                <w:del w:id="16113" w:author="M00007797" w:date="2023-06-16T15:22:48Z"/>
                <w:rFonts w:hint="default" w:eastAsia="宋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del w:id="16114" w:author="M00007797" w:date="2023-06-16T15:22:48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delText>短按停止在运行的功能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117" w:author="M00007797" w:date="2023-06-16T14:1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886" w:hRule="exact"/>
          <w:jc w:val="center"/>
          <w:ins w:id="16115" w:author="yefeiting" w:date="2021-07-27T10:22:39Z"/>
          <w:del w:id="16116" w:author="M00007797" w:date="2023-06-16T15:22:48Z"/>
          <w:trPrChange w:id="16117" w:author="M00007797" w:date="2023-06-16T14:17:23Z">
            <w:trPr>
              <w:trHeight w:val="956" w:hRule="exact"/>
            </w:trPr>
          </w:trPrChange>
        </w:trPr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118" w:author="M00007797" w:date="2023-06-16T14:17:23Z">
              <w:tcPr>
                <w:tcW w:w="100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6119" w:author="yefeiting" w:date="2021-07-27T10:22:39Z"/>
                <w:del w:id="16120" w:author="M00007797" w:date="2023-06-16T15:22:48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6121" w:author="yefeiting" w:date="2021-07-27T10:22:39Z"/>
                <w:del w:id="16122" w:author="M00007797" w:date="2023-06-16T15:22:48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ins w:id="16123" w:author="yefeiting" w:date="2021-07-27T10:22:39Z">
              <w:del w:id="16124" w:author="M00007797" w:date="2023-06-16T15:22:48Z">
                <w:r>
                  <w:rPr>
                    <w:rFonts w:hint="eastAsia"/>
                    <w:color w:val="000000" w:themeColor="text1"/>
                    <w14:textFill>
                      <w14:solidFill>
                        <w14:schemeClr w14:val="tx1"/>
                      </w14:solidFill>
                    </w14:textFill>
                  </w:rPr>
                  <w:delText>10</w:delText>
                </w:r>
              </w:del>
            </w:ins>
          </w:p>
        </w:tc>
        <w:tc>
          <w:tcPr>
            <w:tcW w:w="13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6125" w:author="M00007797" w:date="2023-06-16T14:17:23Z">
              <w:tcPr>
                <w:tcW w:w="13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left"/>
              <w:rPr>
                <w:ins w:id="16126" w:author="yefeiting" w:date="2021-07-27T10:22:39Z"/>
                <w:del w:id="16127" w:author="M00007797" w:date="2023-06-16T15:22:48Z"/>
                <w:rFonts w:hint="eastAsia" w:eastAsia="宋体"/>
                <w:color w:val="000000" w:themeColor="text1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del w:id="16128" w:author="M00007797" w:date="2023-06-16T15:22:48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delText>暖风烘干</w:delText>
              </w:r>
            </w:del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129" w:author="M00007797" w:date="2023-06-16T14:17:23Z">
              <w:tcPr>
                <w:tcW w:w="1741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tabs>
                <w:tab w:val="center" w:pos="1130"/>
              </w:tabs>
              <w:spacing w:after="240"/>
              <w:ind w:left="0" w:leftChars="0" w:firstLine="0" w:firstLineChars="0"/>
              <w:jc w:val="both"/>
              <w:rPr>
                <w:ins w:id="16130" w:author="yefeiting" w:date="2021-07-27T10:22:39Z"/>
                <w:del w:id="16131" w:author="M00007797" w:date="2023-06-16T15:22:48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ins w:id="16132" w:author="M00009068" w:date="2021-10-29T13:52:05Z">
              <w:del w:id="16133" w:author="M00007797" w:date="2023-06-16T15:22:48Z">
                <w:r>
                  <w:rPr/>
                  <w:drawing>
                    <wp:inline distT="0" distB="0" distL="114300" distR="114300">
                      <wp:extent cx="381000" cy="390525"/>
                      <wp:effectExtent l="0" t="0" r="0" b="9525"/>
                      <wp:docPr id="38" name="图片 1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8" name="图片 1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81000" cy="390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ins>
            <w:del w:id="16136" w:author="M00007797" w:date="2023-06-16T15:22:48Z">
              <w:r>
                <w:rPr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drawing>
                  <wp:inline distT="0" distB="0" distL="114300" distR="114300">
                    <wp:extent cx="449580" cy="403860"/>
                    <wp:effectExtent l="0" t="0" r="7620" b="7620"/>
                    <wp:docPr id="27" name="图片 1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27" name="图片 1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6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49580" cy="4038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138" w:author="M00007797" w:date="2023-06-16T14:17:23Z">
              <w:tcPr>
                <w:tcW w:w="4817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0"/>
              <w:ind w:left="0" w:leftChars="0" w:firstLine="0" w:firstLineChars="0"/>
              <w:jc w:val="both"/>
              <w:rPr>
                <w:ins w:id="16140" w:author="M00006686" w:date="2021-07-30T09:02:37Z"/>
                <w:del w:id="16141" w:author="M00007797" w:date="2023-06-16T15:22:48Z"/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6139" w:author="M00006686" w:date="2021-07-30T09:03:04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del w:id="16142" w:author="M00007797" w:date="2023-06-16T15:22:48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delText>短按开启烘干</w:delText>
              </w:r>
            </w:del>
          </w:p>
          <w:p>
            <w:pPr>
              <w:pStyle w:val="187"/>
              <w:widowControl w:val="0"/>
              <w:spacing w:after="0"/>
              <w:ind w:left="0" w:leftChars="0" w:firstLine="0" w:firstLineChars="0"/>
              <w:jc w:val="both"/>
              <w:rPr>
                <w:ins w:id="16144" w:author="yefeiting" w:date="2021-07-27T10:22:39Z"/>
                <w:del w:id="16145" w:author="M00007797" w:date="2023-06-16T15:22:48Z"/>
                <w:rFonts w:hint="default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6143" w:author="M00006686" w:date="2021-07-30T09:03:04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6146" w:author="M00006686" w:date="2021-07-30T09:02:41Z">
              <w:del w:id="16147" w:author="M00007797" w:date="2023-06-16T15:22:48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开启</w:delText>
                </w:r>
              </w:del>
            </w:ins>
            <w:ins w:id="16148" w:author="M00006686" w:date="2021-07-30T09:02:44Z">
              <w:del w:id="16149" w:author="M00007797" w:date="2023-06-16T15:22:48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烘干</w:delText>
                </w:r>
              </w:del>
            </w:ins>
            <w:ins w:id="16150" w:author="M00006686" w:date="2021-07-30T09:02:46Z">
              <w:del w:id="16151" w:author="M00007797" w:date="2023-06-16T15:22:48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状态下</w:delText>
                </w:r>
              </w:del>
            </w:ins>
            <w:ins w:id="16152" w:author="M00006686" w:date="2021-07-30T09:02:52Z">
              <w:del w:id="16153" w:author="M00007797" w:date="2023-06-16T15:22:48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短按</w:delText>
                </w:r>
              </w:del>
            </w:ins>
            <w:ins w:id="16154" w:author="M00006686" w:date="2021-07-30T09:02:53Z">
              <w:del w:id="16155" w:author="M00007797" w:date="2023-06-16T15:22:48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调节</w:delText>
                </w:r>
              </w:del>
            </w:ins>
            <w:ins w:id="16156" w:author="M00006686" w:date="2021-07-30T09:02:54Z">
              <w:del w:id="16157" w:author="M00007797" w:date="2023-06-16T15:22:48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风量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160" w:author="M00007797" w:date="2023-06-16T14:1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56" w:hRule="exact"/>
          <w:jc w:val="center"/>
          <w:ins w:id="16158" w:author="yefeiting" w:date="2021-07-27T10:22:39Z"/>
          <w:del w:id="16159" w:author="M00007797" w:date="2023-06-16T15:22:48Z"/>
          <w:trPrChange w:id="16160" w:author="M00007797" w:date="2023-06-16T14:17:23Z">
            <w:trPr>
              <w:trHeight w:val="956" w:hRule="exact"/>
            </w:trPr>
          </w:trPrChange>
        </w:trPr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161" w:author="M00007797" w:date="2023-06-16T14:17:23Z">
              <w:tcPr>
                <w:tcW w:w="100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6162" w:author="yefeiting" w:date="2021-07-27T10:22:39Z"/>
                <w:del w:id="16163" w:author="M00007797" w:date="2023-06-16T15:22:48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6164" w:author="yefeiting" w:date="2021-07-27T10:22:39Z"/>
                <w:del w:id="16165" w:author="M00007797" w:date="2023-06-16T15:22:48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ins w:id="16166" w:author="yefeiting" w:date="2021-07-27T10:22:39Z">
              <w:del w:id="16167" w:author="M00007797" w:date="2023-06-16T15:22:48Z">
                <w:r>
                  <w:rPr>
                    <w:rFonts w:hint="eastAsia"/>
                    <w:color w:val="000000" w:themeColor="text1"/>
                    <w14:textFill>
                      <w14:solidFill>
                        <w14:schemeClr w14:val="tx1"/>
                      </w14:solidFill>
                    </w14:textFill>
                  </w:rPr>
                  <w:delText>11</w:delText>
                </w:r>
              </w:del>
            </w:ins>
          </w:p>
        </w:tc>
        <w:tc>
          <w:tcPr>
            <w:tcW w:w="13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168" w:author="M00007797" w:date="2023-06-16T14:17:23Z">
              <w:tcPr>
                <w:tcW w:w="13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left"/>
              <w:rPr>
                <w:ins w:id="16169" w:author="yefeiting" w:date="2021-07-27T10:22:39Z"/>
                <w:del w:id="16170" w:author="M00007797" w:date="2023-06-16T15:22:48Z"/>
                <w:rFonts w:hint="default" w:eastAsia="宋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del w:id="16171" w:author="M00007797" w:date="2023-06-16T15:22:48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delText>喷嘴位置</w:delText>
              </w:r>
            </w:del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172" w:author="M00007797" w:date="2023-06-16T14:17:23Z">
              <w:tcPr>
                <w:tcW w:w="1741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6173" w:author="yefeiting" w:date="2021-07-27T10:22:39Z"/>
                <w:del w:id="16174" w:author="M00007797" w:date="2023-06-16T15:22:48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ins w:id="16175" w:author="M00009068" w:date="2021-10-29T13:52:37Z">
              <w:del w:id="16176" w:author="M00007797" w:date="2023-06-16T15:22:48Z">
                <w:r>
                  <w:rPr/>
                  <w:drawing>
                    <wp:inline distT="0" distB="0" distL="114300" distR="114300">
                      <wp:extent cx="466725" cy="409575"/>
                      <wp:effectExtent l="0" t="0" r="9525" b="9525"/>
                      <wp:docPr id="41" name="图片 1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1" name="图片 1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66725" cy="4095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ins>
            <w:ins w:id="16179" w:author="M00009068" w:date="2021-10-29T13:52:51Z">
              <w:del w:id="16180" w:author="M00007797" w:date="2023-06-16T15:22:48Z">
                <w:r>
                  <w:rPr/>
                  <w:drawing>
                    <wp:inline distT="0" distB="0" distL="114300" distR="114300">
                      <wp:extent cx="409575" cy="342900"/>
                      <wp:effectExtent l="0" t="0" r="9525" b="0"/>
                      <wp:docPr id="42" name="图片 1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2" name="图片 1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09575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ins>
            <w:del w:id="16183" w:author="M00007797" w:date="2023-06-16T15:22:48Z">
              <w:r>
                <w:rPr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drawing>
                  <wp:inline distT="0" distB="0" distL="114300" distR="114300">
                    <wp:extent cx="525780" cy="403860"/>
                    <wp:effectExtent l="0" t="0" r="7620" b="7620"/>
                    <wp:docPr id="28" name="图片 1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28" name="图片 1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7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25780" cy="4038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  <w:del w:id="16185" w:author="M00007797" w:date="2023-06-16T15:22:48Z">
              <w:r>
                <w:rPr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drawing>
                  <wp:inline distT="0" distB="0" distL="114300" distR="114300">
                    <wp:extent cx="388620" cy="396240"/>
                    <wp:effectExtent l="0" t="0" r="7620" b="0"/>
                    <wp:docPr id="29" name="图片 1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29" name="图片 1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8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88620" cy="3962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187" w:author="M00007797" w:date="2023-06-16T14:17:23Z">
              <w:tcPr>
                <w:tcW w:w="4817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6188" w:author="yefeiting" w:date="2021-07-27T10:22:39Z"/>
                <w:del w:id="16189" w:author="M00007797" w:date="2023-06-16T15:22:48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6190" w:author="yefeiting" w:date="2021-07-27T10:22:39Z"/>
                <w:del w:id="16191" w:author="M00007797" w:date="2023-06-16T15:22:48Z"/>
                <w:rFonts w:hint="default" w:eastAsia="宋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del w:id="16192" w:author="M00007797" w:date="2023-06-16T15:22:48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delText>短按调节喷嘴位置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195" w:author="M00007797" w:date="2023-06-16T14:1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66" w:hRule="exact"/>
          <w:jc w:val="center"/>
          <w:ins w:id="16193" w:author="yefeiting" w:date="2021-07-27T10:22:39Z"/>
          <w:del w:id="16194" w:author="M00007797" w:date="2023-06-16T15:22:48Z"/>
          <w:trPrChange w:id="16195" w:author="M00007797" w:date="2023-06-16T14:17:23Z">
            <w:trPr>
              <w:trHeight w:val="966" w:hRule="exact"/>
            </w:trPr>
          </w:trPrChange>
        </w:trPr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196" w:author="M00007797" w:date="2023-06-16T14:17:23Z">
              <w:tcPr>
                <w:tcW w:w="100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6197" w:author="yefeiting" w:date="2021-07-27T10:22:39Z"/>
                <w:del w:id="16198" w:author="M00007797" w:date="2023-06-16T15:22:48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6199" w:author="yefeiting" w:date="2021-07-27T10:22:39Z"/>
                <w:del w:id="16200" w:author="M00007797" w:date="2023-06-16T15:22:48Z"/>
                <w:rFonts w:hint="eastAsia" w:eastAsia="宋体"/>
                <w:color w:val="000000" w:themeColor="text1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ins w:id="16201" w:author="yefeiting" w:date="2021-07-27T10:22:39Z">
              <w:del w:id="16202" w:author="M00007797" w:date="2023-06-16T15:22:48Z">
                <w:r>
                  <w:rPr>
                    <w:rFonts w:hint="eastAsia"/>
                    <w:color w:val="000000" w:themeColor="text1"/>
                    <w14:textFill>
                      <w14:solidFill>
                        <w14:schemeClr w14:val="tx1"/>
                      </w14:solidFill>
                    </w14:textFill>
                  </w:rPr>
                  <w:delText>1</w:delText>
                </w:r>
              </w:del>
            </w:ins>
            <w:ins w:id="16203" w:author="yefeiting" w:date="2021-07-27T10:22:39Z">
              <w:del w:id="16204" w:author="M00007797" w:date="2023-06-16T15:22:48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2</w:delText>
                </w:r>
              </w:del>
            </w:ins>
          </w:p>
        </w:tc>
        <w:tc>
          <w:tcPr>
            <w:tcW w:w="13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205" w:author="M00007797" w:date="2023-06-16T14:17:23Z">
              <w:tcPr>
                <w:tcW w:w="13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left"/>
              <w:rPr>
                <w:ins w:id="16206" w:author="yefeiting" w:date="2021-07-27T10:22:39Z"/>
                <w:del w:id="16207" w:author="M00007797" w:date="2023-06-16T15:22:48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left"/>
              <w:rPr>
                <w:ins w:id="16208" w:author="yefeiting" w:date="2021-07-27T10:22:39Z"/>
                <w:del w:id="16209" w:author="M00007797" w:date="2023-06-16T15:22:48Z"/>
                <w:rFonts w:hint="default" w:eastAsia="宋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del w:id="16210" w:author="M00007797" w:date="2023-06-16T15:22:48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delText>喷嘴清洗</w:delText>
              </w:r>
            </w:del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211" w:author="M00007797" w:date="2023-06-16T14:17:23Z">
              <w:tcPr>
                <w:tcW w:w="1741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left"/>
              <w:rPr>
                <w:ins w:id="16212" w:author="yefeiting" w:date="2021-07-27T10:22:39Z"/>
                <w:del w:id="16213" w:author="M00007797" w:date="2023-06-16T15:22:48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ins w:id="16214" w:author="M00009068" w:date="2021-10-29T13:53:01Z">
              <w:del w:id="16215" w:author="M00007797" w:date="2023-06-16T15:22:48Z">
                <w:r>
                  <w:rPr/>
                  <w:drawing>
                    <wp:inline distT="0" distB="0" distL="114300" distR="114300">
                      <wp:extent cx="381000" cy="390525"/>
                      <wp:effectExtent l="0" t="0" r="0" b="9525"/>
                      <wp:docPr id="43" name="图片 1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3" name="图片 1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81000" cy="390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ins>
            <w:del w:id="16218" w:author="M00007797" w:date="2023-06-16T15:22:48Z">
              <w:r>
                <w:rPr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drawing>
                  <wp:inline distT="0" distB="0" distL="114300" distR="114300">
                    <wp:extent cx="495300" cy="441960"/>
                    <wp:effectExtent l="0" t="0" r="7620" b="0"/>
                    <wp:docPr id="30" name="图片 14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30" name="图片 1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9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95300" cy="4419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220" w:author="M00007797" w:date="2023-06-16T14:17:23Z">
              <w:tcPr>
                <w:tcW w:w="4817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left"/>
              <w:rPr>
                <w:ins w:id="16221" w:author="yefeiting" w:date="2021-07-27T10:22:39Z"/>
                <w:del w:id="16222" w:author="M00007797" w:date="2023-06-16T15:22:48Z"/>
                <w:rFonts w:hint="default" w:eastAsia="宋体"/>
                <w:strike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del w:id="16223" w:author="M00007797" w:date="2023-06-16T15:22:48Z">
              <w:r>
                <w:rPr>
                  <w:rFonts w:hint="eastAsia"/>
                  <w:strike w:val="0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delText>短按开启喷嘴清洗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225" w:author="M00007797" w:date="2023-06-16T14:1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66" w:hRule="exact"/>
          <w:jc w:val="center"/>
          <w:del w:id="16224" w:author="M00007797" w:date="2023-06-16T15:22:48Z"/>
          <w:trPrChange w:id="16225" w:author="M00007797" w:date="2023-06-16T14:17:23Z">
            <w:trPr>
              <w:trHeight w:val="966" w:hRule="exact"/>
            </w:trPr>
          </w:trPrChange>
        </w:trPr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226" w:author="M00007797" w:date="2023-06-16T14:17:23Z">
              <w:tcPr>
                <w:tcW w:w="100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del w:id="16227" w:author="M00007797" w:date="2023-06-16T15:22:48Z"/>
                <w:rFonts w:hint="default" w:eastAsia="宋体"/>
                <w:lang w:val="en-US" w:eastAsia="zh-CN"/>
              </w:rPr>
            </w:pPr>
            <w:del w:id="16228" w:author="M00007797" w:date="2023-06-16T15:22:48Z">
              <w:r>
                <w:rPr>
                  <w:rFonts w:hint="eastAsia"/>
                  <w:lang w:val="en-US" w:eastAsia="zh-CN"/>
                </w:rPr>
                <w:delText>13</w:delText>
              </w:r>
            </w:del>
          </w:p>
        </w:tc>
        <w:tc>
          <w:tcPr>
            <w:tcW w:w="13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229" w:author="M00007797" w:date="2023-06-16T14:17:23Z">
              <w:tcPr>
                <w:tcW w:w="13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left"/>
              <w:rPr>
                <w:del w:id="16230" w:author="M00007797" w:date="2023-06-16T15:22:48Z"/>
                <w:rFonts w:hint="default"/>
                <w:lang w:val="en-US" w:eastAsia="zh-CN"/>
              </w:rPr>
            </w:pPr>
            <w:del w:id="16231" w:author="M00007797" w:date="2023-06-16T15:22:48Z">
              <w:r>
                <w:rPr>
                  <w:rFonts w:hint="eastAsia"/>
                  <w:lang w:val="en-US" w:eastAsia="zh-CN"/>
                </w:rPr>
                <w:delText>清洗强度</w:delText>
              </w:r>
            </w:del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232" w:author="M00007797" w:date="2023-06-16T14:17:23Z">
              <w:tcPr>
                <w:tcW w:w="1741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left"/>
              <w:rPr>
                <w:del w:id="16233" w:author="M00007797" w:date="2023-06-16T15:22:48Z"/>
              </w:rPr>
            </w:pPr>
            <w:ins w:id="16234" w:author="M00009068" w:date="2021-10-29T13:53:22Z">
              <w:del w:id="16235" w:author="M00007797" w:date="2023-06-16T15:22:48Z">
                <w:r>
                  <w:rPr/>
                  <w:drawing>
                    <wp:inline distT="0" distB="0" distL="114300" distR="114300">
                      <wp:extent cx="390525" cy="523875"/>
                      <wp:effectExtent l="0" t="0" r="9525" b="9525"/>
                      <wp:docPr id="46" name="图片 1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6" name="图片 1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90525" cy="5238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ins>
            <w:ins w:id="16238" w:author="M00009068" w:date="2021-10-29T13:53:31Z">
              <w:del w:id="16239" w:author="M00007797" w:date="2023-06-16T15:22:48Z">
                <w:r>
                  <w:rPr/>
                  <w:drawing>
                    <wp:inline distT="0" distB="0" distL="114300" distR="114300">
                      <wp:extent cx="371475" cy="571500"/>
                      <wp:effectExtent l="0" t="0" r="9525" b="0"/>
                      <wp:docPr id="47" name="图片 1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7" name="图片 19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71475" cy="571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ins>
            <w:del w:id="16242" w:author="M00007797" w:date="2023-06-16T15:22:48Z">
              <w:r>
                <w:rPr/>
                <w:drawing>
                  <wp:inline distT="0" distB="0" distL="114300" distR="114300">
                    <wp:extent cx="426720" cy="495300"/>
                    <wp:effectExtent l="0" t="0" r="0" b="7620"/>
                    <wp:docPr id="31" name="图片 1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31" name="图片 1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26720" cy="495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  <w:del w:id="16244" w:author="M00007797" w:date="2023-06-16T15:22:48Z">
              <w:r>
                <w:rPr/>
                <w:drawing>
                  <wp:inline distT="0" distB="0" distL="114300" distR="114300">
                    <wp:extent cx="403860" cy="510540"/>
                    <wp:effectExtent l="0" t="0" r="7620" b="7620"/>
                    <wp:docPr id="32" name="图片 16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32" name="图片 1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1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03860" cy="5105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246" w:author="M00007797" w:date="2023-06-16T14:17:23Z">
              <w:tcPr>
                <w:tcW w:w="4817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left"/>
              <w:rPr>
                <w:del w:id="16247" w:author="M00007797" w:date="2023-06-16T15:22:48Z"/>
                <w:rFonts w:hint="default"/>
                <w:strike w:val="0"/>
                <w:lang w:val="en-US" w:eastAsia="zh-CN"/>
              </w:rPr>
            </w:pPr>
            <w:del w:id="16248" w:author="M00007797" w:date="2023-06-16T15:22:48Z">
              <w:r>
                <w:rPr>
                  <w:rFonts w:hint="eastAsia"/>
                  <w:strike w:val="0"/>
                  <w:lang w:val="en-US" w:eastAsia="zh-CN"/>
                </w:rPr>
                <w:delText>短按调节清洗强度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250" w:author="M00007797" w:date="2023-06-16T14:1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66" w:hRule="exact"/>
          <w:jc w:val="center"/>
          <w:del w:id="16249" w:author="M00007797" w:date="2023-06-16T15:22:48Z"/>
          <w:trPrChange w:id="16250" w:author="M00007797" w:date="2023-06-16T14:17:23Z">
            <w:trPr>
              <w:trHeight w:val="966" w:hRule="exact"/>
            </w:trPr>
          </w:trPrChange>
        </w:trPr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251" w:author="M00007797" w:date="2023-06-16T14:17:23Z">
              <w:tcPr>
                <w:tcW w:w="100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del w:id="16252" w:author="M00007797" w:date="2023-06-16T15:22:48Z"/>
                <w:rFonts w:hint="default"/>
                <w:lang w:val="en-US" w:eastAsia="zh-CN"/>
              </w:rPr>
            </w:pPr>
            <w:del w:id="16253" w:author="M00007797" w:date="2023-06-16T15:22:48Z">
              <w:r>
                <w:rPr>
                  <w:rFonts w:hint="eastAsia"/>
                  <w:lang w:val="en-US" w:eastAsia="zh-CN"/>
                </w:rPr>
                <w:delText>14</w:delText>
              </w:r>
            </w:del>
          </w:p>
        </w:tc>
        <w:tc>
          <w:tcPr>
            <w:tcW w:w="13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254" w:author="M00007797" w:date="2023-06-16T14:17:23Z">
              <w:tcPr>
                <w:tcW w:w="13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left"/>
              <w:rPr>
                <w:del w:id="16255" w:author="M00007797" w:date="2023-06-16T15:22:48Z"/>
                <w:rFonts w:hint="default"/>
                <w:lang w:val="en-US" w:eastAsia="zh-CN"/>
              </w:rPr>
            </w:pPr>
            <w:del w:id="16256" w:author="M00007797" w:date="2023-06-16T15:22:48Z">
              <w:r>
                <w:rPr>
                  <w:rFonts w:hint="eastAsia"/>
                  <w:lang w:val="en-US" w:eastAsia="zh-CN"/>
                </w:rPr>
                <w:delText>开合盖圈</w:delText>
              </w:r>
            </w:del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257" w:author="M00007797" w:date="2023-06-16T14:17:23Z">
              <w:tcPr>
                <w:tcW w:w="1741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left"/>
              <w:rPr>
                <w:del w:id="16258" w:author="M00007797" w:date="2023-06-16T15:22:48Z"/>
              </w:rPr>
            </w:pPr>
            <w:ins w:id="16259" w:author="M00009068" w:date="2021-10-29T13:53:50Z">
              <w:del w:id="16260" w:author="M00007797" w:date="2023-06-16T15:22:48Z">
                <w:r>
                  <w:rPr/>
                  <w:drawing>
                    <wp:inline distT="0" distB="0" distL="114300" distR="114300">
                      <wp:extent cx="400050" cy="371475"/>
                      <wp:effectExtent l="0" t="0" r="0" b="9525"/>
                      <wp:docPr id="48" name="图片 2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8" name="图片 2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8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00050" cy="3714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ins>
            <w:del w:id="16263" w:author="M00007797" w:date="2023-06-16T15:22:48Z">
              <w:r>
                <w:rPr/>
                <w:drawing>
                  <wp:inline distT="0" distB="0" distL="114300" distR="114300">
                    <wp:extent cx="388620" cy="365760"/>
                    <wp:effectExtent l="0" t="0" r="7620" b="0"/>
                    <wp:docPr id="33" name="图片 17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33" name="图片 1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2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88620" cy="3657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265" w:author="M00007797" w:date="2023-06-16T14:17:23Z">
              <w:tcPr>
                <w:tcW w:w="4817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left"/>
              <w:rPr>
                <w:del w:id="16266" w:author="M00007797" w:date="2023-06-16T15:22:48Z"/>
                <w:rFonts w:hint="default"/>
                <w:strike w:val="0"/>
                <w:lang w:val="en-US" w:eastAsia="zh-CN"/>
              </w:rPr>
            </w:pPr>
            <w:del w:id="16267" w:author="M00007797" w:date="2023-06-16T15:22:48Z">
              <w:r>
                <w:rPr>
                  <w:rFonts w:hint="eastAsia"/>
                  <w:strike w:val="0"/>
                  <w:lang w:val="en-US" w:eastAsia="zh-CN"/>
                </w:rPr>
                <w:delText>短按可分别进行开盖、开圈、关圈关盖的动作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269" w:author="M00007797" w:date="2023-06-16T14:1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66" w:hRule="exact"/>
          <w:jc w:val="center"/>
          <w:del w:id="16268" w:author="M00007797" w:date="2023-06-16T15:22:48Z"/>
          <w:trPrChange w:id="16269" w:author="M00007797" w:date="2023-06-16T14:17:23Z">
            <w:trPr>
              <w:trHeight w:val="966" w:hRule="exact"/>
            </w:trPr>
          </w:trPrChange>
        </w:trPr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270" w:author="M00007797" w:date="2023-06-16T14:17:23Z">
              <w:tcPr>
                <w:tcW w:w="100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del w:id="16271" w:author="M00007797" w:date="2023-06-16T15:22:48Z"/>
                <w:rFonts w:hint="default"/>
                <w:lang w:val="en-US" w:eastAsia="zh-CN"/>
              </w:rPr>
            </w:pPr>
            <w:del w:id="16272" w:author="M00007797" w:date="2023-06-16T15:22:48Z">
              <w:r>
                <w:rPr>
                  <w:rFonts w:hint="eastAsia"/>
                  <w:lang w:val="en-US" w:eastAsia="zh-CN"/>
                </w:rPr>
                <w:delText>15</w:delText>
              </w:r>
            </w:del>
          </w:p>
        </w:tc>
        <w:tc>
          <w:tcPr>
            <w:tcW w:w="13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273" w:author="M00007797" w:date="2023-06-16T14:17:23Z">
              <w:tcPr>
                <w:tcW w:w="13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left"/>
              <w:rPr>
                <w:del w:id="16274" w:author="M00007797" w:date="2023-06-16T15:22:48Z"/>
                <w:rFonts w:hint="default" w:eastAsia="宋体"/>
                <w:lang w:val="en-US" w:eastAsia="zh-CN"/>
              </w:rPr>
            </w:pPr>
            <w:del w:id="16275" w:author="M00007797" w:date="2023-06-16T15:22:48Z">
              <w:r>
                <w:rPr>
                  <w:rFonts w:hint="eastAsia"/>
                  <w:lang w:val="en-US" w:eastAsia="zh-CN"/>
                </w:rPr>
                <w:delText>儿童模式</w:delText>
              </w:r>
            </w:del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276" w:author="M00007797" w:date="2023-06-16T14:17:23Z">
              <w:tcPr>
                <w:tcW w:w="1741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left"/>
              <w:rPr>
                <w:del w:id="16277" w:author="M00007797" w:date="2023-06-16T15:22:48Z"/>
              </w:rPr>
            </w:pPr>
            <w:ins w:id="16278" w:author="M00009068" w:date="2021-10-29T13:54:00Z">
              <w:del w:id="16279" w:author="M00007797" w:date="2023-06-16T15:22:48Z">
                <w:r>
                  <w:rPr/>
                  <w:drawing>
                    <wp:inline distT="0" distB="0" distL="114300" distR="114300">
                      <wp:extent cx="285750" cy="333375"/>
                      <wp:effectExtent l="0" t="0" r="0" b="9525"/>
                      <wp:docPr id="49" name="图片 2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9" name="图片 2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85750" cy="3333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ins>
            <w:del w:id="16282" w:author="M00007797" w:date="2023-06-16T15:22:48Z">
              <w:r>
                <w:rPr/>
                <w:drawing>
                  <wp:inline distT="0" distB="0" distL="114300" distR="114300">
                    <wp:extent cx="381000" cy="388620"/>
                    <wp:effectExtent l="0" t="0" r="0" b="7620"/>
                    <wp:docPr id="35" name="图片 19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35" name="图片 1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3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81000" cy="3886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284" w:author="M00007797" w:date="2023-06-16T14:17:23Z">
              <w:tcPr>
                <w:tcW w:w="4817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left"/>
              <w:rPr>
                <w:del w:id="16285" w:author="M00007797" w:date="2023-06-16T15:22:48Z"/>
                <w:rFonts w:hint="default"/>
                <w:strike w:val="0"/>
                <w:lang w:val="en-US" w:eastAsia="zh-CN"/>
              </w:rPr>
            </w:pPr>
            <w:del w:id="16286" w:author="M00007797" w:date="2023-06-16T15:22:48Z">
              <w:r>
                <w:rPr>
                  <w:rFonts w:hint="eastAsia"/>
                  <w:strike w:val="0"/>
                  <w:lang w:val="en-US" w:eastAsia="zh-CN"/>
                </w:rPr>
                <w:delText>短按开关儿童模式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288" w:author="M00007797" w:date="2023-06-16T14:1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66" w:hRule="exact"/>
          <w:jc w:val="center"/>
          <w:del w:id="16287" w:author="M00007797" w:date="2023-06-16T15:22:48Z"/>
          <w:trPrChange w:id="16288" w:author="M00007797" w:date="2023-06-16T14:17:23Z">
            <w:trPr>
              <w:trHeight w:val="966" w:hRule="exact"/>
            </w:trPr>
          </w:trPrChange>
        </w:trPr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289" w:author="M00007797" w:date="2023-06-16T14:17:23Z">
              <w:tcPr>
                <w:tcW w:w="100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del w:id="16290" w:author="M00007797" w:date="2023-06-16T15:22:48Z"/>
                <w:rFonts w:hint="default"/>
                <w:lang w:val="en-US" w:eastAsia="zh-CN"/>
              </w:rPr>
            </w:pPr>
            <w:del w:id="16291" w:author="M00007797" w:date="2023-06-16T15:22:48Z">
              <w:r>
                <w:rPr>
                  <w:rFonts w:hint="eastAsia"/>
                  <w:lang w:val="en-US" w:eastAsia="zh-CN"/>
                </w:rPr>
                <w:delText>16</w:delText>
              </w:r>
            </w:del>
          </w:p>
        </w:tc>
        <w:tc>
          <w:tcPr>
            <w:tcW w:w="13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292" w:author="M00007797" w:date="2023-06-16T14:17:23Z">
              <w:tcPr>
                <w:tcW w:w="13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left"/>
              <w:rPr>
                <w:del w:id="16293" w:author="M00007797" w:date="2023-06-16T15:22:48Z"/>
                <w:rFonts w:hint="default"/>
                <w:lang w:val="en-US" w:eastAsia="zh-CN"/>
              </w:rPr>
            </w:pPr>
            <w:del w:id="16294" w:author="M00007797" w:date="2023-06-16T15:22:48Z">
              <w:r>
                <w:rPr>
                  <w:rFonts w:hint="eastAsia"/>
                  <w:lang w:val="en-US" w:eastAsia="zh-CN"/>
                </w:rPr>
                <w:delText>感应开关</w:delText>
              </w:r>
            </w:del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295" w:author="M00007797" w:date="2023-06-16T14:17:23Z">
              <w:tcPr>
                <w:tcW w:w="1741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left"/>
              <w:rPr>
                <w:del w:id="16296" w:author="M00007797" w:date="2023-06-16T15:22:48Z"/>
              </w:rPr>
            </w:pPr>
            <w:ins w:id="16297" w:author="M00009068" w:date="2021-10-29T13:54:10Z">
              <w:del w:id="16298" w:author="M00007797" w:date="2023-06-16T15:22:48Z">
                <w:r>
                  <w:rPr/>
                  <w:drawing>
                    <wp:inline distT="0" distB="0" distL="114300" distR="114300">
                      <wp:extent cx="285750" cy="381000"/>
                      <wp:effectExtent l="0" t="0" r="0" b="0"/>
                      <wp:docPr id="50" name="图片 2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0" name="图片 2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85750" cy="381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ins>
            <w:del w:id="16301" w:author="M00007797" w:date="2023-06-16T15:22:48Z">
              <w:r>
                <w:rPr/>
                <w:drawing>
                  <wp:inline distT="0" distB="0" distL="114300" distR="114300">
                    <wp:extent cx="381000" cy="419100"/>
                    <wp:effectExtent l="0" t="0" r="0" b="7620"/>
                    <wp:docPr id="36" name="图片 2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36" name="图片 2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4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81000" cy="419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303" w:author="M00007797" w:date="2023-06-16T14:17:23Z">
              <w:tcPr>
                <w:tcW w:w="4817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left"/>
              <w:rPr>
                <w:del w:id="16304" w:author="M00007797" w:date="2023-06-16T15:22:48Z"/>
                <w:rFonts w:hint="default"/>
                <w:strike w:val="0"/>
                <w:lang w:val="en-US" w:eastAsia="zh-CN"/>
              </w:rPr>
            </w:pPr>
            <w:del w:id="16305" w:author="M00007797" w:date="2023-06-16T15:22:48Z">
              <w:r>
                <w:rPr>
                  <w:rFonts w:hint="eastAsia"/>
                  <w:strike w:val="0"/>
                  <w:lang w:val="en-US" w:eastAsia="zh-CN"/>
                </w:rPr>
                <w:delText>短按开关微波功能</w:delText>
              </w:r>
            </w:del>
          </w:p>
        </w:tc>
      </w:tr>
    </w:tbl>
    <w:p>
      <w:pPr>
        <w:rPr>
          <w:ins w:id="16306" w:author="yefeiting" w:date="2021-07-27T10:22:39Z"/>
          <w:del w:id="16307" w:author="M00007797" w:date="2023-06-16T16:04:18Z"/>
          <w:rFonts w:hint="eastAsia"/>
          <w:lang w:val="en-US" w:eastAsia="zh-CN"/>
        </w:rPr>
      </w:pPr>
    </w:p>
    <w:p>
      <w:pPr>
        <w:rPr>
          <w:ins w:id="16308" w:author="yefeiting" w:date="2021-07-27T10:22:39Z"/>
          <w:del w:id="16309" w:author="M00007797" w:date="2023-06-16T14:18:03Z"/>
          <w:rFonts w:hint="eastAsia"/>
          <w:lang w:val="en-US" w:eastAsia="zh-CN"/>
        </w:rPr>
      </w:pPr>
    </w:p>
    <w:p>
      <w:pPr>
        <w:rPr>
          <w:ins w:id="16310" w:author="yefeiting" w:date="2021-07-27T10:22:39Z"/>
          <w:del w:id="16311" w:author="M00007797" w:date="2023-06-16T14:18:03Z"/>
          <w:rFonts w:hint="eastAsia"/>
          <w:lang w:val="en-US" w:eastAsia="zh-CN"/>
        </w:rPr>
      </w:pPr>
    </w:p>
    <w:p>
      <w:pPr>
        <w:rPr>
          <w:ins w:id="16312" w:author="yefeiting" w:date="2021-07-27T10:22:39Z"/>
          <w:del w:id="16313" w:author="M00007797" w:date="2023-06-16T14:18:03Z"/>
          <w:rFonts w:hint="eastAsia"/>
          <w:lang w:val="en-US" w:eastAsia="zh-CN"/>
        </w:rPr>
      </w:pPr>
    </w:p>
    <w:p>
      <w:pPr>
        <w:rPr>
          <w:ins w:id="16314" w:author="yefeiting" w:date="2021-07-27T10:22:39Z"/>
          <w:del w:id="16315" w:author="M00007797" w:date="2023-06-16T14:18:03Z"/>
          <w:rFonts w:hint="eastAsia"/>
          <w:lang w:val="en-US" w:eastAsia="zh-CN"/>
        </w:rPr>
      </w:pPr>
    </w:p>
    <w:p>
      <w:pPr>
        <w:rPr>
          <w:ins w:id="16316" w:author="yefeiting" w:date="2021-07-27T10:22:39Z"/>
          <w:del w:id="16317" w:author="M00007797" w:date="2023-06-16T14:18:03Z"/>
          <w:rFonts w:hint="eastAsia"/>
          <w:lang w:val="en-US" w:eastAsia="zh-CN"/>
        </w:rPr>
      </w:pPr>
    </w:p>
    <w:p>
      <w:pPr>
        <w:rPr>
          <w:ins w:id="16318" w:author="yefeiting" w:date="2021-07-27T10:22:39Z"/>
          <w:del w:id="16319" w:author="M00007797" w:date="2023-06-16T14:18:03Z"/>
          <w:rFonts w:hint="eastAsia"/>
          <w:lang w:val="en-US" w:eastAsia="zh-CN"/>
        </w:rPr>
      </w:pPr>
    </w:p>
    <w:p>
      <w:pPr>
        <w:rPr>
          <w:ins w:id="16320" w:author="yefeiting" w:date="2021-07-27T10:22:39Z"/>
          <w:del w:id="16321" w:author="M00007797" w:date="2023-06-16T14:18:03Z"/>
          <w:rFonts w:hint="eastAsia"/>
          <w:lang w:val="en-US" w:eastAsia="zh-CN"/>
        </w:rPr>
      </w:pPr>
    </w:p>
    <w:p>
      <w:pPr>
        <w:rPr>
          <w:ins w:id="16322" w:author="yefeiting" w:date="2021-07-27T10:22:39Z"/>
          <w:del w:id="16323" w:author="M00007797" w:date="2023-06-16T14:18:03Z"/>
          <w:rFonts w:hint="eastAsia"/>
          <w:lang w:val="en-US" w:eastAsia="zh-CN"/>
        </w:rPr>
      </w:pPr>
    </w:p>
    <w:p>
      <w:pPr>
        <w:rPr>
          <w:ins w:id="16324" w:author="yefeiting" w:date="2021-07-27T10:22:39Z"/>
          <w:del w:id="16325" w:author="M00007797" w:date="2023-06-16T14:18:03Z"/>
          <w:rFonts w:hint="eastAsia"/>
          <w:lang w:val="en-US" w:eastAsia="zh-CN"/>
        </w:rPr>
      </w:pPr>
    </w:p>
    <w:p>
      <w:pPr>
        <w:rPr>
          <w:ins w:id="16326" w:author="yefeiting" w:date="2021-07-27T10:22:39Z"/>
          <w:del w:id="16327" w:author="M00007797" w:date="2023-06-16T14:18:03Z"/>
          <w:rFonts w:hint="eastAsia"/>
          <w:lang w:val="en-US" w:eastAsia="zh-CN"/>
        </w:rPr>
      </w:pPr>
    </w:p>
    <w:p>
      <w:pPr>
        <w:rPr>
          <w:ins w:id="16328" w:author="yefeiting" w:date="2021-07-27T10:22:39Z"/>
          <w:del w:id="16329" w:author="M00007797" w:date="2023-06-16T14:18:03Z"/>
          <w:rFonts w:hint="eastAsia"/>
          <w:lang w:val="en-US" w:eastAsia="zh-CN"/>
        </w:rPr>
      </w:pPr>
    </w:p>
    <w:p>
      <w:pPr>
        <w:rPr>
          <w:ins w:id="16330" w:author="yefeiting" w:date="2021-07-27T10:22:39Z"/>
          <w:del w:id="16331" w:author="M00007797" w:date="2023-06-16T14:18:03Z"/>
          <w:rFonts w:hint="eastAsia"/>
          <w:lang w:val="en-US" w:eastAsia="zh-CN"/>
        </w:rPr>
      </w:pPr>
    </w:p>
    <w:p>
      <w:pPr>
        <w:rPr>
          <w:ins w:id="16332" w:author="yefeiting" w:date="2021-07-27T10:22:39Z"/>
          <w:del w:id="16333" w:author="M00007797" w:date="2023-06-16T14:18:03Z"/>
          <w:rFonts w:hint="eastAsia"/>
          <w:lang w:val="en-US" w:eastAsia="zh-CN"/>
        </w:rPr>
      </w:pPr>
    </w:p>
    <w:p>
      <w:pPr>
        <w:rPr>
          <w:ins w:id="16334" w:author="yefeiting" w:date="2021-07-27T10:22:39Z"/>
          <w:del w:id="16335" w:author="M00007797" w:date="2023-06-16T14:18:03Z"/>
          <w:rFonts w:hint="eastAsia"/>
          <w:lang w:val="en-US" w:eastAsia="zh-CN"/>
        </w:rPr>
      </w:pPr>
    </w:p>
    <w:p>
      <w:pPr>
        <w:rPr>
          <w:ins w:id="16336" w:author="yefeiting" w:date="2021-07-27T10:22:39Z"/>
          <w:del w:id="16337" w:author="M00007797" w:date="2023-06-16T14:18:03Z"/>
          <w:rFonts w:hint="eastAsia"/>
          <w:lang w:val="en-US" w:eastAsia="zh-CN"/>
        </w:rPr>
      </w:pPr>
    </w:p>
    <w:p>
      <w:pPr>
        <w:rPr>
          <w:ins w:id="16338" w:author="yefeiting" w:date="2021-07-27T10:22:39Z"/>
          <w:del w:id="16339" w:author="M00007797" w:date="2023-06-16T14:18:03Z"/>
          <w:rFonts w:hint="eastAsia"/>
          <w:lang w:val="en-US" w:eastAsia="zh-CN"/>
        </w:rPr>
      </w:pPr>
    </w:p>
    <w:p>
      <w:pPr>
        <w:rPr>
          <w:ins w:id="16340" w:author="yefeiting" w:date="2021-07-27T10:22:39Z"/>
          <w:del w:id="16341" w:author="M00007797" w:date="2023-06-16T14:18:03Z"/>
          <w:rFonts w:hint="eastAsia"/>
          <w:lang w:val="en-US" w:eastAsia="zh-CN"/>
        </w:rPr>
      </w:pPr>
    </w:p>
    <w:p>
      <w:pPr>
        <w:rPr>
          <w:ins w:id="16342" w:author="yefeiting" w:date="2021-07-27T10:22:39Z"/>
          <w:del w:id="16343" w:author="M00007797" w:date="2023-06-16T14:18:03Z"/>
          <w:rFonts w:hint="eastAsia"/>
          <w:lang w:val="en-US" w:eastAsia="zh-CN"/>
        </w:rPr>
      </w:pPr>
    </w:p>
    <w:p>
      <w:pPr>
        <w:rPr>
          <w:ins w:id="16344" w:author="yefeiting" w:date="2021-07-27T10:22:39Z"/>
          <w:del w:id="16345" w:author="M00007797" w:date="2023-06-16T14:18:03Z"/>
          <w:rFonts w:hint="eastAsia"/>
          <w:lang w:val="en-US" w:eastAsia="zh-CN"/>
        </w:rPr>
      </w:pPr>
    </w:p>
    <w:p>
      <w:pPr>
        <w:rPr>
          <w:ins w:id="16346" w:author="yefeiting" w:date="2021-07-27T10:22:39Z"/>
          <w:del w:id="16347" w:author="M00007797" w:date="2023-06-16T14:18:03Z"/>
          <w:rFonts w:hint="eastAsia"/>
          <w:lang w:val="en-US" w:eastAsia="zh-CN"/>
        </w:rPr>
      </w:pPr>
    </w:p>
    <w:p>
      <w:pPr>
        <w:rPr>
          <w:ins w:id="16348" w:author="yefeiting" w:date="2021-07-27T10:22:39Z"/>
          <w:del w:id="16349" w:author="M00007797" w:date="2023-06-16T14:18:03Z"/>
          <w:rFonts w:hint="eastAsia"/>
          <w:lang w:val="en-US" w:eastAsia="zh-CN"/>
        </w:rPr>
      </w:pPr>
    </w:p>
    <w:p>
      <w:pPr>
        <w:rPr>
          <w:ins w:id="16350" w:author="yefeiting" w:date="2021-07-27T10:22:39Z"/>
          <w:del w:id="16351" w:author="M00007797" w:date="2023-06-16T14:18:03Z"/>
          <w:rFonts w:hint="eastAsia"/>
          <w:lang w:val="en-US" w:eastAsia="zh-CN"/>
        </w:rPr>
      </w:pPr>
    </w:p>
    <w:p>
      <w:pPr>
        <w:rPr>
          <w:ins w:id="16352" w:author="yefeiting" w:date="2021-07-27T10:22:39Z"/>
          <w:del w:id="16353" w:author="M00007797" w:date="2023-06-16T14:18:03Z"/>
          <w:rFonts w:hint="eastAsia"/>
          <w:lang w:val="en-US" w:eastAsia="zh-CN"/>
        </w:rPr>
      </w:pPr>
    </w:p>
    <w:p>
      <w:pPr>
        <w:rPr>
          <w:ins w:id="16354" w:author="yefeiting" w:date="2021-07-27T10:22:39Z"/>
          <w:del w:id="16355" w:author="M00007797" w:date="2023-06-16T14:18:03Z"/>
          <w:rFonts w:hint="eastAsia"/>
          <w:lang w:val="en-US" w:eastAsia="zh-CN"/>
        </w:rPr>
      </w:pPr>
    </w:p>
    <w:p>
      <w:pPr>
        <w:rPr>
          <w:ins w:id="16356" w:author="yefeiting" w:date="2021-07-27T10:22:39Z"/>
          <w:del w:id="16357" w:author="M00007797" w:date="2023-06-16T14:18:03Z"/>
          <w:rFonts w:hint="eastAsia"/>
          <w:lang w:val="en-US" w:eastAsia="zh-CN"/>
        </w:rPr>
      </w:pPr>
    </w:p>
    <w:p>
      <w:pPr>
        <w:rPr>
          <w:ins w:id="16358" w:author="yefeiting" w:date="2021-07-27T10:25:18Z"/>
          <w:del w:id="16359" w:author="M00007797" w:date="2023-06-16T14:18:03Z"/>
          <w:rFonts w:hint="eastAsia"/>
          <w:lang w:val="en-US" w:eastAsia="zh-CN"/>
        </w:rPr>
      </w:pPr>
    </w:p>
    <w:p>
      <w:pPr>
        <w:rPr>
          <w:ins w:id="16360" w:author="yefeiting" w:date="2021-07-27T10:25:19Z"/>
          <w:del w:id="16361" w:author="M00007797" w:date="2023-06-16T14:18:03Z"/>
          <w:rFonts w:hint="eastAsia"/>
          <w:lang w:val="en-US" w:eastAsia="zh-CN"/>
        </w:rPr>
      </w:pPr>
    </w:p>
    <w:p>
      <w:pPr>
        <w:rPr>
          <w:ins w:id="16362" w:author="yefeiting" w:date="2021-07-27T10:25:19Z"/>
          <w:del w:id="16363" w:author="M00007797" w:date="2023-06-16T14:18:03Z"/>
          <w:rFonts w:hint="eastAsia"/>
          <w:lang w:val="en-US" w:eastAsia="zh-CN"/>
        </w:rPr>
      </w:pPr>
    </w:p>
    <w:p>
      <w:pPr>
        <w:rPr>
          <w:ins w:id="16364" w:author="yefeiting" w:date="2021-07-27T10:25:19Z"/>
          <w:del w:id="16365" w:author="M00007797" w:date="2023-06-16T14:18:03Z"/>
          <w:rFonts w:hint="eastAsia"/>
          <w:lang w:val="en-US" w:eastAsia="zh-CN"/>
        </w:rPr>
      </w:pPr>
    </w:p>
    <w:p>
      <w:pPr>
        <w:rPr>
          <w:ins w:id="16366" w:author="yefeiting" w:date="2021-07-27T10:25:19Z"/>
          <w:del w:id="16367" w:author="M00007797" w:date="2023-06-16T14:18:03Z"/>
          <w:rFonts w:hint="eastAsia"/>
          <w:lang w:val="en-US" w:eastAsia="zh-CN"/>
        </w:rPr>
      </w:pPr>
    </w:p>
    <w:p>
      <w:pPr>
        <w:rPr>
          <w:ins w:id="16368" w:author="yefeiting" w:date="2021-07-27T10:25:19Z"/>
          <w:del w:id="16369" w:author="M00007797" w:date="2023-06-16T14:18:03Z"/>
          <w:rFonts w:hint="eastAsia"/>
          <w:lang w:val="en-US" w:eastAsia="zh-CN"/>
        </w:rPr>
      </w:pPr>
    </w:p>
    <w:p>
      <w:pPr>
        <w:rPr>
          <w:ins w:id="16370" w:author="yefeiting" w:date="2021-07-27T10:25:19Z"/>
          <w:del w:id="16371" w:author="M00007797" w:date="2023-06-16T14:18:03Z"/>
          <w:rFonts w:hint="eastAsia"/>
          <w:lang w:val="en-US" w:eastAsia="zh-CN"/>
        </w:rPr>
      </w:pPr>
    </w:p>
    <w:p>
      <w:pPr>
        <w:rPr>
          <w:ins w:id="16372" w:author="yefeiting" w:date="2021-07-27T10:25:19Z"/>
          <w:del w:id="16373" w:author="M00007797" w:date="2023-06-16T14:18:03Z"/>
          <w:rFonts w:hint="eastAsia"/>
          <w:lang w:val="en-US" w:eastAsia="zh-CN"/>
        </w:rPr>
      </w:pPr>
    </w:p>
    <w:p>
      <w:pPr>
        <w:rPr>
          <w:ins w:id="16374" w:author="yefeiting" w:date="2021-07-27T10:25:19Z"/>
          <w:del w:id="16375" w:author="M00007797" w:date="2023-06-16T14:18:03Z"/>
          <w:rFonts w:hint="eastAsia"/>
          <w:lang w:val="en-US" w:eastAsia="zh-CN"/>
        </w:rPr>
      </w:pPr>
    </w:p>
    <w:p>
      <w:pPr>
        <w:rPr>
          <w:ins w:id="16376" w:author="yefeiting" w:date="2021-07-27T10:25:19Z"/>
          <w:del w:id="16377" w:author="M00007797" w:date="2023-06-16T14:18:03Z"/>
          <w:rFonts w:hint="eastAsia"/>
          <w:lang w:val="en-US" w:eastAsia="zh-CN"/>
        </w:rPr>
      </w:pPr>
    </w:p>
    <w:p>
      <w:pPr>
        <w:rPr>
          <w:ins w:id="16378" w:author="yefeiting" w:date="2021-07-27T10:25:20Z"/>
          <w:del w:id="16379" w:author="M00007797" w:date="2023-06-16T14:18:03Z"/>
          <w:rFonts w:hint="eastAsia"/>
          <w:lang w:val="en-US" w:eastAsia="zh-CN"/>
        </w:rPr>
      </w:pPr>
    </w:p>
    <w:p>
      <w:pPr>
        <w:rPr>
          <w:ins w:id="16380" w:author="yefeiting" w:date="2021-07-27T10:25:20Z"/>
          <w:del w:id="16381" w:author="M00007797" w:date="2023-06-16T14:18:03Z"/>
          <w:rFonts w:hint="eastAsia"/>
          <w:lang w:val="en-US" w:eastAsia="zh-CN"/>
        </w:rPr>
      </w:pPr>
    </w:p>
    <w:p>
      <w:pPr>
        <w:rPr>
          <w:ins w:id="16382" w:author="yefeiting" w:date="2021-07-27T10:25:20Z"/>
          <w:del w:id="16383" w:author="M00007797" w:date="2023-06-16T14:18:03Z"/>
          <w:rFonts w:hint="eastAsia"/>
          <w:lang w:val="en-US" w:eastAsia="zh-CN"/>
        </w:rPr>
      </w:pPr>
    </w:p>
    <w:p>
      <w:pPr>
        <w:rPr>
          <w:ins w:id="16384" w:author="yefeiting" w:date="2021-07-27T10:25:20Z"/>
          <w:del w:id="16385" w:author="M00007797" w:date="2023-06-16T14:18:03Z"/>
          <w:rFonts w:hint="eastAsia"/>
          <w:lang w:val="en-US" w:eastAsia="zh-CN"/>
        </w:rPr>
      </w:pPr>
    </w:p>
    <w:p>
      <w:pPr>
        <w:rPr>
          <w:ins w:id="16386" w:author="yefeiting" w:date="2021-07-27T10:25:20Z"/>
          <w:del w:id="16387" w:author="M00007797" w:date="2023-06-16T14:18:03Z"/>
          <w:rFonts w:hint="eastAsia"/>
          <w:lang w:val="en-US" w:eastAsia="zh-CN"/>
        </w:rPr>
      </w:pPr>
    </w:p>
    <w:p>
      <w:pPr>
        <w:rPr>
          <w:ins w:id="16388" w:author="yefeiting" w:date="2021-07-27T10:25:20Z"/>
          <w:del w:id="16389" w:author="M00007797" w:date="2023-06-16T14:18:03Z"/>
          <w:rFonts w:hint="eastAsia"/>
          <w:lang w:val="en-US" w:eastAsia="zh-CN"/>
        </w:rPr>
      </w:pPr>
    </w:p>
    <w:p>
      <w:pPr>
        <w:rPr>
          <w:ins w:id="16390" w:author="yefeiting" w:date="2021-07-27T10:25:20Z"/>
          <w:del w:id="16391" w:author="M00007797" w:date="2023-06-16T14:18:03Z"/>
          <w:rFonts w:hint="eastAsia"/>
          <w:lang w:val="en-US" w:eastAsia="zh-CN"/>
        </w:rPr>
      </w:pPr>
    </w:p>
    <w:p>
      <w:pPr>
        <w:rPr>
          <w:ins w:id="16392" w:author="yefeiting" w:date="2021-07-27T10:25:20Z"/>
          <w:del w:id="16393" w:author="M00007797" w:date="2023-06-16T14:18:03Z"/>
          <w:rFonts w:hint="eastAsia"/>
          <w:lang w:val="en-US" w:eastAsia="zh-CN"/>
        </w:rPr>
      </w:pPr>
    </w:p>
    <w:p>
      <w:pPr>
        <w:rPr>
          <w:del w:id="16394" w:author="M00007797" w:date="2023-06-16T14:18:03Z"/>
        </w:rPr>
      </w:pPr>
    </w:p>
    <w:tbl>
      <w:tblPr>
        <w:tblStyle w:val="88"/>
        <w:tblpPr w:leftFromText="180" w:rightFromText="180" w:vertAnchor="text" w:horzAnchor="page" w:tblpX="1783" w:tblpY="1878"/>
        <w:tblOverlap w:val="never"/>
        <w:tblW w:w="863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  <w:tblPrChange w:id="16395" w:author="M00000676" w:date="2023-12-01T09:17:14Z">
          <w:tblPr>
            <w:tblStyle w:val="88"/>
            <w:tblpPr w:leftFromText="180" w:rightFromText="180" w:vertAnchor="text" w:horzAnchor="page" w:tblpX="548" w:tblpY="1812"/>
            <w:tblOverlap w:val="never"/>
            <w:tblW w:w="11448" w:type="dxa"/>
            <w:tblInd w:w="0" w:type="dxa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fixed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800"/>
        <w:gridCol w:w="840"/>
        <w:gridCol w:w="825"/>
        <w:gridCol w:w="4985"/>
        <w:gridCol w:w="1180"/>
        <w:tblGridChange w:id="16396">
          <w:tblGrid>
            <w:gridCol w:w="540"/>
            <w:gridCol w:w="1240"/>
            <w:gridCol w:w="1440"/>
            <w:gridCol w:w="4410"/>
            <w:gridCol w:w="3818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398" w:author="M00000676" w:date="2023-12-01T09:17:14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del w:id="16397" w:author="M00000676" w:date="2023-12-01T14:50:18Z"/>
        </w:trPr>
        <w:tc>
          <w:tcPr>
            <w:tcW w:w="800" w:type="dxa"/>
            <w:vAlign w:val="center"/>
            <w:tcPrChange w:id="16399" w:author="M00000676" w:date="2023-12-01T09:17:14Z">
              <w:tcPr>
                <w:tcW w:w="540" w:type="dxa"/>
                <w:vAlign w:val="center"/>
              </w:tcPr>
            </w:tcPrChange>
          </w:tcPr>
          <w:p>
            <w:pPr>
              <w:widowControl w:val="0"/>
              <w:jc w:val="center"/>
              <w:rPr>
                <w:del w:id="16401" w:author="M00000676" w:date="2023-12-01T14:50:18Z"/>
                <w:rFonts w:hint="default"/>
                <w:color w:val="auto"/>
                <w:lang w:val="en-US"/>
              </w:rPr>
              <w:pPrChange w:id="16400" w:author="M00000676" w:date="2023-12-01T09:17:03Z">
                <w:pPr>
                  <w:widowControl w:val="0"/>
                  <w:jc w:val="both"/>
                </w:pPr>
              </w:pPrChange>
            </w:pPr>
            <w:del w:id="16402" w:author="M00000676" w:date="2023-12-01T14:50:18Z">
              <w:bookmarkStart w:id="795" w:name="_Toc3056"/>
              <w:bookmarkStart w:id="796" w:name="_Toc22361"/>
              <w:bookmarkStart w:id="797" w:name="_Toc6248487"/>
              <w:bookmarkStart w:id="798" w:name="_Toc13055"/>
              <w:bookmarkStart w:id="799" w:name="_Toc22942"/>
              <w:bookmarkStart w:id="800" w:name="_Toc12453"/>
              <w:bookmarkStart w:id="801" w:name="_Toc23759"/>
              <w:bookmarkStart w:id="802" w:name="_Toc20211"/>
              <w:bookmarkStart w:id="803" w:name="_Toc19329"/>
              <w:bookmarkStart w:id="804" w:name="_Toc7725"/>
              <w:bookmarkStart w:id="805" w:name="_Toc25174"/>
              <w:bookmarkStart w:id="806" w:name="_Toc10415"/>
              <w:bookmarkStart w:id="807" w:name="_Toc8380"/>
              <w:bookmarkStart w:id="808" w:name="_Toc32454"/>
              <w:r>
                <w:rPr>
                  <w:rFonts w:hint="eastAsia"/>
                  <w:color w:val="auto"/>
                  <w:lang w:val="en-US" w:eastAsia="zh-CN"/>
                </w:rPr>
                <w:delText>序号</w:delText>
              </w:r>
            </w:del>
          </w:p>
        </w:tc>
        <w:tc>
          <w:tcPr>
            <w:tcW w:w="840" w:type="dxa"/>
            <w:vAlign w:val="center"/>
            <w:tcPrChange w:id="16403" w:author="M00000676" w:date="2023-12-01T09:17:14Z">
              <w:tcPr>
                <w:tcW w:w="1240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405" w:author="M00000676" w:date="2023-12-01T14:50:18Z"/>
                <w:color w:val="auto"/>
              </w:rPr>
              <w:pPrChange w:id="16404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406" w:author="M00000676" w:date="2023-12-01T14:50:18Z">
              <w:r>
                <w:rPr>
                  <w:rFonts w:hint="eastAsia"/>
                  <w:color w:val="auto"/>
                </w:rPr>
                <w:delText>状态</w:delText>
              </w:r>
            </w:del>
          </w:p>
        </w:tc>
        <w:tc>
          <w:tcPr>
            <w:tcW w:w="825" w:type="dxa"/>
            <w:vAlign w:val="center"/>
            <w:tcPrChange w:id="16407" w:author="M00000676" w:date="2023-12-01T09:17:14Z">
              <w:tcPr>
                <w:tcW w:w="1440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409" w:author="M00000676" w:date="2023-12-01T14:50:18Z"/>
                <w:rFonts w:hint="eastAsia" w:eastAsia="宋体"/>
                <w:color w:val="auto"/>
                <w:lang w:eastAsia="zh-CN"/>
              </w:rPr>
              <w:pPrChange w:id="16408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  <w:tc>
          <w:tcPr>
            <w:tcW w:w="4985" w:type="dxa"/>
            <w:vAlign w:val="center"/>
            <w:tcPrChange w:id="16410" w:author="M00000676" w:date="2023-12-01T09:17:14Z">
              <w:tcPr>
                <w:tcW w:w="4410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412" w:author="M00000676" w:date="2023-12-01T14:50:18Z"/>
                <w:color w:val="auto"/>
              </w:rPr>
              <w:pPrChange w:id="16411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413" w:author="M00000676" w:date="2023-12-01T14:50:18Z">
              <w:r>
                <w:rPr>
                  <w:rFonts w:hint="eastAsia"/>
                  <w:color w:val="auto"/>
                </w:rPr>
                <w:delText>内容</w:delText>
              </w:r>
            </w:del>
          </w:p>
        </w:tc>
        <w:tc>
          <w:tcPr>
            <w:tcW w:w="1180" w:type="dxa"/>
            <w:vAlign w:val="center"/>
            <w:tcPrChange w:id="16414" w:author="M00000676" w:date="2023-12-01T09:17:14Z">
              <w:tcPr>
                <w:tcW w:w="3818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416" w:author="M00000676" w:date="2023-12-01T14:50:18Z"/>
                <w:color w:val="auto"/>
              </w:rPr>
              <w:pPrChange w:id="16415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417" w:author="M00000676" w:date="2023-12-01T14:50:18Z">
              <w:r>
                <w:rPr>
                  <w:rFonts w:hint="eastAsia"/>
                  <w:color w:val="auto"/>
                </w:rPr>
                <w:delText>备注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419" w:author="M00000676" w:date="2023-12-01T09:17:14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del w:id="16418" w:author="M00000676" w:date="2023-12-01T14:50:18Z"/>
        </w:trPr>
        <w:tc>
          <w:tcPr>
            <w:tcW w:w="800" w:type="dxa"/>
            <w:vAlign w:val="center"/>
            <w:tcPrChange w:id="16420" w:author="M00000676" w:date="2023-12-01T09:17:14Z">
              <w:tcPr>
                <w:tcW w:w="5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422" w:author="M00000676" w:date="2023-12-01T14:50:18Z"/>
                <w:color w:val="auto"/>
              </w:rPr>
              <w:pPrChange w:id="16421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423" w:author="M00000676" w:date="2023-12-01T14:50:18Z">
              <w:r>
                <w:rPr>
                  <w:rFonts w:hint="eastAsia"/>
                  <w:color w:val="auto"/>
                </w:rPr>
                <w:delText>1</w:delText>
              </w:r>
            </w:del>
          </w:p>
        </w:tc>
        <w:tc>
          <w:tcPr>
            <w:tcW w:w="840" w:type="dxa"/>
            <w:vAlign w:val="center"/>
            <w:tcPrChange w:id="16424" w:author="M00000676" w:date="2023-12-01T09:17:14Z">
              <w:tcPr>
                <w:tcW w:w="12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426" w:author="M00000676" w:date="2023-12-01T14:50:18Z"/>
                <w:color w:val="auto"/>
              </w:rPr>
              <w:pPrChange w:id="16425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427" w:author="M00000676" w:date="2023-12-01T14:50:18Z">
              <w:r>
                <w:rPr>
                  <w:rFonts w:hint="eastAsia"/>
                  <w:color w:val="auto"/>
                </w:rPr>
                <w:delText>着座</w:delText>
              </w:r>
            </w:del>
          </w:p>
        </w:tc>
        <w:tc>
          <w:tcPr>
            <w:tcW w:w="825" w:type="dxa"/>
            <w:vAlign w:val="center"/>
            <w:tcPrChange w:id="16428" w:author="M00000676" w:date="2023-12-01T09:17:14Z">
              <w:tcPr>
                <w:tcW w:w="14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430" w:author="M00000676" w:date="2023-12-01T14:50:18Z"/>
                <w:rFonts w:hint="eastAsia"/>
                <w:color w:val="auto"/>
                <w:highlight w:val="none"/>
              </w:rPr>
              <w:pPrChange w:id="16429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  <w:tc>
          <w:tcPr>
            <w:tcW w:w="4985" w:type="dxa"/>
            <w:vAlign w:val="center"/>
            <w:tcPrChange w:id="16431" w:author="M00000676" w:date="2023-12-01T09:17:14Z">
              <w:tcPr>
                <w:tcW w:w="441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433" w:author="M00000676" w:date="2023-12-01T14:50:18Z"/>
                <w:color w:val="auto"/>
                <w:highlight w:val="none"/>
              </w:rPr>
              <w:pPrChange w:id="16432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434" w:author="M00000676" w:date="2023-12-01T14:50:18Z">
              <w:r>
                <w:rPr>
                  <w:rFonts w:hint="eastAsia"/>
                  <w:color w:val="auto"/>
                  <w:highlight w:val="none"/>
                </w:rPr>
                <w:delText>着坐信号时间大于</w:delText>
              </w:r>
            </w:del>
            <w:del w:id="16435" w:author="M00000676" w:date="2023-12-01T14:50:1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1</w:delText>
              </w:r>
            </w:del>
            <w:del w:id="16436" w:author="M00000676" w:date="2023-12-01T14:50:18Z">
              <w:r>
                <w:rPr>
                  <w:rFonts w:hint="eastAsia"/>
                  <w:color w:val="auto"/>
                  <w:highlight w:val="none"/>
                </w:rPr>
                <w:delText>s判定为着坐。</w:delText>
              </w:r>
            </w:del>
          </w:p>
        </w:tc>
        <w:tc>
          <w:tcPr>
            <w:tcW w:w="1180" w:type="dxa"/>
            <w:vAlign w:val="center"/>
            <w:tcPrChange w:id="16437" w:author="M00000676" w:date="2023-12-01T09:17:14Z">
              <w:tcPr>
                <w:tcW w:w="3818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439" w:author="M00000676" w:date="2023-12-01T14:50:18Z"/>
                <w:color w:val="auto"/>
              </w:rPr>
              <w:pPrChange w:id="16438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441" w:author="M00000676" w:date="2023-12-01T09:17:14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del w:id="16440" w:author="M00000676" w:date="2023-12-01T14:50:18Z"/>
        </w:trPr>
        <w:tc>
          <w:tcPr>
            <w:tcW w:w="800" w:type="dxa"/>
            <w:vAlign w:val="center"/>
            <w:tcPrChange w:id="16442" w:author="M00000676" w:date="2023-12-01T09:17:14Z">
              <w:tcPr>
                <w:tcW w:w="5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444" w:author="M00000676" w:date="2023-12-01T14:50:18Z"/>
                <w:rFonts w:hint="eastAsia" w:eastAsia="宋体"/>
                <w:color w:val="auto"/>
                <w:lang w:eastAsia="zh-CN"/>
              </w:rPr>
              <w:pPrChange w:id="16443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445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2</w:delText>
              </w:r>
            </w:del>
          </w:p>
        </w:tc>
        <w:tc>
          <w:tcPr>
            <w:tcW w:w="840" w:type="dxa"/>
            <w:vAlign w:val="center"/>
            <w:tcPrChange w:id="16446" w:author="M00000676" w:date="2023-12-01T09:17:14Z">
              <w:tcPr>
                <w:tcW w:w="12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448" w:author="M00000676" w:date="2023-12-01T14:50:18Z"/>
                <w:color w:val="auto"/>
              </w:rPr>
              <w:pPrChange w:id="16447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449" w:author="M00000676" w:date="2023-12-01T14:50:18Z">
              <w:r>
                <w:rPr>
                  <w:rFonts w:hint="eastAsia"/>
                  <w:color w:val="auto"/>
                </w:rPr>
                <w:delText>离坐</w:delText>
              </w:r>
            </w:del>
          </w:p>
        </w:tc>
        <w:tc>
          <w:tcPr>
            <w:tcW w:w="825" w:type="dxa"/>
            <w:vAlign w:val="center"/>
            <w:tcPrChange w:id="16450" w:author="M00000676" w:date="2023-12-01T09:17:14Z">
              <w:tcPr>
                <w:tcW w:w="14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452" w:author="M00000676" w:date="2023-12-01T14:50:18Z"/>
                <w:rFonts w:hint="eastAsia"/>
                <w:color w:val="auto"/>
                <w:highlight w:val="none"/>
              </w:rPr>
              <w:pPrChange w:id="16451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  <w:tc>
          <w:tcPr>
            <w:tcW w:w="4985" w:type="dxa"/>
            <w:vAlign w:val="center"/>
            <w:tcPrChange w:id="16453" w:author="M00000676" w:date="2023-12-01T09:17:14Z">
              <w:tcPr>
                <w:tcW w:w="441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455" w:author="M00000676" w:date="2023-12-01T14:50:18Z"/>
                <w:color w:val="auto"/>
                <w:highlight w:val="none"/>
              </w:rPr>
              <w:pPrChange w:id="16454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456" w:author="M00000676" w:date="2023-12-01T14:50:18Z">
              <w:r>
                <w:rPr>
                  <w:rFonts w:hint="eastAsia"/>
                  <w:color w:val="auto"/>
                  <w:highlight w:val="none"/>
                </w:rPr>
                <w:delText>离坐信号时间大于</w:delText>
              </w:r>
            </w:del>
            <w:del w:id="16457" w:author="M00000676" w:date="2023-12-01T14:50:1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3</w:delText>
              </w:r>
            </w:del>
            <w:del w:id="16458" w:author="M00000676" w:date="2023-12-01T14:50:18Z">
              <w:r>
                <w:rPr>
                  <w:rFonts w:hint="eastAsia"/>
                  <w:color w:val="auto"/>
                  <w:highlight w:val="none"/>
                </w:rPr>
                <w:delText>s判定为离坐，离坐后，运行中的臀洗、</w:delText>
              </w:r>
            </w:del>
            <w:del w:id="16459" w:author="M00000676" w:date="2023-12-01T14:50:1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妇</w:delText>
              </w:r>
            </w:del>
            <w:del w:id="16460" w:author="M00000676" w:date="2023-12-01T14:50:18Z">
              <w:r>
                <w:rPr>
                  <w:rFonts w:hint="eastAsia"/>
                  <w:color w:val="auto"/>
                  <w:highlight w:val="none"/>
                </w:rPr>
                <w:delText>洗</w:delText>
              </w:r>
            </w:del>
            <w:del w:id="16461" w:author="M00000676" w:date="2023-12-01T14:50:1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在离座4s后停止功能，运行中的</w:delText>
              </w:r>
            </w:del>
            <w:del w:id="16462" w:author="M00000676" w:date="2023-12-01T14:50:18Z">
              <w:r>
                <w:rPr>
                  <w:rFonts w:hint="eastAsia"/>
                  <w:color w:val="auto"/>
                  <w:highlight w:val="none"/>
                </w:rPr>
                <w:delText>暖风烘干</w:delText>
              </w:r>
            </w:del>
            <w:del w:id="16463" w:author="M00000676" w:date="2023-12-01T14:50:1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在离座8s后停止功能</w:delText>
              </w:r>
            </w:del>
            <w:del w:id="16464" w:author="M00000676" w:date="2023-12-01T14:50:18Z">
              <w:r>
                <w:rPr>
                  <w:rFonts w:hint="eastAsia"/>
                  <w:color w:val="auto"/>
                  <w:highlight w:val="none"/>
                </w:rPr>
                <w:delText>。</w:delText>
              </w:r>
            </w:del>
          </w:p>
        </w:tc>
        <w:tc>
          <w:tcPr>
            <w:tcW w:w="1180" w:type="dxa"/>
            <w:vAlign w:val="center"/>
            <w:tcPrChange w:id="16465" w:author="M00000676" w:date="2023-12-01T09:17:14Z">
              <w:tcPr>
                <w:tcW w:w="3818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467" w:author="M00000676" w:date="2023-12-01T14:50:18Z"/>
                <w:color w:val="auto"/>
              </w:rPr>
              <w:pPrChange w:id="16466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469" w:author="M00000676" w:date="2023-12-01T09:17:14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del w:id="16468" w:author="M00000676" w:date="2023-12-01T14:50:18Z"/>
        </w:trPr>
        <w:tc>
          <w:tcPr>
            <w:tcW w:w="800" w:type="dxa"/>
            <w:vAlign w:val="center"/>
            <w:tcPrChange w:id="16470" w:author="M00000676" w:date="2023-12-01T09:17:14Z">
              <w:tcPr>
                <w:tcW w:w="5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472" w:author="M00000676" w:date="2023-12-01T14:50:18Z"/>
                <w:rFonts w:hint="default" w:eastAsia="宋体"/>
                <w:color w:val="auto"/>
                <w:lang w:val="en-US" w:eastAsia="zh-CN"/>
              </w:rPr>
              <w:pPrChange w:id="16471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473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3</w:delText>
              </w:r>
            </w:del>
          </w:p>
        </w:tc>
        <w:tc>
          <w:tcPr>
            <w:tcW w:w="840" w:type="dxa"/>
            <w:vAlign w:val="center"/>
            <w:tcPrChange w:id="16474" w:author="M00000676" w:date="2023-12-01T09:17:14Z">
              <w:tcPr>
                <w:tcW w:w="12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476" w:author="M00000676" w:date="2023-12-01T14:50:18Z"/>
                <w:color w:val="auto"/>
              </w:rPr>
              <w:pPrChange w:id="16475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477" w:author="M00000676" w:date="2023-12-01T14:50:18Z">
              <w:r>
                <w:rPr>
                  <w:rFonts w:hint="eastAsia"/>
                  <w:color w:val="auto"/>
                </w:rPr>
                <w:delText>离坐冲水</w:delText>
              </w:r>
            </w:del>
          </w:p>
        </w:tc>
        <w:tc>
          <w:tcPr>
            <w:tcW w:w="825" w:type="dxa"/>
            <w:vAlign w:val="center"/>
            <w:tcPrChange w:id="16478" w:author="M00000676" w:date="2023-12-01T09:17:14Z">
              <w:tcPr>
                <w:tcW w:w="14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480" w:author="M00000676" w:date="2023-12-01T14:50:18Z"/>
                <w:rFonts w:hint="default" w:eastAsia="宋体"/>
                <w:color w:val="auto"/>
                <w:highlight w:val="none"/>
                <w:lang w:val="en-US" w:eastAsia="zh-CN"/>
              </w:rPr>
              <w:pPrChange w:id="16479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  <w:tc>
          <w:tcPr>
            <w:tcW w:w="4985" w:type="dxa"/>
            <w:vAlign w:val="center"/>
            <w:tcPrChange w:id="16481" w:author="M00000676" w:date="2023-12-01T09:17:14Z">
              <w:tcPr>
                <w:tcW w:w="441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483" w:author="M00000676" w:date="2023-12-01T14:50:18Z"/>
                <w:color w:val="auto"/>
                <w:highlight w:val="none"/>
              </w:rPr>
              <w:pPrChange w:id="16482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484" w:author="M00000676" w:date="2023-12-01T14:50:18Z">
              <w:r>
                <w:rPr>
                  <w:rFonts w:hint="eastAsia"/>
                  <w:color w:val="auto"/>
                  <w:highlight w:val="none"/>
                </w:rPr>
                <w:delText>允许</w:delText>
              </w:r>
            </w:del>
            <w:del w:id="16485" w:author="M00000676" w:date="2023-12-01T14:50:18Z">
              <w:r>
                <w:rPr>
                  <w:rFonts w:hint="eastAsia"/>
                  <w:color w:val="auto"/>
                  <w:highlight w:val="none"/>
                  <w:lang w:eastAsia="zh-CN"/>
                </w:rPr>
                <w:delText>自动</w:delText>
              </w:r>
            </w:del>
            <w:del w:id="16486" w:author="M00000676" w:date="2023-12-01T14:50:18Z">
              <w:r>
                <w:rPr>
                  <w:rFonts w:hint="eastAsia"/>
                  <w:color w:val="auto"/>
                  <w:highlight w:val="none"/>
                </w:rPr>
                <w:delText>冲水的情况下，离坐后</w:delText>
              </w:r>
            </w:del>
            <w:del w:id="16487" w:author="M00000676" w:date="2023-12-01T14:50:1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6</w:delText>
              </w:r>
            </w:del>
            <w:del w:id="16488" w:author="M00000676" w:date="2023-12-01T14:50:18Z">
              <w:r>
                <w:rPr>
                  <w:rFonts w:hint="eastAsia"/>
                  <w:color w:val="auto"/>
                  <w:highlight w:val="none"/>
                </w:rPr>
                <w:delText>s执行冲水，在此期间若有着坐，则不执行。</w:delText>
              </w:r>
            </w:del>
            <w:del w:id="16489" w:author="M00000676" w:date="2023-12-01T14:50:18Z">
              <w:r>
                <w:rPr>
                  <w:rFonts w:hint="eastAsia"/>
                  <w:color w:val="auto"/>
                  <w:highlight w:val="none"/>
                  <w:lang w:eastAsia="zh-CN"/>
                </w:rPr>
                <w:delText>判断离座冲水需满足着座时间大于</w:delText>
              </w:r>
            </w:del>
            <w:del w:id="16490" w:author="M00000676" w:date="2023-12-01T14:50:1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4s，且</w:delText>
              </w:r>
            </w:del>
            <w:del w:id="16491" w:author="M00000676" w:date="2023-12-01T14:50:18Z">
              <w:r>
                <w:rPr>
                  <w:rFonts w:hint="eastAsia"/>
                  <w:color w:val="auto"/>
                  <w:highlight w:val="none"/>
                </w:rPr>
                <w:delText>着坐期间清洗后未进行任何冲水</w:delText>
              </w:r>
            </w:del>
            <w:del w:id="16492" w:author="M00000676" w:date="2023-12-01T14:50:1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。</w:delText>
              </w:r>
            </w:del>
          </w:p>
        </w:tc>
        <w:tc>
          <w:tcPr>
            <w:tcW w:w="1180" w:type="dxa"/>
            <w:vAlign w:val="center"/>
            <w:tcPrChange w:id="16493" w:author="M00000676" w:date="2023-12-01T09:17:14Z">
              <w:tcPr>
                <w:tcW w:w="3818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495" w:author="M00000676" w:date="2023-12-01T14:50:18Z"/>
                <w:color w:val="auto"/>
              </w:rPr>
              <w:pPrChange w:id="16494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496" w:author="M00000676" w:date="2023-12-01T14:50:18Z">
              <w:r>
                <w:rPr>
                  <w:rFonts w:hint="eastAsia"/>
                  <w:color w:val="auto"/>
                  <w:lang w:eastAsia="zh-CN"/>
                </w:rPr>
                <w:delText>注意每个着座周期后，标志位</w:delText>
              </w:r>
            </w:del>
            <w:del w:id="16497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清零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499" w:author="M00000676" w:date="2023-12-01T09:17:14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del w:id="16498" w:author="M00000676" w:date="2023-12-01T14:50:18Z"/>
        </w:trPr>
        <w:tc>
          <w:tcPr>
            <w:tcW w:w="800" w:type="dxa"/>
            <w:vAlign w:val="center"/>
            <w:tcPrChange w:id="16500" w:author="M00000676" w:date="2023-12-01T09:17:14Z">
              <w:tcPr>
                <w:tcW w:w="5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502" w:author="M00000676" w:date="2023-12-01T14:50:18Z"/>
                <w:rFonts w:hint="eastAsia" w:eastAsia="宋体"/>
                <w:color w:val="auto"/>
                <w:lang w:eastAsia="zh-CN"/>
              </w:rPr>
              <w:pPrChange w:id="16501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503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4</w:delText>
              </w:r>
            </w:del>
          </w:p>
        </w:tc>
        <w:tc>
          <w:tcPr>
            <w:tcW w:w="840" w:type="dxa"/>
            <w:vAlign w:val="center"/>
            <w:tcPrChange w:id="16504" w:author="M00000676" w:date="2023-12-01T09:17:14Z">
              <w:tcPr>
                <w:tcW w:w="12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506" w:author="M00000676" w:date="2023-12-01T14:50:18Z"/>
                <w:color w:val="auto"/>
              </w:rPr>
              <w:pPrChange w:id="16505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507" w:author="M00000676" w:date="2023-12-01T14:50:18Z">
              <w:r>
                <w:rPr>
                  <w:rFonts w:hint="eastAsia"/>
                  <w:color w:val="auto"/>
                </w:rPr>
                <w:delText>关盖</w:delText>
              </w:r>
            </w:del>
            <w:del w:id="16508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圈</w:delText>
              </w:r>
            </w:del>
            <w:del w:id="16509" w:author="M00000676" w:date="2023-12-01T14:50:18Z">
              <w:r>
                <w:rPr>
                  <w:rFonts w:hint="eastAsia"/>
                  <w:color w:val="auto"/>
                </w:rPr>
                <w:delText>冲水</w:delText>
              </w:r>
            </w:del>
          </w:p>
        </w:tc>
        <w:tc>
          <w:tcPr>
            <w:tcW w:w="825" w:type="dxa"/>
            <w:vAlign w:val="center"/>
            <w:tcPrChange w:id="16510" w:author="M00000676" w:date="2023-12-01T09:17:14Z">
              <w:tcPr>
                <w:tcW w:w="14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512" w:author="M00000676" w:date="2023-12-01T14:50:18Z"/>
                <w:rFonts w:hint="eastAsia"/>
                <w:color w:val="auto"/>
                <w:highlight w:val="none"/>
              </w:rPr>
              <w:pPrChange w:id="16511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  <w:tc>
          <w:tcPr>
            <w:tcW w:w="4985" w:type="dxa"/>
            <w:vAlign w:val="center"/>
            <w:tcPrChange w:id="16513" w:author="M00000676" w:date="2023-12-01T09:17:14Z">
              <w:tcPr>
                <w:tcW w:w="441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515" w:author="M00000676" w:date="2023-12-01T14:50:18Z"/>
                <w:rFonts w:hint="eastAsia" w:eastAsia="宋体"/>
                <w:color w:val="auto"/>
                <w:highlight w:val="none"/>
                <w:lang w:eastAsia="zh-CN"/>
              </w:rPr>
              <w:pPrChange w:id="16514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516" w:author="M00000676" w:date="2023-12-01T14:50:18Z">
              <w:r>
                <w:rPr>
                  <w:rFonts w:hint="eastAsia"/>
                  <w:color w:val="auto"/>
                  <w:highlight w:val="none"/>
                </w:rPr>
                <w:delText>允许关盖冲水的情况下，判定关盖到位后</w:delText>
              </w:r>
            </w:del>
            <w:del w:id="16517" w:author="M00000676" w:date="2023-12-01T14:50:1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2</w:delText>
              </w:r>
            </w:del>
            <w:del w:id="16518" w:author="M00000676" w:date="2023-12-01T14:50:18Z">
              <w:r>
                <w:rPr>
                  <w:rFonts w:hint="eastAsia"/>
                  <w:color w:val="auto"/>
                  <w:highlight w:val="none"/>
                </w:rPr>
                <w:delText>s冲水。</w:delText>
              </w:r>
            </w:del>
            <w:del w:id="16519" w:author="M00000676" w:date="2023-12-01T14:50:18Z">
              <w:r>
                <w:rPr>
                  <w:rFonts w:hint="eastAsia"/>
                  <w:color w:val="auto"/>
                  <w:highlight w:val="none"/>
                  <w:lang w:eastAsia="zh-CN"/>
                </w:rPr>
                <w:delText>仅当座圈打开</w:delText>
              </w:r>
            </w:del>
            <w:del w:id="16520" w:author="M00000676" w:date="2023-12-01T14:50:1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到位，满足条件后才执行关盖冲水。</w:delText>
              </w:r>
            </w:del>
          </w:p>
        </w:tc>
        <w:tc>
          <w:tcPr>
            <w:tcW w:w="1180" w:type="dxa"/>
            <w:vAlign w:val="center"/>
            <w:tcPrChange w:id="16521" w:author="M00000676" w:date="2023-12-01T09:17:14Z">
              <w:tcPr>
                <w:tcW w:w="3818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523" w:author="M00000676" w:date="2023-12-01T14:50:18Z"/>
                <w:rFonts w:hint="default"/>
                <w:color w:val="auto"/>
                <w:lang w:val="en-US"/>
              </w:rPr>
              <w:pPrChange w:id="16522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525" w:author="M00000676" w:date="2023-12-01T09:17:14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del w:id="16524" w:author="M00000676" w:date="2023-12-01T14:50:18Z"/>
        </w:trPr>
        <w:tc>
          <w:tcPr>
            <w:tcW w:w="800" w:type="dxa"/>
            <w:vAlign w:val="center"/>
            <w:tcPrChange w:id="16526" w:author="M00000676" w:date="2023-12-01T09:17:14Z">
              <w:tcPr>
                <w:tcW w:w="5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528" w:author="M00000676" w:date="2023-12-01T14:50:18Z"/>
                <w:rFonts w:hint="eastAsia" w:eastAsia="宋体"/>
                <w:color w:val="auto"/>
                <w:lang w:eastAsia="zh-CN"/>
              </w:rPr>
              <w:pPrChange w:id="16527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529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5</w:delText>
              </w:r>
            </w:del>
          </w:p>
        </w:tc>
        <w:tc>
          <w:tcPr>
            <w:tcW w:w="840" w:type="dxa"/>
            <w:vAlign w:val="center"/>
            <w:tcPrChange w:id="16530" w:author="M00000676" w:date="2023-12-01T09:17:14Z">
              <w:tcPr>
                <w:tcW w:w="12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532" w:author="M00000676" w:date="2023-12-01T14:50:18Z"/>
                <w:color w:val="auto"/>
              </w:rPr>
              <w:pPrChange w:id="16531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533" w:author="M00000676" w:date="2023-12-01T14:50:18Z">
              <w:r>
                <w:rPr>
                  <w:rFonts w:hint="eastAsia"/>
                  <w:color w:val="auto"/>
                </w:rPr>
                <w:delText>着坐提示音</w:delText>
              </w:r>
            </w:del>
          </w:p>
        </w:tc>
        <w:tc>
          <w:tcPr>
            <w:tcW w:w="825" w:type="dxa"/>
            <w:vAlign w:val="center"/>
            <w:tcPrChange w:id="16534" w:author="M00000676" w:date="2023-12-01T09:17:14Z">
              <w:tcPr>
                <w:tcW w:w="14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536" w:author="M00000676" w:date="2023-12-01T14:50:18Z"/>
                <w:rFonts w:hint="eastAsia"/>
                <w:color w:val="auto"/>
              </w:rPr>
              <w:pPrChange w:id="16535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  <w:tc>
          <w:tcPr>
            <w:tcW w:w="4985" w:type="dxa"/>
            <w:vAlign w:val="center"/>
            <w:tcPrChange w:id="16537" w:author="M00000676" w:date="2023-12-01T09:17:14Z">
              <w:tcPr>
                <w:tcW w:w="441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539" w:author="M00000676" w:date="2023-12-01T14:50:18Z"/>
                <w:color w:val="auto"/>
              </w:rPr>
              <w:pPrChange w:id="16538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540" w:author="M00000676" w:date="2023-12-01T14:50:18Z">
              <w:r>
                <w:rPr>
                  <w:rFonts w:hint="eastAsia"/>
                  <w:color w:val="auto"/>
                </w:rPr>
                <w:delText>离坐3s后着坐才有提示音。</w:delText>
              </w:r>
            </w:del>
          </w:p>
        </w:tc>
        <w:tc>
          <w:tcPr>
            <w:tcW w:w="1180" w:type="dxa"/>
            <w:vAlign w:val="center"/>
            <w:tcPrChange w:id="16541" w:author="M00000676" w:date="2023-12-01T09:17:14Z">
              <w:tcPr>
                <w:tcW w:w="3818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543" w:author="M00000676" w:date="2023-12-01T14:50:18Z"/>
                <w:color w:val="auto"/>
              </w:rPr>
              <w:pPrChange w:id="16542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545" w:author="M00000676" w:date="2023-12-01T09:17:14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del w:id="16544" w:author="M00000676" w:date="2023-12-01T14:50:18Z"/>
        </w:trPr>
        <w:tc>
          <w:tcPr>
            <w:tcW w:w="800" w:type="dxa"/>
            <w:vAlign w:val="center"/>
            <w:tcPrChange w:id="16546" w:author="M00000676" w:date="2023-12-01T09:17:14Z">
              <w:tcPr>
                <w:tcW w:w="5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548" w:author="M00000676" w:date="2023-12-01T14:50:18Z"/>
                <w:rFonts w:hint="default" w:eastAsia="宋体"/>
                <w:color w:val="auto"/>
                <w:lang w:val="en-US" w:eastAsia="zh-CN"/>
              </w:rPr>
              <w:pPrChange w:id="16547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549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6</w:delText>
              </w:r>
            </w:del>
          </w:p>
        </w:tc>
        <w:tc>
          <w:tcPr>
            <w:tcW w:w="840" w:type="dxa"/>
            <w:vAlign w:val="center"/>
            <w:tcPrChange w:id="16550" w:author="M00000676" w:date="2023-12-01T09:17:14Z">
              <w:tcPr>
                <w:tcW w:w="12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552" w:author="M00000676" w:date="2023-12-01T14:50:18Z"/>
                <w:rFonts w:hint="default" w:eastAsia="宋体"/>
                <w:color w:val="auto"/>
                <w:lang w:val="en-US" w:eastAsia="zh-CN"/>
              </w:rPr>
              <w:pPrChange w:id="16551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553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臀洗/妇洗时间</w:delText>
              </w:r>
            </w:del>
          </w:p>
        </w:tc>
        <w:tc>
          <w:tcPr>
            <w:tcW w:w="825" w:type="dxa"/>
            <w:vAlign w:val="center"/>
            <w:tcPrChange w:id="16554" w:author="M00000676" w:date="2023-12-01T09:17:14Z">
              <w:tcPr>
                <w:tcW w:w="14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556" w:author="M00000676" w:date="2023-12-01T14:50:18Z"/>
                <w:rFonts w:hint="eastAsia"/>
                <w:color w:val="auto"/>
                <w:highlight w:val="none"/>
                <w:lang w:val="en-US" w:eastAsia="zh-CN"/>
              </w:rPr>
              <w:pPrChange w:id="16555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  <w:tc>
          <w:tcPr>
            <w:tcW w:w="4985" w:type="dxa"/>
            <w:vAlign w:val="center"/>
            <w:tcPrChange w:id="16557" w:author="M00000676" w:date="2023-12-01T09:17:14Z">
              <w:tcPr>
                <w:tcW w:w="441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559" w:author="M00000676" w:date="2023-12-01T14:50:18Z"/>
                <w:rFonts w:hint="default" w:eastAsia="宋体"/>
                <w:color w:val="auto"/>
                <w:highlight w:val="none"/>
                <w:lang w:val="en-US" w:eastAsia="zh-CN"/>
              </w:rPr>
              <w:pPrChange w:id="16558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560" w:author="M00000676" w:date="2023-12-01T14:50:1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一个周期清洗时间为4min。</w:delText>
              </w:r>
            </w:del>
          </w:p>
        </w:tc>
        <w:tc>
          <w:tcPr>
            <w:tcW w:w="1180" w:type="dxa"/>
            <w:vAlign w:val="center"/>
            <w:tcPrChange w:id="16561" w:author="M00000676" w:date="2023-12-01T09:17:14Z">
              <w:tcPr>
                <w:tcW w:w="3818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563" w:author="M00000676" w:date="2023-12-01T14:50:18Z"/>
                <w:color w:val="auto"/>
              </w:rPr>
              <w:pPrChange w:id="16562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565" w:author="M00000676" w:date="2023-12-01T09:17:14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del w:id="16564" w:author="M00000676" w:date="2023-12-01T14:50:18Z"/>
        </w:trPr>
        <w:tc>
          <w:tcPr>
            <w:tcW w:w="800" w:type="dxa"/>
            <w:vAlign w:val="center"/>
            <w:tcPrChange w:id="16566" w:author="M00000676" w:date="2023-12-01T09:17:14Z">
              <w:tcPr>
                <w:tcW w:w="5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568" w:author="M00000676" w:date="2023-12-01T14:50:18Z"/>
                <w:rFonts w:hint="default"/>
                <w:color w:val="auto"/>
                <w:lang w:val="en-US" w:eastAsia="zh-CN"/>
              </w:rPr>
              <w:pPrChange w:id="16567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569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7</w:delText>
              </w:r>
            </w:del>
          </w:p>
        </w:tc>
        <w:tc>
          <w:tcPr>
            <w:tcW w:w="840" w:type="dxa"/>
            <w:vAlign w:val="center"/>
            <w:tcPrChange w:id="16570" w:author="M00000676" w:date="2023-12-01T09:17:14Z">
              <w:tcPr>
                <w:tcW w:w="12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572" w:author="M00000676" w:date="2023-12-01T14:50:18Z"/>
                <w:rFonts w:hint="default"/>
                <w:color w:val="auto"/>
                <w:lang w:val="en-US" w:eastAsia="zh-CN"/>
              </w:rPr>
              <w:pPrChange w:id="16571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573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坐浴时长</w:delText>
              </w:r>
            </w:del>
          </w:p>
        </w:tc>
        <w:tc>
          <w:tcPr>
            <w:tcW w:w="825" w:type="dxa"/>
            <w:vAlign w:val="center"/>
            <w:tcPrChange w:id="16574" w:author="M00000676" w:date="2023-12-01T09:17:14Z">
              <w:tcPr>
                <w:tcW w:w="14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576" w:author="M00000676" w:date="2023-12-01T14:50:18Z"/>
                <w:rFonts w:hint="eastAsia"/>
                <w:color w:val="auto"/>
                <w:highlight w:val="none"/>
                <w:lang w:val="en-US" w:eastAsia="zh-CN"/>
              </w:rPr>
              <w:pPrChange w:id="16575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  <w:tc>
          <w:tcPr>
            <w:tcW w:w="4985" w:type="dxa"/>
            <w:vAlign w:val="center"/>
            <w:tcPrChange w:id="16577" w:author="M00000676" w:date="2023-12-01T09:17:14Z">
              <w:tcPr>
                <w:tcW w:w="441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579" w:author="M00000676" w:date="2023-12-01T14:50:18Z"/>
                <w:rFonts w:hint="eastAsia"/>
                <w:color w:val="auto"/>
                <w:highlight w:val="none"/>
                <w:lang w:val="en-US" w:eastAsia="zh-CN"/>
              </w:rPr>
              <w:pPrChange w:id="16578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580" w:author="M00000676" w:date="2023-12-01T14:50:1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一个周期清洗时间为5min。</w:delText>
              </w:r>
            </w:del>
          </w:p>
        </w:tc>
        <w:tc>
          <w:tcPr>
            <w:tcW w:w="1180" w:type="dxa"/>
            <w:vAlign w:val="center"/>
            <w:tcPrChange w:id="16581" w:author="M00000676" w:date="2023-12-01T09:17:14Z">
              <w:tcPr>
                <w:tcW w:w="3818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583" w:author="M00000676" w:date="2023-12-01T14:50:18Z"/>
                <w:color w:val="auto"/>
              </w:rPr>
              <w:pPrChange w:id="16582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585" w:author="M00000676" w:date="2023-12-01T09:17:14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del w:id="16584" w:author="M00000676" w:date="2023-12-01T14:50:18Z"/>
        </w:trPr>
        <w:tc>
          <w:tcPr>
            <w:tcW w:w="800" w:type="dxa"/>
            <w:vAlign w:val="center"/>
            <w:tcPrChange w:id="16586" w:author="M00000676" w:date="2023-12-01T09:17:14Z">
              <w:tcPr>
                <w:tcW w:w="5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588" w:author="M00000676" w:date="2023-12-01T14:50:18Z"/>
                <w:rFonts w:hint="default"/>
                <w:color w:val="auto"/>
                <w:lang w:val="en-US" w:eastAsia="zh-CN"/>
              </w:rPr>
              <w:pPrChange w:id="16587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589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8</w:delText>
              </w:r>
            </w:del>
          </w:p>
        </w:tc>
        <w:tc>
          <w:tcPr>
            <w:tcW w:w="840" w:type="dxa"/>
            <w:vAlign w:val="center"/>
            <w:tcPrChange w:id="16590" w:author="M00000676" w:date="2023-12-01T09:17:14Z">
              <w:tcPr>
                <w:tcW w:w="12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592" w:author="M00000676" w:date="2023-12-01T14:50:18Z"/>
                <w:rFonts w:hint="default"/>
                <w:color w:val="auto"/>
                <w:lang w:val="en-US" w:eastAsia="zh-CN"/>
              </w:rPr>
              <w:pPrChange w:id="16591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593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通便时长</w:delText>
              </w:r>
            </w:del>
          </w:p>
        </w:tc>
        <w:tc>
          <w:tcPr>
            <w:tcW w:w="825" w:type="dxa"/>
            <w:vAlign w:val="center"/>
            <w:tcPrChange w:id="16594" w:author="M00000676" w:date="2023-12-01T09:17:14Z">
              <w:tcPr>
                <w:tcW w:w="14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596" w:author="M00000676" w:date="2023-12-01T14:50:18Z"/>
                <w:rFonts w:hint="eastAsia"/>
                <w:color w:val="auto"/>
                <w:highlight w:val="none"/>
                <w:lang w:val="en-US" w:eastAsia="zh-CN"/>
              </w:rPr>
              <w:pPrChange w:id="16595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  <w:tc>
          <w:tcPr>
            <w:tcW w:w="4985" w:type="dxa"/>
            <w:vAlign w:val="center"/>
            <w:tcPrChange w:id="16597" w:author="M00000676" w:date="2023-12-01T09:17:14Z">
              <w:tcPr>
                <w:tcW w:w="441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599" w:author="M00000676" w:date="2023-12-01T14:50:18Z"/>
                <w:rFonts w:hint="eastAsia"/>
                <w:color w:val="auto"/>
                <w:highlight w:val="none"/>
                <w:lang w:val="en-US" w:eastAsia="zh-CN"/>
              </w:rPr>
              <w:pPrChange w:id="16598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600" w:author="M00000676" w:date="2023-12-01T14:50:1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一个周期清洗时间为4min。</w:delText>
              </w:r>
            </w:del>
          </w:p>
        </w:tc>
        <w:tc>
          <w:tcPr>
            <w:tcW w:w="1180" w:type="dxa"/>
            <w:vAlign w:val="center"/>
            <w:tcPrChange w:id="16601" w:author="M00000676" w:date="2023-12-01T09:17:14Z">
              <w:tcPr>
                <w:tcW w:w="3818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603" w:author="M00000676" w:date="2023-12-01T14:50:18Z"/>
                <w:color w:val="auto"/>
              </w:rPr>
              <w:pPrChange w:id="16602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605" w:author="M00000676" w:date="2023-12-01T09:17:14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del w:id="16604" w:author="M00000676" w:date="2023-12-01T14:50:18Z"/>
        </w:trPr>
        <w:tc>
          <w:tcPr>
            <w:tcW w:w="800" w:type="dxa"/>
            <w:vAlign w:val="center"/>
            <w:tcPrChange w:id="16606" w:author="M00000676" w:date="2023-12-01T09:17:14Z">
              <w:tcPr>
                <w:tcW w:w="5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608" w:author="M00000676" w:date="2023-12-01T14:50:18Z"/>
                <w:rFonts w:hint="default" w:eastAsia="宋体"/>
                <w:color w:val="auto"/>
                <w:lang w:val="en-US" w:eastAsia="zh-CN"/>
              </w:rPr>
              <w:pPrChange w:id="16607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609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9</w:delText>
              </w:r>
            </w:del>
          </w:p>
        </w:tc>
        <w:tc>
          <w:tcPr>
            <w:tcW w:w="840" w:type="dxa"/>
            <w:vAlign w:val="center"/>
            <w:tcPrChange w:id="16610" w:author="M00000676" w:date="2023-12-01T09:17:14Z">
              <w:tcPr>
                <w:tcW w:w="12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612" w:author="M00000676" w:date="2023-12-01T14:50:18Z"/>
                <w:rFonts w:hint="default" w:eastAsia="宋体"/>
                <w:color w:val="auto"/>
                <w:lang w:val="en-US" w:eastAsia="zh-CN"/>
              </w:rPr>
              <w:pPrChange w:id="16611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613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智能臀洗/妇洗时间</w:delText>
              </w:r>
            </w:del>
          </w:p>
        </w:tc>
        <w:tc>
          <w:tcPr>
            <w:tcW w:w="825" w:type="dxa"/>
            <w:vAlign w:val="center"/>
            <w:tcPrChange w:id="16614" w:author="M00000676" w:date="2023-12-01T09:17:14Z">
              <w:tcPr>
                <w:tcW w:w="14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616" w:author="M00000676" w:date="2023-12-01T14:50:18Z"/>
                <w:rFonts w:hint="eastAsia"/>
                <w:color w:val="auto"/>
                <w:highlight w:val="none"/>
                <w:lang w:val="en-US" w:eastAsia="zh-CN"/>
              </w:rPr>
              <w:pPrChange w:id="16615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  <w:tc>
          <w:tcPr>
            <w:tcW w:w="4985" w:type="dxa"/>
            <w:vAlign w:val="center"/>
            <w:tcPrChange w:id="16617" w:author="M00000676" w:date="2023-12-01T09:17:14Z">
              <w:tcPr>
                <w:tcW w:w="441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619" w:author="M00000676" w:date="2023-12-01T14:50:18Z"/>
                <w:rFonts w:hint="default" w:eastAsia="宋体"/>
                <w:color w:val="auto"/>
                <w:highlight w:val="none"/>
                <w:lang w:val="en-US" w:eastAsia="zh-CN"/>
              </w:rPr>
              <w:pPrChange w:id="16618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620" w:author="M00000676" w:date="2023-12-01T14:50:1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一个周期清洗时间为2min,烘干2min。</w:delText>
              </w:r>
            </w:del>
          </w:p>
        </w:tc>
        <w:tc>
          <w:tcPr>
            <w:tcW w:w="1180" w:type="dxa"/>
            <w:vAlign w:val="center"/>
            <w:tcPrChange w:id="16621" w:author="M00000676" w:date="2023-12-01T09:17:14Z">
              <w:tcPr>
                <w:tcW w:w="3818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623" w:author="M00000676" w:date="2023-12-01T14:50:18Z"/>
                <w:color w:val="auto"/>
              </w:rPr>
              <w:pPrChange w:id="16622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625" w:author="M00000676" w:date="2023-12-01T09:17:14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del w:id="16624" w:author="M00000676" w:date="2023-12-01T14:50:18Z"/>
        </w:trPr>
        <w:tc>
          <w:tcPr>
            <w:tcW w:w="800" w:type="dxa"/>
            <w:vAlign w:val="center"/>
            <w:tcPrChange w:id="16626" w:author="M00000676" w:date="2023-12-01T09:17:14Z">
              <w:tcPr>
                <w:tcW w:w="5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628" w:author="M00000676" w:date="2023-12-01T14:50:18Z"/>
                <w:rFonts w:hint="default" w:eastAsia="宋体"/>
                <w:color w:val="auto"/>
                <w:lang w:val="en-US" w:eastAsia="zh-CN"/>
              </w:rPr>
              <w:pPrChange w:id="16627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629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8</w:delText>
              </w:r>
            </w:del>
          </w:p>
        </w:tc>
        <w:tc>
          <w:tcPr>
            <w:tcW w:w="840" w:type="dxa"/>
            <w:vAlign w:val="center"/>
            <w:tcPrChange w:id="16630" w:author="M00000676" w:date="2023-12-01T09:17:14Z">
              <w:tcPr>
                <w:tcW w:w="12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632" w:author="M00000676" w:date="2023-12-01T14:50:18Z"/>
                <w:rFonts w:hint="default" w:eastAsia="宋体"/>
                <w:color w:val="auto"/>
                <w:lang w:val="en-US" w:eastAsia="zh-CN"/>
              </w:rPr>
              <w:pPrChange w:id="16631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633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暖风烘干时间</w:delText>
              </w:r>
            </w:del>
          </w:p>
        </w:tc>
        <w:tc>
          <w:tcPr>
            <w:tcW w:w="825" w:type="dxa"/>
            <w:vAlign w:val="center"/>
            <w:tcPrChange w:id="16634" w:author="M00000676" w:date="2023-12-01T09:17:14Z">
              <w:tcPr>
                <w:tcW w:w="14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636" w:author="M00000676" w:date="2023-12-01T14:50:18Z"/>
                <w:rFonts w:hint="eastAsia"/>
                <w:color w:val="auto"/>
                <w:highlight w:val="none"/>
                <w:lang w:val="en-US" w:eastAsia="zh-CN"/>
              </w:rPr>
              <w:pPrChange w:id="16635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  <w:tc>
          <w:tcPr>
            <w:tcW w:w="4985" w:type="dxa"/>
            <w:vAlign w:val="center"/>
            <w:tcPrChange w:id="16637" w:author="M00000676" w:date="2023-12-01T09:17:14Z">
              <w:tcPr>
                <w:tcW w:w="441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639" w:author="M00000676" w:date="2023-12-01T14:50:18Z"/>
                <w:rFonts w:hint="default" w:eastAsia="宋体"/>
                <w:color w:val="auto"/>
                <w:highlight w:val="none"/>
                <w:lang w:val="en-US" w:eastAsia="zh-CN"/>
              </w:rPr>
              <w:pPrChange w:id="16638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640" w:author="M00000676" w:date="2023-12-01T14:50:1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一个周期时间为2min。</w:delText>
              </w:r>
            </w:del>
          </w:p>
        </w:tc>
        <w:tc>
          <w:tcPr>
            <w:tcW w:w="1180" w:type="dxa"/>
            <w:vAlign w:val="center"/>
            <w:tcPrChange w:id="16641" w:author="M00000676" w:date="2023-12-01T09:17:14Z">
              <w:tcPr>
                <w:tcW w:w="3818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643" w:author="M00000676" w:date="2023-12-01T14:50:18Z"/>
                <w:color w:val="auto"/>
              </w:rPr>
              <w:pPrChange w:id="16642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645" w:author="M00000676" w:date="2023-12-01T09:17:14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del w:id="16644" w:author="M00000676" w:date="2023-12-01T14:50:18Z"/>
        </w:trPr>
        <w:tc>
          <w:tcPr>
            <w:tcW w:w="800" w:type="dxa"/>
            <w:vAlign w:val="center"/>
            <w:tcPrChange w:id="16646" w:author="M00000676" w:date="2023-12-01T09:17:14Z">
              <w:tcPr>
                <w:tcW w:w="5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648" w:author="M00000676" w:date="2023-12-01T14:50:18Z"/>
                <w:rFonts w:hint="eastAsia"/>
                <w:color w:val="auto"/>
                <w:lang w:val="en-US" w:eastAsia="zh-CN"/>
              </w:rPr>
              <w:pPrChange w:id="16647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649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9</w:delText>
              </w:r>
            </w:del>
          </w:p>
        </w:tc>
        <w:tc>
          <w:tcPr>
            <w:tcW w:w="840" w:type="dxa"/>
            <w:vAlign w:val="center"/>
            <w:tcPrChange w:id="16650" w:author="M00000676" w:date="2023-12-01T09:17:14Z">
              <w:tcPr>
                <w:tcW w:w="12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652" w:author="M00000676" w:date="2023-12-01T14:50:18Z"/>
                <w:rFonts w:hint="default"/>
                <w:color w:val="auto"/>
                <w:lang w:val="en-US" w:eastAsia="zh-CN"/>
              </w:rPr>
              <w:pPrChange w:id="16651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653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冷热按摩时间</w:delText>
              </w:r>
            </w:del>
          </w:p>
        </w:tc>
        <w:tc>
          <w:tcPr>
            <w:tcW w:w="825" w:type="dxa"/>
            <w:vAlign w:val="center"/>
            <w:tcPrChange w:id="16654" w:author="M00000676" w:date="2023-12-01T09:17:14Z">
              <w:tcPr>
                <w:tcW w:w="1440" w:type="dxa"/>
              </w:tcPr>
            </w:tcPrChange>
          </w:tcPr>
          <w:p>
            <w:pPr>
              <w:pStyle w:val="187"/>
              <w:widowControl w:val="0"/>
              <w:numPr>
                <w:ilvl w:val="0"/>
                <w:numId w:val="0"/>
              </w:numPr>
              <w:jc w:val="center"/>
              <w:rPr>
                <w:del w:id="16656" w:author="M00000676" w:date="2023-12-01T14:50:18Z"/>
                <w:rFonts w:hint="eastAsia"/>
                <w:color w:val="auto"/>
                <w:highlight w:val="none"/>
              </w:rPr>
              <w:pPrChange w:id="16655" w:author="M00000676" w:date="2023-12-01T09:17:03Z">
                <w:pPr>
                  <w:pStyle w:val="187"/>
                  <w:widowControl w:val="0"/>
                  <w:numPr>
                    <w:ilvl w:val="0"/>
                    <w:numId w:val="0"/>
                  </w:numPr>
                  <w:jc w:val="both"/>
                </w:pPr>
              </w:pPrChange>
            </w:pPr>
          </w:p>
        </w:tc>
        <w:tc>
          <w:tcPr>
            <w:tcW w:w="4985" w:type="dxa"/>
            <w:vAlign w:val="center"/>
            <w:tcPrChange w:id="16657" w:author="M00000676" w:date="2023-12-01T09:17:14Z">
              <w:tcPr>
                <w:tcW w:w="4410" w:type="dxa"/>
              </w:tcPr>
            </w:tcPrChange>
          </w:tcPr>
          <w:p>
            <w:pPr>
              <w:pStyle w:val="187"/>
              <w:widowControl w:val="0"/>
              <w:numPr>
                <w:ilvl w:val="0"/>
                <w:numId w:val="0"/>
              </w:numPr>
              <w:jc w:val="center"/>
              <w:rPr>
                <w:del w:id="16659" w:author="M00000676" w:date="2023-12-01T14:50:18Z"/>
                <w:rFonts w:hint="eastAsia"/>
                <w:color w:val="auto"/>
                <w:highlight w:val="none"/>
                <w:lang w:val="en-US" w:eastAsia="zh-CN"/>
              </w:rPr>
              <w:pPrChange w:id="16658" w:author="M00000676" w:date="2023-12-01T09:17:03Z">
                <w:pPr>
                  <w:pStyle w:val="187"/>
                  <w:widowControl w:val="0"/>
                  <w:numPr>
                    <w:ilvl w:val="0"/>
                    <w:numId w:val="0"/>
                  </w:numPr>
                  <w:jc w:val="both"/>
                </w:pPr>
              </w:pPrChange>
            </w:pPr>
            <w:del w:id="16660" w:author="M00000676" w:date="2023-12-01T14:50:18Z">
              <w:r>
                <w:rPr>
                  <w:rFonts w:hint="eastAsia"/>
                  <w:color w:val="auto"/>
                  <w:highlight w:val="none"/>
                </w:rPr>
                <w:delText>5秒不加热</w:delText>
              </w:r>
            </w:del>
            <w:del w:id="16661" w:author="M00000676" w:date="2023-12-01T14:50:18Z">
              <w:r>
                <w:rPr>
                  <w:color w:val="auto"/>
                  <w:highlight w:val="none"/>
                </w:rPr>
                <w:delText>，</w:delText>
              </w:r>
            </w:del>
            <w:del w:id="16662" w:author="M00000676" w:date="2023-12-01T14:50:18Z">
              <w:r>
                <w:rPr>
                  <w:rFonts w:hint="eastAsia" w:cs="宋体"/>
                  <w:color w:val="auto"/>
                  <w:highlight w:val="none"/>
                  <w:lang w:val="en-US" w:eastAsia="zh-CN"/>
                </w:rPr>
                <w:delText>15</w:delText>
              </w:r>
            </w:del>
            <w:del w:id="16663" w:author="M00000676" w:date="2023-12-01T14:50:18Z">
              <w:r>
                <w:rPr>
                  <w:rFonts w:hint="eastAsia" w:cs="宋体"/>
                  <w:color w:val="auto"/>
                  <w:highlight w:val="none"/>
                </w:rPr>
                <w:delText>秒</w:delText>
              </w:r>
            </w:del>
            <w:del w:id="16664" w:author="M00000676" w:date="2023-12-01T14:50:18Z">
              <w:r>
                <w:rPr>
                  <w:rFonts w:hint="eastAsia" w:cs="宋体"/>
                  <w:color w:val="auto"/>
                  <w:highlight w:val="none"/>
                  <w:lang w:val="en-US" w:eastAsia="zh-CN"/>
                </w:rPr>
                <w:delText>中挡</w:delText>
              </w:r>
            </w:del>
            <w:del w:id="16665" w:author="M00000676" w:date="2023-12-01T14:50:18Z">
              <w:r>
                <w:rPr>
                  <w:rFonts w:hint="eastAsia" w:cs="宋体"/>
                  <w:color w:val="auto"/>
                  <w:highlight w:val="none"/>
                </w:rPr>
                <w:delText>水温加热</w:delText>
              </w:r>
            </w:del>
            <w:del w:id="16666" w:author="M00000676" w:date="2023-12-01T14:50:18Z">
              <w:r>
                <w:rPr>
                  <w:rFonts w:hint="eastAsia" w:cs="宋体"/>
                  <w:color w:val="auto"/>
                  <w:highlight w:val="none"/>
                  <w:lang w:eastAsia="zh-CN"/>
                </w:rPr>
                <w:delText>。</w:delText>
              </w:r>
            </w:del>
          </w:p>
        </w:tc>
        <w:tc>
          <w:tcPr>
            <w:tcW w:w="1180" w:type="dxa"/>
            <w:vAlign w:val="center"/>
            <w:tcPrChange w:id="16667" w:author="M00000676" w:date="2023-12-01T09:17:14Z">
              <w:tcPr>
                <w:tcW w:w="3818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669" w:author="M00000676" w:date="2023-12-01T14:50:18Z"/>
                <w:rFonts w:hint="default" w:eastAsia="宋体"/>
                <w:color w:val="auto"/>
                <w:lang w:val="en-US" w:eastAsia="zh-CN"/>
              </w:rPr>
              <w:pPrChange w:id="16668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671" w:author="M00000676" w:date="2023-12-01T09:17:14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del w:id="16670" w:author="M00000676" w:date="2023-12-01T14:50:18Z"/>
        </w:trPr>
        <w:tc>
          <w:tcPr>
            <w:tcW w:w="800" w:type="dxa"/>
            <w:vAlign w:val="center"/>
            <w:tcPrChange w:id="16672" w:author="M00000676" w:date="2023-12-01T09:17:14Z">
              <w:tcPr>
                <w:tcW w:w="5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674" w:author="M00000676" w:date="2023-12-01T14:50:18Z"/>
                <w:rFonts w:hint="default"/>
                <w:color w:val="auto"/>
                <w:lang w:val="en-US" w:eastAsia="zh-CN"/>
              </w:rPr>
              <w:pPrChange w:id="16673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675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10</w:delText>
              </w:r>
            </w:del>
          </w:p>
        </w:tc>
        <w:tc>
          <w:tcPr>
            <w:tcW w:w="840" w:type="dxa"/>
            <w:vAlign w:val="center"/>
            <w:tcPrChange w:id="16676" w:author="M00000676" w:date="2023-12-01T09:17:14Z">
              <w:tcPr>
                <w:tcW w:w="12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678" w:author="M00000676" w:date="2023-12-01T14:50:18Z"/>
                <w:rFonts w:hint="default"/>
                <w:color w:val="auto"/>
                <w:lang w:val="en-US" w:eastAsia="zh-CN"/>
              </w:rPr>
              <w:pPrChange w:id="16677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679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管位伸缩时间</w:delText>
              </w:r>
            </w:del>
          </w:p>
        </w:tc>
        <w:tc>
          <w:tcPr>
            <w:tcW w:w="825" w:type="dxa"/>
            <w:vAlign w:val="center"/>
            <w:tcPrChange w:id="16680" w:author="M00000676" w:date="2023-12-01T09:17:14Z">
              <w:tcPr>
                <w:tcW w:w="14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682" w:author="M00000676" w:date="2023-12-01T14:50:18Z"/>
                <w:rFonts w:hint="eastAsia"/>
                <w:color w:val="auto"/>
                <w:highlight w:val="none"/>
                <w:lang w:val="en-US" w:eastAsia="zh-CN"/>
              </w:rPr>
              <w:pPrChange w:id="16681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  <w:tc>
          <w:tcPr>
            <w:tcW w:w="4985" w:type="dxa"/>
            <w:vAlign w:val="center"/>
            <w:tcPrChange w:id="16683" w:author="M00000676" w:date="2023-12-01T09:17:14Z">
              <w:tcPr>
                <w:tcW w:w="441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685" w:author="M00000676" w:date="2023-12-01T14:50:18Z"/>
                <w:rFonts w:hint="default"/>
                <w:color w:val="auto"/>
                <w:highlight w:val="none"/>
                <w:lang w:val="en-US" w:eastAsia="zh-CN"/>
              </w:rPr>
              <w:pPrChange w:id="16684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686" w:author="M00000676" w:date="2023-12-01T14:50:1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小于8s。</w:delText>
              </w:r>
            </w:del>
          </w:p>
        </w:tc>
        <w:tc>
          <w:tcPr>
            <w:tcW w:w="1180" w:type="dxa"/>
            <w:vAlign w:val="center"/>
            <w:tcPrChange w:id="16687" w:author="M00000676" w:date="2023-12-01T09:17:14Z">
              <w:tcPr>
                <w:tcW w:w="3818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689" w:author="M00000676" w:date="2023-12-01T14:50:18Z"/>
                <w:color w:val="auto"/>
              </w:rPr>
              <w:pPrChange w:id="16688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691" w:author="M00000676" w:date="2023-12-01T09:17:14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del w:id="16690" w:author="M00000676" w:date="2023-12-01T14:50:18Z"/>
        </w:trPr>
        <w:tc>
          <w:tcPr>
            <w:tcW w:w="800" w:type="dxa"/>
            <w:vAlign w:val="center"/>
            <w:tcPrChange w:id="16692" w:author="M00000676" w:date="2023-12-01T09:17:14Z">
              <w:tcPr>
                <w:tcW w:w="5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694" w:author="M00000676" w:date="2023-12-01T14:50:18Z"/>
                <w:rFonts w:hint="default"/>
                <w:color w:val="auto"/>
                <w:lang w:val="en-US" w:eastAsia="zh-CN"/>
              </w:rPr>
              <w:pPrChange w:id="16693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695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11</w:delText>
              </w:r>
            </w:del>
          </w:p>
        </w:tc>
        <w:tc>
          <w:tcPr>
            <w:tcW w:w="840" w:type="dxa"/>
            <w:vAlign w:val="center"/>
            <w:tcPrChange w:id="16696" w:author="M00000676" w:date="2023-12-01T09:17:14Z">
              <w:tcPr>
                <w:tcW w:w="12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698" w:author="M00000676" w:date="2023-12-01T14:50:18Z"/>
                <w:rFonts w:hint="default"/>
                <w:color w:val="auto"/>
                <w:lang w:val="en-US" w:eastAsia="zh-CN"/>
              </w:rPr>
              <w:pPrChange w:id="16697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699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喷嘴清洗时间</w:delText>
              </w:r>
            </w:del>
          </w:p>
        </w:tc>
        <w:tc>
          <w:tcPr>
            <w:tcW w:w="825" w:type="dxa"/>
            <w:vAlign w:val="center"/>
            <w:tcPrChange w:id="16700" w:author="M00000676" w:date="2023-12-01T09:17:14Z">
              <w:tcPr>
                <w:tcW w:w="14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702" w:author="M00000676" w:date="2023-12-01T14:50:18Z"/>
                <w:rFonts w:hint="default"/>
                <w:color w:val="auto"/>
                <w:highlight w:val="none"/>
                <w:lang w:val="en-US" w:eastAsia="zh-CN"/>
              </w:rPr>
              <w:pPrChange w:id="16701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  <w:tc>
          <w:tcPr>
            <w:tcW w:w="4985" w:type="dxa"/>
            <w:vAlign w:val="center"/>
            <w:tcPrChange w:id="16703" w:author="M00000676" w:date="2023-12-01T09:17:14Z">
              <w:tcPr>
                <w:tcW w:w="441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705" w:author="M00000676" w:date="2023-12-01T14:50:18Z"/>
                <w:rFonts w:hint="default"/>
                <w:color w:val="auto"/>
                <w:highlight w:val="none"/>
                <w:lang w:val="en-US" w:eastAsia="zh-CN"/>
              </w:rPr>
              <w:pPrChange w:id="16704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706" w:author="M00000676" w:date="2023-12-01T14:50:1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一个周期清洗时间为4min。</w:delText>
              </w:r>
            </w:del>
          </w:p>
        </w:tc>
        <w:tc>
          <w:tcPr>
            <w:tcW w:w="1180" w:type="dxa"/>
            <w:vAlign w:val="center"/>
            <w:tcPrChange w:id="16707" w:author="M00000676" w:date="2023-12-01T09:17:14Z">
              <w:tcPr>
                <w:tcW w:w="3818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709" w:author="M00000676" w:date="2023-12-01T14:50:18Z"/>
                <w:color w:val="auto"/>
              </w:rPr>
              <w:pPrChange w:id="16708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711" w:author="M00000676" w:date="2023-12-01T09:17:14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del w:id="16710" w:author="M00000676" w:date="2023-12-01T14:50:18Z"/>
        </w:trPr>
        <w:tc>
          <w:tcPr>
            <w:tcW w:w="800" w:type="dxa"/>
            <w:vAlign w:val="center"/>
            <w:tcPrChange w:id="16712" w:author="M00000676" w:date="2023-12-01T09:17:14Z">
              <w:tcPr>
                <w:tcW w:w="5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714" w:author="M00000676" w:date="2023-12-01T14:50:18Z"/>
                <w:rFonts w:hint="default"/>
                <w:color w:val="auto"/>
                <w:lang w:val="en-US" w:eastAsia="zh-CN"/>
              </w:rPr>
              <w:pPrChange w:id="16713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715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12</w:delText>
              </w:r>
            </w:del>
          </w:p>
        </w:tc>
        <w:tc>
          <w:tcPr>
            <w:tcW w:w="840" w:type="dxa"/>
            <w:vAlign w:val="center"/>
            <w:tcPrChange w:id="16716" w:author="M00000676" w:date="2023-12-01T09:17:14Z">
              <w:tcPr>
                <w:tcW w:w="12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718" w:author="M00000676" w:date="2023-12-01T14:50:18Z"/>
                <w:rFonts w:hint="default"/>
                <w:strike w:val="0"/>
                <w:dstrike w:val="0"/>
                <w:color w:val="auto"/>
                <w:lang w:val="en-US" w:eastAsia="zh-CN"/>
              </w:rPr>
              <w:pPrChange w:id="16717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719" w:author="M00000676" w:date="2023-12-01T14:50:18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delText>除臭运行时间</w:delText>
              </w:r>
            </w:del>
          </w:p>
        </w:tc>
        <w:tc>
          <w:tcPr>
            <w:tcW w:w="825" w:type="dxa"/>
            <w:vAlign w:val="center"/>
            <w:tcPrChange w:id="16720" w:author="M00000676" w:date="2023-12-01T09:17:14Z">
              <w:tcPr>
                <w:tcW w:w="14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722" w:author="M00000676" w:date="2023-12-01T14:50:18Z"/>
                <w:rFonts w:hint="eastAsia"/>
                <w:strike w:val="0"/>
                <w:dstrike w:val="0"/>
                <w:color w:val="auto"/>
                <w:highlight w:val="none"/>
                <w:lang w:val="en-US" w:eastAsia="zh-CN"/>
              </w:rPr>
              <w:pPrChange w:id="16721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  <w:tc>
          <w:tcPr>
            <w:tcW w:w="4985" w:type="dxa"/>
            <w:vAlign w:val="center"/>
            <w:tcPrChange w:id="16723" w:author="M00000676" w:date="2023-12-01T09:17:14Z">
              <w:tcPr>
                <w:tcW w:w="441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725" w:author="M00000676" w:date="2023-12-01T14:50:18Z"/>
                <w:rFonts w:hint="default"/>
                <w:strike w:val="0"/>
                <w:dstrike w:val="0"/>
                <w:color w:val="auto"/>
                <w:highlight w:val="none"/>
                <w:lang w:val="en-US" w:eastAsia="zh-CN"/>
              </w:rPr>
              <w:pPrChange w:id="16724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726" w:author="M00000676" w:date="2023-12-01T14:50:18Z">
              <w:r>
                <w:rPr>
                  <w:rFonts w:hint="eastAsia"/>
                  <w:strike w:val="0"/>
                  <w:dstrike w:val="0"/>
                  <w:color w:val="auto"/>
                  <w:highlight w:val="none"/>
                  <w:lang w:val="en-US" w:eastAsia="zh-CN"/>
                </w:rPr>
                <w:delText>着座后自动开启，离座后延迟4s关闭。</w:delText>
              </w:r>
            </w:del>
          </w:p>
        </w:tc>
        <w:tc>
          <w:tcPr>
            <w:tcW w:w="1180" w:type="dxa"/>
            <w:vAlign w:val="center"/>
            <w:tcPrChange w:id="16727" w:author="M00000676" w:date="2023-12-01T09:17:14Z">
              <w:tcPr>
                <w:tcW w:w="3818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729" w:author="M00000676" w:date="2023-12-01T14:50:18Z"/>
                <w:color w:val="auto"/>
              </w:rPr>
              <w:pPrChange w:id="16728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731" w:author="M00000676" w:date="2023-12-01T09:17:14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401" w:hRule="atLeast"/>
          <w:del w:id="16730" w:author="M00000676" w:date="2023-12-01T14:50:18Z"/>
          <w:trPrChange w:id="16731" w:author="M00000676" w:date="2023-12-01T09:17:14Z">
            <w:trPr>
              <w:trHeight w:val="401" w:hRule="atLeast"/>
            </w:trPr>
          </w:trPrChange>
        </w:trPr>
        <w:tc>
          <w:tcPr>
            <w:tcW w:w="800" w:type="dxa"/>
            <w:vAlign w:val="center"/>
            <w:tcPrChange w:id="16732" w:author="M00000676" w:date="2023-12-01T09:17:14Z">
              <w:tcPr>
                <w:tcW w:w="5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734" w:author="M00000676" w:date="2023-12-01T14:50:18Z"/>
                <w:rFonts w:hint="default"/>
                <w:color w:val="auto"/>
                <w:lang w:val="en-US" w:eastAsia="zh-CN"/>
              </w:rPr>
              <w:pPrChange w:id="16733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735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13</w:delText>
              </w:r>
            </w:del>
          </w:p>
        </w:tc>
        <w:tc>
          <w:tcPr>
            <w:tcW w:w="840" w:type="dxa"/>
            <w:vAlign w:val="center"/>
            <w:tcPrChange w:id="16736" w:author="M00000676" w:date="2023-12-01T09:17:14Z">
              <w:tcPr>
                <w:tcW w:w="12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738" w:author="M00000676" w:date="2023-12-01T14:50:18Z"/>
                <w:rFonts w:hint="default"/>
                <w:strike w:val="0"/>
                <w:dstrike w:val="0"/>
                <w:color w:val="auto"/>
                <w:lang w:val="en-US" w:eastAsia="zh-CN"/>
              </w:rPr>
              <w:pPrChange w:id="16737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739" w:author="M00000676" w:date="2023-12-01T14:50:18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delText>商务模式</w:delText>
              </w:r>
            </w:del>
          </w:p>
        </w:tc>
        <w:tc>
          <w:tcPr>
            <w:tcW w:w="825" w:type="dxa"/>
            <w:vAlign w:val="center"/>
            <w:tcPrChange w:id="16740" w:author="M00000676" w:date="2023-12-01T09:17:14Z">
              <w:tcPr>
                <w:tcW w:w="14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742" w:author="M00000676" w:date="2023-12-01T14:50:18Z"/>
                <w:rFonts w:hint="eastAsia"/>
                <w:strike w:val="0"/>
                <w:dstrike w:val="0"/>
                <w:color w:val="auto"/>
                <w:lang w:val="en-US" w:eastAsia="zh-CN"/>
              </w:rPr>
              <w:pPrChange w:id="16741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  <w:tc>
          <w:tcPr>
            <w:tcW w:w="4985" w:type="dxa"/>
            <w:vAlign w:val="center"/>
            <w:tcPrChange w:id="16743" w:author="M00000676" w:date="2023-12-01T09:17:14Z">
              <w:tcPr>
                <w:tcW w:w="441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745" w:author="M00000676" w:date="2023-12-01T14:50:18Z"/>
                <w:rFonts w:hint="default"/>
                <w:strike w:val="0"/>
                <w:dstrike w:val="0"/>
                <w:color w:val="auto"/>
                <w:lang w:val="en-US" w:eastAsia="zh-CN"/>
              </w:rPr>
              <w:pPrChange w:id="16744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746" w:author="M00000676" w:date="2023-12-01T14:50:18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delText>24小时。</w:delText>
              </w:r>
            </w:del>
          </w:p>
        </w:tc>
        <w:tc>
          <w:tcPr>
            <w:tcW w:w="1180" w:type="dxa"/>
            <w:vAlign w:val="center"/>
            <w:tcPrChange w:id="16747" w:author="M00000676" w:date="2023-12-01T09:17:14Z">
              <w:tcPr>
                <w:tcW w:w="3818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749" w:author="M00000676" w:date="2023-12-01T14:50:18Z"/>
                <w:rFonts w:hint="default" w:eastAsia="宋体"/>
                <w:color w:val="auto"/>
                <w:lang w:val="en-US" w:eastAsia="zh-CN"/>
              </w:rPr>
              <w:pPrChange w:id="16748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750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任意键唤醒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752" w:author="M00000676" w:date="2023-12-01T09:17:14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373" w:hRule="atLeast"/>
          <w:del w:id="16751" w:author="M00000676" w:date="2023-12-01T14:50:18Z"/>
          <w:trPrChange w:id="16752" w:author="M00000676" w:date="2023-12-01T09:17:14Z">
            <w:trPr>
              <w:trHeight w:val="373" w:hRule="atLeast"/>
            </w:trPr>
          </w:trPrChange>
        </w:trPr>
        <w:tc>
          <w:tcPr>
            <w:tcW w:w="800" w:type="dxa"/>
            <w:vAlign w:val="center"/>
            <w:tcPrChange w:id="16753" w:author="M00000676" w:date="2023-12-01T09:17:14Z">
              <w:tcPr>
                <w:tcW w:w="5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755" w:author="M00000676" w:date="2023-12-01T14:50:18Z"/>
                <w:rFonts w:hint="default"/>
                <w:color w:val="auto"/>
                <w:lang w:val="en-US" w:eastAsia="zh-CN"/>
              </w:rPr>
              <w:pPrChange w:id="16754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756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14</w:delText>
              </w:r>
            </w:del>
          </w:p>
        </w:tc>
        <w:tc>
          <w:tcPr>
            <w:tcW w:w="840" w:type="dxa"/>
            <w:vAlign w:val="center"/>
            <w:tcPrChange w:id="16757" w:author="M00000676" w:date="2023-12-01T09:17:14Z">
              <w:tcPr>
                <w:tcW w:w="12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759" w:author="M00000676" w:date="2023-12-01T14:50:18Z"/>
                <w:rFonts w:hint="default"/>
                <w:color w:val="auto"/>
                <w:lang w:val="en-US" w:eastAsia="zh-CN"/>
              </w:rPr>
              <w:pPrChange w:id="16758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760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喷头紫外杀菌</w:delText>
              </w:r>
            </w:del>
          </w:p>
        </w:tc>
        <w:tc>
          <w:tcPr>
            <w:tcW w:w="825" w:type="dxa"/>
            <w:vAlign w:val="center"/>
            <w:tcPrChange w:id="16761" w:author="M00000676" w:date="2023-12-01T09:17:14Z">
              <w:tcPr>
                <w:tcW w:w="14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763" w:author="M00000676" w:date="2023-12-01T14:50:18Z"/>
                <w:rFonts w:hint="eastAsia"/>
                <w:color w:val="auto"/>
                <w:highlight w:val="none"/>
                <w:lang w:val="en-US" w:eastAsia="zh-CN"/>
              </w:rPr>
              <w:pPrChange w:id="16762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  <w:tc>
          <w:tcPr>
            <w:tcW w:w="4985" w:type="dxa"/>
            <w:vAlign w:val="center"/>
            <w:tcPrChange w:id="16764" w:author="M00000676" w:date="2023-12-01T09:17:14Z">
              <w:tcPr>
                <w:tcW w:w="441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766" w:author="M00000676" w:date="2023-12-01T14:50:18Z"/>
                <w:rFonts w:hint="default"/>
                <w:color w:val="auto"/>
                <w:highlight w:val="none"/>
                <w:lang w:val="en-US" w:eastAsia="zh-CN"/>
              </w:rPr>
              <w:pPrChange w:id="16765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767" w:author="M00000676" w:date="2023-12-01T14:50:1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离座，10s后自动启动，持续3min。</w:delText>
              </w:r>
            </w:del>
          </w:p>
        </w:tc>
        <w:tc>
          <w:tcPr>
            <w:tcW w:w="1180" w:type="dxa"/>
            <w:vAlign w:val="center"/>
            <w:tcPrChange w:id="16768" w:author="M00000676" w:date="2023-12-01T09:17:14Z">
              <w:tcPr>
                <w:tcW w:w="3818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770" w:author="M00000676" w:date="2023-12-01T14:50:18Z"/>
                <w:rFonts w:hint="default" w:eastAsia="宋体"/>
                <w:color w:val="auto"/>
                <w:lang w:val="en-US" w:eastAsia="zh-CN"/>
              </w:rPr>
              <w:pPrChange w:id="16769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772" w:author="M00000676" w:date="2023-12-01T09:17:14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411" w:hRule="atLeast"/>
          <w:del w:id="16771" w:author="M00000676" w:date="2023-12-01T14:50:18Z"/>
          <w:trPrChange w:id="16772" w:author="M00000676" w:date="2023-12-01T09:17:14Z">
            <w:trPr>
              <w:trHeight w:val="411" w:hRule="atLeast"/>
            </w:trPr>
          </w:trPrChange>
        </w:trPr>
        <w:tc>
          <w:tcPr>
            <w:tcW w:w="800" w:type="dxa"/>
            <w:vAlign w:val="center"/>
            <w:tcPrChange w:id="16773" w:author="M00000676" w:date="2023-12-01T09:17:14Z">
              <w:tcPr>
                <w:tcW w:w="5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775" w:author="M00000676" w:date="2023-12-01T14:50:18Z"/>
                <w:rFonts w:hint="default"/>
                <w:color w:val="auto"/>
                <w:lang w:val="en-US" w:eastAsia="zh-CN"/>
              </w:rPr>
              <w:pPrChange w:id="16774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776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15</w:delText>
              </w:r>
            </w:del>
          </w:p>
        </w:tc>
        <w:tc>
          <w:tcPr>
            <w:tcW w:w="840" w:type="dxa"/>
            <w:vAlign w:val="center"/>
            <w:tcPrChange w:id="16777" w:author="M00000676" w:date="2023-12-01T09:17:14Z">
              <w:tcPr>
                <w:tcW w:w="12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779" w:author="M00000676" w:date="2023-12-01T14:50:18Z"/>
                <w:rFonts w:hint="default"/>
                <w:color w:val="auto"/>
                <w:lang w:val="en-US" w:eastAsia="zh-CN"/>
              </w:rPr>
              <w:pPrChange w:id="16778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780" w:author="M00000676" w:date="2023-12-01T14:50:1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润圈</w:delText>
              </w:r>
            </w:del>
          </w:p>
        </w:tc>
        <w:tc>
          <w:tcPr>
            <w:tcW w:w="825" w:type="dxa"/>
            <w:vAlign w:val="center"/>
            <w:tcPrChange w:id="16781" w:author="M00000676" w:date="2023-12-01T09:17:14Z">
              <w:tcPr>
                <w:tcW w:w="14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783" w:author="M00000676" w:date="2023-12-01T14:50:18Z"/>
                <w:rFonts w:cs="宋体"/>
                <w:color w:val="auto"/>
                <w:highlight w:val="none"/>
              </w:rPr>
              <w:pPrChange w:id="16782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  <w:tc>
          <w:tcPr>
            <w:tcW w:w="4985" w:type="dxa"/>
            <w:vAlign w:val="center"/>
            <w:tcPrChange w:id="16784" w:author="M00000676" w:date="2023-12-01T09:17:14Z">
              <w:tcPr>
                <w:tcW w:w="441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786" w:author="M00000676" w:date="2023-12-01T14:50:18Z"/>
                <w:rFonts w:hint="eastAsia" w:eastAsia="宋体"/>
                <w:color w:val="auto"/>
                <w:lang w:val="en-US" w:eastAsia="zh-CN"/>
              </w:rPr>
              <w:pPrChange w:id="16785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787" w:author="M00000676" w:date="2023-12-01T14:50:18Z">
              <w:r>
                <w:rPr>
                  <w:rFonts w:cs="宋体"/>
                  <w:color w:val="auto"/>
                  <w:highlight w:val="none"/>
                </w:rPr>
                <w:delText>每次落座执行2</w:delText>
              </w:r>
            </w:del>
            <w:del w:id="16788" w:author="M00000676" w:date="2023-12-01T14:50:18Z">
              <w:r>
                <w:rPr>
                  <w:rFonts w:hint="eastAsia" w:cs="宋体"/>
                  <w:color w:val="auto"/>
                  <w:highlight w:val="none"/>
                  <w:lang w:val="en-US" w:eastAsia="zh-CN"/>
                </w:rPr>
                <w:delText>s冲刷</w:delText>
              </w:r>
            </w:del>
            <w:del w:id="16789" w:author="M00000676" w:date="2023-12-01T14:50:18Z">
              <w:r>
                <w:rPr>
                  <w:rFonts w:cs="宋体"/>
                  <w:color w:val="auto"/>
                  <w:highlight w:val="none"/>
                </w:rPr>
                <w:delText>功能</w:delText>
              </w:r>
            </w:del>
            <w:del w:id="16790" w:author="M00000676" w:date="2023-12-01T14:50:18Z">
              <w:r>
                <w:rPr>
                  <w:rFonts w:hint="eastAsia" w:cs="宋体"/>
                  <w:color w:val="auto"/>
                  <w:highlight w:val="none"/>
                  <w:lang w:eastAsia="zh-CN"/>
                </w:rPr>
                <w:delText>。</w:delText>
              </w:r>
            </w:del>
          </w:p>
        </w:tc>
        <w:tc>
          <w:tcPr>
            <w:tcW w:w="1180" w:type="dxa"/>
            <w:vAlign w:val="center"/>
            <w:tcPrChange w:id="16791" w:author="M00000676" w:date="2023-12-01T09:17:14Z">
              <w:tcPr>
                <w:tcW w:w="3818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793" w:author="M00000676" w:date="2023-12-01T14:50:18Z"/>
                <w:rFonts w:hint="default" w:eastAsia="宋体"/>
                <w:color w:val="auto"/>
                <w:lang w:val="en-US" w:eastAsia="zh-CN"/>
              </w:rPr>
              <w:pPrChange w:id="16792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794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无此功能</w:delText>
              </w:r>
            </w:del>
          </w:p>
        </w:tc>
      </w:tr>
    </w:tbl>
    <w:p>
      <w:pPr>
        <w:rPr>
          <w:ins w:id="16795" w:author="M00032937" w:date="2024-06-28T13:49:58Z"/>
          <w:rFonts w:hint="eastAsia"/>
          <w:lang w:val="en-US" w:eastAsia="zh-CN"/>
        </w:rPr>
      </w:pPr>
      <w:bookmarkStart w:id="809" w:name="_Toc12148"/>
      <w:bookmarkStart w:id="810" w:name="_Toc30030"/>
      <w:bookmarkStart w:id="811" w:name="_Toc46"/>
      <w:bookmarkStart w:id="812" w:name="_Toc26431"/>
      <w:bookmarkStart w:id="813" w:name="_Toc8500"/>
      <w:bookmarkStart w:id="814" w:name="_Toc6486"/>
    </w:p>
    <w:p>
      <w:pPr>
        <w:rPr>
          <w:ins w:id="16796" w:author="M00032937" w:date="2024-06-28T13:50:00Z"/>
          <w:rFonts w:hint="eastAsia"/>
          <w:lang w:val="en-US" w:eastAsia="zh-CN"/>
        </w:rPr>
      </w:pPr>
    </w:p>
    <w:p>
      <w:pPr>
        <w:rPr>
          <w:ins w:id="16797" w:author="M00032937" w:date="2024-06-28T13:49:49Z"/>
          <w:rFonts w:hint="eastAsia"/>
          <w:lang w:val="en-US" w:eastAsia="zh-CN"/>
        </w:rPr>
      </w:pPr>
    </w:p>
    <w:p>
      <w:pPr>
        <w:pStyle w:val="3"/>
        <w:rPr>
          <w:ins w:id="16799" w:author="M00007797" w:date="2023-06-16T16:04:20Z"/>
          <w:rFonts w:hint="eastAsia"/>
          <w:color w:val="auto"/>
          <w:lang w:val="en-US" w:eastAsia="zh-CN"/>
        </w:rPr>
        <w:pPrChange w:id="16798" w:author="M00000676" w:date="2023-12-01T15:06:14Z">
          <w:pPr/>
        </w:pPrChange>
      </w:pPr>
      <w:ins w:id="16800" w:author="M00007797" w:date="2023-06-16T16:04:11Z">
        <w:r>
          <w:rPr>
            <w:rFonts w:hint="eastAsia"/>
            <w:color w:val="auto"/>
            <w:lang w:val="en-US" w:eastAsia="zh-CN"/>
          </w:rPr>
          <w:t>参数设置</w:t>
        </w:r>
        <w:bookmarkEnd w:id="795"/>
        <w:bookmarkEnd w:id="809"/>
        <w:bookmarkEnd w:id="810"/>
        <w:bookmarkEnd w:id="811"/>
        <w:bookmarkEnd w:id="812"/>
        <w:bookmarkEnd w:id="813"/>
        <w:bookmarkEnd w:id="814"/>
      </w:ins>
    </w:p>
    <w:p>
      <w:pPr>
        <w:pStyle w:val="4"/>
        <w:rPr>
          <w:ins w:id="16802" w:author="M00000676" w:date="2023-12-01T14:59:15Z"/>
          <w:rFonts w:hint="eastAsia"/>
          <w:lang w:val="en-US" w:eastAsia="zh-CN"/>
        </w:rPr>
        <w:pPrChange w:id="16801" w:author="M00000676" w:date="2024-03-22T10:40:29Z">
          <w:pPr/>
        </w:pPrChange>
      </w:pPr>
      <w:ins w:id="16803" w:author="M00007797" w:date="2023-06-16T16:04:28Z">
        <w:bookmarkStart w:id="815" w:name="_Toc8478"/>
        <w:bookmarkStart w:id="816" w:name="_Toc16375"/>
        <w:bookmarkStart w:id="817" w:name="_Toc7620"/>
        <w:bookmarkStart w:id="818" w:name="_Toc25564"/>
        <w:bookmarkStart w:id="819" w:name="_Toc13634"/>
        <w:bookmarkStart w:id="820" w:name="_Toc31794"/>
        <w:bookmarkStart w:id="821" w:name="_Toc2912"/>
        <w:bookmarkStart w:id="822" w:name="_Toc26980"/>
        <w:r>
          <w:rPr>
            <w:rFonts w:hint="eastAsia"/>
            <w:color w:val="auto"/>
            <w:lang w:val="en-US" w:eastAsia="zh-CN"/>
          </w:rPr>
          <w:t>系统时间设定</w:t>
        </w:r>
        <w:bookmarkEnd w:id="815"/>
        <w:bookmarkEnd w:id="816"/>
        <w:bookmarkEnd w:id="817"/>
        <w:bookmarkEnd w:id="818"/>
        <w:bookmarkEnd w:id="819"/>
        <w:bookmarkEnd w:id="820"/>
        <w:bookmarkEnd w:id="821"/>
        <w:bookmarkEnd w:id="822"/>
      </w:ins>
    </w:p>
    <w:tbl>
      <w:tblPr>
        <w:tblStyle w:val="88"/>
        <w:tblpPr w:leftFromText="180" w:rightFromText="180" w:vertAnchor="text" w:horzAnchor="page" w:tblpX="1207" w:tblpY="1878"/>
        <w:tblOverlap w:val="never"/>
        <w:tblW w:w="977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  <w:tblPrChange w:id="16804" w:author="M00032937" w:date="2024-06-28T09:46:27Z">
          <w:tblPr>
            <w:tblStyle w:val="88"/>
            <w:tblpPr w:leftFromText="180" w:rightFromText="180" w:vertAnchor="text" w:horzAnchor="page" w:tblpX="1783" w:tblpY="1878"/>
            <w:tblOverlap w:val="never"/>
            <w:tblW w:w="8630" w:type="dxa"/>
            <w:tblInd w:w="0" w:type="dxa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fixed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933"/>
        <w:gridCol w:w="1594"/>
        <w:gridCol w:w="1066"/>
        <w:gridCol w:w="4439"/>
        <w:gridCol w:w="1746"/>
        <w:tblGridChange w:id="16805">
          <w:tblGrid>
            <w:gridCol w:w="656"/>
            <w:gridCol w:w="144"/>
            <w:gridCol w:w="840"/>
            <w:gridCol w:w="311"/>
            <w:gridCol w:w="75"/>
            <w:gridCol w:w="439"/>
            <w:gridCol w:w="441"/>
            <w:gridCol w:w="111"/>
            <w:gridCol w:w="4433"/>
            <w:gridCol w:w="6"/>
            <w:gridCol w:w="1174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807" w:author="M00032937" w:date="2024-06-28T09:46:2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6806" w:author="M00000676" w:date="2023-12-01T14:50:21Z"/>
        </w:trPr>
        <w:tc>
          <w:tcPr>
            <w:tcW w:w="933" w:type="dxa"/>
            <w:vAlign w:val="center"/>
            <w:tcPrChange w:id="16808" w:author="M00032937" w:date="2024-06-28T09:46:27Z">
              <w:tcPr>
                <w:tcW w:w="800" w:type="dxa"/>
                <w:gridSpan w:val="2"/>
                <w:vAlign w:val="center"/>
              </w:tcPr>
            </w:tcPrChange>
          </w:tcPr>
          <w:p>
            <w:pPr>
              <w:widowControl w:val="0"/>
              <w:jc w:val="center"/>
              <w:rPr>
                <w:ins w:id="16809" w:author="M00000676" w:date="2023-12-01T14:50:21Z"/>
                <w:rFonts w:hint="default"/>
                <w:b/>
                <w:bCs/>
                <w:color w:val="auto"/>
                <w:lang w:val="en-US"/>
                <w:rPrChange w:id="16810" w:author="M00000676" w:date="2023-12-01T17:46:25Z">
                  <w:rPr>
                    <w:ins w:id="16811" w:author="M00000676" w:date="2023-12-01T14:50:21Z"/>
                    <w:rFonts w:hint="default"/>
                    <w:color w:val="auto"/>
                    <w:lang w:val="en-US"/>
                  </w:rPr>
                </w:rPrChange>
              </w:rPr>
            </w:pPr>
            <w:ins w:id="16812" w:author="M00000676" w:date="2023-12-01T14:50:21Z">
              <w:r>
                <w:rPr>
                  <w:rFonts w:hint="eastAsia"/>
                  <w:b/>
                  <w:bCs/>
                  <w:color w:val="auto"/>
                  <w:lang w:val="en-US" w:eastAsia="zh-CN"/>
                  <w:rPrChange w:id="16813" w:author="M00000676" w:date="2023-12-01T17:46:25Z">
                    <w:rPr>
                      <w:rFonts w:hint="eastAsia"/>
                      <w:color w:val="auto"/>
                      <w:lang w:val="en-US" w:eastAsia="zh-CN"/>
                    </w:rPr>
                  </w:rPrChange>
                </w:rPr>
                <w:t>序号</w:t>
              </w:r>
            </w:ins>
          </w:p>
        </w:tc>
        <w:tc>
          <w:tcPr>
            <w:tcW w:w="1594" w:type="dxa"/>
            <w:vAlign w:val="center"/>
            <w:tcPrChange w:id="16814" w:author="M00032937" w:date="2024-06-28T09:46:27Z">
              <w:tcPr>
                <w:tcW w:w="840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815" w:author="M00000676" w:date="2023-12-01T14:50:21Z"/>
                <w:b/>
                <w:bCs/>
                <w:color w:val="auto"/>
                <w:rPrChange w:id="16816" w:author="M00000676" w:date="2023-12-01T17:46:25Z">
                  <w:rPr>
                    <w:ins w:id="16817" w:author="M00000676" w:date="2023-12-01T14:50:21Z"/>
                    <w:color w:val="auto"/>
                  </w:rPr>
                </w:rPrChange>
              </w:rPr>
            </w:pPr>
            <w:ins w:id="16818" w:author="M00000676" w:date="2023-12-01T14:50:21Z">
              <w:r>
                <w:rPr>
                  <w:rFonts w:hint="eastAsia"/>
                  <w:b/>
                  <w:bCs/>
                  <w:color w:val="auto"/>
                  <w:rPrChange w:id="16819" w:author="M00000676" w:date="2023-12-01T17:46:25Z">
                    <w:rPr>
                      <w:rFonts w:hint="eastAsia"/>
                      <w:color w:val="auto"/>
                    </w:rPr>
                  </w:rPrChange>
                </w:rPr>
                <w:t>状态</w:t>
              </w:r>
            </w:ins>
          </w:p>
        </w:tc>
        <w:tc>
          <w:tcPr>
            <w:tcW w:w="1066" w:type="dxa"/>
            <w:vAlign w:val="center"/>
            <w:tcPrChange w:id="16820" w:author="M00032937" w:date="2024-06-28T09:46:27Z">
              <w:tcPr>
                <w:tcW w:w="82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821" w:author="M00000676" w:date="2023-12-01T14:50:21Z"/>
                <w:rFonts w:hint="eastAsia" w:eastAsia="宋体"/>
                <w:b/>
                <w:bCs/>
                <w:color w:val="auto"/>
                <w:lang w:eastAsia="zh-CN"/>
                <w:rPrChange w:id="16822" w:author="M00000676" w:date="2023-12-01T17:46:25Z">
                  <w:rPr>
                    <w:ins w:id="16823" w:author="M00000676" w:date="2023-12-01T14:50:21Z"/>
                    <w:rFonts w:hint="eastAsia" w:eastAsia="宋体"/>
                    <w:color w:val="auto"/>
                    <w:lang w:eastAsia="zh-CN"/>
                  </w:rPr>
                </w:rPrChange>
              </w:rPr>
            </w:pPr>
            <w:ins w:id="16824" w:author="M00000676" w:date="2023-12-01T17:14:41Z">
              <w:r>
                <w:rPr>
                  <w:rFonts w:hint="eastAsia"/>
                  <w:b/>
                  <w:bCs/>
                  <w:color w:val="auto"/>
                  <w:lang w:val="en-US" w:eastAsia="zh-CN"/>
                  <w:rPrChange w:id="16825" w:author="M00000676" w:date="2023-12-01T17:46:25Z">
                    <w:rPr>
                      <w:rFonts w:hint="eastAsia"/>
                      <w:color w:val="auto"/>
                      <w:lang w:val="en-US" w:eastAsia="zh-CN"/>
                    </w:rPr>
                  </w:rPrChange>
                </w:rPr>
                <w:t>维持</w:t>
              </w:r>
            </w:ins>
            <w:ins w:id="16826" w:author="M00000676" w:date="2023-12-01T14:50:21Z">
              <w:r>
                <w:rPr>
                  <w:rFonts w:hint="eastAsia"/>
                  <w:b/>
                  <w:bCs/>
                  <w:color w:val="auto"/>
                  <w:lang w:eastAsia="zh-CN"/>
                  <w:rPrChange w:id="16827" w:author="M00000676" w:date="2023-12-01T17:46:25Z">
                    <w:rPr>
                      <w:rFonts w:hint="eastAsia"/>
                      <w:color w:val="auto"/>
                      <w:lang w:eastAsia="zh-CN"/>
                    </w:rPr>
                  </w:rPrChange>
                </w:rPr>
                <w:t>时间</w:t>
              </w:r>
            </w:ins>
          </w:p>
        </w:tc>
        <w:tc>
          <w:tcPr>
            <w:tcW w:w="4439" w:type="dxa"/>
            <w:vAlign w:val="center"/>
            <w:tcPrChange w:id="16828" w:author="M00032937" w:date="2024-06-28T09:46:27Z">
              <w:tcPr>
                <w:tcW w:w="498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829" w:author="M00000676" w:date="2023-12-01T14:50:21Z"/>
                <w:b/>
                <w:bCs/>
                <w:color w:val="auto"/>
                <w:rPrChange w:id="16830" w:author="M00000676" w:date="2023-12-01T17:46:25Z">
                  <w:rPr>
                    <w:ins w:id="16831" w:author="M00000676" w:date="2023-12-01T14:50:21Z"/>
                    <w:color w:val="auto"/>
                  </w:rPr>
                </w:rPrChange>
              </w:rPr>
            </w:pPr>
            <w:ins w:id="16832" w:author="M00000676" w:date="2023-12-01T14:50:21Z">
              <w:r>
                <w:rPr>
                  <w:rFonts w:hint="eastAsia"/>
                  <w:b/>
                  <w:bCs/>
                  <w:color w:val="auto"/>
                  <w:rPrChange w:id="16833" w:author="M00000676" w:date="2023-12-01T17:46:25Z">
                    <w:rPr>
                      <w:rFonts w:hint="eastAsia"/>
                      <w:color w:val="auto"/>
                    </w:rPr>
                  </w:rPrChange>
                </w:rPr>
                <w:t>内容</w:t>
              </w:r>
            </w:ins>
          </w:p>
        </w:tc>
        <w:tc>
          <w:tcPr>
            <w:tcW w:w="1746" w:type="dxa"/>
            <w:vAlign w:val="center"/>
            <w:tcPrChange w:id="16834" w:author="M00032937" w:date="2024-06-28T09:46:27Z">
              <w:tcPr>
                <w:tcW w:w="118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835" w:author="M00000676" w:date="2023-12-01T14:50:21Z"/>
                <w:b/>
                <w:bCs/>
                <w:color w:val="auto"/>
                <w:rPrChange w:id="16836" w:author="M00000676" w:date="2023-12-01T17:46:25Z">
                  <w:rPr>
                    <w:ins w:id="16837" w:author="M00000676" w:date="2023-12-01T14:50:21Z"/>
                    <w:color w:val="auto"/>
                  </w:rPr>
                </w:rPrChange>
              </w:rPr>
            </w:pPr>
            <w:ins w:id="16838" w:author="M00000676" w:date="2023-12-01T14:50:21Z">
              <w:r>
                <w:rPr>
                  <w:rFonts w:hint="eastAsia"/>
                  <w:b/>
                  <w:bCs/>
                  <w:color w:val="auto"/>
                  <w:rPrChange w:id="16839" w:author="M00000676" w:date="2023-12-01T17:46:25Z">
                    <w:rPr>
                      <w:rFonts w:hint="eastAsia"/>
                      <w:color w:val="auto"/>
                    </w:rPr>
                  </w:rPrChange>
                </w:rPr>
                <w:t>备注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841" w:author="M00032937" w:date="2024-06-28T09:46:2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6840" w:author="M00000676" w:date="2023-12-01T14:50:21Z"/>
        </w:trPr>
        <w:tc>
          <w:tcPr>
            <w:tcW w:w="933" w:type="dxa"/>
            <w:vAlign w:val="center"/>
            <w:tcPrChange w:id="16842" w:author="M00032937" w:date="2024-06-28T09:46:27Z">
              <w:tcPr>
                <w:tcW w:w="80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843" w:author="M00000676" w:date="2023-12-01T14:50:21Z"/>
                <w:color w:val="auto"/>
              </w:rPr>
            </w:pPr>
            <w:ins w:id="16844" w:author="M00000676" w:date="2023-12-01T14:50:21Z">
              <w:r>
                <w:rPr>
                  <w:rFonts w:hint="eastAsia"/>
                  <w:color w:val="auto"/>
                </w:rPr>
                <w:t>1</w:t>
              </w:r>
            </w:ins>
          </w:p>
        </w:tc>
        <w:tc>
          <w:tcPr>
            <w:tcW w:w="1594" w:type="dxa"/>
            <w:vAlign w:val="center"/>
            <w:tcPrChange w:id="16845" w:author="M00032937" w:date="2024-06-28T09:46:27Z">
              <w:tcPr>
                <w:tcW w:w="840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846" w:author="M00000676" w:date="2023-12-01T14:50:21Z"/>
                <w:color w:val="auto"/>
              </w:rPr>
            </w:pPr>
            <w:ins w:id="16847" w:author="M00000676" w:date="2023-12-01T14:50:21Z">
              <w:r>
                <w:rPr>
                  <w:rFonts w:hint="eastAsia"/>
                  <w:color w:val="auto"/>
                </w:rPr>
                <w:t>着座</w:t>
              </w:r>
            </w:ins>
          </w:p>
        </w:tc>
        <w:tc>
          <w:tcPr>
            <w:tcW w:w="1066" w:type="dxa"/>
            <w:vAlign w:val="center"/>
            <w:tcPrChange w:id="16848" w:author="M00032937" w:date="2024-06-28T09:46:27Z">
              <w:tcPr>
                <w:tcW w:w="82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849" w:author="M00000676" w:date="2023-12-01T14:50:21Z"/>
                <w:rFonts w:hint="eastAsia"/>
                <w:color w:val="auto"/>
                <w:highlight w:val="none"/>
              </w:rPr>
            </w:pPr>
            <w:ins w:id="16850" w:author="M00000676" w:date="2023-12-01T17:10:56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＞</w:t>
              </w:r>
            </w:ins>
            <w:ins w:id="16851" w:author="M00000676" w:date="2023-12-01T14:50:2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1</w:t>
              </w:r>
            </w:ins>
            <w:ins w:id="16852" w:author="M00000676" w:date="2023-12-01T14:50:21Z">
              <w:r>
                <w:rPr>
                  <w:rFonts w:hint="eastAsia"/>
                  <w:color w:val="auto"/>
                  <w:highlight w:val="none"/>
                </w:rPr>
                <w:t>s</w:t>
              </w:r>
            </w:ins>
          </w:p>
        </w:tc>
        <w:tc>
          <w:tcPr>
            <w:tcW w:w="4439" w:type="dxa"/>
            <w:vAlign w:val="center"/>
            <w:tcPrChange w:id="16853" w:author="M00032937" w:date="2024-06-28T09:46:27Z">
              <w:tcPr>
                <w:tcW w:w="498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854" w:author="M00000676" w:date="2023-12-01T14:50:21Z"/>
                <w:rFonts w:hint="default" w:eastAsia="宋体"/>
                <w:color w:val="auto"/>
                <w:highlight w:val="none"/>
                <w:lang w:val="en-US" w:eastAsia="zh-CN"/>
              </w:rPr>
            </w:pPr>
            <w:ins w:id="16855" w:author="M00000676" w:date="2023-12-01T14:50:21Z">
              <w:r>
                <w:rPr>
                  <w:rFonts w:hint="eastAsia"/>
                  <w:color w:val="auto"/>
                  <w:highlight w:val="none"/>
                </w:rPr>
                <w:t>判定为着坐</w:t>
              </w:r>
            </w:ins>
            <w:ins w:id="16856" w:author="M00000676" w:date="2023-12-01T17:17:10Z">
              <w:r>
                <w:rPr>
                  <w:rFonts w:hint="eastAsia"/>
                  <w:color w:val="auto"/>
                  <w:highlight w:val="none"/>
                  <w:lang w:eastAsia="zh-CN"/>
                </w:rPr>
                <w:t>，</w:t>
              </w:r>
            </w:ins>
            <w:ins w:id="16857" w:author="M00000676" w:date="2023-12-01T17:17:39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并</w:t>
              </w:r>
            </w:ins>
            <w:ins w:id="16858" w:author="M00000676" w:date="2023-12-01T17:17:14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伴随</w:t>
              </w:r>
            </w:ins>
            <w:ins w:id="16859" w:author="M00000676" w:date="2023-12-01T17:17:1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着坐</w:t>
              </w:r>
            </w:ins>
            <w:ins w:id="16860" w:author="M00000676" w:date="2023-12-01T17:17:20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提示音</w:t>
              </w:r>
            </w:ins>
          </w:p>
        </w:tc>
        <w:tc>
          <w:tcPr>
            <w:tcW w:w="1746" w:type="dxa"/>
            <w:vAlign w:val="center"/>
            <w:tcPrChange w:id="16861" w:author="M00032937" w:date="2024-06-28T09:46:27Z">
              <w:tcPr>
                <w:tcW w:w="118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862" w:author="M00000676" w:date="2023-12-01T14:50:21Z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864" w:author="M00032937" w:date="2024-06-28T09:46:2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6863" w:author="M00000676" w:date="2023-12-01T14:50:21Z"/>
        </w:trPr>
        <w:tc>
          <w:tcPr>
            <w:tcW w:w="933" w:type="dxa"/>
            <w:vAlign w:val="center"/>
            <w:tcPrChange w:id="16865" w:author="M00032937" w:date="2024-06-28T09:46:27Z">
              <w:tcPr>
                <w:tcW w:w="80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866" w:author="M00000676" w:date="2023-12-01T14:50:21Z"/>
                <w:rFonts w:hint="eastAsia" w:eastAsia="宋体"/>
                <w:color w:val="auto"/>
                <w:lang w:eastAsia="zh-CN"/>
              </w:rPr>
            </w:pPr>
            <w:ins w:id="16867" w:author="M00000676" w:date="2023-12-01T14:50:21Z">
              <w:r>
                <w:rPr>
                  <w:rFonts w:hint="eastAsia"/>
                  <w:color w:val="auto"/>
                  <w:lang w:val="en-US" w:eastAsia="zh-CN"/>
                </w:rPr>
                <w:t>2</w:t>
              </w:r>
            </w:ins>
          </w:p>
        </w:tc>
        <w:tc>
          <w:tcPr>
            <w:tcW w:w="1594" w:type="dxa"/>
            <w:vAlign w:val="center"/>
            <w:tcPrChange w:id="16868" w:author="M00032937" w:date="2024-06-28T09:46:27Z">
              <w:tcPr>
                <w:tcW w:w="840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869" w:author="M00000676" w:date="2023-12-01T14:50:21Z"/>
                <w:color w:val="auto"/>
              </w:rPr>
            </w:pPr>
            <w:ins w:id="16870" w:author="M00000676" w:date="2023-12-01T14:50:21Z">
              <w:r>
                <w:rPr>
                  <w:rFonts w:hint="eastAsia"/>
                  <w:color w:val="auto"/>
                </w:rPr>
                <w:t>离坐</w:t>
              </w:r>
            </w:ins>
          </w:p>
        </w:tc>
        <w:tc>
          <w:tcPr>
            <w:tcW w:w="1066" w:type="dxa"/>
            <w:vAlign w:val="center"/>
            <w:tcPrChange w:id="16871" w:author="M00032937" w:date="2024-06-28T09:46:27Z">
              <w:tcPr>
                <w:tcW w:w="82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872" w:author="M00000676" w:date="2023-12-01T14:50:21Z"/>
                <w:rFonts w:hint="eastAsia"/>
                <w:color w:val="auto"/>
                <w:highlight w:val="none"/>
              </w:rPr>
            </w:pPr>
            <w:ins w:id="16873" w:author="M00000676" w:date="2023-12-01T14:50:2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＞3</w:t>
              </w:r>
            </w:ins>
            <w:ins w:id="16874" w:author="M00000676" w:date="2023-12-01T14:50:21Z">
              <w:r>
                <w:rPr>
                  <w:rFonts w:hint="eastAsia"/>
                  <w:color w:val="auto"/>
                  <w:highlight w:val="none"/>
                </w:rPr>
                <w:t>s</w:t>
              </w:r>
            </w:ins>
          </w:p>
        </w:tc>
        <w:tc>
          <w:tcPr>
            <w:tcW w:w="4439" w:type="dxa"/>
            <w:vAlign w:val="center"/>
            <w:tcPrChange w:id="16875" w:author="M00032937" w:date="2024-06-28T09:46:27Z">
              <w:tcPr>
                <w:tcW w:w="498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876" w:author="M00000676" w:date="2023-12-01T14:50:21Z"/>
                <w:rFonts w:hint="default" w:eastAsia="宋体"/>
                <w:color w:val="auto"/>
                <w:highlight w:val="none"/>
                <w:lang w:val="en-US" w:eastAsia="zh-CN"/>
              </w:rPr>
            </w:pPr>
            <w:ins w:id="16877" w:author="M00000676" w:date="2023-12-01T17:19:13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离坐</w:t>
              </w:r>
            </w:ins>
            <w:ins w:id="16878" w:author="M00000676" w:date="2023-12-01T17:19:14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0-</w:t>
              </w:r>
            </w:ins>
            <w:ins w:id="16879" w:author="M00000676" w:date="2023-12-01T17:19:15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3</w:t>
              </w:r>
            </w:ins>
            <w:ins w:id="16880" w:author="M00000676" w:date="2023-12-01T17:19:1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秒</w:t>
              </w:r>
            </w:ins>
            <w:ins w:id="16881" w:author="M00000676" w:date="2023-12-01T17:19:19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内</w:t>
              </w:r>
            </w:ins>
            <w:ins w:id="16882" w:author="M00000676" w:date="2023-12-01T17:19:24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仍</w:t>
              </w:r>
            </w:ins>
            <w:ins w:id="16883" w:author="M00000676" w:date="2023-12-01T17:19:53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为</w:t>
              </w:r>
            </w:ins>
            <w:ins w:id="16884" w:author="M00000676" w:date="2023-12-01T17:19:30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着坐</w:t>
              </w:r>
            </w:ins>
            <w:ins w:id="16885" w:author="M00000676" w:date="2023-12-01T17:19:34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状态</w:t>
              </w:r>
            </w:ins>
            <w:ins w:id="16886" w:author="M00000676" w:date="2023-12-01T17:20:1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，</w:t>
              </w:r>
            </w:ins>
            <w:ins w:id="16887" w:author="M00000676" w:date="2023-12-01T17:20:20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大于</w:t>
              </w:r>
            </w:ins>
            <w:ins w:id="16888" w:author="M00000676" w:date="2023-12-01T17:20:29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3</w:t>
              </w:r>
            </w:ins>
            <w:ins w:id="16889" w:author="M00000676" w:date="2023-12-01T17:20:32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秒</w:t>
              </w:r>
            </w:ins>
            <w:ins w:id="16890" w:author="M00000676" w:date="2023-12-01T17:21:05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后</w:t>
              </w:r>
            </w:ins>
            <w:ins w:id="16891" w:author="M00000676" w:date="2023-12-01T17:21:14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进入</w:t>
              </w:r>
            </w:ins>
            <w:ins w:id="16892" w:author="M00000676" w:date="2023-12-01T17:20:45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离坐</w:t>
              </w:r>
            </w:ins>
            <w:ins w:id="16893" w:author="M00000676" w:date="2023-12-01T17:21:20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状态</w:t>
              </w:r>
            </w:ins>
            <w:ins w:id="16894" w:author="M00000676" w:date="2023-12-01T17:20:46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。</w:t>
              </w:r>
            </w:ins>
          </w:p>
        </w:tc>
        <w:tc>
          <w:tcPr>
            <w:tcW w:w="1746" w:type="dxa"/>
            <w:vAlign w:val="center"/>
            <w:tcPrChange w:id="16895" w:author="M00032937" w:date="2024-06-28T09:46:27Z">
              <w:tcPr>
                <w:tcW w:w="118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896" w:author="M00000676" w:date="2023-12-01T14:50:21Z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898" w:author="M00032937" w:date="2024-06-28T09:46:2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6897" w:author="M00000676" w:date="2023-12-01T17:08:50Z"/>
          <w:trPrChange w:id="16898" w:author="M00032937" w:date="2024-06-28T09:46:27Z">
            <w:trPr>
              <w:jc w:val="center"/>
            </w:trPr>
          </w:trPrChange>
        </w:trPr>
        <w:tc>
          <w:tcPr>
            <w:tcW w:w="933" w:type="dxa"/>
            <w:vAlign w:val="center"/>
            <w:tcPrChange w:id="16899" w:author="M00032937" w:date="2024-06-28T09:46:27Z">
              <w:tcPr>
                <w:tcW w:w="656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900" w:author="M00000676" w:date="2023-12-01T17:08:50Z"/>
                <w:rFonts w:hint="default"/>
                <w:color w:val="auto"/>
                <w:lang w:val="en-US" w:eastAsia="zh-CN"/>
              </w:rPr>
            </w:pPr>
            <w:ins w:id="16901" w:author="M00000676" w:date="2023-12-01T17:11:11Z">
              <w:r>
                <w:rPr>
                  <w:rFonts w:hint="eastAsia"/>
                  <w:color w:val="auto"/>
                  <w:lang w:val="en-US" w:eastAsia="zh-CN"/>
                </w:rPr>
                <w:t>3</w:t>
              </w:r>
            </w:ins>
          </w:p>
        </w:tc>
        <w:tc>
          <w:tcPr>
            <w:tcW w:w="1594" w:type="dxa"/>
            <w:vAlign w:val="center"/>
            <w:tcPrChange w:id="16902" w:author="M00032937" w:date="2024-06-28T09:46:27Z">
              <w:tcPr>
                <w:tcW w:w="1370" w:type="dxa"/>
                <w:gridSpan w:val="4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903" w:author="M00000676" w:date="2023-12-01T17:08:50Z"/>
                <w:rFonts w:hint="default" w:eastAsia="宋体"/>
                <w:color w:val="auto"/>
                <w:lang w:val="en-US" w:eastAsia="zh-CN"/>
              </w:rPr>
            </w:pPr>
            <w:ins w:id="16904" w:author="M00000676" w:date="2023-12-01T17:10:29Z">
              <w:r>
                <w:rPr>
                  <w:rFonts w:hint="eastAsia"/>
                  <w:color w:val="auto"/>
                </w:rPr>
                <w:t>离坐</w:t>
              </w:r>
            </w:ins>
            <w:ins w:id="16905" w:author="M00000676" w:date="2023-12-01T17:13:22Z">
              <w:r>
                <w:rPr>
                  <w:rFonts w:hint="eastAsia"/>
                  <w:color w:val="auto"/>
                  <w:lang w:val="en-US" w:eastAsia="zh-CN"/>
                </w:rPr>
                <w:t>关</w:t>
              </w:r>
            </w:ins>
            <w:ins w:id="16906" w:author="M00000676" w:date="2023-12-01T17:13:27Z">
              <w:r>
                <w:rPr>
                  <w:rFonts w:hint="eastAsia"/>
                  <w:color w:val="auto"/>
                  <w:lang w:val="en-US" w:eastAsia="zh-CN"/>
                </w:rPr>
                <w:t>清洗</w:t>
              </w:r>
            </w:ins>
          </w:p>
        </w:tc>
        <w:tc>
          <w:tcPr>
            <w:tcW w:w="1066" w:type="dxa"/>
            <w:vAlign w:val="center"/>
            <w:tcPrChange w:id="16907" w:author="M00032937" w:date="2024-06-28T09:46:27Z">
              <w:tcPr>
                <w:tcW w:w="88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908" w:author="M00000676" w:date="2023-12-01T17:08:50Z"/>
                <w:rFonts w:hint="default"/>
                <w:color w:val="auto"/>
                <w:highlight w:val="none"/>
                <w:lang w:val="en-US" w:eastAsia="zh-CN"/>
              </w:rPr>
            </w:pPr>
            <w:ins w:id="16909" w:author="M00000676" w:date="2023-12-01T17:10:4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＞</w:t>
              </w:r>
            </w:ins>
            <w:ins w:id="16910" w:author="M00000676" w:date="2023-12-01T17:10:07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4</w:t>
              </w:r>
            </w:ins>
            <w:ins w:id="16911" w:author="M00000676" w:date="2023-12-01T17:10:0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s</w:t>
              </w:r>
            </w:ins>
          </w:p>
        </w:tc>
        <w:tc>
          <w:tcPr>
            <w:tcW w:w="4439" w:type="dxa"/>
            <w:vAlign w:val="center"/>
            <w:tcPrChange w:id="16912" w:author="M00032937" w:date="2024-06-28T09:46:27Z">
              <w:tcPr>
                <w:tcW w:w="4550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913" w:author="M00000676" w:date="2023-12-01T17:08:50Z"/>
                <w:rFonts w:hint="default" w:eastAsia="宋体"/>
                <w:color w:val="auto"/>
                <w:highlight w:val="none"/>
                <w:lang w:val="en-US" w:eastAsia="zh-CN"/>
              </w:rPr>
            </w:pPr>
            <w:ins w:id="16914" w:author="M00000676" w:date="2023-12-01T17:12:19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清洗</w:t>
              </w:r>
            </w:ins>
            <w:ins w:id="16915" w:author="M00000676" w:date="2023-12-01T17:12:2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运行</w:t>
              </w:r>
            </w:ins>
            <w:ins w:id="16916" w:author="M00000676" w:date="2023-12-01T17:12:22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中，</w:t>
              </w:r>
            </w:ins>
            <w:ins w:id="16917" w:author="M00000676" w:date="2023-12-01T17:12:50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离坐</w:t>
              </w:r>
            </w:ins>
            <w:ins w:id="16918" w:author="M00000676" w:date="2023-12-01T17:12:25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自动</w:t>
              </w:r>
            </w:ins>
            <w:ins w:id="16919" w:author="M00000676" w:date="2023-12-01T17:09:1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关闭</w:t>
              </w:r>
            </w:ins>
            <w:ins w:id="16920" w:author="M00000676" w:date="2023-12-01T17:09:27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臀</w:t>
              </w:r>
            </w:ins>
            <w:ins w:id="16921" w:author="M00000676" w:date="2023-12-01T17:09:3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/</w:t>
              </w:r>
            </w:ins>
            <w:ins w:id="16922" w:author="M00000676" w:date="2023-12-01T17:09:13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妇洗</w:t>
              </w:r>
            </w:ins>
            <w:ins w:id="16923" w:author="M00000676" w:date="2023-12-01T17:12:30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功能</w:t>
              </w:r>
            </w:ins>
          </w:p>
        </w:tc>
        <w:tc>
          <w:tcPr>
            <w:tcW w:w="1746" w:type="dxa"/>
            <w:vAlign w:val="center"/>
            <w:tcPrChange w:id="16924" w:author="M00032937" w:date="2024-06-28T09:46:27Z">
              <w:tcPr>
                <w:tcW w:w="1174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925" w:author="M00000676" w:date="2023-12-01T17:08:50Z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927" w:author="M00032937" w:date="2024-06-28T09:46:2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6926" w:author="M00000676" w:date="2023-12-01T17:09:17Z"/>
          <w:trPrChange w:id="16927" w:author="M00032937" w:date="2024-06-28T09:46:27Z">
            <w:trPr>
              <w:jc w:val="center"/>
            </w:trPr>
          </w:trPrChange>
        </w:trPr>
        <w:tc>
          <w:tcPr>
            <w:tcW w:w="933" w:type="dxa"/>
            <w:vAlign w:val="center"/>
            <w:tcPrChange w:id="16928" w:author="M00032937" w:date="2024-06-28T09:46:27Z">
              <w:tcPr>
                <w:tcW w:w="656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930" w:author="M00000676" w:date="2023-12-01T17:09:17Z"/>
                <w:rFonts w:hint="default"/>
                <w:color w:val="auto"/>
                <w:lang w:val="en-US" w:eastAsia="zh-CN"/>
              </w:rPr>
              <w:pPrChange w:id="16929" w:author="M00000676" w:date="2023-12-01T17:11:17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ins w:id="16931" w:author="M00000676" w:date="2023-12-01T17:11:13Z">
              <w:r>
                <w:rPr>
                  <w:rFonts w:hint="eastAsia"/>
                  <w:color w:val="auto"/>
                  <w:lang w:val="en-US" w:eastAsia="zh-CN"/>
                </w:rPr>
                <w:t>4</w:t>
              </w:r>
            </w:ins>
          </w:p>
        </w:tc>
        <w:tc>
          <w:tcPr>
            <w:tcW w:w="1594" w:type="dxa"/>
            <w:vAlign w:val="center"/>
            <w:tcPrChange w:id="16932" w:author="M00032937" w:date="2024-06-28T09:46:27Z">
              <w:tcPr>
                <w:tcW w:w="1370" w:type="dxa"/>
                <w:gridSpan w:val="4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933" w:author="M00000676" w:date="2023-12-01T17:09:17Z"/>
                <w:rFonts w:hint="default" w:eastAsia="宋体"/>
                <w:color w:val="auto"/>
                <w:lang w:val="en-US" w:eastAsia="zh-CN"/>
              </w:rPr>
            </w:pPr>
            <w:ins w:id="16934" w:author="M00000676" w:date="2023-12-01T17:10:32Z">
              <w:r>
                <w:rPr>
                  <w:rFonts w:hint="eastAsia"/>
                  <w:color w:val="auto"/>
                </w:rPr>
                <w:t>离坐</w:t>
              </w:r>
            </w:ins>
            <w:ins w:id="16935" w:author="M00000676" w:date="2023-12-01T17:13:36Z">
              <w:r>
                <w:rPr>
                  <w:rFonts w:hint="eastAsia"/>
                  <w:color w:val="auto"/>
                  <w:lang w:val="en-US" w:eastAsia="zh-CN"/>
                </w:rPr>
                <w:t>关</w:t>
              </w:r>
            </w:ins>
            <w:ins w:id="16936" w:author="M00000676" w:date="2023-12-01T17:13:41Z">
              <w:r>
                <w:rPr>
                  <w:rFonts w:hint="eastAsia"/>
                  <w:color w:val="auto"/>
                  <w:lang w:val="en-US" w:eastAsia="zh-CN"/>
                </w:rPr>
                <w:t>暖风</w:t>
              </w:r>
            </w:ins>
          </w:p>
        </w:tc>
        <w:tc>
          <w:tcPr>
            <w:tcW w:w="1066" w:type="dxa"/>
            <w:vAlign w:val="center"/>
            <w:tcPrChange w:id="16937" w:author="M00032937" w:date="2024-06-28T09:46:27Z">
              <w:tcPr>
                <w:tcW w:w="88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938" w:author="M00000676" w:date="2023-12-01T17:09:17Z"/>
                <w:rFonts w:hint="default"/>
                <w:color w:val="auto"/>
                <w:highlight w:val="none"/>
                <w:lang w:val="en-US" w:eastAsia="zh-CN"/>
              </w:rPr>
            </w:pPr>
            <w:ins w:id="16939" w:author="M00000676" w:date="2023-12-01T17:10:5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＞</w:t>
              </w:r>
            </w:ins>
            <w:ins w:id="16940" w:author="M00000676" w:date="2023-12-01T17:10:03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8</w:t>
              </w:r>
            </w:ins>
            <w:ins w:id="16941" w:author="M00000676" w:date="2023-12-01T17:10:05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s</w:t>
              </w:r>
            </w:ins>
          </w:p>
        </w:tc>
        <w:tc>
          <w:tcPr>
            <w:tcW w:w="4439" w:type="dxa"/>
            <w:vAlign w:val="center"/>
            <w:tcPrChange w:id="16942" w:author="M00032937" w:date="2024-06-28T09:46:27Z">
              <w:tcPr>
                <w:tcW w:w="4550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943" w:author="M00000676" w:date="2023-12-01T17:09:17Z"/>
                <w:rFonts w:hint="default"/>
                <w:color w:val="auto"/>
                <w:highlight w:val="none"/>
                <w:lang w:val="en-US" w:eastAsia="zh-CN"/>
              </w:rPr>
            </w:pPr>
            <w:ins w:id="16944" w:author="M00000676" w:date="2023-12-01T17:13:47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暖风</w:t>
              </w:r>
            </w:ins>
            <w:ins w:id="16945" w:author="M00000676" w:date="2023-12-01T17:13:52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运行</w:t>
              </w:r>
            </w:ins>
            <w:ins w:id="16946" w:author="M00000676" w:date="2023-12-01T17:13:53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中，</w:t>
              </w:r>
            </w:ins>
            <w:ins w:id="16947" w:author="M00000676" w:date="2023-12-01T17:13:56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离坐</w:t>
              </w:r>
            </w:ins>
            <w:ins w:id="16948" w:author="M00000676" w:date="2023-12-01T17:13:57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自动</w:t>
              </w:r>
            </w:ins>
            <w:ins w:id="16949" w:author="M00000676" w:date="2023-12-01T17:09:20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关闭</w:t>
              </w:r>
            </w:ins>
            <w:ins w:id="16950" w:author="M00000676" w:date="2023-12-01T17:09:25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暖风</w:t>
              </w:r>
            </w:ins>
            <w:ins w:id="16951" w:author="M00000676" w:date="2023-12-01T17:14:0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功能</w:t>
              </w:r>
            </w:ins>
          </w:p>
        </w:tc>
        <w:tc>
          <w:tcPr>
            <w:tcW w:w="1746" w:type="dxa"/>
            <w:vAlign w:val="center"/>
            <w:tcPrChange w:id="16952" w:author="M00032937" w:date="2024-06-28T09:46:27Z">
              <w:tcPr>
                <w:tcW w:w="1174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953" w:author="M00000676" w:date="2023-12-01T17:09:17Z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955" w:author="M00032937" w:date="2024-06-28T09:46:2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6954" w:author="M00000676" w:date="2023-12-01T14:50:21Z"/>
        </w:trPr>
        <w:tc>
          <w:tcPr>
            <w:tcW w:w="933" w:type="dxa"/>
            <w:vAlign w:val="center"/>
            <w:tcPrChange w:id="16956" w:author="M00032937" w:date="2024-06-28T09:46:27Z">
              <w:tcPr>
                <w:tcW w:w="80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957" w:author="M00000676" w:date="2023-12-01T14:50:21Z"/>
                <w:rFonts w:hint="default" w:eastAsia="宋体"/>
                <w:color w:val="auto"/>
                <w:lang w:val="en-US" w:eastAsia="zh-CN"/>
              </w:rPr>
            </w:pPr>
            <w:ins w:id="16958" w:author="M00000676" w:date="2023-12-01T17:21:57Z">
              <w:r>
                <w:rPr>
                  <w:rFonts w:hint="eastAsia"/>
                  <w:color w:val="auto"/>
                  <w:lang w:val="en-US" w:eastAsia="zh-CN"/>
                </w:rPr>
                <w:t>5</w:t>
              </w:r>
            </w:ins>
          </w:p>
        </w:tc>
        <w:tc>
          <w:tcPr>
            <w:tcW w:w="1594" w:type="dxa"/>
            <w:vAlign w:val="center"/>
            <w:tcPrChange w:id="16959" w:author="M00032937" w:date="2024-06-28T09:46:27Z">
              <w:tcPr>
                <w:tcW w:w="840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960" w:author="M00000676" w:date="2023-12-01T14:50:21Z"/>
                <w:color w:val="auto"/>
              </w:rPr>
            </w:pPr>
            <w:ins w:id="16961" w:author="M00000676" w:date="2023-12-01T14:50:21Z">
              <w:r>
                <w:rPr>
                  <w:rFonts w:hint="eastAsia"/>
                  <w:color w:val="auto"/>
                </w:rPr>
                <w:t>离坐冲水</w:t>
              </w:r>
            </w:ins>
          </w:p>
        </w:tc>
        <w:tc>
          <w:tcPr>
            <w:tcW w:w="1066" w:type="dxa"/>
            <w:vAlign w:val="center"/>
            <w:tcPrChange w:id="16962" w:author="M00032937" w:date="2024-06-28T09:46:27Z">
              <w:tcPr>
                <w:tcW w:w="82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963" w:author="M00000676" w:date="2023-12-01T14:50:21Z"/>
                <w:rFonts w:hint="default" w:eastAsia="宋体"/>
                <w:color w:val="auto"/>
                <w:highlight w:val="none"/>
                <w:lang w:val="en-US" w:eastAsia="zh-CN"/>
              </w:rPr>
            </w:pPr>
            <w:ins w:id="16964" w:author="M00000676" w:date="2023-12-01T17:11:0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＞</w:t>
              </w:r>
            </w:ins>
            <w:ins w:id="16965" w:author="M00000676" w:date="2023-12-01T14:50:2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6s</w:t>
              </w:r>
            </w:ins>
          </w:p>
        </w:tc>
        <w:tc>
          <w:tcPr>
            <w:tcW w:w="4439" w:type="dxa"/>
            <w:vAlign w:val="center"/>
            <w:tcPrChange w:id="16966" w:author="M00032937" w:date="2024-06-28T09:46:27Z">
              <w:tcPr>
                <w:tcW w:w="498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967" w:author="M00000676" w:date="2023-12-01T14:50:21Z"/>
                <w:color w:val="auto"/>
                <w:highlight w:val="none"/>
              </w:rPr>
            </w:pPr>
            <w:ins w:id="16968" w:author="M00000676" w:date="2023-12-01T14:50:21Z">
              <w:r>
                <w:rPr>
                  <w:rFonts w:hint="eastAsia"/>
                  <w:color w:val="auto"/>
                  <w:highlight w:val="none"/>
                </w:rPr>
                <w:t>允许</w:t>
              </w:r>
            </w:ins>
            <w:ins w:id="16969" w:author="M00000676" w:date="2023-12-01T14:50:21Z">
              <w:r>
                <w:rPr>
                  <w:rFonts w:hint="eastAsia"/>
                  <w:color w:val="auto"/>
                  <w:highlight w:val="none"/>
                  <w:lang w:eastAsia="zh-CN"/>
                </w:rPr>
                <w:t>自动</w:t>
              </w:r>
            </w:ins>
            <w:ins w:id="16970" w:author="M00000676" w:date="2023-12-01T14:50:21Z">
              <w:r>
                <w:rPr>
                  <w:rFonts w:hint="eastAsia"/>
                  <w:color w:val="auto"/>
                  <w:highlight w:val="none"/>
                </w:rPr>
                <w:t>冲水的情况下，离坐后</w:t>
              </w:r>
            </w:ins>
            <w:ins w:id="16971" w:author="M00000676" w:date="2023-12-01T14:50:2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6</w:t>
              </w:r>
            </w:ins>
            <w:ins w:id="16972" w:author="M00000676" w:date="2023-12-01T14:50:21Z">
              <w:r>
                <w:rPr>
                  <w:rFonts w:hint="eastAsia"/>
                  <w:color w:val="auto"/>
                  <w:highlight w:val="none"/>
                </w:rPr>
                <w:t>s执行冲水，在此期间若有着坐，则不执行。</w:t>
              </w:r>
            </w:ins>
            <w:ins w:id="16973" w:author="M00000676" w:date="2023-12-01T14:50:21Z">
              <w:r>
                <w:rPr>
                  <w:rFonts w:hint="eastAsia"/>
                  <w:color w:val="auto"/>
                  <w:highlight w:val="none"/>
                  <w:lang w:eastAsia="zh-CN"/>
                </w:rPr>
                <w:t>判断离座冲水需满足着座时间大于</w:t>
              </w:r>
            </w:ins>
            <w:ins w:id="16974" w:author="M00000676" w:date="2023-12-01T14:50:2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4s，且</w:t>
              </w:r>
            </w:ins>
            <w:ins w:id="16975" w:author="M00000676" w:date="2023-12-01T14:50:21Z">
              <w:r>
                <w:rPr>
                  <w:rFonts w:hint="eastAsia"/>
                  <w:color w:val="auto"/>
                  <w:highlight w:val="none"/>
                </w:rPr>
                <w:t>着坐期间清洗后未进行任何冲水</w:t>
              </w:r>
            </w:ins>
            <w:ins w:id="16976" w:author="M00000676" w:date="2023-12-01T14:50:2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。</w:t>
              </w:r>
            </w:ins>
          </w:p>
        </w:tc>
        <w:tc>
          <w:tcPr>
            <w:tcW w:w="1746" w:type="dxa"/>
            <w:vAlign w:val="center"/>
            <w:tcPrChange w:id="16977" w:author="M00032937" w:date="2024-06-28T09:46:27Z">
              <w:tcPr>
                <w:tcW w:w="118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978" w:author="M00000676" w:date="2023-12-01T14:50:21Z"/>
                <w:color w:val="auto"/>
              </w:rPr>
            </w:pPr>
            <w:ins w:id="16979" w:author="M00000676" w:date="2023-12-01T14:50:21Z">
              <w:r>
                <w:rPr>
                  <w:rFonts w:hint="eastAsia"/>
                  <w:color w:val="auto"/>
                  <w:lang w:eastAsia="zh-CN"/>
                </w:rPr>
                <w:t>注意每个着座周期后，标志位</w:t>
              </w:r>
            </w:ins>
            <w:ins w:id="16980" w:author="M00000676" w:date="2023-12-01T14:50:21Z">
              <w:r>
                <w:rPr>
                  <w:rFonts w:hint="eastAsia"/>
                  <w:color w:val="auto"/>
                  <w:lang w:val="en-US" w:eastAsia="zh-CN"/>
                </w:rPr>
                <w:t>清零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982" w:author="M00032937" w:date="2024-06-28T09:46:2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6981" w:author="M00000676" w:date="2023-12-01T14:50:21Z"/>
        </w:trPr>
        <w:tc>
          <w:tcPr>
            <w:tcW w:w="933" w:type="dxa"/>
            <w:vAlign w:val="center"/>
            <w:tcPrChange w:id="16983" w:author="M00032937" w:date="2024-06-28T09:46:27Z">
              <w:tcPr>
                <w:tcW w:w="80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984" w:author="M00000676" w:date="2023-12-01T14:50:21Z"/>
                <w:rFonts w:hint="eastAsia" w:eastAsia="宋体"/>
                <w:color w:val="auto"/>
                <w:lang w:eastAsia="zh-CN"/>
              </w:rPr>
            </w:pPr>
            <w:ins w:id="16985" w:author="M00000676" w:date="2023-12-01T17:21:59Z">
              <w:r>
                <w:rPr>
                  <w:rFonts w:hint="eastAsia"/>
                  <w:color w:val="auto"/>
                  <w:lang w:val="en-US" w:eastAsia="zh-CN"/>
                </w:rPr>
                <w:t>6</w:t>
              </w:r>
            </w:ins>
          </w:p>
        </w:tc>
        <w:tc>
          <w:tcPr>
            <w:tcW w:w="1594" w:type="dxa"/>
            <w:vAlign w:val="center"/>
            <w:tcPrChange w:id="16986" w:author="M00032937" w:date="2024-06-28T09:46:27Z">
              <w:tcPr>
                <w:tcW w:w="840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987" w:author="M00000676" w:date="2023-12-01T14:50:21Z"/>
                <w:color w:val="auto"/>
              </w:rPr>
            </w:pPr>
            <w:ins w:id="16988" w:author="M00000676" w:date="2023-12-01T14:50:21Z">
              <w:r>
                <w:rPr>
                  <w:rFonts w:hint="eastAsia"/>
                  <w:color w:val="auto"/>
                </w:rPr>
                <w:t>关盖</w:t>
              </w:r>
            </w:ins>
            <w:ins w:id="16989" w:author="M00000676" w:date="2023-12-01T14:50:21Z">
              <w:r>
                <w:rPr>
                  <w:rFonts w:hint="eastAsia"/>
                  <w:color w:val="auto"/>
                  <w:lang w:val="en-US" w:eastAsia="zh-CN"/>
                </w:rPr>
                <w:t>圈</w:t>
              </w:r>
            </w:ins>
            <w:ins w:id="16990" w:author="M00000676" w:date="2023-12-01T14:50:21Z">
              <w:r>
                <w:rPr>
                  <w:rFonts w:hint="eastAsia"/>
                  <w:color w:val="auto"/>
                </w:rPr>
                <w:t>冲水</w:t>
              </w:r>
            </w:ins>
          </w:p>
        </w:tc>
        <w:tc>
          <w:tcPr>
            <w:tcW w:w="1066" w:type="dxa"/>
            <w:vAlign w:val="center"/>
            <w:tcPrChange w:id="16991" w:author="M00032937" w:date="2024-06-28T09:46:27Z">
              <w:tcPr>
                <w:tcW w:w="82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992" w:author="M00000676" w:date="2023-12-01T14:50:21Z"/>
                <w:rFonts w:hint="eastAsia"/>
                <w:color w:val="auto"/>
                <w:highlight w:val="none"/>
              </w:rPr>
            </w:pPr>
          </w:p>
        </w:tc>
        <w:tc>
          <w:tcPr>
            <w:tcW w:w="4439" w:type="dxa"/>
            <w:vAlign w:val="center"/>
            <w:tcPrChange w:id="16993" w:author="M00032937" w:date="2024-06-28T09:46:27Z">
              <w:tcPr>
                <w:tcW w:w="498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994" w:author="M00000676" w:date="2023-12-01T14:50:21Z"/>
                <w:rFonts w:hint="eastAsia" w:eastAsia="宋体"/>
                <w:color w:val="auto"/>
                <w:highlight w:val="none"/>
                <w:lang w:eastAsia="zh-CN"/>
              </w:rPr>
            </w:pPr>
            <w:ins w:id="16995" w:author="M00000676" w:date="2023-12-01T14:50:21Z">
              <w:r>
                <w:rPr>
                  <w:rFonts w:hint="eastAsia"/>
                  <w:color w:val="auto"/>
                  <w:highlight w:val="none"/>
                </w:rPr>
                <w:t>允许关盖冲水的情况下，判定关盖到位后</w:t>
              </w:r>
            </w:ins>
            <w:ins w:id="16996" w:author="M00000676" w:date="2023-12-01T14:50:2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2</w:t>
              </w:r>
            </w:ins>
            <w:ins w:id="16997" w:author="M00000676" w:date="2023-12-01T14:50:21Z">
              <w:r>
                <w:rPr>
                  <w:rFonts w:hint="eastAsia"/>
                  <w:color w:val="auto"/>
                  <w:highlight w:val="none"/>
                </w:rPr>
                <w:t>s冲水。</w:t>
              </w:r>
            </w:ins>
            <w:ins w:id="16998" w:author="M00000676" w:date="2023-12-01T14:50:21Z">
              <w:r>
                <w:rPr>
                  <w:rFonts w:hint="eastAsia"/>
                  <w:color w:val="auto"/>
                  <w:highlight w:val="none"/>
                  <w:lang w:eastAsia="zh-CN"/>
                </w:rPr>
                <w:t>仅当座圈打开</w:t>
              </w:r>
            </w:ins>
            <w:ins w:id="16999" w:author="M00000676" w:date="2023-12-01T14:50:2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到位，满足条件后才执行关盖冲水。</w:t>
              </w:r>
            </w:ins>
          </w:p>
        </w:tc>
        <w:tc>
          <w:tcPr>
            <w:tcW w:w="1746" w:type="dxa"/>
            <w:vAlign w:val="center"/>
            <w:tcPrChange w:id="17000" w:author="M00032937" w:date="2024-06-28T09:46:27Z">
              <w:tcPr>
                <w:tcW w:w="118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01" w:author="M00000676" w:date="2023-12-01T14:50:21Z"/>
                <w:rFonts w:hint="default"/>
                <w:color w:val="auto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003" w:author="M00032937" w:date="2024-06-28T09:46:2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002" w:author="M00000676" w:date="2023-12-01T14:50:21Z"/>
        </w:trPr>
        <w:tc>
          <w:tcPr>
            <w:tcW w:w="933" w:type="dxa"/>
            <w:vAlign w:val="center"/>
            <w:tcPrChange w:id="17004" w:author="M00032937" w:date="2024-06-28T09:46:27Z">
              <w:tcPr>
                <w:tcW w:w="80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05" w:author="M00000676" w:date="2023-12-01T14:50:21Z"/>
                <w:rFonts w:hint="default" w:eastAsia="宋体"/>
                <w:color w:val="auto"/>
                <w:lang w:val="en-US" w:eastAsia="zh-CN"/>
              </w:rPr>
            </w:pPr>
            <w:ins w:id="17006" w:author="M00000676" w:date="2023-12-01T17:33:38Z">
              <w:r>
                <w:rPr>
                  <w:rFonts w:hint="eastAsia"/>
                  <w:color w:val="auto"/>
                  <w:lang w:val="en-US" w:eastAsia="zh-CN"/>
                </w:rPr>
                <w:t>7</w:t>
              </w:r>
            </w:ins>
          </w:p>
        </w:tc>
        <w:tc>
          <w:tcPr>
            <w:tcW w:w="1594" w:type="dxa"/>
            <w:vAlign w:val="center"/>
            <w:tcPrChange w:id="17007" w:author="M00032937" w:date="2024-06-28T09:46:27Z">
              <w:tcPr>
                <w:tcW w:w="840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08" w:author="M00000676" w:date="2023-12-01T14:50:21Z"/>
                <w:rFonts w:hint="default" w:eastAsia="宋体"/>
                <w:color w:val="auto"/>
                <w:lang w:val="en-US" w:eastAsia="zh-CN"/>
              </w:rPr>
            </w:pPr>
            <w:ins w:id="17009" w:author="M00000676" w:date="2023-12-01T14:50:21Z">
              <w:r>
                <w:rPr>
                  <w:rFonts w:hint="eastAsia"/>
                  <w:color w:val="auto"/>
                  <w:lang w:val="en-US" w:eastAsia="zh-CN"/>
                </w:rPr>
                <w:t>臀洗/妇洗时间</w:t>
              </w:r>
            </w:ins>
          </w:p>
        </w:tc>
        <w:tc>
          <w:tcPr>
            <w:tcW w:w="1066" w:type="dxa"/>
            <w:vAlign w:val="center"/>
            <w:tcPrChange w:id="17010" w:author="M00032937" w:date="2024-06-28T09:46:27Z">
              <w:tcPr>
                <w:tcW w:w="82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11" w:author="M00000676" w:date="2023-12-01T14:50:21Z"/>
                <w:rFonts w:hint="eastAsia"/>
                <w:color w:val="auto"/>
                <w:highlight w:val="none"/>
                <w:lang w:val="en-US" w:eastAsia="zh-CN"/>
              </w:rPr>
            </w:pPr>
            <w:ins w:id="17012" w:author="M00000676" w:date="2023-12-01T14:50:2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4min</w:t>
              </w:r>
            </w:ins>
          </w:p>
        </w:tc>
        <w:tc>
          <w:tcPr>
            <w:tcW w:w="4439" w:type="dxa"/>
            <w:vAlign w:val="center"/>
            <w:tcPrChange w:id="17013" w:author="M00032937" w:date="2024-06-28T09:46:27Z">
              <w:tcPr>
                <w:tcW w:w="498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14" w:author="M00000676" w:date="2023-12-01T14:50:21Z"/>
                <w:rFonts w:hint="default" w:eastAsia="宋体"/>
                <w:color w:val="auto"/>
                <w:highlight w:val="none"/>
                <w:lang w:val="en-US" w:eastAsia="zh-CN"/>
              </w:rPr>
            </w:pPr>
            <w:ins w:id="17015" w:author="M00000676" w:date="2023-12-01T14:50:2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一个周期清洗时间。</w:t>
              </w:r>
            </w:ins>
          </w:p>
        </w:tc>
        <w:tc>
          <w:tcPr>
            <w:tcW w:w="1746" w:type="dxa"/>
            <w:vAlign w:val="center"/>
            <w:tcPrChange w:id="17016" w:author="M00032937" w:date="2024-06-28T09:46:27Z">
              <w:tcPr>
                <w:tcW w:w="118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17" w:author="M00000676" w:date="2023-12-01T14:50:21Z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019" w:author="M00032937" w:date="2024-06-28T09:46:2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018" w:author="M00000676" w:date="2023-12-01T14:50:21Z"/>
        </w:trPr>
        <w:tc>
          <w:tcPr>
            <w:tcW w:w="933" w:type="dxa"/>
            <w:vAlign w:val="center"/>
            <w:tcPrChange w:id="17020" w:author="M00032937" w:date="2024-06-28T09:46:27Z">
              <w:tcPr>
                <w:tcW w:w="80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21" w:author="M00000676" w:date="2023-12-01T14:50:21Z"/>
                <w:rFonts w:hint="default"/>
                <w:color w:val="auto"/>
                <w:lang w:val="en-US" w:eastAsia="zh-CN"/>
              </w:rPr>
            </w:pPr>
            <w:ins w:id="17022" w:author="M00000676" w:date="2023-12-01T17:33:41Z">
              <w:r>
                <w:rPr>
                  <w:rFonts w:hint="eastAsia"/>
                  <w:color w:val="auto"/>
                  <w:lang w:val="en-US" w:eastAsia="zh-CN"/>
                </w:rPr>
                <w:t>8</w:t>
              </w:r>
            </w:ins>
          </w:p>
        </w:tc>
        <w:tc>
          <w:tcPr>
            <w:tcW w:w="1594" w:type="dxa"/>
            <w:vAlign w:val="center"/>
            <w:tcPrChange w:id="17023" w:author="M00032937" w:date="2024-06-28T09:46:27Z">
              <w:tcPr>
                <w:tcW w:w="840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24" w:author="M00000676" w:date="2023-12-01T14:50:21Z"/>
                <w:rFonts w:hint="default"/>
                <w:color w:val="auto"/>
                <w:lang w:val="en-US" w:eastAsia="zh-CN"/>
              </w:rPr>
            </w:pPr>
            <w:ins w:id="17025" w:author="M00000676" w:date="2023-12-01T14:50:21Z">
              <w:r>
                <w:rPr>
                  <w:rFonts w:hint="eastAsia"/>
                  <w:color w:val="auto"/>
                  <w:lang w:val="en-US" w:eastAsia="zh-CN"/>
                </w:rPr>
                <w:t>坐浴时长</w:t>
              </w:r>
            </w:ins>
          </w:p>
        </w:tc>
        <w:tc>
          <w:tcPr>
            <w:tcW w:w="1066" w:type="dxa"/>
            <w:vAlign w:val="center"/>
            <w:tcPrChange w:id="17026" w:author="M00032937" w:date="2024-06-28T09:46:27Z">
              <w:tcPr>
                <w:tcW w:w="82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27" w:author="M00000676" w:date="2023-12-01T14:50:21Z"/>
                <w:rFonts w:hint="eastAsia"/>
                <w:color w:val="auto"/>
                <w:highlight w:val="none"/>
                <w:lang w:val="en-US" w:eastAsia="zh-CN"/>
              </w:rPr>
            </w:pPr>
            <w:ins w:id="17028" w:author="M00000676" w:date="2023-12-01T14:50:2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5min</w:t>
              </w:r>
            </w:ins>
          </w:p>
        </w:tc>
        <w:tc>
          <w:tcPr>
            <w:tcW w:w="4439" w:type="dxa"/>
            <w:vAlign w:val="center"/>
            <w:tcPrChange w:id="17029" w:author="M00032937" w:date="2024-06-28T09:46:27Z">
              <w:tcPr>
                <w:tcW w:w="498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30" w:author="M00000676" w:date="2023-12-01T14:50:21Z"/>
                <w:rFonts w:hint="eastAsia"/>
                <w:color w:val="auto"/>
                <w:highlight w:val="none"/>
                <w:lang w:val="en-US" w:eastAsia="zh-CN"/>
              </w:rPr>
            </w:pPr>
            <w:ins w:id="17031" w:author="M00000676" w:date="2023-12-01T14:50:2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一个周期清洗时间。</w:t>
              </w:r>
            </w:ins>
          </w:p>
        </w:tc>
        <w:tc>
          <w:tcPr>
            <w:tcW w:w="1746" w:type="dxa"/>
            <w:vAlign w:val="center"/>
            <w:tcPrChange w:id="17032" w:author="M00032937" w:date="2024-06-28T09:46:27Z">
              <w:tcPr>
                <w:tcW w:w="118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33" w:author="M00000676" w:date="2023-12-01T14:50:21Z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035" w:author="M00032937" w:date="2024-06-28T09:46:2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034" w:author="M00000676" w:date="2023-12-01T14:50:21Z"/>
        </w:trPr>
        <w:tc>
          <w:tcPr>
            <w:tcW w:w="933" w:type="dxa"/>
            <w:vAlign w:val="center"/>
            <w:tcPrChange w:id="17036" w:author="M00032937" w:date="2024-06-28T09:46:27Z">
              <w:tcPr>
                <w:tcW w:w="80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37" w:author="M00000676" w:date="2023-12-01T14:50:21Z"/>
                <w:rFonts w:hint="default"/>
                <w:color w:val="auto"/>
                <w:lang w:val="en-US" w:eastAsia="zh-CN"/>
              </w:rPr>
            </w:pPr>
            <w:ins w:id="17038" w:author="M00000676" w:date="2023-12-01T17:33:42Z">
              <w:r>
                <w:rPr>
                  <w:rFonts w:hint="eastAsia"/>
                  <w:color w:val="auto"/>
                  <w:lang w:val="en-US" w:eastAsia="zh-CN"/>
                </w:rPr>
                <w:t>9</w:t>
              </w:r>
            </w:ins>
          </w:p>
        </w:tc>
        <w:tc>
          <w:tcPr>
            <w:tcW w:w="1594" w:type="dxa"/>
            <w:vAlign w:val="center"/>
            <w:tcPrChange w:id="17039" w:author="M00032937" w:date="2024-06-28T09:46:27Z">
              <w:tcPr>
                <w:tcW w:w="840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40" w:author="M00000676" w:date="2023-12-01T14:50:21Z"/>
                <w:rFonts w:hint="default"/>
                <w:color w:val="auto"/>
                <w:lang w:val="en-US" w:eastAsia="zh-CN"/>
              </w:rPr>
            </w:pPr>
            <w:ins w:id="17041" w:author="M00000676" w:date="2023-12-01T14:50:21Z">
              <w:r>
                <w:rPr>
                  <w:rFonts w:hint="eastAsia"/>
                  <w:color w:val="auto"/>
                  <w:lang w:val="en-US" w:eastAsia="zh-CN"/>
                </w:rPr>
                <w:t>通便时长</w:t>
              </w:r>
            </w:ins>
          </w:p>
        </w:tc>
        <w:tc>
          <w:tcPr>
            <w:tcW w:w="1066" w:type="dxa"/>
            <w:vAlign w:val="center"/>
            <w:tcPrChange w:id="17042" w:author="M00032937" w:date="2024-06-28T09:46:27Z">
              <w:tcPr>
                <w:tcW w:w="82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43" w:author="M00000676" w:date="2023-12-01T14:50:21Z"/>
                <w:rFonts w:hint="eastAsia"/>
                <w:color w:val="auto"/>
                <w:highlight w:val="none"/>
                <w:lang w:val="en-US" w:eastAsia="zh-CN"/>
              </w:rPr>
            </w:pPr>
            <w:ins w:id="17044" w:author="M00000676" w:date="2023-12-01T14:50:2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4min</w:t>
              </w:r>
            </w:ins>
          </w:p>
        </w:tc>
        <w:tc>
          <w:tcPr>
            <w:tcW w:w="4439" w:type="dxa"/>
            <w:vAlign w:val="center"/>
            <w:tcPrChange w:id="17045" w:author="M00032937" w:date="2024-06-28T09:46:27Z">
              <w:tcPr>
                <w:tcW w:w="498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46" w:author="M00000676" w:date="2023-12-01T14:50:21Z"/>
                <w:rFonts w:hint="eastAsia"/>
                <w:color w:val="auto"/>
                <w:highlight w:val="none"/>
                <w:lang w:val="en-US" w:eastAsia="zh-CN"/>
              </w:rPr>
            </w:pPr>
            <w:ins w:id="17047" w:author="M00000676" w:date="2023-12-01T14:50:2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一个周期清洗时间。</w:t>
              </w:r>
            </w:ins>
          </w:p>
        </w:tc>
        <w:tc>
          <w:tcPr>
            <w:tcW w:w="1746" w:type="dxa"/>
            <w:vAlign w:val="center"/>
            <w:tcPrChange w:id="17048" w:author="M00032937" w:date="2024-06-28T09:46:27Z">
              <w:tcPr>
                <w:tcW w:w="118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49" w:author="M00000676" w:date="2023-12-01T14:50:21Z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051" w:author="M00032937" w:date="2024-06-28T09:46:2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050" w:author="M00000676" w:date="2023-12-01T14:50:21Z"/>
        </w:trPr>
        <w:tc>
          <w:tcPr>
            <w:tcW w:w="933" w:type="dxa"/>
            <w:vAlign w:val="center"/>
            <w:tcPrChange w:id="17052" w:author="M00032937" w:date="2024-06-28T09:46:27Z">
              <w:tcPr>
                <w:tcW w:w="80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53" w:author="M00000676" w:date="2023-12-01T14:50:21Z"/>
                <w:rFonts w:hint="default" w:eastAsia="宋体"/>
                <w:color w:val="auto"/>
                <w:lang w:val="en-US" w:eastAsia="zh-CN"/>
              </w:rPr>
            </w:pPr>
            <w:ins w:id="17054" w:author="M00000676" w:date="2023-12-01T17:33:44Z">
              <w:r>
                <w:rPr>
                  <w:rFonts w:hint="eastAsia"/>
                  <w:color w:val="auto"/>
                  <w:lang w:val="en-US" w:eastAsia="zh-CN"/>
                </w:rPr>
                <w:t>1</w:t>
              </w:r>
            </w:ins>
            <w:ins w:id="17055" w:author="M00000676" w:date="2023-12-01T17:33:45Z">
              <w:r>
                <w:rPr>
                  <w:rFonts w:hint="eastAsia"/>
                  <w:color w:val="auto"/>
                  <w:lang w:val="en-US" w:eastAsia="zh-CN"/>
                </w:rPr>
                <w:t>0</w:t>
              </w:r>
            </w:ins>
          </w:p>
        </w:tc>
        <w:tc>
          <w:tcPr>
            <w:tcW w:w="1594" w:type="dxa"/>
            <w:vAlign w:val="center"/>
            <w:tcPrChange w:id="17056" w:author="M00032937" w:date="2024-06-28T09:46:27Z">
              <w:tcPr>
                <w:tcW w:w="840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57" w:author="M00000676" w:date="2023-12-01T14:50:21Z"/>
                <w:rFonts w:hint="default" w:eastAsia="宋体"/>
                <w:color w:val="auto"/>
                <w:lang w:val="en-US" w:eastAsia="zh-CN"/>
              </w:rPr>
            </w:pPr>
            <w:ins w:id="17058" w:author="M00000676" w:date="2023-12-01T14:50:21Z">
              <w:r>
                <w:rPr>
                  <w:rFonts w:hint="eastAsia"/>
                  <w:color w:val="auto"/>
                  <w:lang w:val="en-US" w:eastAsia="zh-CN"/>
                </w:rPr>
                <w:t>智能臀洗/妇洗时</w:t>
              </w:r>
            </w:ins>
            <w:ins w:id="17059" w:author="M00000676" w:date="2023-12-01T17:23:14Z">
              <w:r>
                <w:rPr>
                  <w:rFonts w:hint="eastAsia"/>
                  <w:color w:val="auto"/>
                  <w:lang w:val="en-US" w:eastAsia="zh-CN"/>
                </w:rPr>
                <w:t>长</w:t>
              </w:r>
            </w:ins>
          </w:p>
        </w:tc>
        <w:tc>
          <w:tcPr>
            <w:tcW w:w="1066" w:type="dxa"/>
            <w:vAlign w:val="center"/>
            <w:tcPrChange w:id="17060" w:author="M00032937" w:date="2024-06-28T09:46:27Z">
              <w:tcPr>
                <w:tcW w:w="82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61" w:author="M00000676" w:date="2023-12-01T14:50:21Z"/>
                <w:rFonts w:hint="eastAsia"/>
                <w:color w:val="auto"/>
                <w:highlight w:val="none"/>
                <w:lang w:val="en-US" w:eastAsia="zh-CN"/>
              </w:rPr>
            </w:pPr>
            <w:ins w:id="17062" w:author="M00000676" w:date="2023-12-01T14:50:2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2+2min</w:t>
              </w:r>
            </w:ins>
          </w:p>
        </w:tc>
        <w:tc>
          <w:tcPr>
            <w:tcW w:w="4439" w:type="dxa"/>
            <w:vAlign w:val="center"/>
            <w:tcPrChange w:id="17063" w:author="M00032937" w:date="2024-06-28T09:46:27Z">
              <w:tcPr>
                <w:tcW w:w="498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64" w:author="M00000676" w:date="2023-12-01T14:50:21Z"/>
                <w:rFonts w:hint="default" w:eastAsia="宋体"/>
                <w:color w:val="auto"/>
                <w:highlight w:val="none"/>
                <w:lang w:val="en-US" w:eastAsia="zh-CN"/>
              </w:rPr>
            </w:pPr>
            <w:ins w:id="17065" w:author="M00000676" w:date="2023-12-01T14:50:2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一个周期清洗时间为2min,烘干2min。</w:t>
              </w:r>
            </w:ins>
          </w:p>
        </w:tc>
        <w:tc>
          <w:tcPr>
            <w:tcW w:w="1746" w:type="dxa"/>
            <w:vAlign w:val="center"/>
            <w:tcPrChange w:id="17066" w:author="M00032937" w:date="2024-06-28T09:46:27Z">
              <w:tcPr>
                <w:tcW w:w="118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67" w:author="M00000676" w:date="2023-12-01T14:50:21Z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069" w:author="M00032937" w:date="2024-06-28T09:46:2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068" w:author="M00000676" w:date="2023-12-01T14:50:21Z"/>
        </w:trPr>
        <w:tc>
          <w:tcPr>
            <w:tcW w:w="933" w:type="dxa"/>
            <w:vAlign w:val="center"/>
            <w:tcPrChange w:id="17070" w:author="M00032937" w:date="2024-06-28T09:46:27Z">
              <w:tcPr>
                <w:tcW w:w="80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71" w:author="M00000676" w:date="2023-12-01T14:50:21Z"/>
                <w:rFonts w:hint="default" w:eastAsia="宋体"/>
                <w:color w:val="auto"/>
                <w:lang w:val="en-US" w:eastAsia="zh-CN"/>
              </w:rPr>
            </w:pPr>
            <w:ins w:id="17072" w:author="M00000676" w:date="2023-12-01T17:33:46Z">
              <w:r>
                <w:rPr>
                  <w:rFonts w:hint="eastAsia"/>
                  <w:color w:val="auto"/>
                  <w:lang w:val="en-US" w:eastAsia="zh-CN"/>
                </w:rPr>
                <w:t>1</w:t>
              </w:r>
            </w:ins>
            <w:ins w:id="17073" w:author="M00000676" w:date="2023-12-01T17:33:47Z">
              <w:r>
                <w:rPr>
                  <w:rFonts w:hint="eastAsia"/>
                  <w:color w:val="auto"/>
                  <w:lang w:val="en-US" w:eastAsia="zh-CN"/>
                </w:rPr>
                <w:t>1</w:t>
              </w:r>
            </w:ins>
          </w:p>
        </w:tc>
        <w:tc>
          <w:tcPr>
            <w:tcW w:w="1594" w:type="dxa"/>
            <w:vAlign w:val="center"/>
            <w:tcPrChange w:id="17074" w:author="M00032937" w:date="2024-06-28T09:46:27Z">
              <w:tcPr>
                <w:tcW w:w="840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75" w:author="M00000676" w:date="2023-12-01T14:50:21Z"/>
                <w:rFonts w:hint="default" w:eastAsia="宋体"/>
                <w:color w:val="auto"/>
                <w:lang w:val="en-US" w:eastAsia="zh-CN"/>
              </w:rPr>
            </w:pPr>
            <w:ins w:id="17076" w:author="M00000676" w:date="2023-12-01T14:50:21Z">
              <w:r>
                <w:rPr>
                  <w:rFonts w:hint="eastAsia"/>
                  <w:color w:val="auto"/>
                  <w:lang w:val="en-US" w:eastAsia="zh-CN"/>
                </w:rPr>
                <w:t>暖风烘干</w:t>
              </w:r>
            </w:ins>
            <w:ins w:id="17077" w:author="M00000676" w:date="2023-12-01T17:23:19Z">
              <w:r>
                <w:rPr>
                  <w:rFonts w:hint="eastAsia"/>
                  <w:color w:val="auto"/>
                  <w:lang w:val="en-US" w:eastAsia="zh-CN"/>
                </w:rPr>
                <w:t>时长</w:t>
              </w:r>
            </w:ins>
          </w:p>
        </w:tc>
        <w:tc>
          <w:tcPr>
            <w:tcW w:w="1066" w:type="dxa"/>
            <w:vAlign w:val="center"/>
            <w:tcPrChange w:id="17078" w:author="M00032937" w:date="2024-06-28T09:46:27Z">
              <w:tcPr>
                <w:tcW w:w="82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79" w:author="M00000676" w:date="2023-12-01T14:50:21Z"/>
                <w:rFonts w:hint="eastAsia"/>
                <w:color w:val="auto"/>
                <w:highlight w:val="none"/>
                <w:lang w:val="en-US" w:eastAsia="zh-CN"/>
              </w:rPr>
            </w:pPr>
            <w:ins w:id="17080" w:author="M00000676" w:date="2023-12-01T14:50:2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2min</w:t>
              </w:r>
            </w:ins>
          </w:p>
        </w:tc>
        <w:tc>
          <w:tcPr>
            <w:tcW w:w="4439" w:type="dxa"/>
            <w:vAlign w:val="center"/>
            <w:tcPrChange w:id="17081" w:author="M00032937" w:date="2024-06-28T09:46:27Z">
              <w:tcPr>
                <w:tcW w:w="498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82" w:author="M00000676" w:date="2023-12-01T14:50:21Z"/>
                <w:rFonts w:hint="default" w:eastAsia="宋体"/>
                <w:color w:val="auto"/>
                <w:highlight w:val="none"/>
                <w:lang w:val="en-US" w:eastAsia="zh-CN"/>
              </w:rPr>
            </w:pPr>
            <w:ins w:id="17083" w:author="M00000676" w:date="2023-12-01T14:50:2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一个周期时间。</w:t>
              </w:r>
            </w:ins>
          </w:p>
        </w:tc>
        <w:tc>
          <w:tcPr>
            <w:tcW w:w="1746" w:type="dxa"/>
            <w:vAlign w:val="center"/>
            <w:tcPrChange w:id="17084" w:author="M00032937" w:date="2024-06-28T09:46:27Z">
              <w:tcPr>
                <w:tcW w:w="118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85" w:author="M00000676" w:date="2023-12-01T14:50:21Z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087" w:author="M00032937" w:date="2024-06-28T09:46:2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086" w:author="M00000676" w:date="2023-12-01T14:50:21Z"/>
        </w:trPr>
        <w:tc>
          <w:tcPr>
            <w:tcW w:w="933" w:type="dxa"/>
            <w:vAlign w:val="center"/>
            <w:tcPrChange w:id="17088" w:author="M00032937" w:date="2024-06-28T09:46:27Z">
              <w:tcPr>
                <w:tcW w:w="80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89" w:author="M00000676" w:date="2023-12-01T14:50:21Z"/>
                <w:rFonts w:hint="default"/>
                <w:color w:val="auto"/>
                <w:lang w:val="en-US" w:eastAsia="zh-CN"/>
              </w:rPr>
            </w:pPr>
            <w:ins w:id="17090" w:author="M00000676" w:date="2023-12-01T17:33:50Z">
              <w:r>
                <w:rPr>
                  <w:rFonts w:hint="eastAsia"/>
                  <w:color w:val="auto"/>
                  <w:lang w:val="en-US" w:eastAsia="zh-CN"/>
                </w:rPr>
                <w:t>12</w:t>
              </w:r>
            </w:ins>
          </w:p>
        </w:tc>
        <w:tc>
          <w:tcPr>
            <w:tcW w:w="1594" w:type="dxa"/>
            <w:vAlign w:val="center"/>
            <w:tcPrChange w:id="17091" w:author="M00032937" w:date="2024-06-28T09:46:27Z">
              <w:tcPr>
                <w:tcW w:w="840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92" w:author="M00000676" w:date="2023-12-01T14:50:21Z"/>
                <w:rFonts w:hint="default"/>
                <w:color w:val="auto"/>
                <w:lang w:val="en-US" w:eastAsia="zh-CN"/>
              </w:rPr>
            </w:pPr>
            <w:ins w:id="17093" w:author="M00000676" w:date="2023-12-01T14:50:21Z">
              <w:r>
                <w:rPr>
                  <w:rFonts w:hint="eastAsia"/>
                  <w:color w:val="auto"/>
                  <w:lang w:val="en-US" w:eastAsia="zh-CN"/>
                </w:rPr>
                <w:t>冷热按摩</w:t>
              </w:r>
            </w:ins>
            <w:ins w:id="17094" w:author="M00000676" w:date="2023-12-01T17:23:24Z">
              <w:r>
                <w:rPr>
                  <w:rFonts w:hint="eastAsia"/>
                  <w:color w:val="auto"/>
                  <w:lang w:val="en-US" w:eastAsia="zh-CN"/>
                </w:rPr>
                <w:t>时长</w:t>
              </w:r>
            </w:ins>
          </w:p>
        </w:tc>
        <w:tc>
          <w:tcPr>
            <w:tcW w:w="1066" w:type="dxa"/>
            <w:vAlign w:val="center"/>
            <w:tcPrChange w:id="17095" w:author="M00032937" w:date="2024-06-28T09:46:27Z">
              <w:tcPr>
                <w:tcW w:w="825" w:type="dxa"/>
                <w:gridSpan w:val="3"/>
                <w:vAlign w:val="center"/>
              </w:tcPr>
            </w:tcPrChange>
          </w:tcPr>
          <w:p>
            <w:pPr>
              <w:pStyle w:val="187"/>
              <w:widowControl w:val="0"/>
              <w:numPr>
                <w:ilvl w:val="0"/>
                <w:numId w:val="0"/>
              </w:numPr>
              <w:jc w:val="center"/>
              <w:rPr>
                <w:ins w:id="17096" w:author="M00000676" w:date="2023-12-01T14:50:21Z"/>
                <w:rFonts w:hint="eastAsia"/>
                <w:color w:val="auto"/>
                <w:highlight w:val="none"/>
              </w:rPr>
            </w:pPr>
          </w:p>
        </w:tc>
        <w:tc>
          <w:tcPr>
            <w:tcW w:w="4439" w:type="dxa"/>
            <w:vAlign w:val="center"/>
            <w:tcPrChange w:id="17097" w:author="M00032937" w:date="2024-06-28T09:46:27Z">
              <w:tcPr>
                <w:tcW w:w="4985" w:type="dxa"/>
                <w:gridSpan w:val="3"/>
                <w:vAlign w:val="center"/>
              </w:tcPr>
            </w:tcPrChange>
          </w:tcPr>
          <w:p>
            <w:pPr>
              <w:pStyle w:val="187"/>
              <w:widowControl w:val="0"/>
              <w:numPr>
                <w:ilvl w:val="0"/>
                <w:numId w:val="0"/>
              </w:numPr>
              <w:jc w:val="center"/>
              <w:rPr>
                <w:ins w:id="17098" w:author="M00000676" w:date="2023-12-01T14:50:21Z"/>
                <w:rFonts w:hint="eastAsia"/>
                <w:color w:val="auto"/>
                <w:highlight w:val="none"/>
                <w:lang w:val="en-US" w:eastAsia="zh-CN"/>
              </w:rPr>
            </w:pPr>
            <w:ins w:id="17099" w:author="M00000676" w:date="2023-12-01T14:50:21Z">
              <w:r>
                <w:rPr>
                  <w:rFonts w:hint="eastAsia"/>
                  <w:color w:val="auto"/>
                  <w:highlight w:val="none"/>
                </w:rPr>
                <w:t>5秒不加热</w:t>
              </w:r>
            </w:ins>
            <w:ins w:id="17100" w:author="M00000676" w:date="2023-12-01T14:50:21Z">
              <w:r>
                <w:rPr>
                  <w:color w:val="auto"/>
                  <w:highlight w:val="none"/>
                </w:rPr>
                <w:t>，</w:t>
              </w:r>
            </w:ins>
            <w:ins w:id="17101" w:author="M00000676" w:date="2023-12-01T14:50:21Z">
              <w:r>
                <w:rPr>
                  <w:rFonts w:hint="eastAsia" w:cs="宋体"/>
                  <w:color w:val="auto"/>
                  <w:highlight w:val="none"/>
                  <w:lang w:val="en-US" w:eastAsia="zh-CN"/>
                </w:rPr>
                <w:t>15</w:t>
              </w:r>
            </w:ins>
            <w:ins w:id="17102" w:author="M00000676" w:date="2023-12-01T14:50:21Z">
              <w:r>
                <w:rPr>
                  <w:rFonts w:hint="eastAsia" w:cs="宋体"/>
                  <w:color w:val="auto"/>
                  <w:highlight w:val="none"/>
                </w:rPr>
                <w:t>秒</w:t>
              </w:r>
            </w:ins>
            <w:ins w:id="17103" w:author="M00000676" w:date="2023-12-01T14:50:21Z">
              <w:r>
                <w:rPr>
                  <w:rFonts w:hint="eastAsia" w:cs="宋体"/>
                  <w:color w:val="auto"/>
                  <w:highlight w:val="none"/>
                  <w:lang w:val="en-US" w:eastAsia="zh-CN"/>
                </w:rPr>
                <w:t>中挡</w:t>
              </w:r>
            </w:ins>
            <w:ins w:id="17104" w:author="M00000676" w:date="2023-12-01T14:50:21Z">
              <w:r>
                <w:rPr>
                  <w:rFonts w:hint="eastAsia" w:cs="宋体"/>
                  <w:color w:val="auto"/>
                  <w:highlight w:val="none"/>
                </w:rPr>
                <w:t>水温加热</w:t>
              </w:r>
            </w:ins>
            <w:ins w:id="17105" w:author="M00000676" w:date="2023-12-01T14:50:21Z">
              <w:r>
                <w:rPr>
                  <w:rFonts w:hint="eastAsia" w:cs="宋体"/>
                  <w:color w:val="auto"/>
                  <w:highlight w:val="none"/>
                  <w:lang w:eastAsia="zh-CN"/>
                </w:rPr>
                <w:t>。</w:t>
              </w:r>
            </w:ins>
          </w:p>
        </w:tc>
        <w:tc>
          <w:tcPr>
            <w:tcW w:w="1746" w:type="dxa"/>
            <w:vAlign w:val="center"/>
            <w:tcPrChange w:id="17106" w:author="M00032937" w:date="2024-06-28T09:46:27Z">
              <w:tcPr>
                <w:tcW w:w="118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107" w:author="M00000676" w:date="2023-12-01T14:50:21Z"/>
                <w:rFonts w:hint="default" w:eastAsia="宋体"/>
                <w:color w:val="auto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109" w:author="M00032937" w:date="2024-06-28T09:46:2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108" w:author="M00000676" w:date="2023-12-01T14:50:21Z"/>
        </w:trPr>
        <w:tc>
          <w:tcPr>
            <w:tcW w:w="933" w:type="dxa"/>
            <w:vAlign w:val="center"/>
            <w:tcPrChange w:id="17110" w:author="M00032937" w:date="2024-06-28T09:46:27Z">
              <w:tcPr>
                <w:tcW w:w="80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111" w:author="M00000676" w:date="2023-12-01T14:50:21Z"/>
                <w:rFonts w:hint="default"/>
                <w:color w:val="auto"/>
                <w:lang w:val="en-US" w:eastAsia="zh-CN"/>
              </w:rPr>
            </w:pPr>
            <w:ins w:id="17112" w:author="M00000676" w:date="2023-12-01T17:33:52Z">
              <w:r>
                <w:rPr>
                  <w:rFonts w:hint="eastAsia"/>
                  <w:color w:val="auto"/>
                  <w:lang w:val="en-US" w:eastAsia="zh-CN"/>
                </w:rPr>
                <w:t>13</w:t>
              </w:r>
            </w:ins>
          </w:p>
        </w:tc>
        <w:tc>
          <w:tcPr>
            <w:tcW w:w="1594" w:type="dxa"/>
            <w:vAlign w:val="center"/>
            <w:tcPrChange w:id="17113" w:author="M00032937" w:date="2024-06-28T09:46:27Z">
              <w:tcPr>
                <w:tcW w:w="840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114" w:author="M00000676" w:date="2023-12-01T14:50:21Z"/>
                <w:rFonts w:hint="default"/>
                <w:color w:val="auto"/>
                <w:lang w:val="en-US" w:eastAsia="zh-CN"/>
              </w:rPr>
            </w:pPr>
            <w:ins w:id="17115" w:author="M00000676" w:date="2023-12-01T14:50:21Z">
              <w:r>
                <w:rPr>
                  <w:rFonts w:hint="eastAsia"/>
                  <w:color w:val="auto"/>
                  <w:lang w:val="en-US" w:eastAsia="zh-CN"/>
                </w:rPr>
                <w:t>管位伸缩时</w:t>
              </w:r>
            </w:ins>
            <w:ins w:id="17116" w:author="M00000676" w:date="2023-12-01T17:35:06Z">
              <w:r>
                <w:rPr>
                  <w:rFonts w:hint="eastAsia"/>
                  <w:color w:val="auto"/>
                  <w:lang w:val="en-US" w:eastAsia="zh-CN"/>
                </w:rPr>
                <w:t>长</w:t>
              </w:r>
            </w:ins>
          </w:p>
        </w:tc>
        <w:tc>
          <w:tcPr>
            <w:tcW w:w="1066" w:type="dxa"/>
            <w:vAlign w:val="center"/>
            <w:tcPrChange w:id="17117" w:author="M00032937" w:date="2024-06-28T09:46:27Z">
              <w:tcPr>
                <w:tcW w:w="82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118" w:author="M00000676" w:date="2023-12-01T14:50:21Z"/>
                <w:rFonts w:hint="default"/>
                <w:color w:val="auto"/>
                <w:highlight w:val="none"/>
                <w:lang w:val="en-US" w:eastAsia="zh-CN"/>
              </w:rPr>
            </w:pPr>
            <w:ins w:id="17119" w:author="M00000676" w:date="2023-12-01T17:34:52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＜</w:t>
              </w:r>
            </w:ins>
            <w:ins w:id="17120" w:author="M00000676" w:date="2023-12-01T17:34:54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8</w:t>
              </w:r>
            </w:ins>
            <w:ins w:id="17121" w:author="M00000676" w:date="2023-12-01T17:34:56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s</w:t>
              </w:r>
            </w:ins>
          </w:p>
        </w:tc>
        <w:tc>
          <w:tcPr>
            <w:tcW w:w="4439" w:type="dxa"/>
            <w:vAlign w:val="center"/>
            <w:tcPrChange w:id="17122" w:author="M00032937" w:date="2024-06-28T09:46:27Z">
              <w:tcPr>
                <w:tcW w:w="498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123" w:author="M00000676" w:date="2023-12-01T14:50:21Z"/>
                <w:rFonts w:hint="default"/>
                <w:color w:val="auto"/>
                <w:highlight w:val="none"/>
                <w:lang w:val="en-US" w:eastAsia="zh-CN"/>
              </w:rPr>
            </w:pPr>
            <w:ins w:id="17124" w:author="M00000676" w:date="2023-12-01T14:50:2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&lt;8s</w:t>
              </w:r>
            </w:ins>
          </w:p>
        </w:tc>
        <w:tc>
          <w:tcPr>
            <w:tcW w:w="1746" w:type="dxa"/>
            <w:vAlign w:val="center"/>
            <w:tcPrChange w:id="17125" w:author="M00032937" w:date="2024-06-28T09:46:27Z">
              <w:tcPr>
                <w:tcW w:w="118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126" w:author="M00000676" w:date="2023-12-01T14:50:21Z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128" w:author="M00032937" w:date="2024-06-28T09:46:2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127" w:author="M00000676" w:date="2023-12-01T14:50:21Z"/>
        </w:trPr>
        <w:tc>
          <w:tcPr>
            <w:tcW w:w="933" w:type="dxa"/>
            <w:vAlign w:val="center"/>
            <w:tcPrChange w:id="17129" w:author="M00032937" w:date="2024-06-28T09:46:27Z">
              <w:tcPr>
                <w:tcW w:w="80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130" w:author="M00000676" w:date="2023-12-01T14:50:21Z"/>
                <w:rFonts w:hint="default"/>
                <w:color w:val="auto"/>
                <w:lang w:val="en-US" w:eastAsia="zh-CN"/>
              </w:rPr>
            </w:pPr>
            <w:ins w:id="17131" w:author="M00000676" w:date="2023-12-01T14:50:21Z">
              <w:r>
                <w:rPr>
                  <w:rFonts w:hint="eastAsia"/>
                  <w:color w:val="auto"/>
                  <w:lang w:val="en-US" w:eastAsia="zh-CN"/>
                </w:rPr>
                <w:t>1</w:t>
              </w:r>
            </w:ins>
            <w:ins w:id="17132" w:author="M00000676" w:date="2023-12-01T17:33:54Z">
              <w:r>
                <w:rPr>
                  <w:rFonts w:hint="eastAsia"/>
                  <w:color w:val="auto"/>
                  <w:lang w:val="en-US" w:eastAsia="zh-CN"/>
                </w:rPr>
                <w:t>4</w:t>
              </w:r>
            </w:ins>
          </w:p>
        </w:tc>
        <w:tc>
          <w:tcPr>
            <w:tcW w:w="1594" w:type="dxa"/>
            <w:vAlign w:val="center"/>
            <w:tcPrChange w:id="17133" w:author="M00032937" w:date="2024-06-28T09:46:27Z">
              <w:tcPr>
                <w:tcW w:w="840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134" w:author="M00000676" w:date="2023-12-01T14:50:21Z"/>
                <w:rFonts w:hint="default"/>
                <w:color w:val="auto"/>
                <w:lang w:val="en-US" w:eastAsia="zh-CN"/>
              </w:rPr>
            </w:pPr>
            <w:ins w:id="17135" w:author="M00000676" w:date="2023-12-01T14:50:21Z">
              <w:r>
                <w:rPr>
                  <w:rFonts w:hint="eastAsia"/>
                  <w:color w:val="auto"/>
                  <w:lang w:val="en-US" w:eastAsia="zh-CN"/>
                </w:rPr>
                <w:t>喷嘴清洗</w:t>
              </w:r>
            </w:ins>
            <w:ins w:id="17136" w:author="M00000676" w:date="2023-12-01T17:23:31Z">
              <w:r>
                <w:rPr>
                  <w:rFonts w:hint="eastAsia"/>
                  <w:color w:val="auto"/>
                  <w:lang w:val="en-US" w:eastAsia="zh-CN"/>
                </w:rPr>
                <w:t>时长</w:t>
              </w:r>
            </w:ins>
          </w:p>
        </w:tc>
        <w:tc>
          <w:tcPr>
            <w:tcW w:w="1066" w:type="dxa"/>
            <w:vAlign w:val="center"/>
            <w:tcPrChange w:id="17137" w:author="M00032937" w:date="2024-06-28T09:46:27Z">
              <w:tcPr>
                <w:tcW w:w="82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138" w:author="M00000676" w:date="2023-12-01T14:50:21Z"/>
                <w:rFonts w:hint="default"/>
                <w:color w:val="auto"/>
                <w:highlight w:val="none"/>
                <w:lang w:val="en-US" w:eastAsia="zh-CN"/>
              </w:rPr>
            </w:pPr>
            <w:ins w:id="17139" w:author="M00000676" w:date="2023-12-01T14:50:2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4min</w:t>
              </w:r>
            </w:ins>
          </w:p>
        </w:tc>
        <w:tc>
          <w:tcPr>
            <w:tcW w:w="4439" w:type="dxa"/>
            <w:vAlign w:val="center"/>
            <w:tcPrChange w:id="17140" w:author="M00032937" w:date="2024-06-28T09:46:27Z">
              <w:tcPr>
                <w:tcW w:w="498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141" w:author="M00000676" w:date="2023-12-01T14:50:21Z"/>
                <w:rFonts w:hint="default"/>
                <w:color w:val="auto"/>
                <w:highlight w:val="none"/>
                <w:lang w:val="en-US" w:eastAsia="zh-CN"/>
              </w:rPr>
            </w:pPr>
            <w:ins w:id="17142" w:author="M00000676" w:date="2023-12-01T14:50:2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一个周期清洗时间。</w:t>
              </w:r>
            </w:ins>
          </w:p>
        </w:tc>
        <w:tc>
          <w:tcPr>
            <w:tcW w:w="1746" w:type="dxa"/>
            <w:vAlign w:val="center"/>
            <w:tcPrChange w:id="17143" w:author="M00032937" w:date="2024-06-28T09:46:27Z">
              <w:tcPr>
                <w:tcW w:w="118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144" w:author="M00000676" w:date="2023-12-01T14:50:21Z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146" w:author="M00032937" w:date="2024-06-28T09:46:2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145" w:author="M00000676" w:date="2023-12-01T14:50:21Z"/>
        </w:trPr>
        <w:tc>
          <w:tcPr>
            <w:tcW w:w="933" w:type="dxa"/>
            <w:vAlign w:val="center"/>
            <w:tcPrChange w:id="17147" w:author="M00032937" w:date="2024-06-28T09:46:27Z">
              <w:tcPr>
                <w:tcW w:w="80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148" w:author="M00000676" w:date="2023-12-01T14:50:21Z"/>
                <w:rFonts w:hint="default"/>
                <w:color w:val="auto"/>
                <w:lang w:val="en-US" w:eastAsia="zh-CN"/>
              </w:rPr>
            </w:pPr>
            <w:ins w:id="17149" w:author="M00000676" w:date="2023-12-01T17:33:56Z">
              <w:r>
                <w:rPr>
                  <w:rFonts w:hint="eastAsia"/>
                  <w:color w:val="auto"/>
                  <w:lang w:val="en-US" w:eastAsia="zh-CN"/>
                </w:rPr>
                <w:t>1</w:t>
              </w:r>
            </w:ins>
            <w:ins w:id="17150" w:author="M00000676" w:date="2023-12-01T17:33:57Z">
              <w:r>
                <w:rPr>
                  <w:rFonts w:hint="eastAsia"/>
                  <w:color w:val="auto"/>
                  <w:lang w:val="en-US" w:eastAsia="zh-CN"/>
                </w:rPr>
                <w:t>5</w:t>
              </w:r>
            </w:ins>
          </w:p>
        </w:tc>
        <w:tc>
          <w:tcPr>
            <w:tcW w:w="1594" w:type="dxa"/>
            <w:vAlign w:val="center"/>
            <w:tcPrChange w:id="17151" w:author="M00032937" w:date="2024-06-28T09:46:27Z">
              <w:tcPr>
                <w:tcW w:w="840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152" w:author="M00000676" w:date="2023-12-01T14:50:21Z"/>
                <w:rFonts w:hint="default"/>
                <w:strike w:val="0"/>
                <w:dstrike w:val="0"/>
                <w:color w:val="auto"/>
                <w:lang w:val="en-US" w:eastAsia="zh-CN"/>
              </w:rPr>
            </w:pPr>
            <w:ins w:id="17153" w:author="M00000676" w:date="2023-12-01T17:36:29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t>开启</w:t>
              </w:r>
            </w:ins>
            <w:ins w:id="17154" w:author="M00000676" w:date="2023-12-01T14:50:21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t>除臭时间</w:t>
              </w:r>
            </w:ins>
          </w:p>
        </w:tc>
        <w:tc>
          <w:tcPr>
            <w:tcW w:w="1066" w:type="dxa"/>
            <w:vAlign w:val="center"/>
            <w:tcPrChange w:id="17155" w:author="M00032937" w:date="2024-06-28T09:46:27Z">
              <w:tcPr>
                <w:tcW w:w="82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156" w:author="M00000676" w:date="2023-12-01T14:50:21Z"/>
                <w:rFonts w:hint="default"/>
                <w:strike w:val="0"/>
                <w:dstrike w:val="0"/>
                <w:color w:val="auto"/>
                <w:highlight w:val="none"/>
                <w:lang w:val="en-US" w:eastAsia="zh-CN"/>
              </w:rPr>
            </w:pPr>
          </w:p>
        </w:tc>
        <w:tc>
          <w:tcPr>
            <w:tcW w:w="4439" w:type="dxa"/>
            <w:vAlign w:val="center"/>
            <w:tcPrChange w:id="17157" w:author="M00032937" w:date="2024-06-28T09:46:27Z">
              <w:tcPr>
                <w:tcW w:w="498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158" w:author="M00000676" w:date="2023-12-01T14:50:21Z"/>
                <w:rFonts w:hint="default"/>
                <w:strike w:val="0"/>
                <w:dstrike w:val="0"/>
                <w:color w:val="auto"/>
                <w:highlight w:val="none"/>
                <w:lang w:val="en-US" w:eastAsia="zh-CN"/>
              </w:rPr>
            </w:pPr>
            <w:ins w:id="17159" w:author="M00000676" w:date="2023-12-01T17:36:43Z">
              <w:r>
                <w:rPr>
                  <w:rFonts w:hint="eastAsia"/>
                  <w:strike w:val="0"/>
                  <w:dstrike w:val="0"/>
                  <w:color w:val="auto"/>
                  <w:highlight w:val="none"/>
                  <w:lang w:val="en-US" w:eastAsia="zh-CN"/>
                </w:rPr>
                <w:t>进入</w:t>
              </w:r>
            </w:ins>
            <w:ins w:id="17160" w:author="M00000676" w:date="2023-12-01T17:36:44Z">
              <w:r>
                <w:rPr>
                  <w:rFonts w:hint="eastAsia"/>
                  <w:strike w:val="0"/>
                  <w:dstrike w:val="0"/>
                  <w:color w:val="auto"/>
                  <w:highlight w:val="none"/>
                  <w:lang w:val="en-US" w:eastAsia="zh-CN"/>
                </w:rPr>
                <w:t>着坐</w:t>
              </w:r>
            </w:ins>
            <w:ins w:id="17161" w:author="M00000676" w:date="2023-12-01T17:37:39Z">
              <w:r>
                <w:rPr>
                  <w:rFonts w:hint="eastAsia"/>
                  <w:strike w:val="0"/>
                  <w:dstrike w:val="0"/>
                  <w:color w:val="auto"/>
                  <w:highlight w:val="none"/>
                  <w:lang w:val="en-US" w:eastAsia="zh-CN"/>
                </w:rPr>
                <w:t>状态</w:t>
              </w:r>
            </w:ins>
            <w:ins w:id="17162" w:author="M00000676" w:date="2023-12-01T17:36:50Z">
              <w:r>
                <w:rPr>
                  <w:rFonts w:hint="eastAsia"/>
                  <w:strike w:val="0"/>
                  <w:dstrike w:val="0"/>
                  <w:color w:val="auto"/>
                  <w:highlight w:val="none"/>
                  <w:lang w:val="en-US" w:eastAsia="zh-CN"/>
                </w:rPr>
                <w:t>，</w:t>
              </w:r>
            </w:ins>
            <w:ins w:id="17163" w:author="M00000676" w:date="2023-12-01T17:36:52Z">
              <w:r>
                <w:rPr>
                  <w:rFonts w:hint="eastAsia"/>
                  <w:strike w:val="0"/>
                  <w:dstrike w:val="0"/>
                  <w:color w:val="auto"/>
                  <w:highlight w:val="none"/>
                  <w:lang w:val="en-US" w:eastAsia="zh-CN"/>
                </w:rPr>
                <w:t>立即</w:t>
              </w:r>
            </w:ins>
            <w:ins w:id="17164" w:author="M00000676" w:date="2023-12-01T17:36:53Z">
              <w:r>
                <w:rPr>
                  <w:rFonts w:hint="eastAsia"/>
                  <w:strike w:val="0"/>
                  <w:dstrike w:val="0"/>
                  <w:color w:val="auto"/>
                  <w:highlight w:val="none"/>
                  <w:lang w:val="en-US" w:eastAsia="zh-CN"/>
                </w:rPr>
                <w:t>开启。</w:t>
              </w:r>
            </w:ins>
          </w:p>
        </w:tc>
        <w:tc>
          <w:tcPr>
            <w:tcW w:w="1746" w:type="dxa"/>
            <w:vAlign w:val="center"/>
            <w:tcPrChange w:id="17165" w:author="M00032937" w:date="2024-06-28T09:46:27Z">
              <w:tcPr>
                <w:tcW w:w="118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166" w:author="M00000676" w:date="2023-12-01T14:50:21Z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168" w:author="M00032937" w:date="2024-06-28T09:46:2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jc w:val="center"/>
          <w:ins w:id="17167" w:author="M00000676" w:date="2023-12-01T17:36:16Z"/>
          <w:trPrChange w:id="17168" w:author="M00032937" w:date="2024-06-28T09:46:27Z">
            <w:trPr>
              <w:gridAfter w:val="6"/>
              <w:wAfter w:w="6604" w:type="dxa"/>
            </w:trPr>
          </w:trPrChange>
        </w:trPr>
        <w:tc>
          <w:tcPr>
            <w:tcW w:w="933" w:type="dxa"/>
            <w:vAlign w:val="center"/>
            <w:tcPrChange w:id="17169" w:author="M00032937" w:date="2024-06-28T09:46:27Z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ins w:id="17170" w:author="M00000676" w:date="2023-12-01T17:36:16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auto"/>
                <w:lang w:val="en-US" w:eastAsia="zh-CN"/>
              </w:rPr>
              <w:t>15</w:t>
            </w:r>
          </w:p>
        </w:tc>
        <w:tc>
          <w:tcPr>
            <w:tcW w:w="1594" w:type="dxa"/>
            <w:vAlign w:val="center"/>
            <w:tcPrChange w:id="17171" w:author="M00032937" w:date="2024-06-28T09:46:27Z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ins w:id="17172" w:author="M00000676" w:date="2023-12-01T17:36:16Z"/>
                <w:rFonts w:hint="eastAsia" w:ascii="宋体" w:hAnsi="宋体" w:eastAsia="宋体" w:cs="Times New Roman"/>
                <w:strike w:val="0"/>
                <w:dstrike w:val="0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trike w:val="0"/>
                <w:dstrike w:val="0"/>
                <w:color w:val="auto"/>
                <w:lang w:val="en-US" w:eastAsia="zh-CN"/>
              </w:rPr>
              <w:t>关闭除臭时间</w:t>
            </w:r>
          </w:p>
        </w:tc>
        <w:tc>
          <w:tcPr>
            <w:tcW w:w="1066" w:type="dxa"/>
            <w:vAlign w:val="center"/>
            <w:tcPrChange w:id="17173" w:author="M00032937" w:date="2024-06-28T09:46:27Z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ins w:id="17174" w:author="M00000676" w:date="2023-12-01T17:36:16Z"/>
                <w:rFonts w:hint="eastAsia" w:ascii="宋体" w:hAnsi="宋体" w:eastAsia="宋体" w:cs="Times New Roman"/>
                <w:strike w:val="0"/>
                <w:dstrike w:val="0"/>
                <w:color w:val="auto"/>
                <w:kern w:val="2"/>
                <w:sz w:val="21"/>
                <w:szCs w:val="21"/>
                <w:highlight w:val="none"/>
                <w:lang w:val="en-US" w:eastAsia="zh-CN" w:bidi="ar-SA"/>
              </w:rPr>
            </w:pPr>
            <w:r>
              <w:rPr>
                <w:rFonts w:hint="eastAsia"/>
                <w:strike w:val="0"/>
                <w:dstrike w:val="0"/>
                <w:color w:val="auto"/>
                <w:highlight w:val="none"/>
                <w:lang w:val="en-US" w:eastAsia="zh-CN"/>
              </w:rPr>
              <w:t>4s</w:t>
            </w:r>
          </w:p>
        </w:tc>
        <w:tc>
          <w:tcPr>
            <w:tcW w:w="4439" w:type="dxa"/>
            <w:vAlign w:val="center"/>
            <w:tcPrChange w:id="17175" w:author="M00032937" w:date="2024-06-28T09:46:27Z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ins w:id="17176" w:author="M00000676" w:date="2023-12-01T17:36:16Z"/>
                <w:rFonts w:hint="eastAsia" w:ascii="宋体" w:hAnsi="宋体" w:eastAsia="宋体" w:cs="Times New Roman"/>
                <w:strike w:val="0"/>
                <w:dstrike w:val="0"/>
                <w:color w:val="auto"/>
                <w:kern w:val="2"/>
                <w:sz w:val="21"/>
                <w:szCs w:val="21"/>
                <w:highlight w:val="none"/>
                <w:lang w:val="en-US" w:eastAsia="zh-CN" w:bidi="ar-SA"/>
              </w:rPr>
            </w:pPr>
            <w:ins w:id="17177" w:author="M00000676" w:date="2023-12-01T17:37:47Z">
              <w:r>
                <w:rPr>
                  <w:rFonts w:hint="eastAsia"/>
                  <w:strike w:val="0"/>
                  <w:dstrike w:val="0"/>
                  <w:color w:val="auto"/>
                  <w:highlight w:val="none"/>
                  <w:lang w:val="en-US" w:eastAsia="zh-CN"/>
                </w:rPr>
                <w:t>进入</w:t>
              </w:r>
            </w:ins>
            <w:del w:id="17178" w:author="M00000676" w:date="2023-12-01T17:37:11Z">
              <w:r>
                <w:rPr>
                  <w:rFonts w:hint="eastAsia"/>
                  <w:strike w:val="0"/>
                  <w:dstrike w:val="0"/>
                  <w:color w:val="auto"/>
                  <w:highlight w:val="none"/>
                  <w:lang w:val="en-US" w:eastAsia="zh-CN"/>
                </w:rPr>
                <w:delText>着座后自动开启，</w:delText>
              </w:r>
            </w:del>
            <w:r>
              <w:rPr>
                <w:rFonts w:hint="eastAsia"/>
                <w:strike w:val="0"/>
                <w:dstrike w:val="0"/>
                <w:color w:val="auto"/>
                <w:highlight w:val="none"/>
                <w:lang w:val="en-US" w:eastAsia="zh-CN"/>
              </w:rPr>
              <w:t>离座</w:t>
            </w:r>
            <w:del w:id="17179" w:author="M00000676" w:date="2023-12-01T17:37:49Z">
              <w:r>
                <w:rPr>
                  <w:rFonts w:hint="default"/>
                  <w:strike w:val="0"/>
                  <w:dstrike w:val="0"/>
                  <w:color w:val="auto"/>
                  <w:highlight w:val="none"/>
                  <w:lang w:val="en-US" w:eastAsia="zh-CN"/>
                </w:rPr>
                <w:delText>后</w:delText>
              </w:r>
            </w:del>
            <w:ins w:id="17180" w:author="M00000676" w:date="2023-12-01T17:37:51Z">
              <w:r>
                <w:rPr>
                  <w:rFonts w:hint="eastAsia"/>
                  <w:strike w:val="0"/>
                  <w:dstrike w:val="0"/>
                  <w:color w:val="auto"/>
                  <w:highlight w:val="none"/>
                  <w:lang w:val="en-US" w:eastAsia="zh-CN"/>
                </w:rPr>
                <w:t>状态</w:t>
              </w:r>
            </w:ins>
            <w:ins w:id="17181" w:author="M00000676" w:date="2023-12-01T17:37:19Z">
              <w:r>
                <w:rPr>
                  <w:rFonts w:hint="eastAsia"/>
                  <w:strike w:val="0"/>
                  <w:dstrike w:val="0"/>
                  <w:color w:val="auto"/>
                  <w:highlight w:val="none"/>
                  <w:lang w:val="en-US" w:eastAsia="zh-CN"/>
                </w:rPr>
                <w:t>，</w:t>
              </w:r>
            </w:ins>
            <w:r>
              <w:rPr>
                <w:rFonts w:hint="eastAsia"/>
                <w:strike w:val="0"/>
                <w:dstrike w:val="0"/>
                <w:color w:val="auto"/>
                <w:highlight w:val="none"/>
                <w:lang w:val="en-US" w:eastAsia="zh-CN"/>
              </w:rPr>
              <w:t>延迟4s关闭。</w:t>
            </w:r>
          </w:p>
        </w:tc>
        <w:tc>
          <w:tcPr>
            <w:tcW w:w="1746" w:type="dxa"/>
            <w:vAlign w:val="center"/>
            <w:tcPrChange w:id="17182" w:author="M00032937" w:date="2024-06-28T09:46:27Z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ins w:id="17183" w:author="M00000676" w:date="2023-12-01T17:36:16Z"/>
                <w:rFonts w:ascii="宋体" w:hAnsi="宋体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185" w:author="M00032937" w:date="2024-06-28T09:46:2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401" w:hRule="atLeast"/>
          <w:jc w:val="center"/>
          <w:ins w:id="17184" w:author="M00000676" w:date="2023-12-01T14:50:21Z"/>
          <w:trPrChange w:id="17185" w:author="M00032937" w:date="2024-06-28T09:46:27Z">
            <w:trPr>
              <w:trHeight w:val="401" w:hRule="atLeast"/>
            </w:trPr>
          </w:trPrChange>
        </w:trPr>
        <w:tc>
          <w:tcPr>
            <w:tcW w:w="933" w:type="dxa"/>
            <w:vAlign w:val="center"/>
            <w:tcPrChange w:id="17186" w:author="M00032937" w:date="2024-06-28T09:46:27Z">
              <w:tcPr>
                <w:tcW w:w="80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187" w:author="M00000676" w:date="2023-12-01T14:50:21Z"/>
                <w:rFonts w:hint="default"/>
                <w:color w:val="auto"/>
                <w:lang w:val="en-US" w:eastAsia="zh-CN"/>
              </w:rPr>
            </w:pPr>
            <w:ins w:id="17188" w:author="M00000676" w:date="2023-12-01T14:50:21Z">
              <w:r>
                <w:rPr>
                  <w:rFonts w:hint="eastAsia"/>
                  <w:color w:val="auto"/>
                  <w:lang w:val="en-US" w:eastAsia="zh-CN"/>
                </w:rPr>
                <w:t>1</w:t>
              </w:r>
            </w:ins>
            <w:ins w:id="17189" w:author="M00000676" w:date="2023-12-01T17:33:59Z">
              <w:r>
                <w:rPr>
                  <w:rFonts w:hint="eastAsia"/>
                  <w:color w:val="auto"/>
                  <w:lang w:val="en-US" w:eastAsia="zh-CN"/>
                </w:rPr>
                <w:t>6</w:t>
              </w:r>
            </w:ins>
          </w:p>
        </w:tc>
        <w:tc>
          <w:tcPr>
            <w:tcW w:w="1594" w:type="dxa"/>
            <w:vAlign w:val="center"/>
            <w:tcPrChange w:id="17190" w:author="M00032937" w:date="2024-06-28T09:46:27Z">
              <w:tcPr>
                <w:tcW w:w="840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191" w:author="M00000676" w:date="2023-12-01T14:50:21Z"/>
                <w:rFonts w:hint="default"/>
                <w:strike w:val="0"/>
                <w:dstrike w:val="0"/>
                <w:color w:val="auto"/>
                <w:lang w:val="en-US" w:eastAsia="zh-CN"/>
              </w:rPr>
            </w:pPr>
            <w:ins w:id="17192" w:author="M00000676" w:date="2023-12-01T14:50:21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t>商务模式</w:t>
              </w:r>
            </w:ins>
          </w:p>
        </w:tc>
        <w:tc>
          <w:tcPr>
            <w:tcW w:w="1066" w:type="dxa"/>
            <w:vAlign w:val="center"/>
            <w:tcPrChange w:id="17193" w:author="M00032937" w:date="2024-06-28T09:46:27Z">
              <w:tcPr>
                <w:tcW w:w="82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194" w:author="M00000676" w:date="2023-12-01T14:50:21Z"/>
                <w:rFonts w:hint="default"/>
                <w:strike w:val="0"/>
                <w:dstrike w:val="0"/>
                <w:color w:val="auto"/>
                <w:lang w:val="en-US" w:eastAsia="zh-CN"/>
              </w:rPr>
            </w:pPr>
            <w:ins w:id="17195" w:author="M00000676" w:date="2023-12-01T17:23:47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t>2</w:t>
              </w:r>
            </w:ins>
            <w:ins w:id="17196" w:author="M00000676" w:date="2023-12-01T17:23:48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t>4</w:t>
              </w:r>
            </w:ins>
            <w:ins w:id="17197" w:author="M00000676" w:date="2023-12-01T17:23:50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t>H</w:t>
              </w:r>
            </w:ins>
          </w:p>
        </w:tc>
        <w:tc>
          <w:tcPr>
            <w:tcW w:w="4439" w:type="dxa"/>
            <w:vAlign w:val="center"/>
            <w:tcPrChange w:id="17198" w:author="M00032937" w:date="2024-06-28T09:46:27Z">
              <w:tcPr>
                <w:tcW w:w="498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199" w:author="M00000676" w:date="2023-12-01T17:25:13Z"/>
                <w:rFonts w:hint="eastAsia"/>
                <w:strike w:val="0"/>
                <w:dstrike w:val="0"/>
                <w:color w:val="auto"/>
                <w:lang w:val="en-US" w:eastAsia="zh-CN"/>
              </w:rPr>
            </w:pPr>
            <w:ins w:id="17200" w:author="M00000676" w:date="2023-12-01T17:24:11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t>持续</w:t>
              </w:r>
            </w:ins>
            <w:ins w:id="17201" w:author="M00000676" w:date="2023-12-01T14:50:21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t>24小时</w:t>
              </w:r>
            </w:ins>
            <w:ins w:id="17202" w:author="M00000676" w:date="2023-12-01T17:24:20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t>，</w:t>
              </w:r>
            </w:ins>
            <w:ins w:id="17203" w:author="M00000676" w:date="2023-12-01T17:24:22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t>无</w:t>
              </w:r>
            </w:ins>
            <w:ins w:id="17204" w:author="M00000676" w:date="2023-12-01T17:24:29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t>任何</w:t>
              </w:r>
            </w:ins>
            <w:ins w:id="17205" w:author="M00000676" w:date="2023-12-01T17:24:39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t>旋钮</w:t>
              </w:r>
            </w:ins>
            <w:ins w:id="17206" w:author="M00000676" w:date="2023-12-01T17:24:41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t>、</w:t>
              </w:r>
            </w:ins>
            <w:ins w:id="17207" w:author="M00000676" w:date="2023-12-01T17:24:42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t>按键、</w:t>
              </w:r>
            </w:ins>
            <w:ins w:id="17208" w:author="M00000676" w:date="2023-12-01T17:24:44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t>脚踢</w:t>
              </w:r>
            </w:ins>
            <w:ins w:id="17209" w:author="M00000676" w:date="2023-12-01T17:24:47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t>、</w:t>
              </w:r>
            </w:ins>
            <w:ins w:id="17210" w:author="M00000676" w:date="2023-12-01T17:24:53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t>遥控</w:t>
              </w:r>
            </w:ins>
            <w:ins w:id="17211" w:author="M00000676" w:date="2023-12-01T17:24:54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t>、</w:t>
              </w:r>
            </w:ins>
            <w:ins w:id="17212" w:author="M00000676" w:date="2023-12-01T17:24:56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t>着坐</w:t>
              </w:r>
            </w:ins>
            <w:ins w:id="17213" w:author="M00000676" w:date="2023-12-01T17:24:59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t>操作</w:t>
              </w:r>
            </w:ins>
            <w:ins w:id="17214" w:author="M00000676" w:date="2023-12-01T17:25:01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t>进入</w:t>
              </w:r>
            </w:ins>
            <w:ins w:id="17215" w:author="M00000676" w:date="2023-12-01T17:25:18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t>。</w:t>
              </w:r>
            </w:ins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216" w:author="M00000676" w:date="2023-12-01T14:50:21Z"/>
                <w:rFonts w:hint="default"/>
                <w:strike w:val="0"/>
                <w:dstrike w:val="0"/>
                <w:color w:val="auto"/>
                <w:lang w:val="en-US" w:eastAsia="zh-CN"/>
              </w:rPr>
            </w:pPr>
            <w:ins w:id="17217" w:author="M00000676" w:date="2023-12-01T17:25:27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t>微波</w:t>
              </w:r>
            </w:ins>
            <w:ins w:id="17218" w:author="M00000676" w:date="2023-12-01T17:25:58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t>信号</w:t>
              </w:r>
            </w:ins>
            <w:ins w:id="17219" w:author="M00000676" w:date="2023-12-01T17:26:09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t>不</w:t>
              </w:r>
            </w:ins>
            <w:ins w:id="17220" w:author="M00000676" w:date="2023-12-01T17:26:10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t>做</w:t>
              </w:r>
            </w:ins>
            <w:ins w:id="17221" w:author="M00000676" w:date="2023-12-01T17:26:21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t>判断</w:t>
              </w:r>
            </w:ins>
          </w:p>
        </w:tc>
        <w:tc>
          <w:tcPr>
            <w:tcW w:w="1746" w:type="dxa"/>
            <w:vAlign w:val="center"/>
            <w:tcPrChange w:id="17222" w:author="M00032937" w:date="2024-06-28T09:46:27Z">
              <w:tcPr>
                <w:tcW w:w="118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223" w:author="M00000676" w:date="2023-12-01T14:50:21Z"/>
                <w:rFonts w:hint="default" w:eastAsia="宋体"/>
                <w:color w:val="auto"/>
                <w:lang w:val="en-US" w:eastAsia="zh-CN"/>
              </w:rPr>
            </w:pPr>
            <w:ins w:id="17224" w:author="M00000676" w:date="2023-12-01T14:50:21Z">
              <w:r>
                <w:rPr>
                  <w:rFonts w:hint="eastAsia"/>
                  <w:color w:val="auto"/>
                  <w:lang w:val="en-US" w:eastAsia="zh-CN"/>
                </w:rPr>
                <w:t>任意键</w:t>
              </w:r>
            </w:ins>
            <w:ins w:id="17225" w:author="M00000676" w:date="2023-12-01T17:23:42Z">
              <w:r>
                <w:rPr>
                  <w:rFonts w:hint="eastAsia"/>
                  <w:color w:val="auto"/>
                  <w:lang w:val="en-US" w:eastAsia="zh-CN"/>
                </w:rPr>
                <w:t>可</w:t>
              </w:r>
            </w:ins>
            <w:ins w:id="17226" w:author="M00000676" w:date="2023-12-01T14:50:21Z">
              <w:r>
                <w:rPr>
                  <w:rFonts w:hint="eastAsia"/>
                  <w:color w:val="auto"/>
                  <w:lang w:val="en-US" w:eastAsia="zh-CN"/>
                </w:rPr>
                <w:t>唤醒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228" w:author="M00032937" w:date="2024-06-28T09:46:2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373" w:hRule="atLeast"/>
          <w:jc w:val="center"/>
          <w:ins w:id="17227" w:author="M00000676" w:date="2023-12-01T14:50:21Z"/>
          <w:trPrChange w:id="17228" w:author="M00032937" w:date="2024-06-28T09:46:27Z">
            <w:trPr>
              <w:trHeight w:val="373" w:hRule="atLeast"/>
            </w:trPr>
          </w:trPrChange>
        </w:trPr>
        <w:tc>
          <w:tcPr>
            <w:tcW w:w="933" w:type="dxa"/>
            <w:vAlign w:val="center"/>
            <w:tcPrChange w:id="17229" w:author="M00032937" w:date="2024-06-28T09:46:27Z">
              <w:tcPr>
                <w:tcW w:w="80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230" w:author="M00000676" w:date="2023-12-01T14:50:21Z"/>
                <w:rFonts w:hint="default"/>
                <w:color w:val="auto"/>
                <w:lang w:val="en-US" w:eastAsia="zh-CN"/>
              </w:rPr>
            </w:pPr>
            <w:ins w:id="17231" w:author="M00000676" w:date="2023-12-01T14:50:21Z">
              <w:r>
                <w:rPr>
                  <w:rFonts w:hint="eastAsia"/>
                  <w:color w:val="auto"/>
                  <w:lang w:val="en-US" w:eastAsia="zh-CN"/>
                </w:rPr>
                <w:t>1</w:t>
              </w:r>
            </w:ins>
            <w:ins w:id="17232" w:author="M00000676" w:date="2023-12-01T17:34:01Z">
              <w:r>
                <w:rPr>
                  <w:rFonts w:hint="eastAsia"/>
                  <w:color w:val="auto"/>
                  <w:lang w:val="en-US" w:eastAsia="zh-CN"/>
                </w:rPr>
                <w:t>7</w:t>
              </w:r>
            </w:ins>
          </w:p>
        </w:tc>
        <w:tc>
          <w:tcPr>
            <w:tcW w:w="1594" w:type="dxa"/>
            <w:vAlign w:val="center"/>
            <w:tcPrChange w:id="17233" w:author="M00032937" w:date="2024-06-28T09:46:27Z">
              <w:tcPr>
                <w:tcW w:w="840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234" w:author="M00000676" w:date="2023-12-01T14:50:21Z"/>
                <w:rFonts w:hint="default"/>
                <w:color w:val="auto"/>
                <w:lang w:val="en-US" w:eastAsia="zh-CN"/>
              </w:rPr>
            </w:pPr>
            <w:ins w:id="17235" w:author="M00000676" w:date="2023-12-01T17:28:38Z">
              <w:r>
                <w:rPr>
                  <w:rFonts w:hint="eastAsia"/>
                  <w:color w:val="auto"/>
                  <w:lang w:val="en-US" w:eastAsia="zh-CN"/>
                </w:rPr>
                <w:t>开启</w:t>
              </w:r>
            </w:ins>
            <w:ins w:id="17236" w:author="M00000676" w:date="2023-12-01T14:50:21Z">
              <w:r>
                <w:rPr>
                  <w:rFonts w:hint="eastAsia"/>
                  <w:color w:val="auto"/>
                  <w:lang w:val="en-US" w:eastAsia="zh-CN"/>
                </w:rPr>
                <w:t>喷头紫外</w:t>
              </w:r>
            </w:ins>
          </w:p>
        </w:tc>
        <w:tc>
          <w:tcPr>
            <w:tcW w:w="1066" w:type="dxa"/>
            <w:vAlign w:val="center"/>
            <w:tcPrChange w:id="17237" w:author="M00032937" w:date="2024-06-28T09:46:27Z">
              <w:tcPr>
                <w:tcW w:w="82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238" w:author="M00000676" w:date="2023-12-01T14:50:21Z"/>
                <w:rFonts w:hint="default"/>
                <w:color w:val="auto"/>
                <w:highlight w:val="none"/>
                <w:lang w:val="en-US" w:eastAsia="zh-CN"/>
              </w:rPr>
            </w:pPr>
            <w:ins w:id="17239" w:author="M00000676" w:date="2023-12-01T17:30:0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＞</w:t>
              </w:r>
            </w:ins>
            <w:ins w:id="17240" w:author="M00000676" w:date="2023-12-01T17:28:53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1</w:t>
              </w:r>
            </w:ins>
            <w:ins w:id="17241" w:author="M00000676" w:date="2023-12-01T17:28:55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0</w:t>
              </w:r>
            </w:ins>
            <w:ins w:id="17242" w:author="M00000676" w:date="2023-12-01T17:28:59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s</w:t>
              </w:r>
            </w:ins>
          </w:p>
        </w:tc>
        <w:tc>
          <w:tcPr>
            <w:tcW w:w="4439" w:type="dxa"/>
            <w:vAlign w:val="center"/>
            <w:tcPrChange w:id="17243" w:author="M00032937" w:date="2024-06-28T09:46:27Z">
              <w:tcPr>
                <w:tcW w:w="498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244" w:author="M00000676" w:date="2023-12-01T14:50:21Z"/>
                <w:rFonts w:hint="default"/>
                <w:color w:val="auto"/>
                <w:highlight w:val="none"/>
                <w:lang w:val="en-US" w:eastAsia="zh-CN"/>
              </w:rPr>
            </w:pPr>
            <w:ins w:id="17245" w:author="M00000676" w:date="2023-12-01T17:29:4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离座大于10s后</w:t>
              </w:r>
            </w:ins>
            <w:ins w:id="17246" w:author="M00000676" w:date="2023-12-01T17:30:10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，</w:t>
              </w:r>
            </w:ins>
            <w:ins w:id="17247" w:author="M00000676" w:date="2023-12-01T17:29:4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自动启动，持续3min。</w:t>
              </w:r>
            </w:ins>
          </w:p>
        </w:tc>
        <w:tc>
          <w:tcPr>
            <w:tcW w:w="1746" w:type="dxa"/>
            <w:vAlign w:val="center"/>
            <w:tcPrChange w:id="17248" w:author="M00032937" w:date="2024-06-28T09:46:27Z">
              <w:tcPr>
                <w:tcW w:w="118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249" w:author="M00000676" w:date="2023-12-01T14:50:21Z"/>
                <w:rFonts w:hint="default" w:eastAsia="宋体"/>
                <w:color w:val="auto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251" w:author="M00032937" w:date="2024-06-28T09:46:2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373" w:hRule="atLeast"/>
          <w:jc w:val="center"/>
          <w:ins w:id="17250" w:author="M00000676" w:date="2023-12-01T17:28:19Z"/>
          <w:trPrChange w:id="17251" w:author="M00032937" w:date="2024-06-28T09:46:27Z">
            <w:trPr>
              <w:trHeight w:val="373" w:hRule="atLeast"/>
              <w:jc w:val="center"/>
            </w:trPr>
          </w:trPrChange>
        </w:trPr>
        <w:tc>
          <w:tcPr>
            <w:tcW w:w="933" w:type="dxa"/>
            <w:vAlign w:val="center"/>
            <w:tcPrChange w:id="17252" w:author="M00032937" w:date="2024-06-28T09:46:27Z">
              <w:tcPr>
                <w:tcW w:w="656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253" w:author="M00000676" w:date="2023-12-01T17:28:19Z"/>
                <w:rFonts w:hint="default"/>
                <w:color w:val="auto"/>
                <w:lang w:val="en-US" w:eastAsia="zh-CN"/>
              </w:rPr>
            </w:pPr>
            <w:ins w:id="17254" w:author="M00000676" w:date="2023-12-01T17:34:24Z">
              <w:r>
                <w:rPr>
                  <w:rFonts w:hint="eastAsia"/>
                  <w:color w:val="auto"/>
                  <w:lang w:val="en-US" w:eastAsia="zh-CN"/>
                </w:rPr>
                <w:t>18</w:t>
              </w:r>
            </w:ins>
          </w:p>
        </w:tc>
        <w:tc>
          <w:tcPr>
            <w:tcW w:w="1594" w:type="dxa"/>
            <w:vAlign w:val="center"/>
            <w:tcPrChange w:id="17255" w:author="M00032937" w:date="2024-06-28T09:46:27Z">
              <w:tcPr>
                <w:tcW w:w="129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256" w:author="M00000676" w:date="2023-12-01T17:28:19Z"/>
                <w:rFonts w:hint="eastAsia"/>
                <w:color w:val="auto"/>
                <w:lang w:val="en-US" w:eastAsia="zh-CN"/>
              </w:rPr>
            </w:pPr>
            <w:ins w:id="17257" w:author="M00000676" w:date="2023-12-01T17:28:50Z">
              <w:r>
                <w:rPr>
                  <w:rFonts w:hint="eastAsia"/>
                  <w:color w:val="auto"/>
                  <w:lang w:val="en-US" w:eastAsia="zh-CN"/>
                </w:rPr>
                <w:t>喷头紫外时长</w:t>
              </w:r>
            </w:ins>
          </w:p>
        </w:tc>
        <w:tc>
          <w:tcPr>
            <w:tcW w:w="1066" w:type="dxa"/>
            <w:vAlign w:val="center"/>
            <w:tcPrChange w:id="17258" w:author="M00032937" w:date="2024-06-28T09:46:27Z">
              <w:tcPr>
                <w:tcW w:w="1066" w:type="dxa"/>
                <w:gridSpan w:val="4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259" w:author="M00000676" w:date="2023-12-01T17:28:19Z"/>
                <w:rFonts w:hint="default"/>
                <w:color w:val="auto"/>
                <w:highlight w:val="none"/>
                <w:lang w:val="en-US" w:eastAsia="zh-CN"/>
              </w:rPr>
            </w:pPr>
            <w:ins w:id="17260" w:author="M00000676" w:date="2023-12-01T17:29:0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3</w:t>
              </w:r>
            </w:ins>
            <w:ins w:id="17261" w:author="M00000676" w:date="2023-12-01T17:29:02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min</w:t>
              </w:r>
            </w:ins>
          </w:p>
        </w:tc>
        <w:tc>
          <w:tcPr>
            <w:tcW w:w="4439" w:type="dxa"/>
            <w:vAlign w:val="center"/>
            <w:tcPrChange w:id="17262" w:author="M00032937" w:date="2024-06-28T09:46:27Z">
              <w:tcPr>
                <w:tcW w:w="4439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263" w:author="M00000676" w:date="2023-12-01T17:28:19Z"/>
                <w:rFonts w:hint="eastAsia"/>
                <w:color w:val="auto"/>
                <w:highlight w:val="none"/>
                <w:lang w:val="en-US" w:eastAsia="zh-CN"/>
              </w:rPr>
            </w:pPr>
            <w:ins w:id="17264" w:author="M00000676" w:date="2023-12-01T17:30:36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离座大于10s后，自动启动，持续3min。</w:t>
              </w:r>
            </w:ins>
          </w:p>
        </w:tc>
        <w:tc>
          <w:tcPr>
            <w:tcW w:w="1746" w:type="dxa"/>
            <w:vAlign w:val="center"/>
            <w:tcPrChange w:id="17265" w:author="M00032937" w:date="2024-06-28T09:46:27Z">
              <w:tcPr>
                <w:tcW w:w="1174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266" w:author="M00000676" w:date="2023-12-01T17:28:19Z"/>
                <w:rFonts w:hint="default" w:eastAsia="宋体"/>
                <w:color w:val="auto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268" w:author="M00032937" w:date="2024-06-28T09:46:2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411" w:hRule="atLeast"/>
          <w:jc w:val="center"/>
          <w:ins w:id="17267" w:author="M00000676" w:date="2023-12-01T14:50:21Z"/>
          <w:trPrChange w:id="17268" w:author="M00032937" w:date="2024-06-28T09:46:27Z">
            <w:trPr>
              <w:trHeight w:val="411" w:hRule="atLeast"/>
            </w:trPr>
          </w:trPrChange>
        </w:trPr>
        <w:tc>
          <w:tcPr>
            <w:tcW w:w="933" w:type="dxa"/>
            <w:vAlign w:val="center"/>
            <w:tcPrChange w:id="17269" w:author="M00032937" w:date="2024-06-28T09:46:27Z">
              <w:tcPr>
                <w:tcW w:w="80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270" w:author="M00000676" w:date="2023-12-01T14:50:21Z"/>
                <w:rFonts w:hint="default"/>
                <w:color w:val="auto"/>
                <w:lang w:val="en-US" w:eastAsia="zh-CN"/>
              </w:rPr>
            </w:pPr>
            <w:ins w:id="17271" w:author="M00000676" w:date="2023-12-01T17:34:27Z">
              <w:r>
                <w:rPr>
                  <w:rFonts w:hint="eastAsia"/>
                  <w:color w:val="auto"/>
                  <w:lang w:val="en-US" w:eastAsia="zh-CN"/>
                </w:rPr>
                <w:t>19</w:t>
              </w:r>
            </w:ins>
          </w:p>
        </w:tc>
        <w:tc>
          <w:tcPr>
            <w:tcW w:w="1594" w:type="dxa"/>
            <w:vAlign w:val="center"/>
            <w:tcPrChange w:id="17272" w:author="M00032937" w:date="2024-06-28T09:46:27Z">
              <w:tcPr>
                <w:tcW w:w="840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273" w:author="M00000676" w:date="2023-12-01T14:50:21Z"/>
                <w:rFonts w:hint="default"/>
                <w:color w:val="auto"/>
                <w:lang w:val="en-US" w:eastAsia="zh-CN"/>
              </w:rPr>
            </w:pPr>
            <w:ins w:id="17274" w:author="M00000676" w:date="2023-12-01T17:31:20Z">
              <w:r>
                <w:rPr>
                  <w:rFonts w:hint="eastAsia"/>
                  <w:color w:val="auto"/>
                  <w:lang w:val="en-US" w:eastAsia="zh-CN"/>
                </w:rPr>
                <w:t>开启</w:t>
              </w:r>
            </w:ins>
            <w:ins w:id="17275" w:author="M00000676" w:date="2023-12-01T17:31:21Z">
              <w:r>
                <w:rPr>
                  <w:rFonts w:hint="eastAsia"/>
                  <w:color w:val="auto"/>
                  <w:lang w:val="en-US" w:eastAsia="zh-CN"/>
                </w:rPr>
                <w:t>润圈</w:t>
              </w:r>
            </w:ins>
          </w:p>
        </w:tc>
        <w:tc>
          <w:tcPr>
            <w:tcW w:w="1066" w:type="dxa"/>
            <w:vAlign w:val="center"/>
            <w:tcPrChange w:id="17276" w:author="M00032937" w:date="2024-06-28T09:46:27Z">
              <w:tcPr>
                <w:tcW w:w="82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277" w:author="M00000676" w:date="2023-12-01T14:50:21Z"/>
                <w:rFonts w:cs="宋体"/>
                <w:color w:val="auto"/>
                <w:highlight w:val="none"/>
              </w:rPr>
            </w:pPr>
          </w:p>
        </w:tc>
        <w:tc>
          <w:tcPr>
            <w:tcW w:w="4439" w:type="dxa"/>
            <w:vAlign w:val="center"/>
            <w:tcPrChange w:id="17278" w:author="M00032937" w:date="2024-06-28T09:46:27Z">
              <w:tcPr>
                <w:tcW w:w="498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279" w:author="M00000676" w:date="2023-12-01T14:50:21Z"/>
                <w:rFonts w:hint="eastAsia" w:eastAsia="宋体"/>
                <w:color w:val="auto"/>
                <w:lang w:val="en-US" w:eastAsia="zh-CN"/>
              </w:rPr>
            </w:pPr>
            <w:ins w:id="17280" w:author="M00000676" w:date="2023-12-01T14:50:21Z">
              <w:r>
                <w:rPr>
                  <w:rFonts w:cs="宋体"/>
                  <w:color w:val="auto"/>
                  <w:highlight w:val="none"/>
                </w:rPr>
                <w:t>每次落座</w:t>
              </w:r>
            </w:ins>
            <w:ins w:id="17281" w:author="M00000676" w:date="2023-12-01T17:31:50Z">
              <w:r>
                <w:rPr>
                  <w:rFonts w:hint="eastAsia" w:cs="宋体"/>
                  <w:color w:val="auto"/>
                  <w:highlight w:val="none"/>
                  <w:lang w:val="en-US" w:eastAsia="zh-CN"/>
                </w:rPr>
                <w:t>,</w:t>
              </w:r>
            </w:ins>
            <w:ins w:id="17282" w:author="M00000676" w:date="2023-12-01T14:50:21Z">
              <w:r>
                <w:rPr>
                  <w:rFonts w:cs="宋体"/>
                  <w:color w:val="auto"/>
                  <w:highlight w:val="none"/>
                </w:rPr>
                <w:t>执行2</w:t>
              </w:r>
            </w:ins>
            <w:ins w:id="17283" w:author="M00000676" w:date="2023-12-01T14:50:21Z">
              <w:r>
                <w:rPr>
                  <w:rFonts w:hint="eastAsia" w:cs="宋体"/>
                  <w:color w:val="auto"/>
                  <w:highlight w:val="none"/>
                  <w:lang w:val="en-US" w:eastAsia="zh-CN"/>
                </w:rPr>
                <w:t>s冲刷</w:t>
              </w:r>
            </w:ins>
            <w:ins w:id="17284" w:author="M00000676" w:date="2023-12-01T14:50:21Z">
              <w:r>
                <w:rPr>
                  <w:rFonts w:cs="宋体"/>
                  <w:color w:val="auto"/>
                  <w:highlight w:val="none"/>
                </w:rPr>
                <w:t>功能</w:t>
              </w:r>
            </w:ins>
            <w:ins w:id="17285" w:author="M00000676" w:date="2023-12-01T14:50:21Z">
              <w:r>
                <w:rPr>
                  <w:rFonts w:hint="eastAsia" w:cs="宋体"/>
                  <w:color w:val="auto"/>
                  <w:highlight w:val="none"/>
                  <w:lang w:eastAsia="zh-CN"/>
                </w:rPr>
                <w:t>。</w:t>
              </w:r>
            </w:ins>
            <w:ins w:id="17286" w:author="M00000676" w:date="2024-02-29T13:53:21Z">
              <w:r>
                <w:rPr>
                  <w:rFonts w:hint="eastAsia" w:cs="宋体"/>
                  <w:color w:val="auto"/>
                  <w:highlight w:val="none"/>
                  <w:lang w:eastAsia="zh-CN"/>
                </w:rPr>
                <w:t>（</w:t>
              </w:r>
            </w:ins>
            <w:ins w:id="17287" w:author="M00000676" w:date="2024-02-29T13:53:27Z">
              <w:r>
                <w:rPr>
                  <w:rFonts w:hint="eastAsia" w:cs="宋体"/>
                  <w:color w:val="auto"/>
                  <w:highlight w:val="none"/>
                  <w:lang w:eastAsia="zh-CN"/>
                </w:rPr>
                <w:t>零水压</w:t>
              </w:r>
            </w:ins>
            <w:ins w:id="17288" w:author="M00000676" w:date="2024-02-29T13:53:31Z">
              <w:r>
                <w:rPr>
                  <w:rFonts w:hint="eastAsia" w:cs="宋体"/>
                  <w:color w:val="auto"/>
                  <w:highlight w:val="none"/>
                  <w:lang w:eastAsia="zh-CN"/>
                </w:rPr>
                <w:t>润圈</w:t>
              </w:r>
            </w:ins>
            <w:ins w:id="17289" w:author="M00000676" w:date="2024-02-29T13:53:31Z">
              <w:r>
                <w:rPr>
                  <w:rFonts w:hint="eastAsia" w:cs="宋体"/>
                  <w:color w:val="auto"/>
                  <w:highlight w:val="none"/>
                  <w:lang w:val="en-US" w:eastAsia="zh-CN"/>
                </w:rPr>
                <w:t>2</w:t>
              </w:r>
            </w:ins>
            <w:ins w:id="17290" w:author="M00000676" w:date="2024-02-29T13:53:32Z">
              <w:r>
                <w:rPr>
                  <w:rFonts w:hint="eastAsia" w:cs="宋体"/>
                  <w:color w:val="auto"/>
                  <w:highlight w:val="none"/>
                  <w:lang w:val="en-US" w:eastAsia="zh-CN"/>
                </w:rPr>
                <w:t>.4</w:t>
              </w:r>
            </w:ins>
            <w:ins w:id="17291" w:author="M00000676" w:date="2024-02-29T13:53:34Z">
              <w:r>
                <w:rPr>
                  <w:rFonts w:hint="eastAsia" w:cs="宋体"/>
                  <w:color w:val="auto"/>
                  <w:highlight w:val="none"/>
                  <w:lang w:val="en-US" w:eastAsia="zh-CN"/>
                </w:rPr>
                <w:t>s</w:t>
              </w:r>
            </w:ins>
            <w:ins w:id="17292" w:author="M00000676" w:date="2024-02-29T13:53:21Z">
              <w:r>
                <w:rPr>
                  <w:rFonts w:hint="eastAsia" w:cs="宋体"/>
                  <w:color w:val="auto"/>
                  <w:highlight w:val="none"/>
                  <w:lang w:eastAsia="zh-CN"/>
                </w:rPr>
                <w:t>）</w:t>
              </w:r>
            </w:ins>
          </w:p>
        </w:tc>
        <w:tc>
          <w:tcPr>
            <w:tcW w:w="1746" w:type="dxa"/>
            <w:vAlign w:val="center"/>
            <w:tcPrChange w:id="17293" w:author="M00032937" w:date="2024-06-28T09:46:27Z">
              <w:tcPr>
                <w:tcW w:w="118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294" w:author="M00000676" w:date="2023-12-01T14:50:21Z"/>
                <w:rFonts w:hint="default" w:eastAsia="宋体"/>
                <w:color w:val="auto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296" w:author="M00032937" w:date="2024-06-28T09:46:2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411" w:hRule="atLeast"/>
          <w:jc w:val="center"/>
          <w:ins w:id="17295" w:author="M00000676" w:date="2023-12-01T17:31:12Z"/>
          <w:trPrChange w:id="17296" w:author="M00032937" w:date="2024-06-28T09:46:27Z">
            <w:trPr>
              <w:trHeight w:val="411" w:hRule="atLeast"/>
              <w:jc w:val="center"/>
            </w:trPr>
          </w:trPrChange>
        </w:trPr>
        <w:tc>
          <w:tcPr>
            <w:tcW w:w="933" w:type="dxa"/>
            <w:vAlign w:val="center"/>
            <w:tcPrChange w:id="17297" w:author="M00032937" w:date="2024-06-28T09:46:27Z">
              <w:tcPr>
                <w:tcW w:w="656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298" w:author="M00000676" w:date="2023-12-01T17:31:12Z"/>
                <w:rFonts w:hint="default"/>
                <w:color w:val="auto"/>
                <w:lang w:val="en-US" w:eastAsia="zh-CN"/>
              </w:rPr>
            </w:pPr>
            <w:ins w:id="17299" w:author="M00000676" w:date="2023-12-01T17:34:29Z">
              <w:r>
                <w:rPr>
                  <w:rFonts w:hint="eastAsia"/>
                  <w:color w:val="auto"/>
                  <w:lang w:val="en-US" w:eastAsia="zh-CN"/>
                </w:rPr>
                <w:t>2</w:t>
              </w:r>
            </w:ins>
            <w:ins w:id="17300" w:author="M00000676" w:date="2023-12-01T17:34:30Z">
              <w:r>
                <w:rPr>
                  <w:rFonts w:hint="eastAsia"/>
                  <w:color w:val="auto"/>
                  <w:lang w:val="en-US" w:eastAsia="zh-CN"/>
                </w:rPr>
                <w:t>0</w:t>
              </w:r>
            </w:ins>
          </w:p>
        </w:tc>
        <w:tc>
          <w:tcPr>
            <w:tcW w:w="1594" w:type="dxa"/>
            <w:vAlign w:val="center"/>
            <w:tcPrChange w:id="17301" w:author="M00032937" w:date="2024-06-28T09:46:27Z">
              <w:tcPr>
                <w:tcW w:w="129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302" w:author="M00000676" w:date="2023-12-01T17:31:12Z"/>
                <w:rFonts w:hint="eastAsia"/>
                <w:color w:val="auto"/>
                <w:highlight w:val="none"/>
                <w:lang w:val="en-US" w:eastAsia="zh-CN"/>
              </w:rPr>
            </w:pPr>
            <w:ins w:id="17303" w:author="M00000676" w:date="2023-12-01T17:31:16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润圈时长</w:t>
              </w:r>
            </w:ins>
          </w:p>
        </w:tc>
        <w:tc>
          <w:tcPr>
            <w:tcW w:w="1066" w:type="dxa"/>
            <w:vAlign w:val="center"/>
            <w:tcPrChange w:id="17304" w:author="M00032937" w:date="2024-06-28T09:46:27Z">
              <w:tcPr>
                <w:tcW w:w="1066" w:type="dxa"/>
                <w:gridSpan w:val="4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305" w:author="M00000676" w:date="2023-12-01T17:31:12Z"/>
                <w:rFonts w:hint="default" w:eastAsia="宋体" w:cs="宋体"/>
                <w:color w:val="auto"/>
                <w:highlight w:val="none"/>
                <w:lang w:val="en-US" w:eastAsia="zh-CN"/>
              </w:rPr>
            </w:pPr>
            <w:ins w:id="17306" w:author="M00000676" w:date="2023-12-01T17:31:34Z">
              <w:r>
                <w:rPr>
                  <w:rFonts w:hint="eastAsia" w:cs="宋体"/>
                  <w:color w:val="auto"/>
                  <w:highlight w:val="none"/>
                  <w:lang w:val="en-US" w:eastAsia="zh-CN"/>
                </w:rPr>
                <w:t>2</w:t>
              </w:r>
            </w:ins>
            <w:ins w:id="17307" w:author="M00000676" w:date="2023-12-01T17:31:38Z">
              <w:r>
                <w:rPr>
                  <w:rFonts w:hint="eastAsia" w:cs="宋体"/>
                  <w:color w:val="auto"/>
                  <w:highlight w:val="none"/>
                  <w:lang w:val="en-US" w:eastAsia="zh-CN"/>
                </w:rPr>
                <w:t>s</w:t>
              </w:r>
            </w:ins>
            <w:ins w:id="17308" w:author="M00000676" w:date="2024-02-29T13:53:46Z">
              <w:r>
                <w:rPr>
                  <w:rFonts w:hint="eastAsia" w:cs="宋体"/>
                  <w:color w:val="auto"/>
                  <w:highlight w:val="none"/>
                  <w:lang w:val="en-US" w:eastAsia="zh-CN"/>
                </w:rPr>
                <w:t>/</w:t>
              </w:r>
            </w:ins>
            <w:ins w:id="17309" w:author="M00000676" w:date="2024-02-29T13:53:48Z">
              <w:r>
                <w:rPr>
                  <w:rFonts w:hint="eastAsia" w:cs="宋体"/>
                  <w:color w:val="auto"/>
                  <w:highlight w:val="none"/>
                  <w:lang w:val="en-US" w:eastAsia="zh-CN"/>
                </w:rPr>
                <w:t>2.4</w:t>
              </w:r>
            </w:ins>
            <w:ins w:id="17310" w:author="M00000676" w:date="2024-02-29T13:53:52Z">
              <w:r>
                <w:rPr>
                  <w:rFonts w:hint="eastAsia" w:cs="宋体"/>
                  <w:color w:val="auto"/>
                  <w:highlight w:val="none"/>
                  <w:lang w:val="en-US" w:eastAsia="zh-CN"/>
                </w:rPr>
                <w:t>s</w:t>
              </w:r>
            </w:ins>
          </w:p>
        </w:tc>
        <w:tc>
          <w:tcPr>
            <w:tcW w:w="4439" w:type="dxa"/>
            <w:vAlign w:val="center"/>
            <w:tcPrChange w:id="17311" w:author="M00032937" w:date="2024-06-28T09:46:27Z">
              <w:tcPr>
                <w:tcW w:w="4439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312" w:author="M00000676" w:date="2023-12-01T17:31:12Z"/>
                <w:rFonts w:cs="宋体"/>
                <w:color w:val="auto"/>
                <w:highlight w:val="none"/>
              </w:rPr>
            </w:pPr>
            <w:ins w:id="17313" w:author="M00000676" w:date="2023-12-01T17:32:00Z">
              <w:r>
                <w:rPr>
                  <w:rFonts w:cs="宋体"/>
                  <w:color w:val="auto"/>
                  <w:highlight w:val="none"/>
                </w:rPr>
                <w:t>每次落座</w:t>
              </w:r>
            </w:ins>
            <w:ins w:id="17314" w:author="M00000676" w:date="2023-12-01T17:32:00Z">
              <w:r>
                <w:rPr>
                  <w:rFonts w:hint="eastAsia" w:cs="宋体"/>
                  <w:color w:val="auto"/>
                  <w:highlight w:val="none"/>
                  <w:lang w:val="en-US" w:eastAsia="zh-CN"/>
                </w:rPr>
                <w:t>,</w:t>
              </w:r>
            </w:ins>
            <w:ins w:id="17315" w:author="M00000676" w:date="2023-12-01T17:32:00Z">
              <w:r>
                <w:rPr>
                  <w:rFonts w:cs="宋体"/>
                  <w:color w:val="auto"/>
                  <w:highlight w:val="none"/>
                </w:rPr>
                <w:t>执行2</w:t>
              </w:r>
            </w:ins>
            <w:ins w:id="17316" w:author="M00000676" w:date="2023-12-01T17:32:00Z">
              <w:r>
                <w:rPr>
                  <w:rFonts w:hint="eastAsia" w:cs="宋体"/>
                  <w:color w:val="auto"/>
                  <w:highlight w:val="none"/>
                  <w:lang w:val="en-US" w:eastAsia="zh-CN"/>
                </w:rPr>
                <w:t>s冲刷</w:t>
              </w:r>
            </w:ins>
            <w:ins w:id="17317" w:author="M00000676" w:date="2023-12-01T17:32:00Z">
              <w:r>
                <w:rPr>
                  <w:rFonts w:cs="宋体"/>
                  <w:color w:val="auto"/>
                  <w:highlight w:val="none"/>
                </w:rPr>
                <w:t>功能</w:t>
              </w:r>
            </w:ins>
            <w:ins w:id="17318" w:author="M00000676" w:date="2023-12-01T17:32:00Z">
              <w:r>
                <w:rPr>
                  <w:rFonts w:hint="eastAsia" w:cs="宋体"/>
                  <w:color w:val="auto"/>
                  <w:highlight w:val="none"/>
                  <w:lang w:eastAsia="zh-CN"/>
                </w:rPr>
                <w:t>。</w:t>
              </w:r>
            </w:ins>
            <w:ins w:id="17319" w:author="M00000676" w:date="2024-02-29T13:53:42Z">
              <w:r>
                <w:rPr>
                  <w:rFonts w:cs="宋体"/>
                  <w:color w:val="auto"/>
                  <w:highlight w:val="none"/>
                </w:rPr>
                <w:t>每次落座</w:t>
              </w:r>
            </w:ins>
            <w:ins w:id="17320" w:author="M00000676" w:date="2024-02-29T13:53:42Z">
              <w:r>
                <w:rPr>
                  <w:rFonts w:hint="eastAsia" w:cs="宋体"/>
                  <w:color w:val="auto"/>
                  <w:highlight w:val="none"/>
                  <w:lang w:val="en-US" w:eastAsia="zh-CN"/>
                </w:rPr>
                <w:t>,</w:t>
              </w:r>
            </w:ins>
            <w:ins w:id="17321" w:author="M00000676" w:date="2024-02-29T13:53:42Z">
              <w:r>
                <w:rPr>
                  <w:rFonts w:cs="宋体"/>
                  <w:color w:val="auto"/>
                  <w:highlight w:val="none"/>
                </w:rPr>
                <w:t>执行2</w:t>
              </w:r>
            </w:ins>
            <w:ins w:id="17322" w:author="M00000676" w:date="2024-02-29T13:53:42Z">
              <w:r>
                <w:rPr>
                  <w:rFonts w:hint="eastAsia" w:cs="宋体"/>
                  <w:color w:val="auto"/>
                  <w:highlight w:val="none"/>
                  <w:lang w:val="en-US" w:eastAsia="zh-CN"/>
                </w:rPr>
                <w:t>s冲刷</w:t>
              </w:r>
            </w:ins>
            <w:ins w:id="17323" w:author="M00000676" w:date="2024-02-29T13:53:42Z">
              <w:r>
                <w:rPr>
                  <w:rFonts w:cs="宋体"/>
                  <w:color w:val="auto"/>
                  <w:highlight w:val="none"/>
                </w:rPr>
                <w:t>功能</w:t>
              </w:r>
            </w:ins>
            <w:ins w:id="17324" w:author="M00000676" w:date="2024-02-29T13:53:42Z">
              <w:r>
                <w:rPr>
                  <w:rFonts w:hint="eastAsia" w:cs="宋体"/>
                  <w:color w:val="auto"/>
                  <w:highlight w:val="none"/>
                  <w:lang w:eastAsia="zh-CN"/>
                </w:rPr>
                <w:t>。（零水压润圈</w:t>
              </w:r>
            </w:ins>
            <w:ins w:id="17325" w:author="M00000676" w:date="2024-02-29T13:53:42Z">
              <w:r>
                <w:rPr>
                  <w:rFonts w:hint="eastAsia" w:cs="宋体"/>
                  <w:color w:val="auto"/>
                  <w:highlight w:val="none"/>
                  <w:lang w:val="en-US" w:eastAsia="zh-CN"/>
                </w:rPr>
                <w:t>2.4s</w:t>
              </w:r>
            </w:ins>
            <w:ins w:id="17326" w:author="M00000676" w:date="2024-02-29T13:53:42Z">
              <w:r>
                <w:rPr>
                  <w:rFonts w:hint="eastAsia" w:cs="宋体"/>
                  <w:color w:val="auto"/>
                  <w:highlight w:val="none"/>
                  <w:lang w:eastAsia="zh-CN"/>
                </w:rPr>
                <w:t>）</w:t>
              </w:r>
            </w:ins>
          </w:p>
        </w:tc>
        <w:tc>
          <w:tcPr>
            <w:tcW w:w="1746" w:type="dxa"/>
            <w:vAlign w:val="center"/>
            <w:tcPrChange w:id="17327" w:author="M00032937" w:date="2024-06-28T09:46:27Z">
              <w:tcPr>
                <w:tcW w:w="1174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328" w:author="M00000676" w:date="2023-12-01T17:31:12Z"/>
                <w:rFonts w:hint="eastAsia"/>
                <w:color w:val="auto"/>
                <w:lang w:val="en-US" w:eastAsia="zh-CN"/>
              </w:rPr>
            </w:pPr>
          </w:p>
        </w:tc>
      </w:tr>
    </w:tbl>
    <w:p>
      <w:pPr>
        <w:rPr>
          <w:ins w:id="17329" w:author="M00007797" w:date="2023-06-16T16:04:28Z"/>
          <w:rFonts w:hint="eastAsia"/>
          <w:lang w:val="en-US" w:eastAsia="zh-CN"/>
        </w:rPr>
      </w:pPr>
      <w:ins w:id="17330" w:author="M00000676" w:date="2023-12-01T15:14:07Z">
        <w:r>
          <w:rPr>
            <w:rFonts w:hint="eastAsia"/>
            <w:lang w:val="en-US" w:eastAsia="zh-CN"/>
          </w:rPr>
          <w:br w:type="page"/>
        </w:r>
      </w:ins>
    </w:p>
    <w:p>
      <w:pPr>
        <w:pStyle w:val="4"/>
        <w:rPr>
          <w:ins w:id="17332" w:author="M00000676" w:date="2023-12-01T14:59:30Z"/>
          <w:rFonts w:hint="eastAsia"/>
          <w:lang w:val="en-US" w:eastAsia="zh-CN"/>
        </w:rPr>
        <w:pPrChange w:id="17331" w:author="M00000676" w:date="2024-03-22T10:40:12Z">
          <w:pPr/>
        </w:pPrChange>
      </w:pPr>
      <w:ins w:id="17333" w:author="M00007797" w:date="2023-06-16T16:05:57Z">
        <w:bookmarkStart w:id="823" w:name="_Toc5559"/>
        <w:bookmarkStart w:id="824" w:name="_Toc25221"/>
        <w:bookmarkStart w:id="825" w:name="_Toc5469"/>
        <w:bookmarkStart w:id="826" w:name="_Toc7689"/>
        <w:bookmarkStart w:id="827" w:name="_Toc9408"/>
        <w:bookmarkStart w:id="828" w:name="_Toc14693"/>
        <w:bookmarkStart w:id="829" w:name="_Toc24704"/>
        <w:bookmarkStart w:id="830" w:name="_Toc14549"/>
        <w:r>
          <w:rPr>
            <w:rFonts w:hint="eastAsia"/>
            <w:color w:val="auto"/>
            <w:highlight w:val="none"/>
            <w:lang w:val="en-US" w:eastAsia="zh-CN"/>
            <w:rPrChange w:id="17334" w:author="M00007797" w:date="2023-06-19T18:34:24Z">
              <w:rPr>
                <w:rFonts w:hint="eastAsia"/>
                <w:color w:val="auto"/>
                <w:lang w:val="en-US" w:eastAsia="zh-CN"/>
              </w:rPr>
            </w:rPrChange>
          </w:rPr>
          <w:t>系统提示音</w:t>
        </w:r>
        <w:bookmarkEnd w:id="823"/>
        <w:bookmarkEnd w:id="824"/>
        <w:bookmarkEnd w:id="825"/>
        <w:bookmarkEnd w:id="826"/>
        <w:bookmarkEnd w:id="827"/>
        <w:bookmarkEnd w:id="828"/>
        <w:bookmarkEnd w:id="829"/>
        <w:bookmarkEnd w:id="830"/>
      </w:ins>
    </w:p>
    <w:tbl>
      <w:tblPr>
        <w:tblStyle w:val="89"/>
        <w:tblpPr w:leftFromText="180" w:rightFromText="180" w:vertAnchor="text" w:horzAnchor="page" w:tblpX="1118" w:tblpY="305"/>
        <w:tblOverlap w:val="never"/>
        <w:tblW w:w="987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  <w:tblPrChange w:id="17335" w:author="M00032937" w:date="2024-06-28T09:47:23Z">
          <w:tblPr>
            <w:tblStyle w:val="89"/>
            <w:tblpPr w:leftFromText="180" w:rightFromText="180" w:vertAnchor="text" w:horzAnchor="page" w:tblpX="1648" w:tblpY="305"/>
            <w:tblOverlap w:val="never"/>
            <w:tblW w:w="8801" w:type="dxa"/>
            <w:tblInd w:w="0" w:type="dxa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fixed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1193"/>
        <w:gridCol w:w="2225"/>
        <w:gridCol w:w="2325"/>
        <w:gridCol w:w="4135"/>
        <w:tblGridChange w:id="17336">
          <w:tblGrid>
            <w:gridCol w:w="663"/>
            <w:gridCol w:w="2225"/>
            <w:gridCol w:w="2325"/>
            <w:gridCol w:w="3588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337" w:author="M00032937" w:date="2024-06-28T09:4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</w:trPr>
        <w:tc>
          <w:tcPr>
            <w:tcW w:w="1193" w:type="dxa"/>
            <w:vAlign w:val="center"/>
            <w:tcPrChange w:id="17338" w:author="M00032937" w:date="2024-06-28T09:47:23Z">
              <w:tcPr>
                <w:tcW w:w="663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b/>
                <w:bCs/>
                <w:color w:val="auto"/>
                <w:rPrChange w:id="17339" w:author="M00000676" w:date="2023-12-01T17:46:17Z">
                  <w:rPr>
                    <w:color w:val="auto"/>
                  </w:rPr>
                </w:rPrChange>
              </w:rPr>
            </w:pPr>
            <w:r>
              <w:rPr>
                <w:rFonts w:hint="eastAsia"/>
                <w:b/>
                <w:bCs/>
                <w:color w:val="auto"/>
                <w:rPrChange w:id="17340" w:author="M00000676" w:date="2023-12-01T17:46:17Z">
                  <w:rPr>
                    <w:rFonts w:hint="eastAsia"/>
                    <w:color w:val="auto"/>
                  </w:rPr>
                </w:rPrChange>
              </w:rPr>
              <w:t>序号</w:t>
            </w:r>
          </w:p>
        </w:tc>
        <w:tc>
          <w:tcPr>
            <w:tcW w:w="2225" w:type="dxa"/>
            <w:vAlign w:val="center"/>
            <w:tcPrChange w:id="17341" w:author="M00032937" w:date="2024-06-28T09:47:23Z">
              <w:tcPr>
                <w:tcW w:w="2225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b/>
                <w:bCs/>
                <w:color w:val="auto"/>
                <w:rPrChange w:id="17342" w:author="M00000676" w:date="2023-12-01T17:46:17Z">
                  <w:rPr>
                    <w:color w:val="auto"/>
                  </w:rPr>
                </w:rPrChange>
              </w:rPr>
            </w:pPr>
            <w:r>
              <w:rPr>
                <w:rFonts w:hint="eastAsia"/>
                <w:b/>
                <w:bCs/>
                <w:color w:val="auto"/>
                <w:rPrChange w:id="17343" w:author="M00000676" w:date="2023-12-01T17:46:17Z">
                  <w:rPr>
                    <w:rFonts w:hint="eastAsia"/>
                    <w:color w:val="auto"/>
                  </w:rPr>
                </w:rPrChange>
              </w:rPr>
              <w:t>状态</w:t>
            </w:r>
          </w:p>
        </w:tc>
        <w:tc>
          <w:tcPr>
            <w:tcW w:w="2325" w:type="dxa"/>
            <w:vAlign w:val="center"/>
            <w:tcPrChange w:id="17344" w:author="M00032937" w:date="2024-06-28T09:47:23Z">
              <w:tcPr>
                <w:tcW w:w="2325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b/>
                <w:bCs/>
                <w:color w:val="auto"/>
                <w:rPrChange w:id="17345" w:author="M00000676" w:date="2023-12-01T17:46:17Z">
                  <w:rPr>
                    <w:color w:val="auto"/>
                  </w:rPr>
                </w:rPrChange>
              </w:rPr>
            </w:pPr>
            <w:r>
              <w:rPr>
                <w:rFonts w:hint="eastAsia"/>
                <w:b/>
                <w:bCs/>
                <w:color w:val="auto"/>
                <w:rPrChange w:id="17346" w:author="M00000676" w:date="2023-12-01T17:46:17Z">
                  <w:rPr>
                    <w:rFonts w:hint="eastAsia"/>
                    <w:color w:val="auto"/>
                  </w:rPr>
                </w:rPrChange>
              </w:rPr>
              <w:t>蜂鸣器声音</w:t>
            </w:r>
          </w:p>
        </w:tc>
        <w:tc>
          <w:tcPr>
            <w:tcW w:w="4135" w:type="dxa"/>
            <w:vAlign w:val="center"/>
            <w:tcPrChange w:id="17347" w:author="M00032937" w:date="2024-06-28T09:47:23Z">
              <w:tcPr>
                <w:tcW w:w="3588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b/>
                <w:bCs/>
                <w:color w:val="auto"/>
                <w:rPrChange w:id="17348" w:author="M00000676" w:date="2023-12-01T17:46:17Z">
                  <w:rPr>
                    <w:color w:val="auto"/>
                  </w:rPr>
                </w:rPrChange>
              </w:rPr>
            </w:pPr>
            <w:r>
              <w:rPr>
                <w:rFonts w:hint="eastAsia"/>
                <w:b/>
                <w:bCs/>
                <w:color w:val="auto"/>
                <w:rPrChange w:id="17349" w:author="M00000676" w:date="2023-12-01T17:46:17Z">
                  <w:rPr>
                    <w:rFonts w:hint="eastAsia"/>
                    <w:color w:val="auto"/>
                  </w:rPr>
                </w:rPrChange>
              </w:rPr>
              <w:t>定义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350" w:author="M00032937" w:date="2024-06-28T09:4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291" w:hRule="atLeast"/>
          <w:jc w:val="center"/>
          <w:trPrChange w:id="17350" w:author="M00032937" w:date="2024-06-28T09:47:23Z">
            <w:trPr>
              <w:trHeight w:val="291" w:hRule="atLeast"/>
            </w:trPr>
          </w:trPrChange>
        </w:trPr>
        <w:tc>
          <w:tcPr>
            <w:tcW w:w="1193" w:type="dxa"/>
            <w:vAlign w:val="center"/>
            <w:tcPrChange w:id="17351" w:author="M00032937" w:date="2024-06-28T09:47:23Z">
              <w:tcPr>
                <w:tcW w:w="663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color w:val="auto"/>
              </w:rPr>
            </w:pPr>
            <w:r>
              <w:rPr>
                <w:rFonts w:hint="eastAsia"/>
                <w:color w:val="auto"/>
              </w:rPr>
              <w:t>1</w:t>
            </w:r>
          </w:p>
        </w:tc>
        <w:tc>
          <w:tcPr>
            <w:tcW w:w="2225" w:type="dxa"/>
            <w:vAlign w:val="center"/>
            <w:tcPrChange w:id="17352" w:author="M00032937" w:date="2024-06-28T09:47:23Z">
              <w:tcPr>
                <w:tcW w:w="2225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 w:eastAsia="宋体"/>
                <w:color w:val="auto"/>
                <w:lang w:eastAsia="zh-CN"/>
              </w:rPr>
            </w:pPr>
            <w:r>
              <w:rPr>
                <w:rFonts w:hint="eastAsia"/>
                <w:color w:val="auto"/>
              </w:rPr>
              <w:t>功能执行时</w:t>
            </w:r>
            <w:r>
              <w:rPr>
                <w:rFonts w:hint="eastAsia"/>
                <w:color w:val="auto"/>
                <w:lang w:eastAsia="zh-CN"/>
              </w:rPr>
              <w:t>（</w:t>
            </w:r>
            <w:r>
              <w:rPr>
                <w:rFonts w:hint="eastAsia"/>
                <w:color w:val="auto"/>
                <w:lang w:val="en-US" w:eastAsia="zh-CN"/>
              </w:rPr>
              <w:t>指令下达并运行</w:t>
            </w:r>
            <w:r>
              <w:rPr>
                <w:rFonts w:hint="eastAsia"/>
                <w:color w:val="auto"/>
                <w:lang w:eastAsia="zh-CN"/>
              </w:rPr>
              <w:t>）</w:t>
            </w:r>
          </w:p>
        </w:tc>
        <w:tc>
          <w:tcPr>
            <w:tcW w:w="2325" w:type="dxa"/>
            <w:vAlign w:val="center"/>
            <w:tcPrChange w:id="17353" w:author="M00032937" w:date="2024-06-28T09:47:23Z">
              <w:tcPr>
                <w:tcW w:w="2325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color w:val="auto"/>
              </w:rPr>
              <w:pPrChange w:id="17354" w:author="M00000676" w:date="2023-12-01T15:11:53Z">
                <w:pPr>
                  <w:pStyle w:val="187"/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firstLine="0" w:firstLineChars="0"/>
                  <w:jc w:val="both"/>
                </w:pPr>
              </w:pPrChange>
            </w:pPr>
            <w:r>
              <w:rPr>
                <w:rFonts w:hint="eastAsia"/>
                <w:color w:val="auto"/>
              </w:rPr>
              <w:t>咚</w:t>
            </w:r>
          </w:p>
        </w:tc>
        <w:tc>
          <w:tcPr>
            <w:tcW w:w="4135" w:type="dxa"/>
            <w:vAlign w:val="center"/>
            <w:tcPrChange w:id="17355" w:author="M00032937" w:date="2024-06-28T09:47:23Z">
              <w:tcPr>
                <w:tcW w:w="3588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 w:eastAsia="宋体"/>
                <w:color w:val="auto"/>
                <w:lang w:eastAsia="zh-CN"/>
              </w:rPr>
              <w:pPrChange w:id="17356" w:author="M00000676" w:date="2023-12-01T15:11:53Z">
                <w:pPr>
                  <w:pStyle w:val="187"/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firstLine="0" w:firstLineChars="0"/>
                  <w:jc w:val="left"/>
                </w:pPr>
              </w:pPrChange>
            </w:pPr>
            <w:r>
              <w:rPr>
                <w:rFonts w:hint="eastAsia"/>
                <w:color w:val="auto"/>
              </w:rPr>
              <w:t>臀洗、妇洗、</w:t>
            </w:r>
            <w:r>
              <w:rPr>
                <w:rFonts w:hint="eastAsia"/>
                <w:color w:val="auto"/>
                <w:lang w:val="en-US" w:eastAsia="zh-CN"/>
              </w:rPr>
              <w:t>烘干、智能臀洗、智能妇洗、</w:t>
            </w:r>
            <w:r>
              <w:rPr>
                <w:rFonts w:hint="eastAsia"/>
                <w:color w:val="auto"/>
              </w:rPr>
              <w:t>水温、坐温、风温、冲水</w:t>
            </w:r>
            <w:r>
              <w:rPr>
                <w:rFonts w:hint="eastAsia"/>
                <w:color w:val="auto"/>
                <w:lang w:eastAsia="zh-CN"/>
              </w:rPr>
              <w:t>、</w:t>
            </w:r>
            <w:r>
              <w:rPr>
                <w:rFonts w:hint="eastAsia"/>
                <w:color w:val="auto"/>
              </w:rPr>
              <w:t>喷口清洗</w:t>
            </w:r>
            <w:r>
              <w:rPr>
                <w:rFonts w:hint="eastAsia"/>
                <w:color w:val="auto"/>
                <w:lang w:eastAsia="zh-CN"/>
              </w:rPr>
              <w:t>、</w:t>
            </w:r>
            <w:r>
              <w:rPr>
                <w:rFonts w:hint="eastAsia"/>
                <w:color w:val="auto"/>
                <w:lang w:val="en-US" w:eastAsia="zh-CN"/>
              </w:rPr>
              <w:t>开/关圈盖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357" w:author="M00032937" w:date="2024-06-28T09:4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</w:trPr>
        <w:tc>
          <w:tcPr>
            <w:tcW w:w="1193" w:type="dxa"/>
            <w:vAlign w:val="center"/>
            <w:tcPrChange w:id="17358" w:author="M00032937" w:date="2024-06-28T09:47:23Z">
              <w:tcPr>
                <w:tcW w:w="663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color w:val="auto"/>
              </w:rPr>
            </w:pPr>
            <w:r>
              <w:rPr>
                <w:rFonts w:hint="eastAsia"/>
                <w:color w:val="auto"/>
              </w:rPr>
              <w:t>2</w:t>
            </w:r>
          </w:p>
        </w:tc>
        <w:tc>
          <w:tcPr>
            <w:tcW w:w="2225" w:type="dxa"/>
            <w:vAlign w:val="center"/>
            <w:tcPrChange w:id="17359" w:author="M00032937" w:date="2024-06-28T09:47:23Z">
              <w:tcPr>
                <w:tcW w:w="2225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 w:eastAsia="宋体"/>
                <w:color w:val="auto"/>
                <w:lang w:eastAsia="zh-CN"/>
              </w:rPr>
            </w:pPr>
            <w:r>
              <w:rPr>
                <w:rFonts w:hint="eastAsia"/>
                <w:color w:val="auto"/>
              </w:rPr>
              <w:t>功能未执行</w:t>
            </w:r>
            <w:r>
              <w:rPr>
                <w:rFonts w:hint="eastAsia"/>
                <w:color w:val="auto"/>
                <w:lang w:eastAsia="zh-CN"/>
              </w:rPr>
              <w:t>（</w:t>
            </w:r>
            <w:r>
              <w:rPr>
                <w:rFonts w:hint="eastAsia"/>
                <w:color w:val="auto"/>
                <w:lang w:val="en-US" w:eastAsia="zh-CN"/>
              </w:rPr>
              <w:t>指令下达但无法运行</w:t>
            </w:r>
            <w:r>
              <w:rPr>
                <w:rFonts w:hint="eastAsia"/>
                <w:color w:val="auto"/>
                <w:lang w:eastAsia="zh-CN"/>
              </w:rPr>
              <w:t>）</w:t>
            </w:r>
          </w:p>
        </w:tc>
        <w:tc>
          <w:tcPr>
            <w:tcW w:w="2325" w:type="dxa"/>
            <w:vAlign w:val="center"/>
            <w:tcPrChange w:id="17360" w:author="M00032937" w:date="2024-06-28T09:47:23Z">
              <w:tcPr>
                <w:tcW w:w="2325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 w:eastAsia="宋体"/>
                <w:color w:val="auto"/>
                <w:lang w:eastAsia="zh-CN"/>
              </w:rPr>
              <w:pPrChange w:id="17361" w:author="M00000676" w:date="2023-12-01T15:11:53Z">
                <w:pPr>
                  <w:pStyle w:val="187"/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firstLine="0" w:firstLineChars="0"/>
                  <w:jc w:val="both"/>
                </w:pPr>
              </w:pPrChange>
            </w:pPr>
            <w:del w:id="17362" w:author="M00000676" w:date="2023-12-01T16:10:14Z">
              <w:r>
                <w:rPr>
                  <w:rFonts w:hint="eastAsia"/>
                  <w:color w:val="auto"/>
                </w:rPr>
                <w:delText>叮</w:delText>
              </w:r>
            </w:del>
            <w:ins w:id="17363" w:author="M00000676" w:date="2023-12-01T16:10:14Z">
              <w:r>
                <w:rPr>
                  <w:rFonts w:hint="eastAsia"/>
                  <w:color w:val="auto"/>
                  <w:lang w:eastAsia="zh-CN"/>
                </w:rPr>
                <w:t>咚咚</w:t>
              </w:r>
            </w:ins>
          </w:p>
        </w:tc>
        <w:tc>
          <w:tcPr>
            <w:tcW w:w="4135" w:type="dxa"/>
            <w:vAlign w:val="center"/>
            <w:tcPrChange w:id="17364" w:author="M00032937" w:date="2024-06-28T09:47:23Z">
              <w:tcPr>
                <w:tcW w:w="3588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default" w:eastAsia="宋体"/>
                <w:color w:val="auto"/>
                <w:lang w:val="en-US" w:eastAsia="zh-CN"/>
              </w:rPr>
              <w:pPrChange w:id="17365" w:author="M00000676" w:date="2023-12-01T15:11:53Z">
                <w:pPr>
                  <w:pStyle w:val="187"/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firstLine="0" w:firstLineChars="0"/>
                  <w:jc w:val="left"/>
                </w:pPr>
              </w:pPrChange>
            </w:pPr>
            <w:r>
              <w:rPr>
                <w:rFonts w:hint="eastAsia"/>
                <w:color w:val="auto"/>
              </w:rPr>
              <w:t>臀洗、妇洗、</w:t>
            </w:r>
            <w:r>
              <w:rPr>
                <w:rFonts w:hint="eastAsia"/>
                <w:color w:val="auto"/>
                <w:lang w:val="en-US" w:eastAsia="zh-CN"/>
              </w:rPr>
              <w:t>烘干、智能臀洗、智能妇洗、</w:t>
            </w:r>
            <w:r>
              <w:rPr>
                <w:rFonts w:hint="eastAsia"/>
                <w:color w:val="auto"/>
              </w:rPr>
              <w:t>水温、坐温、风温、冲水</w:t>
            </w:r>
            <w:r>
              <w:rPr>
                <w:rFonts w:hint="eastAsia"/>
                <w:color w:val="auto"/>
                <w:lang w:eastAsia="zh-CN"/>
              </w:rPr>
              <w:t>、</w:t>
            </w:r>
            <w:r>
              <w:rPr>
                <w:rFonts w:hint="eastAsia"/>
                <w:color w:val="auto"/>
              </w:rPr>
              <w:t>喷口清洗</w:t>
            </w:r>
            <w:r>
              <w:rPr>
                <w:rFonts w:hint="eastAsia"/>
                <w:color w:val="auto"/>
                <w:lang w:eastAsia="zh-CN"/>
              </w:rPr>
              <w:t>、</w:t>
            </w:r>
            <w:r>
              <w:rPr>
                <w:rFonts w:hint="eastAsia"/>
                <w:color w:val="auto"/>
                <w:lang w:val="en-US" w:eastAsia="zh-CN"/>
              </w:rPr>
              <w:t>冷热按摩</w:t>
            </w:r>
            <w:r>
              <w:rPr>
                <w:rFonts w:hint="eastAsia"/>
                <w:color w:val="auto"/>
                <w:lang w:eastAsia="zh-CN"/>
              </w:rPr>
              <w:t>、</w:t>
            </w:r>
            <w:r>
              <w:rPr>
                <w:rFonts w:hint="eastAsia"/>
                <w:color w:val="auto"/>
                <w:lang w:val="en-US" w:eastAsia="zh-CN"/>
              </w:rPr>
              <w:t>开/关圈盖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366" w:author="M00032937" w:date="2024-06-28T09:4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</w:trPr>
        <w:tc>
          <w:tcPr>
            <w:tcW w:w="1193" w:type="dxa"/>
            <w:vAlign w:val="center"/>
            <w:tcPrChange w:id="17367" w:author="M00032937" w:date="2024-06-28T09:47:23Z">
              <w:tcPr>
                <w:tcW w:w="663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color w:val="auto"/>
              </w:rPr>
            </w:pPr>
            <w:r>
              <w:rPr>
                <w:rFonts w:hint="eastAsia"/>
                <w:color w:val="auto"/>
              </w:rPr>
              <w:t>3</w:t>
            </w:r>
          </w:p>
        </w:tc>
        <w:tc>
          <w:tcPr>
            <w:tcW w:w="2225" w:type="dxa"/>
            <w:vAlign w:val="center"/>
            <w:tcPrChange w:id="17368" w:author="M00032937" w:date="2024-06-28T09:47:23Z">
              <w:tcPr>
                <w:tcW w:w="2225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color w:val="auto"/>
              </w:rPr>
            </w:pPr>
            <w:r>
              <w:rPr>
                <w:rFonts w:hint="eastAsia"/>
                <w:color w:val="auto"/>
              </w:rPr>
              <w:t>状态调节（变化）</w:t>
            </w:r>
          </w:p>
        </w:tc>
        <w:tc>
          <w:tcPr>
            <w:tcW w:w="2325" w:type="dxa"/>
            <w:vAlign w:val="center"/>
            <w:tcPrChange w:id="17369" w:author="M00032937" w:date="2024-06-28T09:47:23Z">
              <w:tcPr>
                <w:tcW w:w="2325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 w:eastAsia="宋体"/>
                <w:color w:val="auto"/>
                <w:lang w:eastAsia="zh-CN"/>
              </w:rPr>
              <w:pPrChange w:id="17370" w:author="M00000676" w:date="2023-12-01T15:11:53Z">
                <w:pPr>
                  <w:pStyle w:val="187"/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firstLine="0" w:firstLineChars="0"/>
                  <w:jc w:val="both"/>
                </w:pPr>
              </w:pPrChange>
            </w:pPr>
            <w:r>
              <w:rPr>
                <w:rFonts w:hint="eastAsia"/>
                <w:color w:val="auto"/>
                <w:lang w:val="en-US" w:eastAsia="zh-CN"/>
              </w:rPr>
              <w:t>咚</w:t>
            </w:r>
          </w:p>
        </w:tc>
        <w:tc>
          <w:tcPr>
            <w:tcW w:w="4135" w:type="dxa"/>
            <w:vAlign w:val="center"/>
            <w:tcPrChange w:id="17371" w:author="M00032937" w:date="2024-06-28T09:47:23Z">
              <w:tcPr>
                <w:tcW w:w="3588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 w:eastAsia="宋体"/>
                <w:color w:val="auto"/>
                <w:highlight w:val="none"/>
                <w:lang w:eastAsia="zh-CN"/>
              </w:rPr>
              <w:pPrChange w:id="17372" w:author="M00000676" w:date="2023-12-01T15:11:53Z">
                <w:pPr>
                  <w:pStyle w:val="187"/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firstLine="0" w:firstLineChars="0"/>
                  <w:jc w:val="left"/>
                </w:pPr>
              </w:pPrChange>
            </w:pPr>
            <w:r>
              <w:rPr>
                <w:rFonts w:hint="eastAsia"/>
                <w:color w:val="auto"/>
                <w:highlight w:val="none"/>
              </w:rPr>
              <w:t>清洗位置、水压强度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373" w:author="M00032937" w:date="2024-06-28T09:4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</w:trPr>
        <w:tc>
          <w:tcPr>
            <w:tcW w:w="1193" w:type="dxa"/>
            <w:vAlign w:val="center"/>
            <w:tcPrChange w:id="17374" w:author="M00032937" w:date="2024-06-28T09:47:23Z">
              <w:tcPr>
                <w:tcW w:w="663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color w:val="auto"/>
              </w:rPr>
            </w:pPr>
            <w:r>
              <w:rPr>
                <w:rFonts w:hint="eastAsia"/>
                <w:color w:val="auto"/>
              </w:rPr>
              <w:t>4</w:t>
            </w:r>
          </w:p>
        </w:tc>
        <w:tc>
          <w:tcPr>
            <w:tcW w:w="2225" w:type="dxa"/>
            <w:vAlign w:val="center"/>
            <w:tcPrChange w:id="17375" w:author="M00032937" w:date="2024-06-28T09:47:23Z">
              <w:tcPr>
                <w:tcW w:w="2225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color w:val="auto"/>
              </w:rPr>
            </w:pPr>
            <w:r>
              <w:rPr>
                <w:rFonts w:hint="eastAsia"/>
                <w:color w:val="auto"/>
              </w:rPr>
              <w:t>状态调节（未变化）</w:t>
            </w:r>
          </w:p>
        </w:tc>
        <w:tc>
          <w:tcPr>
            <w:tcW w:w="2325" w:type="dxa"/>
            <w:vAlign w:val="center"/>
            <w:tcPrChange w:id="17376" w:author="M00032937" w:date="2024-06-28T09:47:23Z">
              <w:tcPr>
                <w:tcW w:w="2325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 w:eastAsia="宋体"/>
                <w:color w:val="auto"/>
                <w:lang w:eastAsia="zh-CN"/>
              </w:rPr>
              <w:pPrChange w:id="17377" w:author="M00000676" w:date="2023-12-01T15:11:53Z">
                <w:pPr>
                  <w:pStyle w:val="187"/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firstLine="0" w:firstLineChars="0"/>
                  <w:jc w:val="both"/>
                </w:pPr>
              </w:pPrChange>
            </w:pPr>
            <w:del w:id="17378" w:author="M00000676" w:date="2023-12-01T16:10:30Z">
              <w:r>
                <w:rPr>
                  <w:rFonts w:hint="eastAsia"/>
                  <w:color w:val="auto"/>
                </w:rPr>
                <w:delText>叮</w:delText>
              </w:r>
            </w:del>
            <w:ins w:id="17379" w:author="M00000676" w:date="2023-12-01T16:10:30Z">
              <w:r>
                <w:rPr>
                  <w:rFonts w:hint="eastAsia"/>
                  <w:color w:val="auto"/>
                  <w:lang w:eastAsia="zh-CN"/>
                </w:rPr>
                <w:t>咚咚</w:t>
              </w:r>
            </w:ins>
          </w:p>
        </w:tc>
        <w:tc>
          <w:tcPr>
            <w:tcW w:w="4135" w:type="dxa"/>
            <w:vAlign w:val="center"/>
            <w:tcPrChange w:id="17380" w:author="M00032937" w:date="2024-06-28T09:47:23Z">
              <w:tcPr>
                <w:tcW w:w="3588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color w:val="auto"/>
                <w:highlight w:val="none"/>
              </w:rPr>
              <w:pPrChange w:id="17381" w:author="M00000676" w:date="2023-12-01T15:11:53Z">
                <w:pPr>
                  <w:pStyle w:val="187"/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firstLine="0" w:firstLineChars="0"/>
                  <w:jc w:val="left"/>
                </w:pPr>
              </w:pPrChange>
            </w:pPr>
            <w:r>
              <w:rPr>
                <w:rFonts w:hint="eastAsia"/>
                <w:color w:val="auto"/>
                <w:highlight w:val="none"/>
              </w:rPr>
              <w:t>清洗位置、水压强度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383" w:author="M00032937" w:date="2024-06-28T09:4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382" w:author="M00032937" w:date="2024-06-26T10:08:01Z"/>
        </w:trPr>
        <w:tc>
          <w:tcPr>
            <w:tcW w:w="1193" w:type="dxa"/>
            <w:vAlign w:val="center"/>
            <w:tcPrChange w:id="17384" w:author="M00032937" w:date="2024-06-28T09:47:23Z"/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7385" w:author="M00032937" w:date="2024-06-26T10:08:01Z"/>
                <w:rFonts w:hint="default" w:eastAsia="宋体"/>
                <w:color w:val="auto"/>
                <w:lang w:val="en-US" w:eastAsia="zh-CN"/>
              </w:rPr>
            </w:pPr>
            <w:ins w:id="17386" w:author="M00032937" w:date="2024-06-26T10:08:44Z">
              <w:r>
                <w:rPr>
                  <w:rFonts w:hint="eastAsia"/>
                  <w:color w:val="auto"/>
                  <w:lang w:val="en-US" w:eastAsia="zh-CN"/>
                </w:rPr>
                <w:t>5</w:t>
              </w:r>
            </w:ins>
          </w:p>
        </w:tc>
        <w:tc>
          <w:tcPr>
            <w:tcW w:w="2225" w:type="dxa"/>
            <w:vAlign w:val="center"/>
            <w:tcPrChange w:id="17387" w:author="M00032937" w:date="2024-06-28T09:47:23Z"/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7388" w:author="M00032937" w:date="2024-06-26T10:08:01Z"/>
                <w:rFonts w:hint="eastAsia" w:eastAsia="宋体"/>
                <w:color w:val="auto"/>
                <w:highlight w:val="yellow"/>
                <w:lang w:val="en-US" w:eastAsia="zh-CN"/>
                <w:rPrChange w:id="17389" w:author="M00032937" w:date="2024-06-26T15:36:28Z">
                  <w:rPr>
                    <w:ins w:id="17390" w:author="M00032937" w:date="2024-06-26T10:08:01Z"/>
                    <w:rFonts w:hint="eastAsia" w:eastAsia="宋体"/>
                    <w:color w:val="auto"/>
                    <w:lang w:val="en-US" w:eastAsia="zh-CN"/>
                  </w:rPr>
                </w:rPrChange>
              </w:rPr>
            </w:pPr>
            <w:ins w:id="17391" w:author="M00032937" w:date="2024-06-26T10:08:05Z">
              <w:r>
                <w:rPr>
                  <w:rFonts w:hint="eastAsia"/>
                  <w:color w:val="auto"/>
                  <w:highlight w:val="yellow"/>
                  <w:lang w:val="en-US" w:eastAsia="zh-CN"/>
                  <w:rPrChange w:id="17392" w:author="M00032937" w:date="2024-06-26T15:36:28Z">
                    <w:rPr>
                      <w:rFonts w:hint="eastAsia"/>
                      <w:color w:val="auto"/>
                      <w:lang w:val="en-US" w:eastAsia="zh-CN"/>
                    </w:rPr>
                  </w:rPrChange>
                </w:rPr>
                <w:t>上电</w:t>
              </w:r>
            </w:ins>
          </w:p>
        </w:tc>
        <w:tc>
          <w:tcPr>
            <w:tcW w:w="2325" w:type="dxa"/>
            <w:vAlign w:val="center"/>
            <w:tcPrChange w:id="17393" w:author="M00032937" w:date="2024-06-28T09:47:23Z"/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7394" w:author="M00032937" w:date="2024-06-26T10:08:01Z"/>
                <w:rFonts w:hint="eastAsia" w:eastAsia="宋体"/>
                <w:color w:val="auto"/>
                <w:highlight w:val="yellow"/>
                <w:lang w:val="en-US" w:eastAsia="zh-CN"/>
                <w:rPrChange w:id="17395" w:author="M00032937" w:date="2024-06-26T15:36:28Z">
                  <w:rPr>
                    <w:ins w:id="17396" w:author="M00032937" w:date="2024-06-26T10:08:01Z"/>
                    <w:rFonts w:hint="eastAsia" w:eastAsia="宋体"/>
                    <w:color w:val="auto"/>
                    <w:lang w:val="en-US" w:eastAsia="zh-CN"/>
                  </w:rPr>
                </w:rPrChange>
              </w:rPr>
            </w:pPr>
            <w:ins w:id="17397" w:author="M00032937" w:date="2024-06-26T10:08:10Z">
              <w:r>
                <w:rPr>
                  <w:rFonts w:hint="eastAsia"/>
                  <w:color w:val="auto"/>
                  <w:highlight w:val="yellow"/>
                  <w:lang w:val="en-US" w:eastAsia="zh-CN"/>
                  <w:rPrChange w:id="17398" w:author="M00032937" w:date="2024-06-26T15:36:28Z">
                    <w:rPr>
                      <w:rFonts w:hint="eastAsia"/>
                      <w:color w:val="auto"/>
                      <w:lang w:val="en-US" w:eastAsia="zh-CN"/>
                    </w:rPr>
                  </w:rPrChange>
                </w:rPr>
                <w:t>长咚</w:t>
              </w:r>
            </w:ins>
          </w:p>
        </w:tc>
        <w:tc>
          <w:tcPr>
            <w:tcW w:w="4135" w:type="dxa"/>
            <w:vAlign w:val="center"/>
            <w:tcPrChange w:id="17399" w:author="M00032937" w:date="2024-06-28T09:47:23Z"/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7400" w:author="M00032937" w:date="2024-06-26T10:08:01Z"/>
                <w:rFonts w:hint="eastAsia"/>
                <w:color w:val="auto"/>
                <w:highlight w:val="no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401" w:author="M00032937" w:date="2024-06-28T09:4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</w:trPr>
        <w:tc>
          <w:tcPr>
            <w:tcW w:w="1193" w:type="dxa"/>
            <w:vAlign w:val="center"/>
            <w:tcPrChange w:id="17402" w:author="M00032937" w:date="2024-06-28T09:47:23Z">
              <w:tcPr>
                <w:tcW w:w="663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 w:eastAsia="宋体"/>
                <w:color w:val="auto"/>
                <w:lang w:eastAsia="zh-CN"/>
              </w:rPr>
            </w:pPr>
            <w:del w:id="17403" w:author="M00032937" w:date="2024-06-26T10:08:50Z">
              <w:r>
                <w:rPr>
                  <w:rFonts w:hint="default"/>
                  <w:color w:val="auto"/>
                  <w:lang w:val="en-US"/>
                </w:rPr>
                <w:delText>5</w:delText>
              </w:r>
            </w:del>
            <w:ins w:id="17404" w:author="M00032937" w:date="2024-06-26T10:08:50Z">
              <w:r>
                <w:rPr>
                  <w:rFonts w:hint="eastAsia"/>
                  <w:color w:val="auto"/>
                  <w:lang w:val="en-US" w:eastAsia="zh-CN"/>
                </w:rPr>
                <w:t>6</w:t>
              </w:r>
            </w:ins>
          </w:p>
        </w:tc>
        <w:tc>
          <w:tcPr>
            <w:tcW w:w="2225" w:type="dxa"/>
            <w:vAlign w:val="center"/>
            <w:tcPrChange w:id="17405" w:author="M00032937" w:date="2024-06-28T09:47:23Z">
              <w:tcPr>
                <w:tcW w:w="2225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color w:val="auto"/>
              </w:rPr>
            </w:pPr>
            <w:r>
              <w:rPr>
                <w:rFonts w:hint="eastAsia"/>
                <w:color w:val="auto"/>
              </w:rPr>
              <w:t>着座</w:t>
            </w:r>
          </w:p>
        </w:tc>
        <w:tc>
          <w:tcPr>
            <w:tcW w:w="2325" w:type="dxa"/>
            <w:vAlign w:val="center"/>
            <w:tcPrChange w:id="17406" w:author="M00032937" w:date="2024-06-28T09:47:23Z">
              <w:tcPr>
                <w:tcW w:w="2325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color w:val="auto"/>
              </w:rPr>
              <w:pPrChange w:id="17407" w:author="M00000676" w:date="2023-12-01T15:11:53Z">
                <w:pPr>
                  <w:pStyle w:val="187"/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firstLine="0" w:firstLineChars="0"/>
                  <w:jc w:val="both"/>
                </w:pPr>
              </w:pPrChange>
            </w:pPr>
            <w:r>
              <w:rPr>
                <w:rFonts w:hint="eastAsia"/>
                <w:color w:val="auto"/>
              </w:rPr>
              <w:t>叮咚</w:t>
            </w:r>
          </w:p>
        </w:tc>
        <w:tc>
          <w:tcPr>
            <w:tcW w:w="4135" w:type="dxa"/>
            <w:vAlign w:val="center"/>
            <w:tcPrChange w:id="17408" w:author="M00032937" w:date="2024-06-28T09:47:23Z">
              <w:tcPr>
                <w:tcW w:w="3588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color w:val="auto"/>
              </w:rPr>
              <w:pPrChange w:id="17409" w:author="M00000676" w:date="2023-12-01T15:11:53Z">
                <w:pPr>
                  <w:pStyle w:val="187"/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firstLine="0" w:firstLineChars="0"/>
                  <w:jc w:val="left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410" w:author="M00032937" w:date="2024-06-28T09:4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</w:trPr>
        <w:tc>
          <w:tcPr>
            <w:tcW w:w="1193" w:type="dxa"/>
            <w:vAlign w:val="center"/>
            <w:tcPrChange w:id="17411" w:author="M00032937" w:date="2024-06-28T09:47:23Z">
              <w:tcPr>
                <w:tcW w:w="663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default" w:eastAsia="宋体"/>
                <w:color w:val="auto"/>
                <w:lang w:val="en-US" w:eastAsia="zh-CN"/>
              </w:rPr>
            </w:pPr>
            <w:del w:id="17412" w:author="M00032937" w:date="2024-06-26T10:08:51Z">
              <w:r>
                <w:rPr>
                  <w:rFonts w:hint="default"/>
                  <w:color w:val="auto"/>
                  <w:lang w:val="en-US" w:eastAsia="zh-CN"/>
                </w:rPr>
                <w:delText>6</w:delText>
              </w:r>
            </w:del>
            <w:ins w:id="17413" w:author="M00032937" w:date="2024-06-26T10:08:51Z">
              <w:r>
                <w:rPr>
                  <w:rFonts w:hint="eastAsia"/>
                  <w:color w:val="auto"/>
                  <w:lang w:val="en-US" w:eastAsia="zh-CN"/>
                </w:rPr>
                <w:t>7</w:t>
              </w:r>
            </w:ins>
          </w:p>
        </w:tc>
        <w:tc>
          <w:tcPr>
            <w:tcW w:w="2225" w:type="dxa"/>
            <w:vAlign w:val="center"/>
            <w:tcPrChange w:id="17414" w:author="M00032937" w:date="2024-06-28T09:47:23Z">
              <w:tcPr>
                <w:tcW w:w="2225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default" w:eastAsia="宋体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开机</w:t>
            </w:r>
          </w:p>
        </w:tc>
        <w:tc>
          <w:tcPr>
            <w:tcW w:w="2325" w:type="dxa"/>
            <w:vAlign w:val="center"/>
            <w:tcPrChange w:id="17415" w:author="M00032937" w:date="2024-06-28T09:47:23Z">
              <w:tcPr>
                <w:tcW w:w="2325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rPr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pPrChange w:id="17416" w:author="M00000676" w:date="2023-12-01T15:11:53Z">
                <w:pPr>
                  <w:pStyle w:val="187"/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rightChars="0" w:firstLine="0" w:firstLineChars="0"/>
                  <w:jc w:val="both"/>
                </w:pPr>
              </w:pPrChange>
            </w:pPr>
            <w:r>
              <w:rPr>
                <w:rFonts w:hint="eastAsia"/>
                <w:color w:val="auto"/>
              </w:rPr>
              <w:t>咚</w:t>
            </w:r>
          </w:p>
        </w:tc>
        <w:tc>
          <w:tcPr>
            <w:tcW w:w="4135" w:type="dxa"/>
            <w:vAlign w:val="center"/>
            <w:tcPrChange w:id="17417" w:author="M00032937" w:date="2024-06-28T09:47:23Z">
              <w:tcPr>
                <w:tcW w:w="3588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color w:val="auto"/>
              </w:rPr>
              <w:pPrChange w:id="17418" w:author="M00000676" w:date="2023-12-01T15:11:53Z">
                <w:pPr>
                  <w:pStyle w:val="187"/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firstLine="0" w:firstLineChars="0"/>
                  <w:jc w:val="left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419" w:author="M00032937" w:date="2024-06-28T09:4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</w:trPr>
        <w:tc>
          <w:tcPr>
            <w:tcW w:w="1193" w:type="dxa"/>
            <w:vAlign w:val="center"/>
            <w:tcPrChange w:id="17420" w:author="M00032937" w:date="2024-06-28T09:47:23Z">
              <w:tcPr>
                <w:tcW w:w="663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 w:eastAsia="宋体"/>
                <w:color w:val="auto"/>
                <w:lang w:val="en-US" w:eastAsia="zh-CN"/>
              </w:rPr>
            </w:pPr>
            <w:del w:id="17421" w:author="M00032937" w:date="2024-06-26T10:08:52Z">
              <w:r>
                <w:rPr>
                  <w:rFonts w:hint="default"/>
                  <w:color w:val="auto"/>
                  <w:lang w:val="en-US" w:eastAsia="zh-CN"/>
                </w:rPr>
                <w:delText>7</w:delText>
              </w:r>
            </w:del>
            <w:ins w:id="17422" w:author="M00032937" w:date="2024-06-26T10:08:52Z">
              <w:r>
                <w:rPr>
                  <w:rFonts w:hint="eastAsia"/>
                  <w:color w:val="auto"/>
                  <w:lang w:val="en-US" w:eastAsia="zh-CN"/>
                </w:rPr>
                <w:t>8</w:t>
              </w:r>
            </w:ins>
          </w:p>
        </w:tc>
        <w:tc>
          <w:tcPr>
            <w:tcW w:w="2225" w:type="dxa"/>
            <w:vAlign w:val="center"/>
            <w:tcPrChange w:id="17423" w:author="M00032937" w:date="2024-06-28T09:47:23Z">
              <w:tcPr>
                <w:tcW w:w="2225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default" w:eastAsia="宋体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待机</w:t>
            </w:r>
          </w:p>
        </w:tc>
        <w:tc>
          <w:tcPr>
            <w:tcW w:w="2325" w:type="dxa"/>
            <w:vAlign w:val="center"/>
            <w:tcPrChange w:id="17424" w:author="M00032937" w:date="2024-06-28T09:47:23Z">
              <w:tcPr>
                <w:tcW w:w="2325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 w:eastAsia="宋体"/>
                <w:color w:val="auto"/>
                <w:lang w:eastAsia="zh-CN"/>
              </w:rPr>
              <w:pPrChange w:id="17425" w:author="M00000676" w:date="2023-12-01T15:11:53Z">
                <w:pPr>
                  <w:pStyle w:val="187"/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firstLine="0" w:firstLineChars="0"/>
                  <w:jc w:val="both"/>
                </w:pPr>
              </w:pPrChange>
            </w:pPr>
            <w:r>
              <w:rPr>
                <w:rFonts w:hint="eastAsia"/>
                <w:color w:val="auto"/>
                <w:lang w:val="en-US" w:eastAsia="zh-CN"/>
              </w:rPr>
              <w:t>长</w:t>
            </w:r>
            <w:r>
              <w:rPr>
                <w:rFonts w:hint="eastAsia"/>
                <w:color w:val="auto"/>
              </w:rPr>
              <w:t>咚</w:t>
            </w:r>
          </w:p>
        </w:tc>
        <w:tc>
          <w:tcPr>
            <w:tcW w:w="4135" w:type="dxa"/>
            <w:vAlign w:val="center"/>
            <w:tcPrChange w:id="17426" w:author="M00032937" w:date="2024-06-28T09:47:23Z">
              <w:tcPr>
                <w:tcW w:w="3588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color w:val="auto"/>
              </w:rPr>
              <w:pPrChange w:id="17427" w:author="M00000676" w:date="2023-12-01T15:11:53Z">
                <w:pPr>
                  <w:pStyle w:val="187"/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firstLine="0" w:firstLineChars="0"/>
                  <w:jc w:val="left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428" w:author="M00032937" w:date="2024-06-28T09:4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291" w:hRule="atLeast"/>
          <w:jc w:val="center"/>
          <w:trPrChange w:id="17428" w:author="M00032937" w:date="2024-06-28T09:47:23Z">
            <w:trPr>
              <w:trHeight w:val="291" w:hRule="atLeast"/>
            </w:trPr>
          </w:trPrChange>
        </w:trPr>
        <w:tc>
          <w:tcPr>
            <w:tcW w:w="1193" w:type="dxa"/>
            <w:vAlign w:val="center"/>
            <w:tcPrChange w:id="17429" w:author="M00032937" w:date="2024-06-28T09:47:23Z">
              <w:tcPr>
                <w:tcW w:w="663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 w:eastAsia="宋体"/>
                <w:color w:val="auto"/>
                <w:lang w:val="en-US" w:eastAsia="zh-CN"/>
              </w:rPr>
            </w:pPr>
            <w:del w:id="17430" w:author="M00032937" w:date="2024-06-26T10:08:54Z">
              <w:r>
                <w:rPr>
                  <w:rFonts w:hint="default"/>
                  <w:color w:val="auto"/>
                  <w:lang w:val="en-US" w:eastAsia="zh-CN"/>
                </w:rPr>
                <w:delText>8</w:delText>
              </w:r>
            </w:del>
            <w:ins w:id="17431" w:author="M00032937" w:date="2024-06-26T10:08:54Z">
              <w:r>
                <w:rPr>
                  <w:rFonts w:hint="eastAsia"/>
                  <w:color w:val="auto"/>
                  <w:lang w:val="en-US" w:eastAsia="zh-CN"/>
                </w:rPr>
                <w:t>9</w:t>
              </w:r>
            </w:ins>
          </w:p>
        </w:tc>
        <w:tc>
          <w:tcPr>
            <w:tcW w:w="2225" w:type="dxa"/>
            <w:vAlign w:val="center"/>
            <w:tcPrChange w:id="17432" w:author="M00032937" w:date="2024-06-28T09:47:23Z">
              <w:tcPr>
                <w:tcW w:w="2225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default" w:eastAsia="宋体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开启功能</w:t>
            </w:r>
          </w:p>
        </w:tc>
        <w:tc>
          <w:tcPr>
            <w:tcW w:w="2325" w:type="dxa"/>
            <w:vAlign w:val="center"/>
            <w:tcPrChange w:id="17433" w:author="M00032937" w:date="2024-06-28T09:47:23Z">
              <w:tcPr>
                <w:tcW w:w="2325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color w:val="auto"/>
              </w:rPr>
              <w:pPrChange w:id="17434" w:author="M00000676" w:date="2023-12-01T15:11:53Z">
                <w:pPr>
                  <w:pStyle w:val="187"/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firstLine="0" w:firstLineChars="0"/>
                  <w:jc w:val="both"/>
                </w:pPr>
              </w:pPrChange>
            </w:pPr>
            <w:r>
              <w:rPr>
                <w:rFonts w:hint="eastAsia"/>
                <w:color w:val="auto"/>
              </w:rPr>
              <w:t>咚</w:t>
            </w:r>
          </w:p>
        </w:tc>
        <w:tc>
          <w:tcPr>
            <w:tcW w:w="4135" w:type="dxa"/>
            <w:vAlign w:val="center"/>
            <w:tcPrChange w:id="17435" w:author="M00032937" w:date="2024-06-28T09:47:23Z">
              <w:tcPr>
                <w:tcW w:w="3588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default" w:eastAsia="宋体"/>
                <w:color w:val="auto"/>
                <w:lang w:val="en-US" w:eastAsia="zh-CN"/>
              </w:rPr>
              <w:pPrChange w:id="17436" w:author="M00000676" w:date="2023-12-01T15:11:53Z">
                <w:pPr>
                  <w:pStyle w:val="187"/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firstLine="0" w:firstLineChars="0"/>
                  <w:jc w:val="left"/>
                </w:pPr>
              </w:pPrChange>
            </w:pPr>
            <w:r>
              <w:rPr>
                <w:rFonts w:hint="eastAsia"/>
                <w:color w:val="auto"/>
                <w:lang w:val="en-US" w:eastAsia="zh-CN"/>
              </w:rPr>
              <w:t>夜灯、冷热按摩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437" w:author="M00032937" w:date="2024-06-28T09:4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</w:trPr>
        <w:tc>
          <w:tcPr>
            <w:tcW w:w="1193" w:type="dxa"/>
            <w:vAlign w:val="center"/>
            <w:tcPrChange w:id="17438" w:author="M00032937" w:date="2024-06-28T09:47:23Z">
              <w:tcPr>
                <w:tcW w:w="663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default" w:eastAsia="宋体"/>
                <w:color w:val="auto"/>
                <w:lang w:val="en-US" w:eastAsia="zh-CN"/>
              </w:rPr>
            </w:pPr>
            <w:del w:id="17439" w:author="M00032937" w:date="2024-06-26T10:08:55Z">
              <w:r>
                <w:rPr>
                  <w:rFonts w:hint="default"/>
                  <w:color w:val="auto"/>
                  <w:lang w:val="en-US" w:eastAsia="zh-CN"/>
                </w:rPr>
                <w:delText>9</w:delText>
              </w:r>
            </w:del>
            <w:ins w:id="17440" w:author="M00032937" w:date="2024-06-26T10:08:55Z">
              <w:r>
                <w:rPr>
                  <w:rFonts w:hint="eastAsia"/>
                  <w:color w:val="auto"/>
                  <w:lang w:val="en-US" w:eastAsia="zh-CN"/>
                </w:rPr>
                <w:t>1</w:t>
              </w:r>
            </w:ins>
            <w:ins w:id="17441" w:author="M00032937" w:date="2024-06-26T10:08:56Z">
              <w:r>
                <w:rPr>
                  <w:rFonts w:hint="eastAsia"/>
                  <w:color w:val="auto"/>
                  <w:lang w:val="en-US" w:eastAsia="zh-CN"/>
                </w:rPr>
                <w:t>0</w:t>
              </w:r>
            </w:ins>
          </w:p>
        </w:tc>
        <w:tc>
          <w:tcPr>
            <w:tcW w:w="2225" w:type="dxa"/>
            <w:vAlign w:val="center"/>
            <w:tcPrChange w:id="17442" w:author="M00032937" w:date="2024-06-28T09:47:23Z">
              <w:tcPr>
                <w:tcW w:w="2225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default" w:eastAsia="宋体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关闭功能</w:t>
            </w:r>
          </w:p>
        </w:tc>
        <w:tc>
          <w:tcPr>
            <w:tcW w:w="2325" w:type="dxa"/>
            <w:vAlign w:val="center"/>
            <w:tcPrChange w:id="17443" w:author="M00032937" w:date="2024-06-28T09:47:23Z">
              <w:tcPr>
                <w:tcW w:w="2325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default" w:eastAsia="宋体"/>
                <w:color w:val="auto"/>
                <w:lang w:val="en-US" w:eastAsia="zh-CN"/>
              </w:rPr>
              <w:pPrChange w:id="17444" w:author="M00000676" w:date="2023-12-01T15:11:53Z">
                <w:pPr>
                  <w:pStyle w:val="187"/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firstLine="0" w:firstLineChars="0"/>
                  <w:jc w:val="both"/>
                </w:pPr>
              </w:pPrChange>
            </w:pPr>
            <w:r>
              <w:rPr>
                <w:rFonts w:hint="eastAsia"/>
                <w:color w:val="auto"/>
                <w:lang w:val="en-US" w:eastAsia="zh-CN"/>
              </w:rPr>
              <w:t>咚咚</w:t>
            </w:r>
          </w:p>
        </w:tc>
        <w:tc>
          <w:tcPr>
            <w:tcW w:w="4135" w:type="dxa"/>
            <w:vAlign w:val="center"/>
            <w:tcPrChange w:id="17445" w:author="M00032937" w:date="2024-06-28T09:47:23Z">
              <w:tcPr>
                <w:tcW w:w="3588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default"/>
                <w:color w:val="auto"/>
                <w:lang w:val="en-US"/>
              </w:rPr>
              <w:pPrChange w:id="17446" w:author="M00000676" w:date="2023-12-01T15:11:53Z">
                <w:pPr>
                  <w:pStyle w:val="187"/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firstLine="0" w:firstLineChars="0"/>
                  <w:jc w:val="left"/>
                </w:pPr>
              </w:pPrChange>
            </w:pPr>
            <w:r>
              <w:rPr>
                <w:rFonts w:hint="eastAsia"/>
                <w:color w:val="auto"/>
                <w:lang w:val="en-US" w:eastAsia="zh-CN"/>
              </w:rPr>
              <w:t>夜灯、冷热按摩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447" w:author="M00032937" w:date="2024-06-28T09:4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</w:trPr>
        <w:tc>
          <w:tcPr>
            <w:tcW w:w="1193" w:type="dxa"/>
            <w:vAlign w:val="center"/>
            <w:tcPrChange w:id="17448" w:author="M00032937" w:date="2024-06-28T09:47:23Z">
              <w:tcPr>
                <w:tcW w:w="663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default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1</w:t>
            </w:r>
            <w:ins w:id="17449" w:author="M00032937" w:date="2024-06-26T10:08:58Z">
              <w:r>
                <w:rPr>
                  <w:rFonts w:hint="eastAsia"/>
                  <w:color w:val="auto"/>
                  <w:lang w:val="en-US" w:eastAsia="zh-CN"/>
                </w:rPr>
                <w:t>1</w:t>
              </w:r>
            </w:ins>
            <w:del w:id="17450" w:author="M00032937" w:date="2024-06-26T10:08:58Z">
              <w:r>
                <w:rPr>
                  <w:rFonts w:hint="eastAsia"/>
                  <w:color w:val="auto"/>
                  <w:lang w:val="en-US" w:eastAsia="zh-CN"/>
                </w:rPr>
                <w:delText>0</w:delText>
              </w:r>
            </w:del>
          </w:p>
        </w:tc>
        <w:tc>
          <w:tcPr>
            <w:tcW w:w="2225" w:type="dxa"/>
            <w:vAlign w:val="center"/>
            <w:tcPrChange w:id="17451" w:author="M00032937" w:date="2024-06-28T09:47:23Z">
              <w:tcPr>
                <w:tcW w:w="2225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default"/>
                <w:color w:val="auto"/>
                <w:lang w:val="en-US" w:eastAsia="zh-CN"/>
              </w:rPr>
              <w:pPrChange w:id="17452" w:author="M00000676" w:date="2023-12-01T15:11:53Z">
                <w:pPr>
                  <w:pStyle w:val="187"/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firstLine="0" w:firstLineChars="0"/>
                  <w:jc w:val="both"/>
                </w:pPr>
              </w:pPrChange>
            </w:pPr>
            <w:r>
              <w:rPr>
                <w:rFonts w:hint="eastAsia"/>
                <w:color w:val="auto"/>
                <w:lang w:val="en-US" w:eastAsia="zh-CN"/>
              </w:rPr>
              <w:t>进老化、排水模式</w:t>
            </w:r>
          </w:p>
        </w:tc>
        <w:tc>
          <w:tcPr>
            <w:tcW w:w="2325" w:type="dxa"/>
            <w:vAlign w:val="center"/>
            <w:tcPrChange w:id="17453" w:author="M00032937" w:date="2024-06-28T09:47:23Z">
              <w:tcPr>
                <w:tcW w:w="2325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/>
                <w:color w:val="auto"/>
              </w:rPr>
              <w:pPrChange w:id="17454" w:author="M00000676" w:date="2023-12-01T15:11:53Z">
                <w:pPr>
                  <w:pStyle w:val="187"/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firstLine="0" w:firstLineChars="0"/>
                  <w:jc w:val="both"/>
                </w:pPr>
              </w:pPrChange>
            </w:pPr>
            <w:del w:id="17455" w:author="M00000676" w:date="2023-12-01T16:10:56Z">
              <w:r>
                <w:rPr>
                  <w:rFonts w:hint="eastAsia"/>
                  <w:color w:val="auto"/>
                </w:rPr>
                <w:delText>咚</w:delText>
              </w:r>
            </w:del>
            <w:del w:id="17456" w:author="M00000676" w:date="2023-12-01T16:10:56Z">
              <w:r>
                <w:rPr>
                  <w:rFonts w:hint="eastAsia"/>
                  <w:color w:val="auto"/>
                  <w:lang w:val="en-US" w:eastAsia="zh-CN"/>
                </w:rPr>
                <w:delText>进入，</w:delText>
              </w:r>
            </w:del>
            <w:r>
              <w:rPr>
                <w:rFonts w:hint="eastAsia"/>
                <w:color w:val="auto"/>
                <w:lang w:val="en-US" w:eastAsia="zh-CN"/>
              </w:rPr>
              <w:t>长咚</w:t>
            </w:r>
            <w:del w:id="17457" w:author="M00000676" w:date="2023-12-01T16:11:01Z">
              <w:r>
                <w:rPr>
                  <w:rFonts w:hint="eastAsia"/>
                  <w:color w:val="auto"/>
                  <w:lang w:val="en-US" w:eastAsia="zh-CN"/>
                </w:rPr>
                <w:delText xml:space="preserve"> </w:delText>
              </w:r>
            </w:del>
            <w:del w:id="17458" w:author="M00000676" w:date="2023-12-01T16:10:57Z">
              <w:r>
                <w:rPr>
                  <w:rFonts w:hint="eastAsia"/>
                  <w:color w:val="auto"/>
                  <w:lang w:val="en-US" w:eastAsia="zh-CN"/>
                </w:rPr>
                <w:delText>退出</w:delText>
              </w:r>
            </w:del>
          </w:p>
        </w:tc>
        <w:tc>
          <w:tcPr>
            <w:tcW w:w="4135" w:type="dxa"/>
            <w:vAlign w:val="center"/>
            <w:tcPrChange w:id="17459" w:author="M00032937" w:date="2024-06-28T09:47:23Z">
              <w:tcPr>
                <w:tcW w:w="3588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color w:val="auto"/>
              </w:rPr>
              <w:pPrChange w:id="17460" w:author="M00000676" w:date="2023-12-01T15:11:53Z">
                <w:pPr>
                  <w:pStyle w:val="187"/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firstLine="0" w:firstLineChars="0"/>
                  <w:jc w:val="left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461" w:author="M00032937" w:date="2024-06-28T09:4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</w:trPr>
        <w:tc>
          <w:tcPr>
            <w:tcW w:w="1193" w:type="dxa"/>
            <w:vAlign w:val="center"/>
            <w:tcPrChange w:id="17462" w:author="M00032937" w:date="2024-06-28T09:47:23Z">
              <w:tcPr>
                <w:tcW w:w="663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default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1</w:t>
            </w:r>
            <w:ins w:id="17463" w:author="M00032937" w:date="2024-06-26T10:09:02Z">
              <w:r>
                <w:rPr>
                  <w:rFonts w:hint="eastAsia"/>
                  <w:color w:val="auto"/>
                  <w:lang w:val="en-US" w:eastAsia="zh-CN"/>
                </w:rPr>
                <w:t>2</w:t>
              </w:r>
            </w:ins>
            <w:del w:id="17464" w:author="M00032937" w:date="2024-06-26T10:09:01Z">
              <w:r>
                <w:rPr>
                  <w:rFonts w:hint="eastAsia"/>
                  <w:color w:val="auto"/>
                  <w:lang w:val="en-US" w:eastAsia="zh-CN"/>
                </w:rPr>
                <w:delText>1</w:delText>
              </w:r>
            </w:del>
          </w:p>
        </w:tc>
        <w:tc>
          <w:tcPr>
            <w:tcW w:w="2225" w:type="dxa"/>
            <w:vAlign w:val="center"/>
            <w:tcPrChange w:id="17465" w:author="M00032937" w:date="2024-06-28T09:47:23Z">
              <w:tcPr>
                <w:tcW w:w="2225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rPr>
                <w:rFonts w:hint="default"/>
                <w:color w:val="auto"/>
                <w:lang w:val="en-US" w:eastAsia="zh-CN"/>
              </w:rPr>
              <w:pPrChange w:id="17466" w:author="M00000676" w:date="2023-12-01T15:11:53Z">
                <w:pPr>
                  <w:pStyle w:val="187"/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rightChars="0" w:firstLine="0" w:firstLineChars="0"/>
                  <w:jc w:val="both"/>
                </w:pPr>
              </w:pPrChange>
            </w:pPr>
            <w:r>
              <w:rPr>
                <w:rFonts w:hint="eastAsia"/>
                <w:color w:val="auto"/>
                <w:lang w:val="en-US" w:eastAsia="zh-CN"/>
              </w:rPr>
              <w:t>水效模式</w:t>
            </w:r>
          </w:p>
        </w:tc>
        <w:tc>
          <w:tcPr>
            <w:tcW w:w="2325" w:type="dxa"/>
            <w:vAlign w:val="center"/>
            <w:tcPrChange w:id="17467" w:author="M00032937" w:date="2024-06-28T09:47:23Z">
              <w:tcPr>
                <w:tcW w:w="2325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rPr>
                <w:rFonts w:hint="default" w:eastAsia="宋体"/>
                <w:color w:val="auto"/>
                <w:lang w:val="en-US" w:eastAsia="zh-CN"/>
              </w:rPr>
              <w:pPrChange w:id="17468" w:author="M00000676" w:date="2023-12-01T15:11:53Z">
                <w:pPr>
                  <w:pStyle w:val="187"/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rightChars="0" w:firstLine="0" w:firstLineChars="0"/>
                  <w:jc w:val="both"/>
                </w:pPr>
              </w:pPrChange>
            </w:pPr>
            <w:del w:id="17469" w:author="M00000676" w:date="2023-12-01T16:12:16Z">
              <w:r>
                <w:rPr>
                  <w:rFonts w:hint="eastAsia"/>
                  <w:color w:val="auto"/>
                  <w:lang w:val="en-US" w:eastAsia="zh-CN"/>
                </w:rPr>
                <w:delText>长按开机时</w:delText>
              </w:r>
            </w:del>
            <w:r>
              <w:rPr>
                <w:rFonts w:hint="eastAsia"/>
                <w:color w:val="auto"/>
                <w:lang w:val="en-US" w:eastAsia="zh-CN"/>
              </w:rPr>
              <w:t>长</w:t>
            </w:r>
            <w:r>
              <w:rPr>
                <w:rFonts w:hint="eastAsia"/>
                <w:color w:val="auto"/>
              </w:rPr>
              <w:t>咚</w:t>
            </w:r>
            <w:del w:id="17470" w:author="M00000676" w:date="2023-12-01T16:12:18Z">
              <w:r>
                <w:rPr>
                  <w:rFonts w:hint="eastAsia"/>
                  <w:color w:val="auto"/>
                  <w:lang w:val="en-US" w:eastAsia="zh-CN"/>
                </w:rPr>
                <w:delText>进入，咚退</w:delText>
              </w:r>
            </w:del>
            <w:del w:id="17471" w:author="M00000676" w:date="2023-12-01T16:12:20Z">
              <w:r>
                <w:rPr>
                  <w:rFonts w:hint="eastAsia"/>
                  <w:color w:val="auto"/>
                  <w:lang w:val="en-US" w:eastAsia="zh-CN"/>
                </w:rPr>
                <w:delText>出</w:delText>
              </w:r>
            </w:del>
          </w:p>
        </w:tc>
        <w:tc>
          <w:tcPr>
            <w:tcW w:w="4135" w:type="dxa"/>
            <w:vAlign w:val="center"/>
            <w:tcPrChange w:id="17472" w:author="M00032937" w:date="2024-06-28T09:47:23Z">
              <w:tcPr>
                <w:tcW w:w="3588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default" w:eastAsia="宋体"/>
                <w:color w:val="auto"/>
                <w:lang w:val="en-US" w:eastAsia="zh-CN"/>
              </w:rPr>
              <w:pPrChange w:id="17473" w:author="M00000676" w:date="2023-12-01T15:11:53Z">
                <w:pPr>
                  <w:pStyle w:val="187"/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firstLine="0" w:firstLineChars="0"/>
                  <w:jc w:val="left"/>
                </w:pPr>
              </w:pPrChange>
            </w:pPr>
            <w:r>
              <w:rPr>
                <w:rFonts w:hint="eastAsia"/>
                <w:color w:val="auto"/>
                <w:lang w:val="en-US" w:eastAsia="zh-CN"/>
              </w:rPr>
              <w:t>无此功能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474" w:author="M00032937" w:date="2024-06-28T09:4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</w:trPr>
        <w:tc>
          <w:tcPr>
            <w:tcW w:w="1193" w:type="dxa"/>
            <w:vAlign w:val="center"/>
            <w:tcPrChange w:id="17475" w:author="M00032937" w:date="2024-06-28T09:47:23Z">
              <w:tcPr>
                <w:tcW w:w="663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default"/>
                <w:color w:val="auto"/>
                <w:highlight w:val="lightGray"/>
                <w:lang w:val="en-US" w:eastAsia="zh-CN"/>
                <w:rPrChange w:id="17476" w:author="M00032937" w:date="2024-06-26T10:08:33Z">
                  <w:rPr>
                    <w:rFonts w:hint="default"/>
                    <w:color w:val="auto"/>
                    <w:lang w:val="en-US" w:eastAsia="zh-CN"/>
                  </w:rPr>
                </w:rPrChange>
              </w:rPr>
            </w:pPr>
            <w:r>
              <w:rPr>
                <w:rFonts w:hint="eastAsia"/>
                <w:color w:val="auto"/>
                <w:highlight w:val="lightGray"/>
                <w:lang w:val="en-US" w:eastAsia="zh-CN"/>
                <w:rPrChange w:id="17477" w:author="M00032937" w:date="2024-06-26T10:08:33Z">
                  <w:rPr>
                    <w:rFonts w:hint="eastAsia"/>
                    <w:color w:val="auto"/>
                    <w:lang w:val="en-US" w:eastAsia="zh-CN"/>
                  </w:rPr>
                </w:rPrChange>
              </w:rPr>
              <w:t>12</w:t>
            </w:r>
          </w:p>
        </w:tc>
        <w:tc>
          <w:tcPr>
            <w:tcW w:w="2225" w:type="dxa"/>
            <w:vAlign w:val="center"/>
            <w:tcPrChange w:id="17478" w:author="M00032937" w:date="2024-06-28T09:47:23Z">
              <w:tcPr>
                <w:tcW w:w="2225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rPr>
                <w:rFonts w:hint="default"/>
                <w:color w:val="auto"/>
                <w:highlight w:val="lightGray"/>
                <w:lang w:val="en-US" w:eastAsia="zh-CN"/>
                <w:rPrChange w:id="17480" w:author="M00032937" w:date="2024-06-26T10:08:33Z">
                  <w:rPr>
                    <w:rFonts w:hint="default"/>
                    <w:color w:val="auto"/>
                    <w:lang w:val="en-US" w:eastAsia="zh-CN"/>
                  </w:rPr>
                </w:rPrChange>
              </w:rPr>
              <w:pPrChange w:id="17479" w:author="M00000676" w:date="2023-12-01T15:11:53Z">
                <w:pPr>
                  <w:pStyle w:val="187"/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rightChars="0" w:firstLine="0" w:firstLineChars="0"/>
                  <w:jc w:val="both"/>
                </w:pPr>
              </w:pPrChange>
            </w:pPr>
            <w:del w:id="17481" w:author="M00000676" w:date="2023-12-01T17:39:24Z">
              <w:r>
                <w:rPr>
                  <w:rFonts w:hint="default"/>
                  <w:color w:val="auto"/>
                  <w:highlight w:val="lightGray"/>
                  <w:lang w:val="en-US" w:eastAsia="zh-CN"/>
                  <w:rPrChange w:id="17482" w:author="M00032937" w:date="2024-06-26T10:08:33Z">
                    <w:rPr>
                      <w:rFonts w:hint="default"/>
                      <w:color w:val="auto"/>
                      <w:lang w:val="en-US" w:eastAsia="zh-CN"/>
                    </w:rPr>
                  </w:rPrChange>
                </w:rPr>
                <w:delText>惠达</w:delText>
              </w:r>
            </w:del>
            <w:ins w:id="17483" w:author="M00000676" w:date="2023-12-01T17:39:26Z">
              <w:r>
                <w:rPr>
                  <w:rFonts w:hint="eastAsia"/>
                  <w:color w:val="auto"/>
                  <w:highlight w:val="lightGray"/>
                  <w:lang w:val="en-US" w:eastAsia="zh-CN"/>
                  <w:rPrChange w:id="17484" w:author="M00032937" w:date="2024-06-26T10:08:33Z">
                    <w:rPr>
                      <w:rFonts w:hint="eastAsia"/>
                      <w:color w:val="auto"/>
                      <w:lang w:val="en-US" w:eastAsia="zh-CN"/>
                    </w:rPr>
                  </w:rPrChange>
                </w:rPr>
                <w:t>客户</w:t>
              </w:r>
            </w:ins>
            <w:r>
              <w:rPr>
                <w:rFonts w:hint="eastAsia"/>
                <w:color w:val="auto"/>
                <w:highlight w:val="lightGray"/>
                <w:lang w:val="en-US" w:eastAsia="zh-CN"/>
                <w:rPrChange w:id="17485" w:author="M00032937" w:date="2024-06-26T10:08:33Z">
                  <w:rPr>
                    <w:rFonts w:hint="eastAsia"/>
                    <w:color w:val="auto"/>
                    <w:lang w:val="en-US" w:eastAsia="zh-CN"/>
                  </w:rPr>
                </w:rPrChange>
              </w:rPr>
              <w:t>特殊要求</w:t>
            </w:r>
          </w:p>
        </w:tc>
        <w:tc>
          <w:tcPr>
            <w:tcW w:w="2325" w:type="dxa"/>
            <w:vAlign w:val="center"/>
            <w:tcPrChange w:id="17486" w:author="M00032937" w:date="2024-06-28T09:47:23Z">
              <w:tcPr>
                <w:tcW w:w="2325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rPr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highlight w:val="lightGray"/>
                <w:lang w:val="en-US" w:eastAsia="zh-CN" w:bidi="ar-SA"/>
                <w:rPrChange w:id="17488" w:author="M00032937" w:date="2024-06-26T10:08:33Z">
                  <w:rPr>
                    <w:rFonts w:hint="eastAsia" w:ascii="宋体" w:hAnsi="宋体" w:eastAsia="宋体" w:cs="Times New Roman"/>
                    <w:color w:val="auto"/>
                    <w:kern w:val="2"/>
                    <w:sz w:val="21"/>
                    <w:szCs w:val="21"/>
                    <w:highlight w:val="none"/>
                    <w:lang w:val="en-US" w:eastAsia="zh-CN" w:bidi="ar-SA"/>
                  </w:rPr>
                </w:rPrChange>
              </w:rPr>
              <w:pPrChange w:id="17487" w:author="M00000676" w:date="2023-12-01T15:11:53Z">
                <w:pPr>
                  <w:pStyle w:val="187"/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rightChars="0" w:firstLine="0" w:firstLineChars="0"/>
                  <w:jc w:val="both"/>
                </w:pPr>
              </w:pPrChange>
            </w:pPr>
            <w:r>
              <w:rPr>
                <w:rFonts w:hint="eastAsia"/>
                <w:color w:val="auto"/>
                <w:highlight w:val="lightGray"/>
                <w:lang w:val="en-US" w:eastAsia="zh-CN"/>
                <w:rPrChange w:id="17489" w:author="M00032937" w:date="2024-06-26T10:08:33Z">
                  <w:rPr>
                    <w:rFonts w:hint="eastAsia"/>
                    <w:color w:val="auto"/>
                    <w:highlight w:val="none"/>
                    <w:lang w:val="en-US" w:eastAsia="zh-CN"/>
                  </w:rPr>
                </w:rPrChange>
              </w:rPr>
              <w:t>开：</w:t>
            </w:r>
            <w:r>
              <w:rPr>
                <w:rFonts w:hint="eastAsia"/>
                <w:color w:val="auto"/>
                <w:highlight w:val="lightGray"/>
                <w:rPrChange w:id="17490" w:author="M00032937" w:date="2024-06-26T10:08:33Z">
                  <w:rPr>
                    <w:rFonts w:hint="eastAsia"/>
                    <w:color w:val="auto"/>
                    <w:highlight w:val="none"/>
                  </w:rPr>
                </w:rPrChange>
              </w:rPr>
              <w:t>咚</w:t>
            </w:r>
            <w:r>
              <w:rPr>
                <w:rFonts w:hint="eastAsia"/>
                <w:color w:val="auto"/>
                <w:highlight w:val="lightGray"/>
                <w:lang w:val="en-US" w:eastAsia="zh-CN"/>
                <w:rPrChange w:id="17491" w:author="M00032937" w:date="2024-06-26T10:08:33Z">
                  <w:rPr>
                    <w:rFonts w:hint="eastAsia"/>
                    <w:color w:val="auto"/>
                    <w:highlight w:val="none"/>
                    <w:lang w:val="en-US" w:eastAsia="zh-CN"/>
                  </w:rPr>
                </w:rPrChange>
              </w:rPr>
              <w:t xml:space="preserve">  关：</w:t>
            </w:r>
            <w:del w:id="17492" w:author="M00000676" w:date="2024-03-22T10:41:08Z">
              <w:r>
                <w:rPr>
                  <w:rFonts w:hint="default"/>
                  <w:color w:val="auto"/>
                  <w:highlight w:val="lightGray"/>
                  <w:lang w:val="en-US" w:eastAsia="zh-CN"/>
                  <w:rPrChange w:id="17493" w:author="M00032937" w:date="2024-06-26T10:08:33Z">
                    <w:rPr>
                      <w:rFonts w:hint="default"/>
                      <w:color w:val="auto"/>
                      <w:highlight w:val="none"/>
                      <w:lang w:val="en-US" w:eastAsia="zh-CN"/>
                    </w:rPr>
                  </w:rPrChange>
                </w:rPr>
                <w:delText>叮叮叮</w:delText>
              </w:r>
            </w:del>
            <w:ins w:id="17494" w:author="M00000676" w:date="2024-03-22T10:41:12Z">
              <w:r>
                <w:rPr>
                  <w:rFonts w:hint="eastAsia"/>
                  <w:color w:val="auto"/>
                  <w:highlight w:val="lightGray"/>
                  <w:lang w:val="en-US" w:eastAsia="zh-CN"/>
                  <w:rPrChange w:id="17495" w:author="M00032937" w:date="2024-06-26T10:08:33Z">
                    <w:rPr>
                      <w:rFonts w:hint="eastAsia"/>
                      <w:color w:val="auto"/>
                      <w:highlight w:val="none"/>
                      <w:lang w:val="en-US" w:eastAsia="zh-CN"/>
                    </w:rPr>
                  </w:rPrChange>
                </w:rPr>
                <w:t>咚咚咚</w:t>
              </w:r>
            </w:ins>
          </w:p>
        </w:tc>
        <w:tc>
          <w:tcPr>
            <w:tcW w:w="4135" w:type="dxa"/>
            <w:vAlign w:val="center"/>
            <w:tcPrChange w:id="17496" w:author="M00032937" w:date="2024-06-28T09:47:23Z">
              <w:tcPr>
                <w:tcW w:w="3588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rPr>
                <w:rFonts w:hint="default" w:ascii="宋体" w:hAnsi="宋体" w:eastAsia="宋体" w:cs="Times New Roman"/>
                <w:color w:val="auto"/>
                <w:kern w:val="2"/>
                <w:sz w:val="21"/>
                <w:szCs w:val="21"/>
                <w:highlight w:val="lightGray"/>
                <w:lang w:val="en-US" w:eastAsia="zh-CN" w:bidi="ar-SA"/>
                <w:rPrChange w:id="17498" w:author="M00032937" w:date="2024-06-26T10:08:33Z">
                  <w:rPr>
                    <w:rFonts w:hint="default" w:ascii="宋体" w:hAnsi="宋体" w:eastAsia="宋体" w:cs="Times New Roman"/>
                    <w:color w:val="auto"/>
                    <w:kern w:val="2"/>
                    <w:sz w:val="21"/>
                    <w:szCs w:val="21"/>
                    <w:highlight w:val="none"/>
                    <w:lang w:val="en-US" w:eastAsia="zh-CN" w:bidi="ar-SA"/>
                  </w:rPr>
                </w:rPrChange>
              </w:rPr>
              <w:pPrChange w:id="17497" w:author="M00000676" w:date="2023-12-01T15:11:53Z">
                <w:pPr>
                  <w:pStyle w:val="187"/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rightChars="0" w:firstLine="0" w:firstLineChars="0"/>
                  <w:jc w:val="left"/>
                </w:pPr>
              </w:pPrChange>
            </w:pPr>
            <w:r>
              <w:rPr>
                <w:rFonts w:hint="eastAsia"/>
                <w:color w:val="auto"/>
                <w:highlight w:val="lightGray"/>
                <w:lang w:val="en-US" w:eastAsia="zh-CN"/>
                <w:rPrChange w:id="17499" w:author="M00032937" w:date="2024-06-26T10:08:33Z">
                  <w:rPr>
                    <w:rFonts w:hint="eastAsia"/>
                    <w:color w:val="auto"/>
                    <w:highlight w:val="none"/>
                    <w:lang w:val="en-US" w:eastAsia="zh-CN"/>
                  </w:rPr>
                </w:rPrChange>
              </w:rPr>
              <w:t>通便、坐浴、座圈氛围灯开关、微波、离座冲水、关盖冲水、四季温感、超长清洗、儿童模式、自动除臭开关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501" w:author="M00032937" w:date="2024-06-28T09:4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del w:id="17500" w:author="M00000676" w:date="2023-12-01T15:12:03Z"/>
        </w:trPr>
        <w:tc>
          <w:tcPr>
            <w:tcW w:w="9878" w:type="dxa"/>
            <w:gridSpan w:val="4"/>
            <w:vAlign w:val="center"/>
            <w:tcPrChange w:id="17502" w:author="M00032937" w:date="2024-06-28T09:47:23Z">
              <w:tcPr>
                <w:tcW w:w="8801" w:type="dxa"/>
                <w:gridSpan w:val="4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del w:id="17503" w:author="M00000676" w:date="2023-12-01T15:12:03Z"/>
                <w:color w:val="auto"/>
              </w:rPr>
            </w:pPr>
          </w:p>
        </w:tc>
      </w:tr>
    </w:tbl>
    <w:p>
      <w:pPr>
        <w:rPr>
          <w:ins w:id="17504" w:author="M00007797" w:date="2023-06-16T16:05:57Z"/>
          <w:rFonts w:hint="default"/>
          <w:color w:val="auto"/>
          <w:lang w:val="en-US" w:eastAsia="zh-CN"/>
          <w:rPrChange w:id="17505" w:author="M00007797" w:date="2023-06-19T18:34:24Z">
            <w:rPr>
              <w:ins w:id="17506" w:author="M00007797" w:date="2023-06-16T16:05:57Z"/>
              <w:rFonts w:hint="eastAsia"/>
              <w:color w:val="auto"/>
              <w:lang w:val="en-US" w:eastAsia="zh-CN"/>
            </w:rPr>
          </w:rPrChange>
        </w:rPr>
      </w:pPr>
    </w:p>
    <w:p>
      <w:pPr>
        <w:pStyle w:val="4"/>
        <w:bidi w:val="0"/>
        <w:rPr>
          <w:ins w:id="17507" w:author="M00000676" w:date="2023-12-01T15:04:03Z"/>
          <w:rFonts w:hint="default"/>
          <w:color w:val="auto"/>
          <w:highlight w:val="none"/>
          <w:lang w:val="en-US" w:eastAsia="zh-CN"/>
        </w:rPr>
      </w:pPr>
      <w:ins w:id="17508" w:author="M00000676" w:date="2023-12-01T17:43:14Z">
        <w:bookmarkStart w:id="831" w:name="_Toc15933"/>
        <w:bookmarkStart w:id="832" w:name="_Toc28007"/>
        <w:bookmarkStart w:id="833" w:name="_Toc3336"/>
        <w:bookmarkStart w:id="834" w:name="_Toc14271"/>
        <w:bookmarkStart w:id="835" w:name="_Toc29880"/>
        <w:bookmarkStart w:id="836" w:name="_Toc17956"/>
        <w:bookmarkStart w:id="837" w:name="_Toc2408"/>
        <w:bookmarkStart w:id="838" w:name="_Toc10310"/>
        <w:r>
          <w:rPr>
            <w:rFonts w:hint="eastAsia"/>
            <w:color w:val="auto"/>
            <w:highlight w:val="none"/>
            <w:lang w:val="en-US" w:eastAsia="zh-CN"/>
          </w:rPr>
          <w:t>上电</w:t>
        </w:r>
      </w:ins>
      <w:ins w:id="17509" w:author="M00000676" w:date="2023-12-01T17:43:16Z">
        <w:r>
          <w:rPr>
            <w:rFonts w:hint="eastAsia"/>
            <w:color w:val="auto"/>
            <w:highlight w:val="none"/>
            <w:lang w:val="en-US" w:eastAsia="zh-CN"/>
          </w:rPr>
          <w:t>复位</w:t>
        </w:r>
      </w:ins>
      <w:ins w:id="17510" w:author="M00007797" w:date="2023-06-16T16:05:57Z">
        <w:del w:id="17511" w:author="M00000676" w:date="2023-12-01T17:40:55Z">
          <w:r>
            <w:rPr>
              <w:rFonts w:hint="eastAsia"/>
              <w:color w:val="auto"/>
              <w:highlight w:val="none"/>
              <w:lang w:val="en-US" w:eastAsia="zh-CN"/>
            </w:rPr>
            <w:delText>上电复位</w:delText>
          </w:r>
          <w:bookmarkEnd w:id="831"/>
          <w:bookmarkEnd w:id="832"/>
          <w:bookmarkEnd w:id="833"/>
          <w:bookmarkEnd w:id="834"/>
          <w:bookmarkEnd w:id="835"/>
          <w:bookmarkEnd w:id="836"/>
          <w:bookmarkEnd w:id="837"/>
          <w:bookmarkEnd w:id="838"/>
        </w:del>
      </w:ins>
    </w:p>
    <w:p>
      <w:pPr>
        <w:rPr>
          <w:ins w:id="17512" w:author="M00007797" w:date="2023-06-16T16:05:57Z"/>
          <w:rFonts w:hint="default"/>
          <w:lang w:val="en-US" w:eastAsia="zh-CN"/>
        </w:rPr>
      </w:pPr>
    </w:p>
    <w:tbl>
      <w:tblPr>
        <w:tblStyle w:val="89"/>
        <w:tblW w:w="986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  <w:tblPrChange w:id="17513" w:author="M00000676" w:date="2024-07-10T10:09:42Z">
          <w:tblPr>
            <w:tblStyle w:val="89"/>
            <w:tblW w:w="7912" w:type="dxa"/>
            <w:jc w:val="center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fixed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3087"/>
        <w:gridCol w:w="3995"/>
        <w:gridCol w:w="2780"/>
        <w:tblGridChange w:id="17514">
          <w:tblGrid>
            <w:gridCol w:w="2097"/>
            <w:gridCol w:w="4202"/>
            <w:gridCol w:w="1613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516" w:author="M00000676" w:date="2024-07-10T10:09:42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5" w:hRule="atLeast"/>
          <w:jc w:val="center"/>
          <w:ins w:id="17515" w:author="M00007797" w:date="2023-06-16T16:05:57Z"/>
          <w:trPrChange w:id="17516" w:author="M00000676" w:date="2024-07-10T10:09:42Z">
            <w:trPr>
              <w:jc w:val="center"/>
            </w:trPr>
          </w:trPrChange>
        </w:trPr>
        <w:tc>
          <w:tcPr>
            <w:tcW w:w="3087" w:type="dxa"/>
            <w:shd w:val="clear" w:color="auto" w:fill="D7D7D7" w:themeFill="background1" w:themeFillShade="D8"/>
            <w:vAlign w:val="center"/>
            <w:tcPrChange w:id="17517" w:author="M00000676" w:date="2024-07-10T10:09:42Z">
              <w:tcPr>
                <w:tcW w:w="2097" w:type="dxa"/>
                <w:vAlign w:val="center"/>
              </w:tcPr>
            </w:tcPrChange>
          </w:tcPr>
          <w:p>
            <w:pPr>
              <w:widowControl w:val="0"/>
              <w:bidi w:val="0"/>
              <w:jc w:val="center"/>
              <w:rPr>
                <w:ins w:id="17519" w:author="M00007797" w:date="2023-06-16T16:05:57Z"/>
                <w:rFonts w:hint="default"/>
                <w:b/>
                <w:bCs/>
                <w:color w:val="auto"/>
                <w:highlight w:val="none"/>
                <w:lang w:val="en-US" w:eastAsia="zh-CN"/>
                <w:rPrChange w:id="17520" w:author="M00000676" w:date="2023-12-01T17:46:04Z">
                  <w:rPr>
                    <w:ins w:id="17521" w:author="M00007797" w:date="2023-06-16T16:05:57Z"/>
                    <w:rFonts w:hint="default"/>
                    <w:color w:val="auto"/>
                    <w:highlight w:val="none"/>
                    <w:lang w:val="en-US" w:eastAsia="zh-CN"/>
                  </w:rPr>
                </w:rPrChange>
              </w:rPr>
              <w:pPrChange w:id="17518" w:author="M00000676" w:date="2023-12-01T15:11:42Z">
                <w:pPr>
                  <w:widowControl w:val="0"/>
                  <w:bidi w:val="0"/>
                  <w:jc w:val="left"/>
                </w:pPr>
              </w:pPrChange>
            </w:pPr>
            <w:ins w:id="17522" w:author="M00007797" w:date="2023-06-16T16:05:57Z">
              <w:r>
                <w:rPr>
                  <w:rFonts w:hint="eastAsia"/>
                  <w:b/>
                  <w:bCs/>
                  <w:color w:val="auto"/>
                  <w:highlight w:val="none"/>
                  <w:lang w:val="en-US" w:eastAsia="zh-CN"/>
                  <w:rPrChange w:id="17523" w:author="M00000676" w:date="2023-12-01T17:46:04Z">
                    <w:rPr>
                      <w:rFonts w:hint="eastAsia"/>
                      <w:color w:val="auto"/>
                      <w:highlight w:val="none"/>
                      <w:lang w:val="en-US" w:eastAsia="zh-CN"/>
                    </w:rPr>
                  </w:rPrChange>
                </w:rPr>
                <w:t>名称</w:t>
              </w:r>
            </w:ins>
          </w:p>
        </w:tc>
        <w:tc>
          <w:tcPr>
            <w:tcW w:w="3995" w:type="dxa"/>
            <w:shd w:val="clear" w:color="auto" w:fill="D7D7D7" w:themeFill="background1" w:themeFillShade="D8"/>
            <w:vAlign w:val="center"/>
            <w:tcPrChange w:id="17524" w:author="M00000676" w:date="2024-07-10T10:09:42Z">
              <w:tcPr>
                <w:tcW w:w="4202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526" w:author="M00007797" w:date="2023-06-16T16:05:57Z"/>
                <w:rFonts w:hint="default" w:eastAsia="宋体"/>
                <w:b/>
                <w:bCs/>
                <w:color w:val="auto"/>
                <w:highlight w:val="none"/>
                <w:lang w:val="en-US" w:eastAsia="zh-CN"/>
                <w:rPrChange w:id="17527" w:author="M00000676" w:date="2023-12-01T17:46:04Z">
                  <w:rPr>
                    <w:ins w:id="17528" w:author="M00007797" w:date="2023-06-16T16:05:57Z"/>
                    <w:rFonts w:hint="default" w:eastAsia="宋体"/>
                    <w:color w:val="auto"/>
                    <w:highlight w:val="none"/>
                    <w:lang w:val="en-US" w:eastAsia="zh-CN"/>
                  </w:rPr>
                </w:rPrChange>
              </w:rPr>
              <w:pPrChange w:id="17525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ins w:id="17529" w:author="M00000676" w:date="2023-12-01T17:43:20Z">
              <w:r>
                <w:rPr>
                  <w:rFonts w:hint="eastAsia"/>
                  <w:b/>
                  <w:bCs/>
                  <w:color w:val="auto"/>
                  <w:highlight w:val="none"/>
                  <w:lang w:val="en-US" w:eastAsia="zh-CN"/>
                  <w:rPrChange w:id="17530" w:author="M00000676" w:date="2023-12-01T17:46:04Z">
                    <w:rPr>
                      <w:rFonts w:hint="eastAsia"/>
                      <w:color w:val="auto"/>
                      <w:highlight w:val="none"/>
                      <w:lang w:val="en-US" w:eastAsia="zh-CN"/>
                    </w:rPr>
                  </w:rPrChange>
                </w:rPr>
                <w:t>烧录</w:t>
              </w:r>
            </w:ins>
            <w:ins w:id="17531" w:author="M00000676" w:date="2023-12-01T17:43:23Z">
              <w:r>
                <w:rPr>
                  <w:rFonts w:hint="eastAsia"/>
                  <w:b/>
                  <w:bCs/>
                  <w:color w:val="auto"/>
                  <w:highlight w:val="none"/>
                  <w:lang w:val="en-US" w:eastAsia="zh-CN"/>
                  <w:rPrChange w:id="17532" w:author="M00000676" w:date="2023-12-01T17:46:04Z">
                    <w:rPr>
                      <w:rFonts w:hint="eastAsia"/>
                      <w:color w:val="auto"/>
                      <w:highlight w:val="none"/>
                      <w:lang w:val="en-US" w:eastAsia="zh-CN"/>
                    </w:rPr>
                  </w:rPrChange>
                </w:rPr>
                <w:t>程序</w:t>
              </w:r>
            </w:ins>
            <w:ins w:id="17533" w:author="M00000676" w:date="2023-12-01T17:43:28Z">
              <w:r>
                <w:rPr>
                  <w:rFonts w:hint="eastAsia"/>
                  <w:b/>
                  <w:bCs/>
                  <w:color w:val="auto"/>
                  <w:highlight w:val="none"/>
                  <w:lang w:val="en-US" w:eastAsia="zh-CN"/>
                  <w:rPrChange w:id="17534" w:author="M00000676" w:date="2023-12-01T17:46:04Z">
                    <w:rPr>
                      <w:rFonts w:hint="eastAsia"/>
                      <w:color w:val="auto"/>
                      <w:highlight w:val="none"/>
                      <w:lang w:val="en-US" w:eastAsia="zh-CN"/>
                    </w:rPr>
                  </w:rPrChange>
                </w:rPr>
                <w:t>后</w:t>
              </w:r>
            </w:ins>
            <w:ins w:id="17535" w:author="M00000676" w:date="2023-12-01T17:43:30Z">
              <w:r>
                <w:rPr>
                  <w:rFonts w:hint="eastAsia"/>
                  <w:b/>
                  <w:bCs/>
                  <w:color w:val="auto"/>
                  <w:highlight w:val="none"/>
                  <w:lang w:val="en-US" w:eastAsia="zh-CN"/>
                  <w:rPrChange w:id="17536" w:author="M00000676" w:date="2023-12-01T17:46:04Z">
                    <w:rPr>
                      <w:rFonts w:hint="eastAsia"/>
                      <w:color w:val="auto"/>
                      <w:highlight w:val="none"/>
                      <w:lang w:val="en-US" w:eastAsia="zh-CN"/>
                    </w:rPr>
                  </w:rPrChange>
                </w:rPr>
                <w:t>默认</w:t>
              </w:r>
            </w:ins>
            <w:ins w:id="17537" w:author="M00000676" w:date="2023-12-01T17:43:33Z">
              <w:r>
                <w:rPr>
                  <w:rFonts w:hint="eastAsia"/>
                  <w:b/>
                  <w:bCs/>
                  <w:color w:val="auto"/>
                  <w:highlight w:val="none"/>
                  <w:lang w:val="en-US" w:eastAsia="zh-CN"/>
                  <w:rPrChange w:id="17538" w:author="M00000676" w:date="2023-12-01T17:46:04Z">
                    <w:rPr>
                      <w:rFonts w:hint="eastAsia"/>
                      <w:color w:val="auto"/>
                      <w:highlight w:val="none"/>
                      <w:lang w:val="en-US" w:eastAsia="zh-CN"/>
                    </w:rPr>
                  </w:rPrChange>
                </w:rPr>
                <w:t>状态</w:t>
              </w:r>
            </w:ins>
            <w:ins w:id="17539" w:author="M00007797" w:date="2023-06-16T16:05:57Z">
              <w:del w:id="17540" w:author="M00000676" w:date="2023-12-01T17:43:37Z">
                <w:r>
                  <w:rPr>
                    <w:rFonts w:hint="eastAsia"/>
                    <w:b/>
                    <w:bCs/>
                    <w:color w:val="auto"/>
                    <w:highlight w:val="none"/>
                    <w:lang w:val="en-US" w:eastAsia="zh-CN"/>
                    <w:rPrChange w:id="17541" w:author="M00000676" w:date="2023-12-01T17:46:04Z">
                      <w:rPr>
                        <w:rFonts w:hint="eastAsia"/>
                        <w:color w:val="auto"/>
                        <w:highlight w:val="none"/>
                        <w:lang w:val="en-US" w:eastAsia="zh-CN"/>
                      </w:rPr>
                    </w:rPrChange>
                  </w:rPr>
                  <w:delText>参数</w:delText>
                </w:r>
              </w:del>
            </w:ins>
          </w:p>
        </w:tc>
        <w:tc>
          <w:tcPr>
            <w:tcW w:w="2780" w:type="dxa"/>
            <w:shd w:val="clear" w:color="auto" w:fill="D7D7D7" w:themeFill="background1" w:themeFillShade="D8"/>
            <w:vAlign w:val="center"/>
            <w:tcPrChange w:id="17542" w:author="M00000676" w:date="2024-07-10T10:09:42Z">
              <w:tcPr>
                <w:tcW w:w="1613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544" w:author="M00007797" w:date="2023-06-16T16:05:57Z"/>
                <w:rFonts w:hint="default" w:eastAsia="宋体"/>
                <w:b/>
                <w:bCs/>
                <w:color w:val="auto"/>
                <w:highlight w:val="none"/>
                <w:lang w:val="en-US" w:eastAsia="zh-CN"/>
                <w:rPrChange w:id="17545" w:author="M00000676" w:date="2023-12-01T17:46:04Z">
                  <w:rPr>
                    <w:ins w:id="17546" w:author="M00007797" w:date="2023-06-16T16:05:57Z"/>
                    <w:rFonts w:hint="default" w:eastAsia="宋体"/>
                    <w:color w:val="auto"/>
                    <w:highlight w:val="none"/>
                    <w:lang w:val="en-US" w:eastAsia="zh-CN"/>
                  </w:rPr>
                </w:rPrChange>
              </w:rPr>
              <w:pPrChange w:id="17543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ins w:id="17547" w:author="M00000676" w:date="2023-12-01T17:43:48Z">
              <w:r>
                <w:rPr>
                  <w:rFonts w:hint="eastAsia"/>
                  <w:b/>
                  <w:bCs/>
                  <w:color w:val="auto"/>
                  <w:highlight w:val="none"/>
                  <w:lang w:val="en-US" w:eastAsia="zh-CN"/>
                  <w:rPrChange w:id="17548" w:author="M00000676" w:date="2023-12-01T17:46:04Z">
                    <w:rPr>
                      <w:rFonts w:hint="eastAsia"/>
                      <w:color w:val="auto"/>
                      <w:highlight w:val="none"/>
                      <w:lang w:val="en-US" w:eastAsia="zh-CN"/>
                    </w:rPr>
                  </w:rPrChange>
                </w:rPr>
                <w:t>上电</w:t>
              </w:r>
            </w:ins>
            <w:ins w:id="17549" w:author="M00000676" w:date="2023-12-01T17:43:51Z">
              <w:r>
                <w:rPr>
                  <w:rFonts w:hint="eastAsia"/>
                  <w:b/>
                  <w:bCs/>
                  <w:color w:val="auto"/>
                  <w:highlight w:val="none"/>
                  <w:lang w:val="en-US" w:eastAsia="zh-CN"/>
                  <w:rPrChange w:id="17550" w:author="M00000676" w:date="2023-12-01T17:46:04Z">
                    <w:rPr>
                      <w:rFonts w:hint="eastAsia"/>
                      <w:color w:val="auto"/>
                      <w:highlight w:val="none"/>
                      <w:lang w:val="en-US" w:eastAsia="zh-CN"/>
                    </w:rPr>
                  </w:rPrChange>
                </w:rPr>
                <w:t>复位</w:t>
              </w:r>
            </w:ins>
            <w:ins w:id="17551" w:author="M00000676" w:date="2023-12-01T17:43:53Z">
              <w:r>
                <w:rPr>
                  <w:rFonts w:hint="eastAsia"/>
                  <w:b/>
                  <w:bCs/>
                  <w:color w:val="auto"/>
                  <w:highlight w:val="none"/>
                  <w:lang w:val="en-US" w:eastAsia="zh-CN"/>
                  <w:rPrChange w:id="17552" w:author="M00000676" w:date="2023-12-01T17:46:04Z">
                    <w:rPr>
                      <w:rFonts w:hint="eastAsia"/>
                      <w:color w:val="auto"/>
                      <w:highlight w:val="none"/>
                      <w:lang w:val="en-US" w:eastAsia="zh-CN"/>
                    </w:rPr>
                  </w:rPrChange>
                </w:rPr>
                <w:t>状态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554" w:author="M00032937" w:date="2024-06-28T09:48:12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553" w:author="M00007797" w:date="2023-06-16T16:05:57Z"/>
          <w:trPrChange w:id="17554" w:author="M00032937" w:date="2024-06-28T09:48:12Z">
            <w:trPr>
              <w:jc w:val="center"/>
            </w:trPr>
          </w:trPrChange>
        </w:trPr>
        <w:tc>
          <w:tcPr>
            <w:tcW w:w="3087" w:type="dxa"/>
            <w:vAlign w:val="center"/>
            <w:tcPrChange w:id="17555" w:author="M00032937" w:date="2024-06-28T09:48:12Z">
              <w:tcPr>
                <w:tcW w:w="2097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557" w:author="M00007797" w:date="2023-06-16T16:05:57Z"/>
                <w:rFonts w:hint="default" w:eastAsia="宋体"/>
                <w:color w:val="auto"/>
                <w:highlight w:val="none"/>
                <w:lang w:val="en-US" w:eastAsia="zh-CN"/>
              </w:rPr>
              <w:pPrChange w:id="17556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ins w:id="17558" w:author="M00007797" w:date="2023-06-16T16:05:57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坐温</w:t>
              </w:r>
            </w:ins>
          </w:p>
        </w:tc>
        <w:tc>
          <w:tcPr>
            <w:tcW w:w="3995" w:type="dxa"/>
            <w:vAlign w:val="center"/>
            <w:tcPrChange w:id="17559" w:author="M00032937" w:date="2024-06-28T09:48:12Z">
              <w:tcPr>
                <w:tcW w:w="4202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561" w:author="M00007797" w:date="2023-06-16T16:05:57Z"/>
                <w:rFonts w:hint="default" w:eastAsia="宋体"/>
                <w:color w:val="auto"/>
                <w:highlight w:val="none"/>
                <w:lang w:val="en-US" w:eastAsia="zh-CN"/>
              </w:rPr>
              <w:pPrChange w:id="17560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ins w:id="17562" w:author="M00007797" w:date="2023-06-16T16:05:57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中挡</w:t>
              </w:r>
            </w:ins>
          </w:p>
        </w:tc>
        <w:tc>
          <w:tcPr>
            <w:tcW w:w="2780" w:type="dxa"/>
            <w:vAlign w:val="center"/>
            <w:tcPrChange w:id="17563" w:author="M00032937" w:date="2024-06-28T09:48:12Z">
              <w:tcPr>
                <w:tcW w:w="1613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565" w:author="M00007797" w:date="2023-06-16T16:05:57Z"/>
                <w:rFonts w:hint="default" w:eastAsia="宋体"/>
                <w:color w:val="auto"/>
                <w:highlight w:val="none"/>
                <w:lang w:val="en-US" w:eastAsia="zh-CN"/>
              </w:rPr>
              <w:pPrChange w:id="17564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ins w:id="17566" w:author="M00000676" w:date="2023-12-01T17:44:22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断电</w:t>
              </w:r>
            </w:ins>
            <w:ins w:id="17567" w:author="M00000676" w:date="2023-12-01T17:44:24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记忆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569" w:author="M00032937" w:date="2024-06-28T09:48:12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568" w:author="M00007797" w:date="2023-06-16T16:05:57Z"/>
          <w:trPrChange w:id="17569" w:author="M00032937" w:date="2024-06-28T09:48:12Z">
            <w:trPr>
              <w:jc w:val="center"/>
            </w:trPr>
          </w:trPrChange>
        </w:trPr>
        <w:tc>
          <w:tcPr>
            <w:tcW w:w="3087" w:type="dxa"/>
            <w:vAlign w:val="center"/>
            <w:tcPrChange w:id="17570" w:author="M00032937" w:date="2024-06-28T09:48:12Z">
              <w:tcPr>
                <w:tcW w:w="2097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572" w:author="M00007797" w:date="2023-06-16T16:05:57Z"/>
                <w:rFonts w:hint="default" w:eastAsia="宋体"/>
                <w:color w:val="auto"/>
                <w:highlight w:val="none"/>
                <w:lang w:val="en-US" w:eastAsia="zh-CN"/>
              </w:rPr>
              <w:pPrChange w:id="17571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ins w:id="17573" w:author="M00007797" w:date="2023-06-16T16:05:57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水温</w:t>
              </w:r>
            </w:ins>
          </w:p>
        </w:tc>
        <w:tc>
          <w:tcPr>
            <w:tcW w:w="3995" w:type="dxa"/>
            <w:vAlign w:val="center"/>
            <w:tcPrChange w:id="17574" w:author="M00032937" w:date="2024-06-28T09:48:12Z">
              <w:tcPr>
                <w:tcW w:w="4202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576" w:author="M00007797" w:date="2023-06-16T16:05:57Z"/>
                <w:rFonts w:hint="default" w:eastAsia="宋体"/>
                <w:color w:val="auto"/>
                <w:highlight w:val="none"/>
                <w:lang w:val="en-US" w:eastAsia="zh-CN"/>
              </w:rPr>
              <w:pPrChange w:id="17575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ins w:id="17577" w:author="M00007797" w:date="2023-06-16T16:05:57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中挡</w:t>
              </w:r>
            </w:ins>
          </w:p>
        </w:tc>
        <w:tc>
          <w:tcPr>
            <w:tcW w:w="2780" w:type="dxa"/>
            <w:vAlign w:val="center"/>
            <w:tcPrChange w:id="17578" w:author="M00032937" w:date="2024-06-28T09:48:12Z">
              <w:tcPr>
                <w:tcW w:w="1613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580" w:author="M00007797" w:date="2023-06-16T16:05:57Z"/>
                <w:color w:val="auto"/>
                <w:highlight w:val="none"/>
              </w:rPr>
              <w:pPrChange w:id="17579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ins w:id="17581" w:author="M00000676" w:date="2023-12-01T17:44:29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断电记忆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583" w:author="M00032937" w:date="2024-06-28T09:48:12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582" w:author="M00007797" w:date="2023-06-16T16:05:57Z"/>
          <w:trPrChange w:id="17583" w:author="M00032937" w:date="2024-06-28T09:48:12Z">
            <w:trPr>
              <w:jc w:val="center"/>
            </w:trPr>
          </w:trPrChange>
        </w:trPr>
        <w:tc>
          <w:tcPr>
            <w:tcW w:w="3087" w:type="dxa"/>
            <w:vAlign w:val="center"/>
            <w:tcPrChange w:id="17584" w:author="M00032937" w:date="2024-06-28T09:48:12Z">
              <w:tcPr>
                <w:tcW w:w="2097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586" w:author="M00007797" w:date="2023-06-16T16:05:57Z"/>
                <w:rFonts w:hint="default" w:eastAsia="宋体"/>
                <w:color w:val="auto"/>
                <w:highlight w:val="none"/>
                <w:lang w:val="en-US" w:eastAsia="zh-CN"/>
              </w:rPr>
              <w:pPrChange w:id="17585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ins w:id="17587" w:author="M00007797" w:date="2023-06-16T16:05:57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风温</w:t>
              </w:r>
            </w:ins>
          </w:p>
        </w:tc>
        <w:tc>
          <w:tcPr>
            <w:tcW w:w="3995" w:type="dxa"/>
            <w:vAlign w:val="center"/>
            <w:tcPrChange w:id="17588" w:author="M00032937" w:date="2024-06-28T09:48:12Z">
              <w:tcPr>
                <w:tcW w:w="4202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590" w:author="M00007797" w:date="2023-06-16T16:05:57Z"/>
                <w:rFonts w:hint="default" w:eastAsia="宋体"/>
                <w:color w:val="auto"/>
                <w:highlight w:val="none"/>
                <w:lang w:val="en-US" w:eastAsia="zh-CN"/>
              </w:rPr>
              <w:pPrChange w:id="17589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ins w:id="17591" w:author="M00007797" w:date="2023-06-16T16:05:57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中挡</w:t>
              </w:r>
            </w:ins>
          </w:p>
        </w:tc>
        <w:tc>
          <w:tcPr>
            <w:tcW w:w="2780" w:type="dxa"/>
            <w:vAlign w:val="center"/>
            <w:tcPrChange w:id="17592" w:author="M00032937" w:date="2024-06-28T09:48:12Z">
              <w:tcPr>
                <w:tcW w:w="1613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594" w:author="M00007797" w:date="2023-06-16T16:05:57Z"/>
                <w:color w:val="auto"/>
                <w:highlight w:val="none"/>
              </w:rPr>
              <w:pPrChange w:id="17593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ins w:id="17595" w:author="M00000676" w:date="2023-12-01T17:44:30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断电记忆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597" w:author="M00032937" w:date="2024-06-28T09:48:12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596" w:author="M00007797" w:date="2023-06-16T16:05:57Z"/>
          <w:trPrChange w:id="17597" w:author="M00032937" w:date="2024-06-28T09:48:12Z">
            <w:trPr>
              <w:jc w:val="center"/>
            </w:trPr>
          </w:trPrChange>
        </w:trPr>
        <w:tc>
          <w:tcPr>
            <w:tcW w:w="3087" w:type="dxa"/>
            <w:vAlign w:val="center"/>
            <w:tcPrChange w:id="17598" w:author="M00032937" w:date="2024-06-28T09:48:12Z">
              <w:tcPr>
                <w:tcW w:w="2097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600" w:author="M00007797" w:date="2023-06-16T16:05:57Z"/>
                <w:rFonts w:hint="default" w:eastAsia="宋体"/>
                <w:color w:val="auto"/>
                <w:highlight w:val="none"/>
                <w:lang w:val="en-US" w:eastAsia="zh-CN"/>
              </w:rPr>
              <w:pPrChange w:id="17599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ins w:id="17601" w:author="M00007797" w:date="2023-06-16T16:05:57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水压</w:t>
              </w:r>
            </w:ins>
          </w:p>
        </w:tc>
        <w:tc>
          <w:tcPr>
            <w:tcW w:w="3995" w:type="dxa"/>
            <w:vAlign w:val="center"/>
            <w:tcPrChange w:id="17602" w:author="M00032937" w:date="2024-06-28T09:48:12Z">
              <w:tcPr>
                <w:tcW w:w="4202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604" w:author="M00007797" w:date="2023-06-16T16:05:57Z"/>
                <w:rFonts w:hint="default" w:eastAsia="宋体"/>
                <w:color w:val="auto"/>
                <w:highlight w:val="none"/>
                <w:lang w:val="en-US" w:eastAsia="zh-CN"/>
              </w:rPr>
              <w:pPrChange w:id="17603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ins w:id="17605" w:author="M00007797" w:date="2023-06-16T16:05:57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中挡</w:t>
              </w:r>
            </w:ins>
          </w:p>
        </w:tc>
        <w:tc>
          <w:tcPr>
            <w:tcW w:w="2780" w:type="dxa"/>
            <w:vAlign w:val="center"/>
            <w:tcPrChange w:id="17606" w:author="M00032937" w:date="2024-06-28T09:48:12Z">
              <w:tcPr>
                <w:tcW w:w="1613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608" w:author="M00007797" w:date="2023-06-16T16:05:57Z"/>
                <w:color w:val="auto"/>
                <w:highlight w:val="none"/>
              </w:rPr>
              <w:pPrChange w:id="17607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ins w:id="17609" w:author="M00000676" w:date="2023-12-01T17:44:30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断电记忆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611" w:author="M00032937" w:date="2024-06-28T09:48:12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610" w:author="M00007797" w:date="2023-06-16T16:05:57Z"/>
          <w:trPrChange w:id="17611" w:author="M00032937" w:date="2024-06-28T09:48:12Z">
            <w:trPr>
              <w:jc w:val="center"/>
            </w:trPr>
          </w:trPrChange>
        </w:trPr>
        <w:tc>
          <w:tcPr>
            <w:tcW w:w="3087" w:type="dxa"/>
            <w:vAlign w:val="center"/>
            <w:tcPrChange w:id="17612" w:author="M00032937" w:date="2024-06-28T09:48:12Z">
              <w:tcPr>
                <w:tcW w:w="2097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614" w:author="M00007797" w:date="2023-06-16T16:05:57Z"/>
                <w:rFonts w:hint="default" w:eastAsia="宋体"/>
                <w:color w:val="auto"/>
                <w:highlight w:val="none"/>
                <w:lang w:val="en-US" w:eastAsia="zh-CN"/>
              </w:rPr>
              <w:pPrChange w:id="17613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ins w:id="17615" w:author="M00007797" w:date="2023-06-16T16:05:57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管位</w:t>
              </w:r>
            </w:ins>
          </w:p>
        </w:tc>
        <w:tc>
          <w:tcPr>
            <w:tcW w:w="3995" w:type="dxa"/>
            <w:vAlign w:val="center"/>
            <w:tcPrChange w:id="17616" w:author="M00032937" w:date="2024-06-28T09:48:12Z">
              <w:tcPr>
                <w:tcW w:w="4202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618" w:author="M00007797" w:date="2023-06-16T16:05:57Z"/>
                <w:rFonts w:hint="default" w:eastAsia="宋体"/>
                <w:color w:val="auto"/>
                <w:highlight w:val="none"/>
                <w:lang w:val="en-US" w:eastAsia="zh-CN"/>
              </w:rPr>
              <w:pPrChange w:id="17617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ins w:id="17619" w:author="M00007797" w:date="2023-06-16T16:05:57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中挡</w:t>
              </w:r>
            </w:ins>
          </w:p>
        </w:tc>
        <w:tc>
          <w:tcPr>
            <w:tcW w:w="2780" w:type="dxa"/>
            <w:vAlign w:val="center"/>
            <w:tcPrChange w:id="17620" w:author="M00032937" w:date="2024-06-28T09:48:12Z">
              <w:tcPr>
                <w:tcW w:w="1613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622" w:author="M00007797" w:date="2023-06-16T16:05:57Z"/>
                <w:color w:val="auto"/>
                <w:highlight w:val="none"/>
              </w:rPr>
              <w:pPrChange w:id="17621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ins w:id="17623" w:author="M00000676" w:date="2023-12-01T17:44:3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断电记忆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625" w:author="M00032937" w:date="2024-06-28T09:48:12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624" w:author="M00007797" w:date="2023-06-16T16:05:57Z"/>
          <w:trPrChange w:id="17625" w:author="M00032937" w:date="2024-06-28T09:48:12Z">
            <w:trPr>
              <w:jc w:val="center"/>
            </w:trPr>
          </w:trPrChange>
        </w:trPr>
        <w:tc>
          <w:tcPr>
            <w:tcW w:w="3087" w:type="dxa"/>
            <w:vAlign w:val="center"/>
            <w:tcPrChange w:id="17626" w:author="M00032937" w:date="2024-06-28T09:48:12Z">
              <w:tcPr>
                <w:tcW w:w="2097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628" w:author="M00007797" w:date="2023-06-16T16:05:57Z"/>
                <w:rFonts w:hint="default" w:eastAsia="宋体"/>
                <w:strike/>
                <w:dstrike w:val="0"/>
                <w:color w:val="auto"/>
                <w:highlight w:val="yellow"/>
                <w:lang w:val="en-US" w:eastAsia="zh-CN"/>
                <w:rPrChange w:id="17629" w:author="M00007797" w:date="2023-06-19T17:11:40Z">
                  <w:rPr>
                    <w:ins w:id="17630" w:author="M00007797" w:date="2023-06-16T16:05:57Z"/>
                    <w:rFonts w:hint="default" w:eastAsia="宋体"/>
                    <w:strike/>
                    <w:dstrike w:val="0"/>
                    <w:color w:val="auto"/>
                    <w:highlight w:val="none"/>
                    <w:lang w:val="en-US" w:eastAsia="zh-CN"/>
                  </w:rPr>
                </w:rPrChange>
              </w:rPr>
              <w:pPrChange w:id="17627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ins w:id="17631" w:author="M00007797" w:date="2023-06-16T16:05:57Z">
              <w:r>
                <w:rPr>
                  <w:rFonts w:hint="eastAsia"/>
                  <w:strike w:val="0"/>
                  <w:dstrike w:val="0"/>
                  <w:color w:val="auto"/>
                  <w:highlight w:val="none"/>
                  <w:lang w:val="en-US" w:eastAsia="zh-CN"/>
                </w:rPr>
                <w:t>风速</w:t>
              </w:r>
            </w:ins>
          </w:p>
        </w:tc>
        <w:tc>
          <w:tcPr>
            <w:tcW w:w="3995" w:type="dxa"/>
            <w:vAlign w:val="center"/>
            <w:tcPrChange w:id="17632" w:author="M00032937" w:date="2024-06-28T09:48:12Z">
              <w:tcPr>
                <w:tcW w:w="4202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634" w:author="M00007797" w:date="2023-06-16T16:05:57Z"/>
                <w:rFonts w:hint="default" w:eastAsia="宋体"/>
                <w:strike/>
                <w:dstrike w:val="0"/>
                <w:color w:val="auto"/>
                <w:highlight w:val="yellow"/>
                <w:lang w:val="en-US" w:eastAsia="zh-CN"/>
                <w:rPrChange w:id="17635" w:author="M00007797" w:date="2023-06-19T17:11:40Z">
                  <w:rPr>
                    <w:ins w:id="17636" w:author="M00007797" w:date="2023-06-16T16:05:57Z"/>
                    <w:rFonts w:hint="default" w:eastAsia="宋体"/>
                    <w:strike/>
                    <w:dstrike w:val="0"/>
                    <w:color w:val="auto"/>
                    <w:highlight w:val="none"/>
                    <w:lang w:val="en-US" w:eastAsia="zh-CN"/>
                  </w:rPr>
                </w:rPrChange>
              </w:rPr>
              <w:pPrChange w:id="17633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ins w:id="17637" w:author="M00007797" w:date="2023-06-16T16:05:57Z">
              <w:r>
                <w:rPr>
                  <w:rFonts w:hint="eastAsia"/>
                  <w:strike w:val="0"/>
                  <w:dstrike w:val="0"/>
                  <w:highlight w:val="none"/>
                  <w:lang w:val="en-US" w:eastAsia="zh-CN"/>
                </w:rPr>
                <w:t>低挡</w:t>
              </w:r>
            </w:ins>
          </w:p>
        </w:tc>
        <w:tc>
          <w:tcPr>
            <w:tcW w:w="2780" w:type="dxa"/>
            <w:vAlign w:val="center"/>
            <w:tcPrChange w:id="17638" w:author="M00032937" w:date="2024-06-28T09:48:12Z">
              <w:tcPr>
                <w:tcW w:w="1613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640" w:author="M00007797" w:date="2023-06-16T16:05:57Z"/>
                <w:rFonts w:hint="default" w:eastAsia="宋体"/>
                <w:color w:val="auto"/>
                <w:highlight w:val="none"/>
                <w:lang w:val="en-US" w:eastAsia="zh-CN"/>
              </w:rPr>
              <w:pPrChange w:id="17639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ins w:id="17641" w:author="M00000676" w:date="2023-12-01T17:44:3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断电记忆</w:t>
              </w:r>
            </w:ins>
            <w:ins w:id="17642" w:author="M00000676" w:date="2023-12-01T17:50:15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（</w:t>
              </w:r>
            </w:ins>
            <w:ins w:id="17643" w:author="M00000676" w:date="2023-12-01T17:50:23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软件</w:t>
              </w:r>
            </w:ins>
            <w:ins w:id="17644" w:author="M00000676" w:date="2023-12-01T17:50:26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实现</w:t>
              </w:r>
            </w:ins>
            <w:ins w:id="17645" w:author="M00000676" w:date="2023-12-01T17:50:15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）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647" w:author="M00032937" w:date="2024-06-28T09:48:12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646" w:author="M00007797" w:date="2023-07-10T13:35:52Z"/>
          <w:trPrChange w:id="17647" w:author="M00032937" w:date="2024-06-28T09:48:12Z">
            <w:trPr>
              <w:jc w:val="center"/>
            </w:trPr>
          </w:trPrChange>
        </w:trPr>
        <w:tc>
          <w:tcPr>
            <w:tcW w:w="3087" w:type="dxa"/>
            <w:vAlign w:val="center"/>
            <w:tcPrChange w:id="17648" w:author="M00032937" w:date="2024-06-28T09:48:12Z">
              <w:tcPr>
                <w:tcW w:w="2097" w:type="dxa"/>
                <w:vAlign w:val="center"/>
              </w:tcPr>
            </w:tcPrChange>
          </w:tcPr>
          <w:p>
            <w:pPr>
              <w:widowControl w:val="0"/>
              <w:jc w:val="center"/>
              <w:rPr>
                <w:ins w:id="17650" w:author="M00007797" w:date="2023-07-10T13:35:52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highlight w:val="none"/>
                <w:vertAlign w:val="baseline"/>
                <w:lang w:val="en-US" w:eastAsia="zh-CN" w:bidi="ar-SA"/>
              </w:rPr>
              <w:pPrChange w:id="17649" w:author="M00000676" w:date="2023-12-01T15:11:42Z">
                <w:pPr>
                  <w:widowControl w:val="0"/>
                  <w:jc w:val="both"/>
                </w:pPr>
              </w:pPrChange>
            </w:pPr>
            <w:bookmarkStart w:id="839" w:name="_Toc20650"/>
            <w:bookmarkStart w:id="840" w:name="_Toc13011"/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离座冲水</w:t>
            </w:r>
          </w:p>
        </w:tc>
        <w:tc>
          <w:tcPr>
            <w:tcW w:w="3995" w:type="dxa"/>
            <w:vAlign w:val="center"/>
            <w:tcPrChange w:id="17651" w:author="M00032937" w:date="2024-06-28T09:48:12Z">
              <w:tcPr>
                <w:tcW w:w="4202" w:type="dxa"/>
                <w:vAlign w:val="center"/>
              </w:tcPr>
            </w:tcPrChange>
          </w:tcPr>
          <w:p>
            <w:pPr>
              <w:widowControl w:val="0"/>
              <w:jc w:val="center"/>
              <w:rPr>
                <w:ins w:id="17653" w:author="M00007797" w:date="2023-07-10T13:35:52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highlight w:val="none"/>
                <w:vertAlign w:val="baseline"/>
                <w:lang w:val="en-US" w:eastAsia="zh-CN" w:bidi="ar-SA"/>
              </w:rPr>
              <w:pPrChange w:id="17652" w:author="M00000676" w:date="2023-12-01T15:11:42Z">
                <w:pPr>
                  <w:widowControl w:val="0"/>
                  <w:jc w:val="both"/>
                </w:pPr>
              </w:pPrChange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默认开</w:t>
            </w:r>
          </w:p>
        </w:tc>
        <w:tc>
          <w:tcPr>
            <w:tcW w:w="2780" w:type="dxa"/>
            <w:vAlign w:val="center"/>
            <w:tcPrChange w:id="17654" w:author="M00032937" w:date="2024-06-28T09:48:12Z">
              <w:tcPr>
                <w:tcW w:w="1613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656" w:author="M00007797" w:date="2023-07-10T13:35:52Z"/>
                <w:rFonts w:hint="default" w:eastAsia="宋体"/>
                <w:color w:val="auto"/>
                <w:highlight w:val="none"/>
                <w:lang w:val="en-US" w:eastAsia="zh-CN"/>
              </w:rPr>
              <w:pPrChange w:id="17655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ins w:id="17657" w:author="M00000676" w:date="2023-12-01T17:44:32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断电记忆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659" w:author="M00032937" w:date="2024-06-28T09:48:12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658" w:author="M00007797" w:date="2023-07-10T13:35:54Z"/>
          <w:trPrChange w:id="17659" w:author="M00032937" w:date="2024-06-28T09:48:12Z">
            <w:trPr>
              <w:jc w:val="center"/>
            </w:trPr>
          </w:trPrChange>
        </w:trPr>
        <w:tc>
          <w:tcPr>
            <w:tcW w:w="3087" w:type="dxa"/>
            <w:vAlign w:val="center"/>
            <w:tcPrChange w:id="17660" w:author="M00032937" w:date="2024-06-28T09:48:12Z">
              <w:tcPr>
                <w:tcW w:w="2097" w:type="dxa"/>
                <w:vAlign w:val="center"/>
              </w:tcPr>
            </w:tcPrChange>
          </w:tcPr>
          <w:p>
            <w:pPr>
              <w:widowControl w:val="0"/>
              <w:jc w:val="center"/>
              <w:rPr>
                <w:ins w:id="17662" w:author="M00007797" w:date="2023-07-10T13:35:54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highlight w:val="none"/>
                <w:vertAlign w:val="baseline"/>
                <w:lang w:val="en-US" w:eastAsia="zh-CN" w:bidi="ar-SA"/>
              </w:rPr>
              <w:pPrChange w:id="17661" w:author="M00000676" w:date="2023-12-01T15:11:42Z">
                <w:pPr>
                  <w:widowControl w:val="0"/>
                  <w:jc w:val="both"/>
                </w:pPr>
              </w:pPrChange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关盖冲水</w:t>
            </w:r>
          </w:p>
        </w:tc>
        <w:tc>
          <w:tcPr>
            <w:tcW w:w="3995" w:type="dxa"/>
            <w:vAlign w:val="center"/>
            <w:tcPrChange w:id="17663" w:author="M00032937" w:date="2024-06-28T09:48:12Z">
              <w:tcPr>
                <w:tcW w:w="4202" w:type="dxa"/>
                <w:vAlign w:val="center"/>
              </w:tcPr>
            </w:tcPrChange>
          </w:tcPr>
          <w:p>
            <w:pPr>
              <w:widowControl w:val="0"/>
              <w:jc w:val="center"/>
              <w:rPr>
                <w:ins w:id="17665" w:author="M00007797" w:date="2023-07-10T13:35:54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highlight w:val="none"/>
                <w:vertAlign w:val="baseline"/>
                <w:lang w:val="en-US" w:eastAsia="zh-CN" w:bidi="ar-SA"/>
              </w:rPr>
              <w:pPrChange w:id="17664" w:author="M00000676" w:date="2023-12-01T15:11:42Z">
                <w:pPr>
                  <w:widowControl w:val="0"/>
                  <w:jc w:val="both"/>
                </w:pPr>
              </w:pPrChange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默认开</w:t>
            </w:r>
          </w:p>
        </w:tc>
        <w:tc>
          <w:tcPr>
            <w:tcW w:w="2780" w:type="dxa"/>
            <w:vAlign w:val="center"/>
            <w:tcPrChange w:id="17666" w:author="M00032937" w:date="2024-06-28T09:48:12Z">
              <w:tcPr>
                <w:tcW w:w="1613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668" w:author="M00007797" w:date="2023-07-10T13:35:54Z"/>
                <w:rFonts w:hint="default" w:eastAsia="宋体"/>
                <w:color w:val="auto"/>
                <w:highlight w:val="none"/>
                <w:lang w:val="en-US" w:eastAsia="zh-CN"/>
              </w:rPr>
              <w:pPrChange w:id="17667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ins w:id="17669" w:author="M00000676" w:date="2023-12-01T17:44:33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断电记忆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671" w:author="M00032937" w:date="2024-06-28T09:48:12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670" w:author="M00007797" w:date="2023-07-10T13:35:58Z"/>
          <w:trPrChange w:id="17671" w:author="M00032937" w:date="2024-06-28T09:48:12Z">
            <w:trPr>
              <w:jc w:val="center"/>
            </w:trPr>
          </w:trPrChange>
        </w:trPr>
        <w:tc>
          <w:tcPr>
            <w:tcW w:w="3087" w:type="dxa"/>
            <w:vAlign w:val="center"/>
            <w:tcPrChange w:id="17672" w:author="M00032937" w:date="2024-06-28T09:48:12Z">
              <w:tcPr>
                <w:tcW w:w="2097" w:type="dxa"/>
                <w:vAlign w:val="center"/>
              </w:tcPr>
            </w:tcPrChange>
          </w:tcPr>
          <w:p>
            <w:pPr>
              <w:widowControl w:val="0"/>
              <w:jc w:val="center"/>
              <w:rPr>
                <w:ins w:id="17674" w:author="M00007797" w:date="2023-07-10T13:35:58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highlight w:val="none"/>
                <w:vertAlign w:val="baseline"/>
                <w:lang w:val="en-US" w:eastAsia="zh-CN" w:bidi="ar-SA"/>
              </w:rPr>
              <w:pPrChange w:id="17673" w:author="M00000676" w:date="2023-12-01T15:11:42Z">
                <w:pPr>
                  <w:widowControl w:val="0"/>
                  <w:jc w:val="both"/>
                </w:pPr>
              </w:pPrChange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座圈氛围灯开关</w:t>
            </w:r>
          </w:p>
        </w:tc>
        <w:tc>
          <w:tcPr>
            <w:tcW w:w="3995" w:type="dxa"/>
            <w:vAlign w:val="center"/>
            <w:tcPrChange w:id="17675" w:author="M00032937" w:date="2024-06-28T09:48:12Z">
              <w:tcPr>
                <w:tcW w:w="4202" w:type="dxa"/>
                <w:vAlign w:val="center"/>
              </w:tcPr>
            </w:tcPrChange>
          </w:tcPr>
          <w:p>
            <w:pPr>
              <w:widowControl w:val="0"/>
              <w:jc w:val="center"/>
              <w:rPr>
                <w:ins w:id="17677" w:author="M00007797" w:date="2023-07-10T13:35:58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highlight w:val="none"/>
                <w:vertAlign w:val="baseline"/>
                <w:lang w:val="en-US" w:eastAsia="zh-CN" w:bidi="ar-SA"/>
              </w:rPr>
              <w:pPrChange w:id="17676" w:author="M00000676" w:date="2023-12-01T15:11:42Z">
                <w:pPr>
                  <w:widowControl w:val="0"/>
                  <w:jc w:val="both"/>
                </w:pPr>
              </w:pPrChange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默认开</w:t>
            </w:r>
          </w:p>
        </w:tc>
        <w:tc>
          <w:tcPr>
            <w:tcW w:w="2780" w:type="dxa"/>
            <w:vAlign w:val="center"/>
            <w:tcPrChange w:id="17678" w:author="M00032937" w:date="2024-06-28T09:48:12Z">
              <w:tcPr>
                <w:tcW w:w="1613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680" w:author="M00007797" w:date="2023-07-10T13:35:58Z"/>
                <w:rFonts w:hint="default" w:eastAsia="宋体"/>
                <w:color w:val="auto"/>
                <w:highlight w:val="none"/>
                <w:lang w:val="en-US" w:eastAsia="zh-CN"/>
              </w:rPr>
              <w:pPrChange w:id="17679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ins w:id="17681" w:author="M00000676" w:date="2023-12-01T17:44:33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断电记忆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683" w:author="M00032937" w:date="2024-06-28T09:48:12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682" w:author="M00007797" w:date="2023-07-10T13:36:00Z"/>
          <w:trPrChange w:id="17683" w:author="M00032937" w:date="2024-06-28T09:48:12Z">
            <w:trPr>
              <w:jc w:val="center"/>
            </w:trPr>
          </w:trPrChange>
        </w:trPr>
        <w:tc>
          <w:tcPr>
            <w:tcW w:w="3087" w:type="dxa"/>
            <w:vAlign w:val="center"/>
            <w:tcPrChange w:id="17684" w:author="M00032937" w:date="2024-06-28T09:48:12Z">
              <w:tcPr>
                <w:tcW w:w="2097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ins w:id="17686" w:author="M00007797" w:date="2023-07-10T13:36:00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highlight w:val="none"/>
                <w:vertAlign w:val="baseline"/>
                <w:lang w:val="en-US" w:eastAsia="zh-CN" w:bidi="ar-SA"/>
              </w:rPr>
              <w:pPrChange w:id="17685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rightChars="0"/>
                  <w:jc w:val="both"/>
                </w:pPr>
              </w:pPrChange>
            </w:pPr>
            <w:r>
              <w:rPr>
                <w:rFonts w:hint="eastAsia"/>
                <w:strike w:val="0"/>
                <w:dstrike w:val="0"/>
                <w:highlight w:val="none"/>
                <w:lang w:val="en-US" w:eastAsia="zh-CN"/>
              </w:rPr>
              <w:t>着坐自动除臭</w:t>
            </w:r>
          </w:p>
        </w:tc>
        <w:tc>
          <w:tcPr>
            <w:tcW w:w="3995" w:type="dxa"/>
            <w:vAlign w:val="center"/>
            <w:tcPrChange w:id="17687" w:author="M00032937" w:date="2024-06-28T09:48:12Z">
              <w:tcPr>
                <w:tcW w:w="4202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ins w:id="17689" w:author="M00007797" w:date="2023-07-10T13:36:00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highlight w:val="none"/>
                <w:vertAlign w:val="baseline"/>
                <w:lang w:val="en-US" w:eastAsia="zh-CN" w:bidi="ar-SA"/>
              </w:rPr>
              <w:pPrChange w:id="17688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rightChars="0"/>
                  <w:jc w:val="both"/>
                </w:pPr>
              </w:pPrChange>
            </w:pPr>
            <w:r>
              <w:rPr>
                <w:rFonts w:hint="eastAsia"/>
                <w:strike w:val="0"/>
                <w:dstrike w:val="0"/>
                <w:highlight w:val="none"/>
                <w:lang w:val="en-US" w:eastAsia="zh-CN"/>
              </w:rPr>
              <w:t>默认开</w:t>
            </w:r>
          </w:p>
        </w:tc>
        <w:tc>
          <w:tcPr>
            <w:tcW w:w="2780" w:type="dxa"/>
            <w:vAlign w:val="center"/>
            <w:tcPrChange w:id="17690" w:author="M00032937" w:date="2024-06-28T09:48:12Z">
              <w:tcPr>
                <w:tcW w:w="1613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692" w:author="M00007797" w:date="2023-07-10T13:36:00Z"/>
                <w:rFonts w:hint="default" w:eastAsia="宋体"/>
                <w:color w:val="auto"/>
                <w:highlight w:val="none"/>
                <w:lang w:val="en-US" w:eastAsia="zh-CN"/>
              </w:rPr>
              <w:pPrChange w:id="17691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ins w:id="17693" w:author="M00000676" w:date="2023-12-01T17:44:4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断电记忆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695" w:author="M00032937" w:date="2024-06-28T09:48:12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694" w:author="M00007797" w:date="2023-07-10T13:36:01Z"/>
          <w:trPrChange w:id="17695" w:author="M00032937" w:date="2024-06-28T09:48:12Z">
            <w:trPr>
              <w:jc w:val="center"/>
            </w:trPr>
          </w:trPrChange>
        </w:trPr>
        <w:tc>
          <w:tcPr>
            <w:tcW w:w="3087" w:type="dxa"/>
            <w:vAlign w:val="center"/>
            <w:tcPrChange w:id="17696" w:author="M00032937" w:date="2024-06-28T09:48:12Z">
              <w:tcPr>
                <w:tcW w:w="2097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ins w:id="17698" w:author="M00007797" w:date="2023-07-10T13:36:01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highlight w:val="none"/>
                <w:vertAlign w:val="baseline"/>
                <w:lang w:val="en-US" w:eastAsia="zh-CN" w:bidi="ar-SA"/>
              </w:rPr>
              <w:pPrChange w:id="17697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rightChars="0"/>
                  <w:jc w:val="both"/>
                </w:pPr>
              </w:pPrChange>
            </w:pPr>
            <w:r>
              <w:rPr>
                <w:rFonts w:hint="eastAsia"/>
                <w:strike w:val="0"/>
                <w:dstrike w:val="0"/>
                <w:highlight w:val="none"/>
                <w:lang w:val="en-US" w:eastAsia="zh-CN"/>
              </w:rPr>
              <w:t>四季温感</w:t>
            </w:r>
          </w:p>
        </w:tc>
        <w:tc>
          <w:tcPr>
            <w:tcW w:w="3995" w:type="dxa"/>
            <w:vAlign w:val="center"/>
            <w:tcPrChange w:id="17699" w:author="M00032937" w:date="2024-06-28T09:48:12Z">
              <w:tcPr>
                <w:tcW w:w="4202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ins w:id="17701" w:author="M00007797" w:date="2023-07-10T13:36:01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highlight w:val="none"/>
                <w:vertAlign w:val="baseline"/>
                <w:lang w:val="en-US" w:eastAsia="zh-CN" w:bidi="ar-SA"/>
              </w:rPr>
              <w:pPrChange w:id="17700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rightChars="0"/>
                  <w:jc w:val="both"/>
                </w:pPr>
              </w:pPrChange>
            </w:pPr>
            <w:r>
              <w:rPr>
                <w:rFonts w:hint="eastAsia"/>
                <w:strike w:val="0"/>
                <w:dstrike w:val="0"/>
                <w:highlight w:val="none"/>
                <w:lang w:val="en-US" w:eastAsia="zh-CN"/>
              </w:rPr>
              <w:t>默认关</w:t>
            </w:r>
          </w:p>
        </w:tc>
        <w:tc>
          <w:tcPr>
            <w:tcW w:w="2780" w:type="dxa"/>
            <w:vAlign w:val="center"/>
            <w:tcPrChange w:id="17702" w:author="M00032937" w:date="2024-06-28T09:48:12Z">
              <w:tcPr>
                <w:tcW w:w="1613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704" w:author="M00007797" w:date="2023-07-10T13:36:01Z"/>
                <w:rFonts w:hint="default" w:eastAsia="宋体"/>
                <w:color w:val="auto"/>
                <w:highlight w:val="none"/>
                <w:lang w:val="en-US" w:eastAsia="zh-CN"/>
              </w:rPr>
              <w:pPrChange w:id="17703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ins w:id="17705" w:author="M00000676" w:date="2023-12-01T17:44:43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断电记忆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707" w:author="M00032937" w:date="2024-06-28T09:48:12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706" w:author="M00007797" w:date="2023-07-10T13:36:04Z"/>
          <w:trPrChange w:id="17707" w:author="M00032937" w:date="2024-06-28T09:48:12Z">
            <w:trPr>
              <w:jc w:val="center"/>
            </w:trPr>
          </w:trPrChange>
        </w:trPr>
        <w:tc>
          <w:tcPr>
            <w:tcW w:w="3087" w:type="dxa"/>
            <w:vAlign w:val="center"/>
            <w:tcPrChange w:id="17708" w:author="M00032937" w:date="2024-06-28T09:48:12Z">
              <w:tcPr>
                <w:tcW w:w="2097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ins w:id="17710" w:author="M00007797" w:date="2023-07-10T13:36:04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highlight w:val="none"/>
                <w:vertAlign w:val="baseline"/>
                <w:lang w:val="en-US" w:eastAsia="zh-CN" w:bidi="ar-SA"/>
              </w:rPr>
              <w:pPrChange w:id="17709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rightChars="0"/>
                  <w:jc w:val="both"/>
                </w:pPr>
              </w:pPrChange>
            </w:pPr>
            <w:r>
              <w:rPr>
                <w:rFonts w:hint="eastAsia"/>
                <w:strike w:val="0"/>
                <w:dstrike w:val="0"/>
                <w:highlight w:val="none"/>
                <w:lang w:val="en-US" w:eastAsia="zh-CN"/>
              </w:rPr>
              <w:t>节电ECO</w:t>
            </w:r>
          </w:p>
        </w:tc>
        <w:tc>
          <w:tcPr>
            <w:tcW w:w="3995" w:type="dxa"/>
            <w:vAlign w:val="center"/>
            <w:tcPrChange w:id="17711" w:author="M00032937" w:date="2024-06-28T09:48:12Z">
              <w:tcPr>
                <w:tcW w:w="4202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ins w:id="17713" w:author="M00007797" w:date="2023-07-10T13:36:04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highlight w:val="none"/>
                <w:vertAlign w:val="baseline"/>
                <w:lang w:val="en-US" w:eastAsia="zh-CN" w:bidi="ar-SA"/>
              </w:rPr>
              <w:pPrChange w:id="17712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rightChars="0"/>
                  <w:jc w:val="both"/>
                </w:pPr>
              </w:pPrChange>
            </w:pPr>
            <w:r>
              <w:rPr>
                <w:rFonts w:hint="eastAsia"/>
                <w:strike w:val="0"/>
                <w:dstrike w:val="0"/>
                <w:highlight w:val="none"/>
                <w:lang w:val="en-US" w:eastAsia="zh-CN"/>
              </w:rPr>
              <w:t>默认开</w:t>
            </w:r>
          </w:p>
        </w:tc>
        <w:tc>
          <w:tcPr>
            <w:tcW w:w="2780" w:type="dxa"/>
            <w:vAlign w:val="center"/>
            <w:tcPrChange w:id="17714" w:author="M00032937" w:date="2024-06-28T09:48:12Z">
              <w:tcPr>
                <w:tcW w:w="1613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716" w:author="M00007797" w:date="2023-07-10T13:36:04Z"/>
                <w:rFonts w:hint="default" w:eastAsia="宋体"/>
                <w:color w:val="auto"/>
                <w:highlight w:val="none"/>
                <w:lang w:val="en-US" w:eastAsia="zh-CN"/>
              </w:rPr>
              <w:pPrChange w:id="17715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ins w:id="17717" w:author="M00000676" w:date="2023-12-01T17:44:44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断电记忆</w:t>
              </w:r>
            </w:ins>
          </w:p>
        </w:tc>
      </w:tr>
    </w:tbl>
    <w:p>
      <w:pPr>
        <w:tabs>
          <w:tab w:val="left" w:pos="756"/>
        </w:tabs>
        <w:bidi w:val="0"/>
        <w:rPr>
          <w:ins w:id="17719" w:author="M00000676" w:date="2023-12-01T15:14:46Z"/>
          <w:rFonts w:hint="default"/>
          <w:color w:val="auto"/>
          <w:highlight w:val="none"/>
          <w:lang w:val="en-US" w:eastAsia="zh-CN"/>
        </w:rPr>
        <w:pPrChange w:id="17718" w:author="M00000676" w:date="2023-12-01T15:14:53Z">
          <w:pPr>
            <w:pStyle w:val="4"/>
            <w:bidi w:val="0"/>
          </w:pPr>
        </w:pPrChange>
      </w:pPr>
      <w:ins w:id="17720" w:author="M00000676" w:date="2023-12-01T15:14:51Z">
        <w:r>
          <w:rPr>
            <w:rFonts w:hint="default"/>
            <w:color w:val="auto"/>
            <w:highlight w:val="none"/>
            <w:lang w:val="en-US" w:eastAsia="zh-CN"/>
          </w:rPr>
          <w:br w:type="page"/>
        </w:r>
      </w:ins>
    </w:p>
    <w:p>
      <w:pPr>
        <w:pStyle w:val="4"/>
        <w:rPr>
          <w:ins w:id="17722" w:author="M00007797" w:date="2023-06-16T16:05:57Z"/>
          <w:rFonts w:hint="default"/>
          <w:lang w:val="en-US" w:eastAsia="zh-CN"/>
        </w:rPr>
        <w:pPrChange w:id="17721" w:author="M00000676" w:date="2023-12-01T15:15:06Z">
          <w:pPr/>
        </w:pPrChange>
      </w:pPr>
      <w:ins w:id="17723" w:author="M00007797" w:date="2023-06-16T16:05:57Z">
        <w:bookmarkStart w:id="841" w:name="_Toc22035"/>
        <w:bookmarkStart w:id="842" w:name="_Toc10046"/>
        <w:bookmarkStart w:id="843" w:name="_Toc29734"/>
        <w:bookmarkStart w:id="844" w:name="_Toc12770"/>
        <w:bookmarkStart w:id="845" w:name="_Toc21755"/>
        <w:bookmarkStart w:id="846" w:name="_Toc19676"/>
        <w:r>
          <w:rPr>
            <w:rFonts w:hint="eastAsia"/>
            <w:color w:val="auto"/>
            <w:highlight w:val="none"/>
            <w:lang w:val="en-US" w:eastAsia="zh-CN"/>
          </w:rPr>
          <w:t>默认设置</w:t>
        </w:r>
        <w:bookmarkEnd w:id="839"/>
        <w:bookmarkEnd w:id="840"/>
        <w:bookmarkEnd w:id="841"/>
        <w:bookmarkEnd w:id="842"/>
        <w:bookmarkEnd w:id="843"/>
        <w:bookmarkEnd w:id="844"/>
        <w:bookmarkEnd w:id="845"/>
        <w:bookmarkEnd w:id="846"/>
      </w:ins>
    </w:p>
    <w:tbl>
      <w:tblPr>
        <w:tblStyle w:val="89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  <w:tblPrChange w:id="17724" w:author="M00032937" w:date="2024-06-28T09:48:27Z">
          <w:tblPr>
            <w:tblStyle w:val="89"/>
            <w:tblW w:w="0" w:type="auto"/>
            <w:jc w:val="center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autofit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3466"/>
        <w:gridCol w:w="2450"/>
        <w:gridCol w:w="3311"/>
        <w:gridCol w:w="642"/>
        <w:tblGridChange w:id="17725">
          <w:tblGrid>
            <w:gridCol w:w="2237"/>
            <w:gridCol w:w="3875"/>
            <w:gridCol w:w="1513"/>
            <w:gridCol w:w="1188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727" w:author="M00032937" w:date="2024-06-28T09:48:2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726" w:author="M00007797" w:date="2023-06-16T16:05:57Z"/>
          <w:trPrChange w:id="17727" w:author="M00032937" w:date="2024-06-28T09:48:27Z">
            <w:trPr>
              <w:jc w:val="center"/>
            </w:trPr>
          </w:trPrChange>
        </w:trPr>
        <w:tc>
          <w:tcPr>
            <w:tcW w:w="3466" w:type="dxa"/>
            <w:vAlign w:val="center"/>
            <w:tcPrChange w:id="17728" w:author="M00032937" w:date="2024-06-28T09:48:27Z">
              <w:tcPr>
                <w:tcW w:w="2237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7730" w:author="M00007797" w:date="2023-06-16T16:05:57Z"/>
                <w:rFonts w:hint="default"/>
                <w:b/>
                <w:bCs/>
                <w:color w:val="auto"/>
                <w:vertAlign w:val="baseline"/>
                <w:lang w:val="en-US" w:eastAsia="zh-CN"/>
                <w:rPrChange w:id="17731" w:author="M00000676" w:date="2023-12-01T17:46:11Z">
                  <w:rPr>
                    <w:ins w:id="17732" w:author="M00007797" w:date="2023-06-16T16:05:57Z"/>
                    <w:rFonts w:hint="default"/>
                    <w:color w:val="auto"/>
                    <w:vertAlign w:val="baseline"/>
                    <w:lang w:val="en-US" w:eastAsia="zh-CN"/>
                  </w:rPr>
                </w:rPrChange>
              </w:rPr>
              <w:pPrChange w:id="17729" w:author="M00000676" w:date="2023-12-01T15:11:28Z">
                <w:pPr>
                  <w:widowControl w:val="0"/>
                  <w:jc w:val="both"/>
                </w:pPr>
              </w:pPrChange>
            </w:pPr>
            <w:ins w:id="17733" w:author="M00007797" w:date="2023-06-16T16:05:57Z">
              <w:r>
                <w:rPr>
                  <w:rFonts w:hint="eastAsia"/>
                  <w:b/>
                  <w:bCs/>
                  <w:color w:val="auto"/>
                  <w:vertAlign w:val="baseline"/>
                  <w:lang w:val="en-US" w:eastAsia="zh-CN"/>
                  <w:rPrChange w:id="17734" w:author="M00000676" w:date="2023-12-01T17:46:11Z">
                    <w:rPr>
                      <w:rFonts w:hint="eastAsia"/>
                      <w:color w:val="auto"/>
                      <w:vertAlign w:val="baseline"/>
                      <w:lang w:val="en-US" w:eastAsia="zh-CN"/>
                    </w:rPr>
                  </w:rPrChange>
                </w:rPr>
                <w:t>状态</w:t>
              </w:r>
            </w:ins>
          </w:p>
        </w:tc>
        <w:tc>
          <w:tcPr>
            <w:tcW w:w="2450" w:type="dxa"/>
            <w:vAlign w:val="center"/>
            <w:tcPrChange w:id="17735" w:author="M00032937" w:date="2024-06-28T09:48:27Z">
              <w:tcPr>
                <w:tcW w:w="3875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7737" w:author="M00007797" w:date="2023-06-16T16:05:57Z"/>
                <w:rFonts w:hint="default"/>
                <w:b/>
                <w:bCs/>
                <w:color w:val="auto"/>
                <w:vertAlign w:val="baseline"/>
                <w:lang w:val="en-US" w:eastAsia="zh-CN"/>
                <w:rPrChange w:id="17738" w:author="M00000676" w:date="2023-12-01T17:46:11Z">
                  <w:rPr>
                    <w:ins w:id="17739" w:author="M00007797" w:date="2023-06-16T16:05:57Z"/>
                    <w:rFonts w:hint="default"/>
                    <w:color w:val="auto"/>
                    <w:vertAlign w:val="baseline"/>
                    <w:lang w:val="en-US" w:eastAsia="zh-CN"/>
                  </w:rPr>
                </w:rPrChange>
              </w:rPr>
              <w:pPrChange w:id="17736" w:author="M00000676" w:date="2023-12-01T15:11:28Z">
                <w:pPr>
                  <w:widowControl w:val="0"/>
                  <w:jc w:val="both"/>
                </w:pPr>
              </w:pPrChange>
            </w:pPr>
            <w:ins w:id="17740" w:author="M00007797" w:date="2023-06-16T16:05:57Z">
              <w:r>
                <w:rPr>
                  <w:rFonts w:hint="eastAsia"/>
                  <w:b/>
                  <w:bCs/>
                  <w:color w:val="auto"/>
                  <w:vertAlign w:val="baseline"/>
                  <w:lang w:val="en-US" w:eastAsia="zh-CN"/>
                  <w:rPrChange w:id="17741" w:author="M00000676" w:date="2023-12-01T17:46:11Z">
                    <w:rPr>
                      <w:rFonts w:hint="eastAsia"/>
                      <w:color w:val="auto"/>
                      <w:vertAlign w:val="baseline"/>
                      <w:lang w:val="en-US" w:eastAsia="zh-CN"/>
                    </w:rPr>
                  </w:rPrChange>
                </w:rPr>
                <w:t>默认1</w:t>
              </w:r>
            </w:ins>
          </w:p>
        </w:tc>
        <w:tc>
          <w:tcPr>
            <w:tcW w:w="3311" w:type="dxa"/>
            <w:vAlign w:val="center"/>
            <w:tcPrChange w:id="17742" w:author="M00032937" w:date="2024-06-28T09:48:27Z">
              <w:tcPr>
                <w:tcW w:w="1513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7744" w:author="M00007797" w:date="2023-06-16T16:05:57Z"/>
                <w:rFonts w:hint="default"/>
                <w:b/>
                <w:bCs/>
                <w:color w:val="auto"/>
                <w:vertAlign w:val="baseline"/>
                <w:lang w:val="en-US" w:eastAsia="zh-CN"/>
                <w:rPrChange w:id="17745" w:author="M00000676" w:date="2023-12-01T17:46:11Z">
                  <w:rPr>
                    <w:ins w:id="17746" w:author="M00007797" w:date="2023-06-16T16:05:57Z"/>
                    <w:rFonts w:hint="default"/>
                    <w:color w:val="auto"/>
                    <w:vertAlign w:val="baseline"/>
                    <w:lang w:val="en-US" w:eastAsia="zh-CN"/>
                  </w:rPr>
                </w:rPrChange>
              </w:rPr>
              <w:pPrChange w:id="17743" w:author="M00000676" w:date="2023-12-01T15:11:28Z">
                <w:pPr>
                  <w:widowControl w:val="0"/>
                  <w:jc w:val="both"/>
                </w:pPr>
              </w:pPrChange>
            </w:pPr>
            <w:ins w:id="17747" w:author="M00007797" w:date="2023-06-16T16:05:57Z">
              <w:r>
                <w:rPr>
                  <w:rFonts w:hint="eastAsia"/>
                  <w:b/>
                  <w:bCs/>
                  <w:color w:val="auto"/>
                  <w:vertAlign w:val="baseline"/>
                  <w:lang w:val="en-US" w:eastAsia="zh-CN"/>
                  <w:rPrChange w:id="17748" w:author="M00000676" w:date="2023-12-01T17:46:11Z">
                    <w:rPr>
                      <w:rFonts w:hint="eastAsia"/>
                      <w:color w:val="auto"/>
                      <w:vertAlign w:val="baseline"/>
                      <w:lang w:val="en-US" w:eastAsia="zh-CN"/>
                    </w:rPr>
                  </w:rPrChange>
                </w:rPr>
                <w:t>默认2</w:t>
              </w:r>
            </w:ins>
          </w:p>
        </w:tc>
        <w:tc>
          <w:tcPr>
            <w:tcW w:w="642" w:type="dxa"/>
            <w:vAlign w:val="center"/>
            <w:tcPrChange w:id="17749" w:author="M00032937" w:date="2024-06-28T09:48:27Z">
              <w:tcPr>
                <w:tcW w:w="1188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7751" w:author="M00007797" w:date="2023-06-16T16:05:57Z"/>
                <w:rFonts w:hint="default"/>
                <w:b/>
                <w:bCs/>
                <w:color w:val="auto"/>
                <w:vertAlign w:val="baseline"/>
                <w:lang w:val="en-US" w:eastAsia="zh-CN"/>
                <w:rPrChange w:id="17752" w:author="M00000676" w:date="2023-12-01T17:46:11Z">
                  <w:rPr>
                    <w:ins w:id="17753" w:author="M00007797" w:date="2023-06-16T16:05:57Z"/>
                    <w:rFonts w:hint="default"/>
                    <w:color w:val="auto"/>
                    <w:vertAlign w:val="baseline"/>
                    <w:lang w:val="en-US" w:eastAsia="zh-CN"/>
                  </w:rPr>
                </w:rPrChange>
              </w:rPr>
              <w:pPrChange w:id="17750" w:author="M00000676" w:date="2023-12-01T15:11:28Z">
                <w:pPr>
                  <w:widowControl w:val="0"/>
                  <w:jc w:val="both"/>
                </w:pPr>
              </w:pPrChange>
            </w:pPr>
            <w:ins w:id="17754" w:author="M00007797" w:date="2023-06-16T16:05:57Z">
              <w:r>
                <w:rPr>
                  <w:rFonts w:hint="eastAsia"/>
                  <w:b/>
                  <w:bCs/>
                  <w:color w:val="auto"/>
                  <w:vertAlign w:val="baseline"/>
                  <w:lang w:val="en-US" w:eastAsia="zh-CN"/>
                  <w:rPrChange w:id="17755" w:author="M00000676" w:date="2023-12-01T17:46:11Z">
                    <w:rPr>
                      <w:rFonts w:hint="eastAsia"/>
                      <w:color w:val="auto"/>
                      <w:vertAlign w:val="baseline"/>
                      <w:lang w:val="en-US" w:eastAsia="zh-CN"/>
                    </w:rPr>
                  </w:rPrChange>
                </w:rPr>
                <w:t>备注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757" w:author="M00032937" w:date="2024-06-28T09:48:2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756" w:author="M00007797" w:date="2023-06-16T16:05:57Z"/>
          <w:trPrChange w:id="17757" w:author="M00032937" w:date="2024-06-28T09:48:27Z">
            <w:trPr>
              <w:jc w:val="center"/>
            </w:trPr>
          </w:trPrChange>
        </w:trPr>
        <w:tc>
          <w:tcPr>
            <w:tcW w:w="3466" w:type="dxa"/>
            <w:vAlign w:val="center"/>
            <w:tcPrChange w:id="17758" w:author="M00032937" w:date="2024-06-28T09:48:27Z">
              <w:tcPr>
                <w:tcW w:w="2237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7760" w:author="M00007797" w:date="2023-06-16T16:05:57Z"/>
                <w:rFonts w:hint="default"/>
                <w:color w:val="auto"/>
                <w:vertAlign w:val="baseline"/>
                <w:lang w:val="en-US" w:eastAsia="zh-CN"/>
              </w:rPr>
              <w:pPrChange w:id="17759" w:author="M00000676" w:date="2023-12-01T15:11:28Z">
                <w:pPr>
                  <w:widowControl w:val="0"/>
                  <w:jc w:val="both"/>
                </w:pPr>
              </w:pPrChange>
            </w:pPr>
            <w:ins w:id="17761" w:author="M00007797" w:date="2023-06-16T16:05:57Z">
              <w:r>
                <w:rPr>
                  <w:rFonts w:hint="eastAsia"/>
                  <w:color w:val="auto"/>
                  <w:vertAlign w:val="baseline"/>
                  <w:lang w:val="en-US" w:eastAsia="zh-CN"/>
                </w:rPr>
                <w:t>智能臀洗/智能妇洗</w:t>
              </w:r>
            </w:ins>
          </w:p>
        </w:tc>
        <w:tc>
          <w:tcPr>
            <w:tcW w:w="2450" w:type="dxa"/>
            <w:vAlign w:val="center"/>
            <w:tcPrChange w:id="17762" w:author="M00032937" w:date="2024-06-28T09:48:27Z">
              <w:tcPr>
                <w:tcW w:w="3875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7764" w:author="M00007797" w:date="2023-06-16T16:05:57Z"/>
                <w:rFonts w:hint="default"/>
                <w:color w:val="auto"/>
                <w:vertAlign w:val="baseline"/>
                <w:lang w:val="en-US" w:eastAsia="zh-CN"/>
              </w:rPr>
              <w:pPrChange w:id="17763" w:author="M00000676" w:date="2023-12-01T15:11:28Z">
                <w:pPr>
                  <w:widowControl w:val="0"/>
                  <w:jc w:val="both"/>
                </w:pPr>
              </w:pPrChange>
            </w:pPr>
            <w:ins w:id="17765" w:author="M00007797" w:date="2023-06-16T16:05:57Z">
              <w:r>
                <w:rPr>
                  <w:rFonts w:hint="eastAsia"/>
                  <w:color w:val="auto"/>
                  <w:vertAlign w:val="baseline"/>
                  <w:lang w:val="en-US" w:eastAsia="zh-CN"/>
                </w:rPr>
                <w:t>开启时默认移动清洗</w:t>
              </w:r>
            </w:ins>
          </w:p>
        </w:tc>
        <w:tc>
          <w:tcPr>
            <w:tcW w:w="3311" w:type="dxa"/>
            <w:vAlign w:val="center"/>
            <w:tcPrChange w:id="17766" w:author="M00032937" w:date="2024-06-28T09:48:27Z">
              <w:tcPr>
                <w:tcW w:w="1513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7768" w:author="M00007797" w:date="2023-06-16T16:05:57Z"/>
                <w:rFonts w:hint="default"/>
                <w:color w:val="auto"/>
                <w:highlight w:val="yellow"/>
                <w:vertAlign w:val="baseline"/>
                <w:lang w:val="en-US" w:eastAsia="zh-CN"/>
                <w:rPrChange w:id="17769" w:author="M00032937" w:date="2024-06-28T08:45:19Z">
                  <w:rPr>
                    <w:ins w:id="17770" w:author="M00007797" w:date="2023-06-16T16:05:57Z"/>
                    <w:rFonts w:hint="default"/>
                    <w:color w:val="auto"/>
                    <w:vertAlign w:val="baseline"/>
                    <w:lang w:val="en-US" w:eastAsia="zh-CN"/>
                  </w:rPr>
                </w:rPrChange>
              </w:rPr>
              <w:pPrChange w:id="17767" w:author="M00000676" w:date="2023-12-01T15:11:28Z">
                <w:pPr>
                  <w:widowControl w:val="0"/>
                  <w:jc w:val="both"/>
                </w:pPr>
              </w:pPrChange>
            </w:pPr>
            <w:ins w:id="17771" w:author="M00032937" w:date="2024-06-28T08:44:45Z">
              <w:r>
                <w:rPr>
                  <w:rFonts w:hint="eastAsia"/>
                  <w:color w:val="auto"/>
                  <w:highlight w:val="yellow"/>
                  <w:vertAlign w:val="baseline"/>
                  <w:lang w:val="en-US" w:eastAsia="zh-CN"/>
                  <w:rPrChange w:id="17772" w:author="M00032937" w:date="2024-06-28T08:45:19Z">
                    <w:rPr>
                      <w:rFonts w:hint="eastAsia"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功能切换时默认管位不收回，直接开启</w:t>
              </w:r>
            </w:ins>
          </w:p>
        </w:tc>
        <w:tc>
          <w:tcPr>
            <w:tcW w:w="642" w:type="dxa"/>
            <w:vAlign w:val="center"/>
            <w:tcPrChange w:id="17773" w:author="M00032937" w:date="2024-06-28T09:48:27Z">
              <w:tcPr>
                <w:tcW w:w="1188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7775" w:author="M00007797" w:date="2023-06-16T16:05:57Z"/>
                <w:rFonts w:hint="default"/>
                <w:color w:val="auto"/>
                <w:vertAlign w:val="baseline"/>
                <w:lang w:val="en-US" w:eastAsia="zh-CN"/>
              </w:rPr>
              <w:pPrChange w:id="17774" w:author="M00000676" w:date="2023-12-01T15:11:28Z">
                <w:pPr>
                  <w:widowControl w:val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777" w:author="M00032937" w:date="2024-06-28T09:48:2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776" w:author="M00007797" w:date="2023-06-16T16:05:57Z"/>
          <w:trPrChange w:id="17777" w:author="M00032937" w:date="2024-06-28T09:48:27Z">
            <w:trPr>
              <w:jc w:val="center"/>
            </w:trPr>
          </w:trPrChange>
        </w:trPr>
        <w:tc>
          <w:tcPr>
            <w:tcW w:w="3466" w:type="dxa"/>
            <w:vAlign w:val="center"/>
            <w:tcPrChange w:id="17778" w:author="M00032937" w:date="2024-06-28T09:48:27Z">
              <w:tcPr>
                <w:tcW w:w="2237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7780" w:author="M00007797" w:date="2023-06-16T16:05:57Z"/>
                <w:rFonts w:hint="default"/>
                <w:color w:val="auto"/>
                <w:vertAlign w:val="baseline"/>
                <w:lang w:val="en-US" w:eastAsia="zh-CN"/>
              </w:rPr>
              <w:pPrChange w:id="17779" w:author="M00000676" w:date="2023-12-01T15:11:28Z">
                <w:pPr>
                  <w:widowControl w:val="0"/>
                  <w:jc w:val="both"/>
                </w:pPr>
              </w:pPrChange>
            </w:pPr>
            <w:ins w:id="17781" w:author="M00007797" w:date="2023-06-16T16:05:57Z">
              <w:r>
                <w:rPr>
                  <w:rFonts w:hint="eastAsia"/>
                  <w:color w:val="auto"/>
                  <w:vertAlign w:val="baseline"/>
                  <w:lang w:val="en-US" w:eastAsia="zh-CN"/>
                </w:rPr>
                <w:t>臀洗/妇洗</w:t>
              </w:r>
            </w:ins>
          </w:p>
        </w:tc>
        <w:tc>
          <w:tcPr>
            <w:tcW w:w="2450" w:type="dxa"/>
            <w:vAlign w:val="center"/>
            <w:tcPrChange w:id="17782" w:author="M00032937" w:date="2024-06-28T09:48:27Z">
              <w:tcPr>
                <w:tcW w:w="3875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7784" w:author="M00007797" w:date="2023-06-16T16:05:57Z"/>
                <w:rFonts w:hint="default"/>
                <w:color w:val="auto"/>
                <w:vertAlign w:val="baseline"/>
                <w:lang w:val="en-US" w:eastAsia="zh-CN"/>
              </w:rPr>
              <w:pPrChange w:id="17783" w:author="M00000676" w:date="2023-12-01T15:11:28Z">
                <w:pPr>
                  <w:widowControl w:val="0"/>
                  <w:jc w:val="both"/>
                </w:pPr>
              </w:pPrChange>
            </w:pPr>
            <w:ins w:id="17785" w:author="M00007797" w:date="2023-06-16T16:05:57Z">
              <w:r>
                <w:rPr>
                  <w:rFonts w:hint="eastAsia"/>
                  <w:color w:val="auto"/>
                  <w:vertAlign w:val="baseline"/>
                  <w:lang w:val="en-US" w:eastAsia="zh-CN"/>
                </w:rPr>
                <w:t>开启时默认移动清洗</w:t>
              </w:r>
            </w:ins>
          </w:p>
        </w:tc>
        <w:tc>
          <w:tcPr>
            <w:tcW w:w="3311" w:type="dxa"/>
            <w:vAlign w:val="center"/>
            <w:tcPrChange w:id="17786" w:author="M00032937" w:date="2024-06-28T09:48:27Z">
              <w:tcPr>
                <w:tcW w:w="1513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7788" w:author="M00007797" w:date="2023-06-16T16:05:57Z"/>
                <w:rFonts w:hint="default"/>
                <w:color w:val="auto"/>
                <w:highlight w:val="yellow"/>
                <w:vertAlign w:val="baseline"/>
                <w:lang w:val="en-US" w:eastAsia="zh-CN"/>
                <w:rPrChange w:id="17789" w:author="M00032937" w:date="2024-06-28T08:45:19Z">
                  <w:rPr>
                    <w:ins w:id="17790" w:author="M00007797" w:date="2023-06-16T16:05:57Z"/>
                    <w:rFonts w:hint="default"/>
                    <w:color w:val="auto"/>
                    <w:vertAlign w:val="baseline"/>
                    <w:lang w:val="en-US" w:eastAsia="zh-CN"/>
                  </w:rPr>
                </w:rPrChange>
              </w:rPr>
              <w:pPrChange w:id="17787" w:author="M00000676" w:date="2023-12-01T15:11:28Z">
                <w:pPr>
                  <w:widowControl w:val="0"/>
                  <w:jc w:val="both"/>
                </w:pPr>
              </w:pPrChange>
            </w:pPr>
            <w:ins w:id="17791" w:author="M00032937" w:date="2024-06-28T08:45:10Z">
              <w:r>
                <w:rPr>
                  <w:rFonts w:hint="eastAsia"/>
                  <w:color w:val="auto"/>
                  <w:highlight w:val="yellow"/>
                  <w:vertAlign w:val="baseline"/>
                  <w:lang w:val="en-US" w:eastAsia="zh-CN"/>
                  <w:rPrChange w:id="17792" w:author="M00032937" w:date="2024-06-28T08:45:19Z">
                    <w:rPr>
                      <w:rFonts w:hint="eastAsia"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功能切换时默认管位不收回，直接开启</w:t>
              </w:r>
            </w:ins>
          </w:p>
        </w:tc>
        <w:tc>
          <w:tcPr>
            <w:tcW w:w="642" w:type="dxa"/>
            <w:vAlign w:val="center"/>
            <w:tcPrChange w:id="17793" w:author="M00032937" w:date="2024-06-28T09:48:27Z">
              <w:tcPr>
                <w:tcW w:w="1188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7795" w:author="M00007797" w:date="2023-06-16T16:05:57Z"/>
                <w:rFonts w:hint="default"/>
                <w:color w:val="auto"/>
                <w:vertAlign w:val="baseline"/>
                <w:lang w:val="en-US" w:eastAsia="zh-CN"/>
              </w:rPr>
              <w:pPrChange w:id="17794" w:author="M00000676" w:date="2023-12-01T15:11:28Z">
                <w:pPr>
                  <w:widowControl w:val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797" w:author="M00032937" w:date="2024-06-28T09:48:2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796" w:author="M00007797" w:date="2023-06-16T16:05:57Z"/>
          <w:trPrChange w:id="17797" w:author="M00032937" w:date="2024-06-28T09:48:27Z">
            <w:trPr>
              <w:jc w:val="center"/>
            </w:trPr>
          </w:trPrChange>
        </w:trPr>
        <w:tc>
          <w:tcPr>
            <w:tcW w:w="3466" w:type="dxa"/>
            <w:vAlign w:val="center"/>
            <w:tcPrChange w:id="17798" w:author="M00032937" w:date="2024-06-28T09:48:27Z">
              <w:tcPr>
                <w:tcW w:w="2237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7800" w:author="M00007797" w:date="2023-06-16T16:05:57Z"/>
                <w:rFonts w:hint="eastAsia"/>
                <w:color w:val="auto"/>
                <w:highlight w:val="lightGray"/>
                <w:vertAlign w:val="baseline"/>
                <w:lang w:val="en-US" w:eastAsia="zh-CN"/>
                <w:rPrChange w:id="17801" w:author="M00032937" w:date="2024-06-28T08:45:24Z">
                  <w:rPr>
                    <w:ins w:id="17802" w:author="M00007797" w:date="2023-06-16T16:05:57Z"/>
                    <w:rFonts w:hint="eastAsia"/>
                    <w:color w:val="auto"/>
                    <w:vertAlign w:val="baseline"/>
                    <w:lang w:val="en-US" w:eastAsia="zh-CN"/>
                  </w:rPr>
                </w:rPrChange>
              </w:rPr>
              <w:pPrChange w:id="17799" w:author="M00000676" w:date="2023-12-01T15:11:28Z">
                <w:pPr>
                  <w:widowControl w:val="0"/>
                  <w:jc w:val="both"/>
                </w:pPr>
              </w:pPrChange>
            </w:pPr>
            <w:ins w:id="17803" w:author="M00007797" w:date="2023-06-16T16:05:57Z">
              <w:r>
                <w:rPr>
                  <w:rFonts w:hint="eastAsia"/>
                  <w:color w:val="auto"/>
                  <w:highlight w:val="lightGray"/>
                  <w:vertAlign w:val="baseline"/>
                  <w:lang w:val="en-US" w:eastAsia="zh-CN"/>
                  <w:rPrChange w:id="17804" w:author="M00032937" w:date="2024-06-28T08:45:24Z">
                    <w:rPr>
                      <w:rFonts w:hint="eastAsia"/>
                      <w:color w:val="auto"/>
                      <w:vertAlign w:val="baseline"/>
                      <w:lang w:val="en-US" w:eastAsia="zh-CN"/>
                    </w:rPr>
                  </w:rPrChange>
                </w:rPr>
                <w:t>智能臀洗/智能妇洗</w:t>
              </w:r>
            </w:ins>
          </w:p>
        </w:tc>
        <w:tc>
          <w:tcPr>
            <w:tcW w:w="2450" w:type="dxa"/>
            <w:vAlign w:val="center"/>
            <w:tcPrChange w:id="17805" w:author="M00032937" w:date="2024-06-28T09:48:27Z">
              <w:tcPr>
                <w:tcW w:w="3875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7807" w:author="M00007797" w:date="2023-06-16T16:05:57Z"/>
                <w:rFonts w:hint="default"/>
                <w:color w:val="auto"/>
                <w:highlight w:val="lightGray"/>
                <w:vertAlign w:val="baseline"/>
                <w:lang w:val="en-US" w:eastAsia="zh-CN"/>
                <w:rPrChange w:id="17808" w:author="M00032937" w:date="2024-06-28T13:50:45Z">
                  <w:rPr>
                    <w:ins w:id="17809" w:author="M00007797" w:date="2023-06-16T16:05:57Z"/>
                    <w:rFonts w:hint="eastAsia"/>
                    <w:color w:val="auto"/>
                    <w:vertAlign w:val="baseline"/>
                    <w:lang w:val="en-US" w:eastAsia="zh-CN"/>
                  </w:rPr>
                </w:rPrChange>
              </w:rPr>
              <w:pPrChange w:id="17806" w:author="M00000676" w:date="2023-12-01T15:11:28Z">
                <w:pPr>
                  <w:widowControl w:val="0"/>
                  <w:jc w:val="both"/>
                </w:pPr>
              </w:pPrChange>
            </w:pPr>
            <w:r>
              <w:rPr>
                <w:rFonts w:hint="eastAsia"/>
                <w:color w:val="auto"/>
                <w:highlight w:val="lightGray"/>
                <w:vertAlign w:val="baseline"/>
                <w:lang w:val="en-US" w:eastAsia="zh-CN"/>
                <w:rPrChange w:id="17810" w:author="M00032937" w:date="2024-06-28T13:50:45Z">
                  <w:rPr>
                    <w:rFonts w:hint="eastAsia"/>
                    <w:color w:val="auto"/>
                    <w:highlight w:val="yellow"/>
                    <w:vertAlign w:val="baseline"/>
                    <w:lang w:val="en-US" w:eastAsia="zh-CN"/>
                  </w:rPr>
                </w:rPrChange>
              </w:rPr>
              <w:t>功能切换时默认管位不收回，直接开启</w:t>
            </w:r>
          </w:p>
        </w:tc>
        <w:tc>
          <w:tcPr>
            <w:tcW w:w="3311" w:type="dxa"/>
            <w:vAlign w:val="center"/>
            <w:tcPrChange w:id="17811" w:author="M00032937" w:date="2024-06-28T09:48:27Z">
              <w:tcPr>
                <w:tcW w:w="1513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7813" w:author="M00007797" w:date="2023-06-16T16:05:57Z"/>
                <w:rFonts w:hint="default"/>
                <w:color w:val="auto"/>
                <w:highlight w:val="none"/>
                <w:lang w:val="en-US"/>
              </w:rPr>
              <w:pPrChange w:id="17812" w:author="M00000676" w:date="2023-12-01T15:11:28Z">
                <w:pPr>
                  <w:widowControl w:val="0"/>
                  <w:jc w:val="both"/>
                </w:pPr>
              </w:pPrChange>
            </w:pPr>
          </w:p>
        </w:tc>
        <w:tc>
          <w:tcPr>
            <w:tcW w:w="642" w:type="dxa"/>
            <w:vAlign w:val="center"/>
            <w:tcPrChange w:id="17814" w:author="M00032937" w:date="2024-06-28T09:48:27Z">
              <w:tcPr>
                <w:tcW w:w="1188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7816" w:author="M00007797" w:date="2023-06-16T16:05:57Z"/>
                <w:rFonts w:hint="default"/>
                <w:color w:val="auto"/>
                <w:highlight w:val="none"/>
                <w:vertAlign w:val="baseline"/>
                <w:lang w:val="en-US" w:eastAsia="zh-CN"/>
              </w:rPr>
              <w:pPrChange w:id="17815" w:author="M00000676" w:date="2023-12-01T15:11:28Z">
                <w:pPr>
                  <w:widowControl w:val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818" w:author="M00032937" w:date="2024-06-28T09:48:2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817" w:author="M00007797" w:date="2023-06-16T16:05:57Z"/>
          <w:trPrChange w:id="17818" w:author="M00032937" w:date="2024-06-28T09:48:27Z">
            <w:trPr>
              <w:jc w:val="center"/>
            </w:trPr>
          </w:trPrChange>
        </w:trPr>
        <w:tc>
          <w:tcPr>
            <w:tcW w:w="3466" w:type="dxa"/>
            <w:vAlign w:val="center"/>
            <w:tcPrChange w:id="17819" w:author="M00032937" w:date="2024-06-28T09:48:27Z">
              <w:tcPr>
                <w:tcW w:w="2237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7821" w:author="M00007797" w:date="2023-06-16T16:05:57Z"/>
                <w:rFonts w:hint="default"/>
                <w:color w:val="auto"/>
                <w:highlight w:val="lightGray"/>
                <w:vertAlign w:val="baseline"/>
                <w:lang w:val="en-US" w:eastAsia="zh-CN"/>
                <w:rPrChange w:id="17822" w:author="M00032937" w:date="2024-06-28T08:45:24Z">
                  <w:rPr>
                    <w:ins w:id="17823" w:author="M00007797" w:date="2023-06-16T16:05:57Z"/>
                    <w:rFonts w:hint="default"/>
                    <w:color w:val="auto"/>
                    <w:vertAlign w:val="baseline"/>
                    <w:lang w:val="en-US" w:eastAsia="zh-CN"/>
                  </w:rPr>
                </w:rPrChange>
              </w:rPr>
              <w:pPrChange w:id="17820" w:author="M00000676" w:date="2023-12-01T15:11:28Z">
                <w:pPr>
                  <w:widowControl w:val="0"/>
                  <w:jc w:val="both"/>
                </w:pPr>
              </w:pPrChange>
            </w:pPr>
            <w:ins w:id="17824" w:author="M00007797" w:date="2023-06-16T16:05:57Z">
              <w:r>
                <w:rPr>
                  <w:rFonts w:hint="eastAsia"/>
                  <w:color w:val="auto"/>
                  <w:highlight w:val="lightGray"/>
                  <w:vertAlign w:val="baseline"/>
                  <w:lang w:val="en-US" w:eastAsia="zh-CN"/>
                  <w:rPrChange w:id="17825" w:author="M00032937" w:date="2024-06-28T08:45:24Z">
                    <w:rPr>
                      <w:rFonts w:hint="eastAsia"/>
                      <w:color w:val="auto"/>
                      <w:vertAlign w:val="baseline"/>
                      <w:lang w:val="en-US" w:eastAsia="zh-CN"/>
                    </w:rPr>
                  </w:rPrChange>
                </w:rPr>
                <w:t>臀洗/妇洗</w:t>
              </w:r>
            </w:ins>
          </w:p>
        </w:tc>
        <w:tc>
          <w:tcPr>
            <w:tcW w:w="2450" w:type="dxa"/>
            <w:vAlign w:val="center"/>
            <w:tcPrChange w:id="17826" w:author="M00032937" w:date="2024-06-28T09:48:27Z">
              <w:tcPr>
                <w:tcW w:w="3875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7828" w:author="M00007797" w:date="2023-06-16T16:05:57Z"/>
                <w:rFonts w:hint="default"/>
                <w:color w:val="auto"/>
                <w:highlight w:val="lightGray"/>
                <w:vertAlign w:val="baseline"/>
                <w:lang w:val="en-US" w:eastAsia="zh-CN"/>
                <w:rPrChange w:id="17829" w:author="M00032937" w:date="2024-06-28T13:50:45Z">
                  <w:rPr>
                    <w:ins w:id="17830" w:author="M00007797" w:date="2023-06-16T16:05:57Z"/>
                    <w:rFonts w:hint="default"/>
                    <w:color w:val="auto"/>
                    <w:vertAlign w:val="baseline"/>
                    <w:lang w:val="en-US" w:eastAsia="zh-CN"/>
                  </w:rPr>
                </w:rPrChange>
              </w:rPr>
              <w:pPrChange w:id="17827" w:author="M00000676" w:date="2023-12-01T15:11:28Z">
                <w:pPr>
                  <w:widowControl w:val="0"/>
                  <w:jc w:val="both"/>
                </w:pPr>
              </w:pPrChange>
            </w:pPr>
            <w:r>
              <w:rPr>
                <w:rFonts w:hint="eastAsia"/>
                <w:color w:val="auto"/>
                <w:highlight w:val="lightGray"/>
                <w:vertAlign w:val="baseline"/>
                <w:lang w:val="en-US" w:eastAsia="zh-CN"/>
                <w:rPrChange w:id="17831" w:author="M00032937" w:date="2024-06-28T13:50:45Z">
                  <w:rPr>
                    <w:rFonts w:hint="eastAsia"/>
                    <w:color w:val="auto"/>
                    <w:highlight w:val="yellow"/>
                    <w:vertAlign w:val="baseline"/>
                    <w:lang w:val="en-US" w:eastAsia="zh-CN"/>
                  </w:rPr>
                </w:rPrChange>
              </w:rPr>
              <w:t>功能切换时默认管位不收回，直接开启</w:t>
            </w:r>
          </w:p>
        </w:tc>
        <w:tc>
          <w:tcPr>
            <w:tcW w:w="3311" w:type="dxa"/>
            <w:vAlign w:val="center"/>
            <w:tcPrChange w:id="17832" w:author="M00032937" w:date="2024-06-28T09:48:27Z">
              <w:tcPr>
                <w:tcW w:w="1513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7834" w:author="M00007797" w:date="2023-06-16T16:05:57Z"/>
                <w:rFonts w:hint="default"/>
                <w:color w:val="auto"/>
                <w:highlight w:val="none"/>
                <w:vertAlign w:val="baseline"/>
                <w:lang w:val="en-US" w:eastAsia="zh-CN"/>
              </w:rPr>
              <w:pPrChange w:id="17833" w:author="M00000676" w:date="2023-12-01T15:11:28Z">
                <w:pPr>
                  <w:widowControl w:val="0"/>
                  <w:jc w:val="both"/>
                </w:pPr>
              </w:pPrChange>
            </w:pPr>
          </w:p>
        </w:tc>
        <w:tc>
          <w:tcPr>
            <w:tcW w:w="642" w:type="dxa"/>
            <w:vAlign w:val="center"/>
            <w:tcPrChange w:id="17835" w:author="M00032937" w:date="2024-06-28T09:48:27Z">
              <w:tcPr>
                <w:tcW w:w="1188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7837" w:author="M00007797" w:date="2023-06-16T16:05:57Z"/>
                <w:rFonts w:hint="default"/>
                <w:color w:val="auto"/>
                <w:highlight w:val="none"/>
                <w:vertAlign w:val="baseline"/>
                <w:lang w:val="en-US" w:eastAsia="zh-CN"/>
              </w:rPr>
              <w:pPrChange w:id="17836" w:author="M00000676" w:date="2023-12-01T15:11:28Z">
                <w:pPr>
                  <w:widowControl w:val="0"/>
                  <w:jc w:val="both"/>
                </w:pPr>
              </w:pPrChange>
            </w:pPr>
          </w:p>
        </w:tc>
      </w:tr>
    </w:tbl>
    <w:p>
      <w:pPr>
        <w:pStyle w:val="4"/>
        <w:bidi w:val="0"/>
        <w:rPr>
          <w:ins w:id="17838" w:author="M00007797" w:date="2023-06-16T16:05:57Z"/>
          <w:rFonts w:hint="default"/>
          <w:color w:val="auto"/>
          <w:lang w:val="en-US" w:eastAsia="zh-CN"/>
        </w:rPr>
      </w:pPr>
      <w:ins w:id="17839" w:author="M00007797" w:date="2023-06-16T16:05:57Z">
        <w:bookmarkStart w:id="847" w:name="_Toc23294"/>
        <w:bookmarkStart w:id="848" w:name="_Toc27915"/>
        <w:bookmarkStart w:id="849" w:name="_Toc23735"/>
        <w:bookmarkStart w:id="850" w:name="_Toc27108"/>
        <w:bookmarkStart w:id="851" w:name="_Toc27064"/>
        <w:bookmarkStart w:id="852" w:name="_Toc22962"/>
        <w:bookmarkStart w:id="853" w:name="_Toc28047"/>
        <w:bookmarkStart w:id="854" w:name="_Toc25257"/>
        <w:r>
          <w:rPr>
            <w:rFonts w:hint="eastAsia"/>
            <w:color w:val="auto"/>
            <w:lang w:val="en-US" w:eastAsia="zh-CN"/>
          </w:rPr>
          <w:t>挡位设置</w:t>
        </w:r>
        <w:bookmarkEnd w:id="847"/>
        <w:bookmarkEnd w:id="848"/>
        <w:bookmarkEnd w:id="849"/>
        <w:bookmarkEnd w:id="850"/>
        <w:bookmarkEnd w:id="851"/>
        <w:bookmarkEnd w:id="852"/>
        <w:bookmarkEnd w:id="853"/>
        <w:bookmarkEnd w:id="854"/>
      </w:ins>
    </w:p>
    <w:p>
      <w:pPr>
        <w:pStyle w:val="5"/>
        <w:tabs>
          <w:tab w:val="left" w:pos="1134"/>
          <w:tab w:val="left" w:pos="1146"/>
          <w:tab w:val="left" w:pos="1287"/>
        </w:tabs>
        <w:bidi w:val="0"/>
        <w:ind w:left="714"/>
        <w:rPr>
          <w:ins w:id="17841" w:author="M00007797" w:date="2023-06-16T16:05:57Z"/>
          <w:rFonts w:hint="eastAsia"/>
          <w:color w:val="auto"/>
          <w:highlight w:val="none"/>
          <w:lang w:val="en-US" w:eastAsia="zh-CN"/>
        </w:rPr>
        <w:pPrChange w:id="17840" w:author="M00000676" w:date="2023-11-25T17:34:41Z">
          <w:pPr>
            <w:pStyle w:val="5"/>
            <w:tabs>
              <w:tab w:val="left" w:pos="1134"/>
              <w:tab w:val="left" w:pos="1146"/>
              <w:tab w:val="left" w:pos="1287"/>
            </w:tabs>
            <w:bidi w:val="0"/>
          </w:pPr>
        </w:pPrChange>
      </w:pPr>
      <w:ins w:id="17842" w:author="M00007797" w:date="2023-06-16T16:05:57Z">
        <w:bookmarkStart w:id="855" w:name="_Toc3305"/>
        <w:bookmarkStart w:id="856" w:name="_Toc19170"/>
        <w:bookmarkStart w:id="857" w:name="_Toc6656"/>
        <w:bookmarkStart w:id="858" w:name="_Toc10162"/>
        <w:bookmarkStart w:id="859" w:name="_Toc1817"/>
        <w:bookmarkStart w:id="860" w:name="_Toc20197"/>
        <w:bookmarkStart w:id="861" w:name="_Toc20180"/>
        <w:bookmarkStart w:id="862" w:name="_Toc3657"/>
        <w:bookmarkStart w:id="863" w:name="_Toc23665"/>
        <w:r>
          <w:rPr>
            <w:rFonts w:hint="eastAsia"/>
            <w:color w:val="auto"/>
            <w:highlight w:val="none"/>
            <w:lang w:val="en-US" w:eastAsia="zh-CN"/>
          </w:rPr>
          <w:t>水压挡位</w:t>
        </w:r>
        <w:bookmarkEnd w:id="855"/>
        <w:bookmarkEnd w:id="856"/>
        <w:bookmarkEnd w:id="857"/>
        <w:bookmarkEnd w:id="858"/>
        <w:bookmarkEnd w:id="859"/>
        <w:bookmarkEnd w:id="860"/>
        <w:bookmarkEnd w:id="861"/>
        <w:bookmarkEnd w:id="862"/>
        <w:bookmarkEnd w:id="863"/>
      </w:ins>
    </w:p>
    <w:tbl>
      <w:tblPr>
        <w:tblStyle w:val="89"/>
        <w:tblW w:w="988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  <w:tblPrChange w:id="17843" w:author="M00032937" w:date="2024-06-28T09:48:41Z">
          <w:tblPr>
            <w:tblStyle w:val="89"/>
            <w:tblW w:w="9673" w:type="dxa"/>
            <w:jc w:val="center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autofit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2130"/>
        <w:gridCol w:w="1325"/>
        <w:gridCol w:w="1300"/>
        <w:gridCol w:w="1152"/>
        <w:gridCol w:w="1913"/>
        <w:gridCol w:w="2068"/>
        <w:tblGridChange w:id="17844">
          <w:tblGrid>
            <w:gridCol w:w="1184"/>
            <w:gridCol w:w="1550"/>
            <w:gridCol w:w="1479"/>
            <w:gridCol w:w="1479"/>
            <w:gridCol w:w="1913"/>
            <w:gridCol w:w="2068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846" w:author="M00032937" w:date="2024-06-28T09:48:4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845" w:author="M00007797" w:date="2023-06-16T16:05:57Z"/>
          <w:trPrChange w:id="17846" w:author="M00032937" w:date="2024-06-28T09:48:41Z">
            <w:trPr>
              <w:jc w:val="center"/>
            </w:trPr>
          </w:trPrChange>
        </w:trPr>
        <w:tc>
          <w:tcPr>
            <w:tcW w:w="2130" w:type="dxa"/>
            <w:vAlign w:val="center"/>
            <w:tcPrChange w:id="17847" w:author="M00032937" w:date="2024-06-28T09:48:41Z">
              <w:tcPr>
                <w:tcW w:w="1184" w:type="dxa"/>
                <w:vAlign w:val="top"/>
              </w:tcPr>
            </w:tcPrChange>
          </w:tcPr>
          <w:p>
            <w:pPr>
              <w:widowControl w:val="0"/>
              <w:numPr>
                <w:ilvl w:val="2"/>
                <w:numId w:val="0"/>
              </w:numPr>
              <w:tabs>
                <w:tab w:val="left" w:pos="756"/>
                <w:tab w:val="left" w:pos="1134"/>
                <w:tab w:val="left" w:pos="1146"/>
                <w:tab w:val="left" w:pos="1287"/>
              </w:tabs>
              <w:bidi w:val="0"/>
              <w:jc w:val="center"/>
              <w:rPr>
                <w:ins w:id="17849" w:author="M00007797" w:date="2023-06-16T16:05:57Z"/>
                <w:rFonts w:hint="default"/>
                <w:b/>
                <w:bCs/>
                <w:lang w:val="en-US" w:eastAsia="zh-CN"/>
                <w:rPrChange w:id="17850" w:author="M00032937" w:date="2024-06-28T10:23:56Z">
                  <w:rPr>
                    <w:ins w:id="17851" w:author="M00007797" w:date="2023-06-16T16:05:57Z"/>
                    <w:rFonts w:hint="default"/>
                    <w:lang w:val="en-US" w:eastAsia="zh-CN"/>
                  </w:rPr>
                </w:rPrChange>
              </w:rPr>
              <w:pPrChange w:id="17848" w:author="M00032937" w:date="2024-06-28T10:23:40Z">
                <w:pPr>
                  <w:pStyle w:val="5"/>
                  <w:widowControl w:val="0"/>
                  <w:numPr>
                    <w:ilvl w:val="2"/>
                    <w:numId w:val="0"/>
                  </w:numPr>
                  <w:tabs>
                    <w:tab w:val="left" w:pos="1134"/>
                    <w:tab w:val="left" w:pos="1146"/>
                    <w:tab w:val="left" w:pos="1287"/>
                  </w:tabs>
                  <w:bidi w:val="0"/>
                  <w:jc w:val="both"/>
                </w:pPr>
              </w:pPrChange>
            </w:pPr>
            <w:ins w:id="17852" w:author="M00007797" w:date="2023-06-16T16:05:57Z">
              <w:bookmarkStart w:id="864" w:name="_Toc23939"/>
              <w:bookmarkStart w:id="865" w:name="_Toc7016"/>
              <w:bookmarkStart w:id="866" w:name="_Toc876"/>
              <w:bookmarkStart w:id="867" w:name="_Toc26204"/>
              <w:bookmarkStart w:id="868" w:name="_Toc3702"/>
              <w:bookmarkStart w:id="869" w:name="_Toc7216"/>
              <w:bookmarkStart w:id="870" w:name="_Toc32264"/>
              <w:bookmarkStart w:id="871" w:name="_Toc12209"/>
              <w:bookmarkStart w:id="872" w:name="_Toc24205"/>
              <w:bookmarkStart w:id="873" w:name="_Toc29120"/>
              <w:bookmarkStart w:id="874" w:name="_Toc23949"/>
              <w:bookmarkStart w:id="875" w:name="_Toc15888"/>
              <w:bookmarkStart w:id="876" w:name="_Toc20179"/>
              <w:r>
                <w:rPr>
                  <w:rFonts w:hint="eastAsia"/>
                  <w:b/>
                  <w:bCs/>
                  <w:lang w:val="en-US" w:eastAsia="zh-CN"/>
                  <w:rPrChange w:id="17853" w:author="M00032937" w:date="2024-06-28T10:23:56Z">
                    <w:rPr>
                      <w:rFonts w:hint="eastAsia"/>
                      <w:lang w:val="en-US" w:eastAsia="zh-CN"/>
                    </w:rPr>
                  </w:rPrChange>
                </w:rPr>
                <w:t>挡位</w:t>
              </w:r>
              <w:bookmarkEnd w:id="864"/>
              <w:bookmarkEnd w:id="865"/>
              <w:bookmarkEnd w:id="866"/>
              <w:bookmarkEnd w:id="867"/>
              <w:bookmarkEnd w:id="868"/>
              <w:bookmarkEnd w:id="869"/>
              <w:bookmarkEnd w:id="870"/>
              <w:bookmarkEnd w:id="871"/>
              <w:bookmarkEnd w:id="872"/>
              <w:bookmarkEnd w:id="873"/>
              <w:bookmarkEnd w:id="874"/>
              <w:bookmarkEnd w:id="875"/>
              <w:bookmarkEnd w:id="876"/>
            </w:ins>
          </w:p>
        </w:tc>
        <w:tc>
          <w:tcPr>
            <w:tcW w:w="1325" w:type="dxa"/>
            <w:vAlign w:val="center"/>
            <w:tcPrChange w:id="17854" w:author="M00032937" w:date="2024-06-28T09:48:41Z">
              <w:tcPr>
                <w:tcW w:w="1550" w:type="dxa"/>
                <w:vAlign w:val="top"/>
              </w:tcPr>
            </w:tcPrChange>
          </w:tcPr>
          <w:p>
            <w:pPr>
              <w:widowControl w:val="0"/>
              <w:numPr>
                <w:ilvl w:val="2"/>
                <w:numId w:val="0"/>
              </w:numPr>
              <w:tabs>
                <w:tab w:val="left" w:pos="756"/>
                <w:tab w:val="left" w:pos="1134"/>
                <w:tab w:val="left" w:pos="1146"/>
                <w:tab w:val="left" w:pos="1287"/>
              </w:tabs>
              <w:bidi w:val="0"/>
              <w:jc w:val="center"/>
              <w:rPr>
                <w:ins w:id="17856" w:author="M00007797" w:date="2023-06-16T16:05:57Z"/>
                <w:rFonts w:hint="default"/>
                <w:b/>
                <w:bCs/>
                <w:lang w:val="en-US" w:eastAsia="zh-CN"/>
                <w:rPrChange w:id="17857" w:author="M00032937" w:date="2024-06-28T10:23:56Z">
                  <w:rPr>
                    <w:ins w:id="17858" w:author="M00007797" w:date="2023-06-16T16:05:57Z"/>
                    <w:rFonts w:hint="default"/>
                    <w:lang w:val="en-US" w:eastAsia="zh-CN"/>
                  </w:rPr>
                </w:rPrChange>
              </w:rPr>
              <w:pPrChange w:id="17855" w:author="M00032937" w:date="2024-06-28T10:23:40Z">
                <w:pPr>
                  <w:pStyle w:val="5"/>
                  <w:widowControl w:val="0"/>
                  <w:numPr>
                    <w:ilvl w:val="2"/>
                    <w:numId w:val="0"/>
                  </w:numPr>
                  <w:tabs>
                    <w:tab w:val="left" w:pos="1134"/>
                    <w:tab w:val="left" w:pos="1146"/>
                    <w:tab w:val="left" w:pos="1287"/>
                  </w:tabs>
                  <w:bidi w:val="0"/>
                  <w:jc w:val="both"/>
                </w:pPr>
              </w:pPrChange>
            </w:pPr>
            <w:ins w:id="17859" w:author="M00007797" w:date="2023-06-16T16:05:57Z">
              <w:bookmarkStart w:id="877" w:name="_Toc5671"/>
              <w:bookmarkStart w:id="878" w:name="_Toc7034"/>
              <w:bookmarkStart w:id="879" w:name="_Toc27179"/>
              <w:bookmarkStart w:id="880" w:name="_Toc6736"/>
              <w:bookmarkStart w:id="881" w:name="_Toc7980"/>
              <w:bookmarkStart w:id="882" w:name="_Toc2108"/>
              <w:bookmarkStart w:id="883" w:name="_Toc14598"/>
              <w:bookmarkStart w:id="884" w:name="_Toc9992"/>
              <w:bookmarkStart w:id="885" w:name="_Toc20986"/>
              <w:bookmarkStart w:id="886" w:name="_Toc19460"/>
              <w:bookmarkStart w:id="887" w:name="_Toc29101"/>
              <w:bookmarkStart w:id="888" w:name="_Toc15139"/>
              <w:bookmarkStart w:id="889" w:name="_Toc26038"/>
              <w:r>
                <w:rPr>
                  <w:rFonts w:hint="eastAsia"/>
                  <w:b/>
                  <w:bCs/>
                  <w:lang w:val="en-US" w:eastAsia="zh-CN"/>
                  <w:rPrChange w:id="17860" w:author="M00032937" w:date="2024-06-28T10:23:56Z">
                    <w:rPr>
                      <w:rFonts w:hint="eastAsia"/>
                      <w:lang w:val="en-US" w:eastAsia="zh-CN"/>
                    </w:rPr>
                  </w:rPrChange>
                </w:rPr>
                <w:t>水量</w:t>
              </w:r>
              <w:bookmarkEnd w:id="877"/>
              <w:bookmarkEnd w:id="878"/>
              <w:bookmarkEnd w:id="879"/>
              <w:bookmarkEnd w:id="880"/>
              <w:bookmarkEnd w:id="881"/>
            </w:ins>
            <w:ins w:id="17861" w:author="M00007797" w:date="2023-06-16T16:05:57Z">
              <w:r>
                <w:rPr>
                  <w:rFonts w:hint="eastAsia"/>
                  <w:b/>
                  <w:bCs/>
                  <w:lang w:val="en-US" w:eastAsia="zh-CN"/>
                  <w:rPrChange w:id="17862" w:author="M00032937" w:date="2024-06-28T10:23:56Z">
                    <w:rPr>
                      <w:rFonts w:hint="eastAsia"/>
                      <w:lang w:val="en-US" w:eastAsia="zh-CN"/>
                    </w:rPr>
                  </w:rPrChange>
                </w:rPr>
                <w:t>(臀洗)</w:t>
              </w:r>
              <w:bookmarkEnd w:id="882"/>
              <w:bookmarkEnd w:id="883"/>
              <w:bookmarkEnd w:id="884"/>
              <w:bookmarkEnd w:id="885"/>
              <w:bookmarkEnd w:id="886"/>
              <w:bookmarkEnd w:id="887"/>
              <w:bookmarkEnd w:id="888"/>
              <w:bookmarkEnd w:id="889"/>
            </w:ins>
          </w:p>
        </w:tc>
        <w:tc>
          <w:tcPr>
            <w:tcW w:w="1300" w:type="dxa"/>
            <w:vAlign w:val="center"/>
            <w:tcPrChange w:id="17863" w:author="M00032937" w:date="2024-06-28T09:48:41Z">
              <w:tcPr>
                <w:tcW w:w="1479" w:type="dxa"/>
                <w:vAlign w:val="top"/>
              </w:tcPr>
            </w:tcPrChange>
          </w:tcPr>
          <w:p>
            <w:pPr>
              <w:widowControl w:val="0"/>
              <w:numPr>
                <w:ilvl w:val="2"/>
                <w:numId w:val="0"/>
              </w:numPr>
              <w:tabs>
                <w:tab w:val="left" w:pos="756"/>
                <w:tab w:val="left" w:pos="1134"/>
                <w:tab w:val="left" w:pos="1146"/>
                <w:tab w:val="left" w:pos="1287"/>
              </w:tabs>
              <w:bidi w:val="0"/>
              <w:jc w:val="center"/>
              <w:rPr>
                <w:ins w:id="17865" w:author="M00007797" w:date="2023-06-16T16:05:57Z"/>
                <w:rFonts w:hint="eastAsia"/>
                <w:b/>
                <w:bCs/>
                <w:lang w:val="en-US" w:eastAsia="zh-CN"/>
                <w:rPrChange w:id="17866" w:author="M00032937" w:date="2024-06-28T10:23:56Z">
                  <w:rPr>
                    <w:ins w:id="17867" w:author="M00007797" w:date="2023-06-16T16:05:57Z"/>
                    <w:rFonts w:hint="eastAsia"/>
                    <w:lang w:val="en-US" w:eastAsia="zh-CN"/>
                  </w:rPr>
                </w:rPrChange>
              </w:rPr>
              <w:pPrChange w:id="17864" w:author="M00032937" w:date="2024-06-28T10:23:40Z">
                <w:pPr>
                  <w:pStyle w:val="5"/>
                  <w:widowControl w:val="0"/>
                  <w:numPr>
                    <w:ilvl w:val="2"/>
                    <w:numId w:val="0"/>
                  </w:numPr>
                  <w:tabs>
                    <w:tab w:val="left" w:pos="1134"/>
                    <w:tab w:val="left" w:pos="1146"/>
                    <w:tab w:val="left" w:pos="1287"/>
                  </w:tabs>
                  <w:bidi w:val="0"/>
                  <w:jc w:val="both"/>
                </w:pPr>
              </w:pPrChange>
            </w:pPr>
            <w:ins w:id="17868" w:author="M00007797" w:date="2023-06-16T16:17:17Z">
              <w:bookmarkStart w:id="890" w:name="_Toc31258"/>
              <w:bookmarkStart w:id="891" w:name="_Toc7540"/>
              <w:bookmarkStart w:id="892" w:name="_Toc3489"/>
              <w:bookmarkStart w:id="893" w:name="_Toc25758"/>
              <w:bookmarkStart w:id="894" w:name="_Toc31019"/>
              <w:bookmarkStart w:id="895" w:name="_Toc31078"/>
              <w:bookmarkStart w:id="896" w:name="_Toc21515"/>
              <w:bookmarkStart w:id="897" w:name="_Toc25903"/>
              <w:bookmarkStart w:id="898" w:name="_Toc18007"/>
              <w:bookmarkStart w:id="899" w:name="_Toc32217"/>
              <w:bookmarkStart w:id="900" w:name="_Toc216"/>
              <w:bookmarkStart w:id="901" w:name="_Toc1237"/>
              <w:bookmarkStart w:id="902" w:name="_Toc10540"/>
              <w:r>
                <w:rPr>
                  <w:rFonts w:hint="eastAsia"/>
                  <w:b/>
                  <w:bCs/>
                  <w:lang w:val="en-US" w:eastAsia="zh-CN"/>
                  <w:rPrChange w:id="17869" w:author="M00032937" w:date="2024-06-28T10:23:56Z">
                    <w:rPr>
                      <w:rFonts w:hint="eastAsia"/>
                      <w:lang w:val="en-US" w:eastAsia="zh-CN"/>
                    </w:rPr>
                  </w:rPrChange>
                </w:rPr>
                <w:t>水量(</w:t>
              </w:r>
            </w:ins>
            <w:ins w:id="17870" w:author="M00007797" w:date="2023-06-16T16:17:20Z">
              <w:r>
                <w:rPr>
                  <w:rFonts w:hint="eastAsia"/>
                  <w:b/>
                  <w:bCs/>
                  <w:lang w:val="en-US" w:eastAsia="zh-CN"/>
                  <w:rPrChange w:id="17871" w:author="M00032937" w:date="2024-06-28T10:23:56Z">
                    <w:rPr>
                      <w:rFonts w:hint="eastAsia"/>
                      <w:lang w:val="en-US" w:eastAsia="zh-CN"/>
                    </w:rPr>
                  </w:rPrChange>
                </w:rPr>
                <w:t>妇</w:t>
              </w:r>
            </w:ins>
            <w:ins w:id="17872" w:author="M00007797" w:date="2023-06-16T16:17:17Z">
              <w:r>
                <w:rPr>
                  <w:rFonts w:hint="eastAsia"/>
                  <w:b/>
                  <w:bCs/>
                  <w:lang w:val="en-US" w:eastAsia="zh-CN"/>
                  <w:rPrChange w:id="17873" w:author="M00032937" w:date="2024-06-28T10:23:56Z">
                    <w:rPr>
                      <w:rFonts w:hint="eastAsia"/>
                      <w:lang w:val="en-US" w:eastAsia="zh-CN"/>
                    </w:rPr>
                  </w:rPrChange>
                </w:rPr>
                <w:t>洗)</w:t>
              </w:r>
              <w:bookmarkEnd w:id="890"/>
              <w:bookmarkEnd w:id="891"/>
              <w:bookmarkEnd w:id="892"/>
              <w:bookmarkEnd w:id="893"/>
              <w:bookmarkEnd w:id="894"/>
            </w:ins>
          </w:p>
        </w:tc>
        <w:tc>
          <w:tcPr>
            <w:tcW w:w="1152" w:type="dxa"/>
            <w:vAlign w:val="center"/>
            <w:tcPrChange w:id="17874" w:author="M00032937" w:date="2024-06-28T09:48:41Z">
              <w:tcPr>
                <w:tcW w:w="1479" w:type="dxa"/>
                <w:vAlign w:val="top"/>
              </w:tcPr>
            </w:tcPrChange>
          </w:tcPr>
          <w:p>
            <w:pPr>
              <w:widowControl w:val="0"/>
              <w:numPr>
                <w:ilvl w:val="2"/>
                <w:numId w:val="0"/>
              </w:numPr>
              <w:tabs>
                <w:tab w:val="left" w:pos="756"/>
                <w:tab w:val="left" w:pos="1134"/>
                <w:tab w:val="left" w:pos="1146"/>
                <w:tab w:val="left" w:pos="1287"/>
              </w:tabs>
              <w:bidi w:val="0"/>
              <w:jc w:val="center"/>
              <w:rPr>
                <w:ins w:id="17876" w:author="M00007797" w:date="2023-06-16T16:05:57Z"/>
                <w:rFonts w:hint="default"/>
                <w:b/>
                <w:bCs/>
                <w:lang w:val="en-US" w:eastAsia="zh-CN"/>
                <w:rPrChange w:id="17877" w:author="M00032937" w:date="2024-06-28T10:23:56Z">
                  <w:rPr>
                    <w:ins w:id="17878" w:author="M00007797" w:date="2023-06-16T16:05:57Z"/>
                    <w:rFonts w:hint="default"/>
                    <w:lang w:val="en-US" w:eastAsia="zh-CN"/>
                  </w:rPr>
                </w:rPrChange>
              </w:rPr>
              <w:pPrChange w:id="17875" w:author="M00032937" w:date="2024-06-28T10:23:40Z">
                <w:pPr>
                  <w:pStyle w:val="5"/>
                  <w:widowControl w:val="0"/>
                  <w:numPr>
                    <w:ilvl w:val="2"/>
                    <w:numId w:val="0"/>
                  </w:numPr>
                  <w:tabs>
                    <w:tab w:val="left" w:pos="1134"/>
                    <w:tab w:val="left" w:pos="1146"/>
                    <w:tab w:val="left" w:pos="1287"/>
                  </w:tabs>
                  <w:bidi w:val="0"/>
                  <w:jc w:val="both"/>
                </w:pPr>
              </w:pPrChange>
            </w:pPr>
            <w:ins w:id="17879" w:author="M00007797" w:date="2023-06-16T16:05:57Z">
              <w:bookmarkStart w:id="903" w:name="_Toc27460"/>
              <w:bookmarkStart w:id="904" w:name="_Toc11944"/>
              <w:bookmarkStart w:id="905" w:name="_Toc8206"/>
              <w:bookmarkStart w:id="906" w:name="_Toc26758"/>
              <w:bookmarkStart w:id="907" w:name="_Toc4567"/>
              <w:r>
                <w:rPr>
                  <w:rFonts w:hint="eastAsia"/>
                  <w:b/>
                  <w:bCs/>
                  <w:lang w:val="en-US" w:eastAsia="zh-CN"/>
                  <w:rPrChange w:id="17880" w:author="M00032937" w:date="2024-06-28T10:23:56Z">
                    <w:rPr>
                      <w:rFonts w:hint="eastAsia"/>
                      <w:lang w:val="en-US" w:eastAsia="zh-CN"/>
                    </w:rPr>
                  </w:rPrChange>
                </w:rPr>
                <w:t>允许偏差</w:t>
              </w:r>
              <w:bookmarkEnd w:id="895"/>
              <w:bookmarkEnd w:id="896"/>
              <w:bookmarkEnd w:id="897"/>
              <w:bookmarkEnd w:id="898"/>
              <w:bookmarkEnd w:id="899"/>
              <w:bookmarkEnd w:id="900"/>
              <w:bookmarkEnd w:id="901"/>
              <w:bookmarkEnd w:id="902"/>
              <w:bookmarkEnd w:id="903"/>
              <w:bookmarkEnd w:id="904"/>
              <w:bookmarkEnd w:id="905"/>
              <w:bookmarkEnd w:id="906"/>
              <w:bookmarkEnd w:id="907"/>
            </w:ins>
          </w:p>
        </w:tc>
        <w:tc>
          <w:tcPr>
            <w:tcW w:w="1913" w:type="dxa"/>
            <w:vAlign w:val="center"/>
            <w:tcPrChange w:id="17881" w:author="M00032937" w:date="2024-06-28T09:48:41Z">
              <w:tcPr>
                <w:tcW w:w="1913" w:type="dxa"/>
                <w:vAlign w:val="top"/>
              </w:tcPr>
            </w:tcPrChange>
          </w:tcPr>
          <w:p>
            <w:pPr>
              <w:widowControl w:val="0"/>
              <w:numPr>
                <w:ilvl w:val="2"/>
                <w:numId w:val="0"/>
              </w:numPr>
              <w:tabs>
                <w:tab w:val="left" w:pos="756"/>
                <w:tab w:val="left" w:pos="1134"/>
                <w:tab w:val="left" w:pos="1146"/>
                <w:tab w:val="left" w:pos="1287"/>
              </w:tabs>
              <w:bidi w:val="0"/>
              <w:jc w:val="center"/>
              <w:rPr>
                <w:ins w:id="17883" w:author="M00007797" w:date="2023-06-16T16:05:57Z"/>
                <w:rFonts w:hint="default"/>
                <w:b/>
                <w:bCs/>
                <w:lang w:val="en-US" w:eastAsia="zh-CN"/>
                <w:rPrChange w:id="17884" w:author="M00032937" w:date="2024-06-28T10:23:56Z">
                  <w:rPr>
                    <w:ins w:id="17885" w:author="M00007797" w:date="2023-06-16T16:05:57Z"/>
                    <w:rFonts w:hint="default"/>
                    <w:lang w:val="en-US" w:eastAsia="zh-CN"/>
                  </w:rPr>
                </w:rPrChange>
              </w:rPr>
              <w:pPrChange w:id="17882" w:author="M00032937" w:date="2024-06-28T10:23:40Z">
                <w:pPr>
                  <w:pStyle w:val="5"/>
                  <w:widowControl w:val="0"/>
                  <w:numPr>
                    <w:ilvl w:val="2"/>
                    <w:numId w:val="0"/>
                  </w:numPr>
                  <w:tabs>
                    <w:tab w:val="left" w:pos="1134"/>
                    <w:tab w:val="left" w:pos="1146"/>
                    <w:tab w:val="left" w:pos="1287"/>
                  </w:tabs>
                  <w:bidi w:val="0"/>
                  <w:jc w:val="both"/>
                </w:pPr>
              </w:pPrChange>
            </w:pPr>
            <w:ins w:id="17886" w:author="M00007797" w:date="2023-06-16T16:05:57Z">
              <w:bookmarkStart w:id="908" w:name="_Toc19974"/>
              <w:bookmarkStart w:id="909" w:name="_Toc9945"/>
              <w:bookmarkStart w:id="910" w:name="_Toc5689"/>
              <w:bookmarkStart w:id="911" w:name="_Toc2006"/>
              <w:bookmarkStart w:id="912" w:name="_Toc11161"/>
              <w:bookmarkStart w:id="913" w:name="_Toc3311"/>
              <w:bookmarkStart w:id="914" w:name="_Toc6866"/>
              <w:bookmarkStart w:id="915" w:name="_Toc3371"/>
              <w:bookmarkStart w:id="916" w:name="_Toc6907"/>
              <w:bookmarkStart w:id="917" w:name="_Toc14800"/>
              <w:bookmarkStart w:id="918" w:name="_Toc14899"/>
              <w:bookmarkStart w:id="919" w:name="_Toc30177"/>
              <w:bookmarkStart w:id="920" w:name="_Toc29617"/>
              <w:r>
                <w:rPr>
                  <w:rFonts w:hint="eastAsia"/>
                  <w:b/>
                  <w:bCs/>
                  <w:lang w:val="en-US" w:eastAsia="zh-CN"/>
                  <w:rPrChange w:id="17887" w:author="M00032937" w:date="2024-06-28T10:23:56Z">
                    <w:rPr>
                      <w:rFonts w:hint="eastAsia"/>
                      <w:lang w:val="en-US" w:eastAsia="zh-CN"/>
                    </w:rPr>
                  </w:rPrChange>
                </w:rPr>
                <w:t>分配阀角度（臀洗）</w:t>
              </w:r>
              <w:bookmarkEnd w:id="908"/>
              <w:bookmarkEnd w:id="909"/>
              <w:bookmarkEnd w:id="910"/>
              <w:bookmarkEnd w:id="911"/>
              <w:bookmarkEnd w:id="912"/>
              <w:bookmarkEnd w:id="913"/>
              <w:bookmarkEnd w:id="914"/>
              <w:bookmarkEnd w:id="915"/>
              <w:bookmarkEnd w:id="916"/>
              <w:bookmarkEnd w:id="917"/>
              <w:bookmarkEnd w:id="918"/>
            </w:ins>
          </w:p>
          <w:bookmarkEnd w:id="919"/>
          <w:bookmarkEnd w:id="920"/>
        </w:tc>
        <w:tc>
          <w:tcPr>
            <w:tcW w:w="2068" w:type="dxa"/>
            <w:vAlign w:val="center"/>
            <w:tcPrChange w:id="17888" w:author="M00032937" w:date="2024-06-28T09:48:41Z">
              <w:tcPr>
                <w:tcW w:w="2068" w:type="dxa"/>
                <w:vAlign w:val="top"/>
              </w:tcPr>
            </w:tcPrChange>
          </w:tcPr>
          <w:p>
            <w:pPr>
              <w:widowControl w:val="0"/>
              <w:numPr>
                <w:ilvl w:val="2"/>
                <w:numId w:val="0"/>
              </w:numPr>
              <w:tabs>
                <w:tab w:val="left" w:pos="756"/>
                <w:tab w:val="left" w:pos="1134"/>
                <w:tab w:val="left" w:pos="1146"/>
                <w:tab w:val="left" w:pos="1287"/>
              </w:tabs>
              <w:bidi w:val="0"/>
              <w:jc w:val="center"/>
              <w:rPr>
                <w:ins w:id="17890" w:author="M00007797" w:date="2023-06-16T16:05:57Z"/>
                <w:rFonts w:hint="default"/>
                <w:b/>
                <w:bCs/>
                <w:lang w:val="en-US" w:eastAsia="zh-CN"/>
                <w:rPrChange w:id="17891" w:author="M00032937" w:date="2024-06-28T10:23:56Z">
                  <w:rPr>
                    <w:ins w:id="17892" w:author="M00007797" w:date="2023-06-16T16:05:57Z"/>
                    <w:rFonts w:hint="default"/>
                    <w:lang w:val="en-US" w:eastAsia="zh-CN"/>
                  </w:rPr>
                </w:rPrChange>
              </w:rPr>
              <w:pPrChange w:id="17889" w:author="M00032937" w:date="2024-06-28T10:23:40Z">
                <w:pPr>
                  <w:pStyle w:val="5"/>
                  <w:widowControl w:val="0"/>
                  <w:numPr>
                    <w:ilvl w:val="2"/>
                    <w:numId w:val="0"/>
                  </w:numPr>
                  <w:tabs>
                    <w:tab w:val="left" w:pos="1134"/>
                    <w:tab w:val="left" w:pos="1146"/>
                    <w:tab w:val="left" w:pos="1287"/>
                  </w:tabs>
                  <w:bidi w:val="0"/>
                  <w:jc w:val="both"/>
                </w:pPr>
              </w:pPrChange>
            </w:pPr>
            <w:ins w:id="17893" w:author="M00007797" w:date="2023-06-16T16:05:57Z">
              <w:bookmarkStart w:id="921" w:name="_Toc18700"/>
              <w:bookmarkStart w:id="922" w:name="_Toc1015"/>
              <w:bookmarkStart w:id="923" w:name="_Toc15322"/>
              <w:bookmarkStart w:id="924" w:name="_Toc25511"/>
              <w:bookmarkStart w:id="925" w:name="_Toc30961"/>
              <w:bookmarkStart w:id="926" w:name="_Toc13566"/>
              <w:bookmarkStart w:id="927" w:name="_Toc21207"/>
              <w:bookmarkStart w:id="928" w:name="_Toc19393"/>
              <w:bookmarkStart w:id="929" w:name="_Toc3632"/>
              <w:bookmarkStart w:id="930" w:name="_Toc22363"/>
              <w:bookmarkStart w:id="931" w:name="_Toc14025"/>
              <w:r>
                <w:rPr>
                  <w:rFonts w:hint="eastAsia"/>
                  <w:b/>
                  <w:bCs/>
                  <w:lang w:val="en-US" w:eastAsia="zh-CN"/>
                  <w:rPrChange w:id="17894" w:author="M00032937" w:date="2024-06-28T10:23:56Z">
                    <w:rPr>
                      <w:rFonts w:hint="eastAsia"/>
                      <w:lang w:val="en-US" w:eastAsia="zh-CN"/>
                    </w:rPr>
                  </w:rPrChange>
                </w:rPr>
                <w:t>分配阀角度（妇洗）</w:t>
              </w:r>
              <w:bookmarkEnd w:id="921"/>
              <w:bookmarkEnd w:id="922"/>
              <w:bookmarkEnd w:id="923"/>
              <w:bookmarkEnd w:id="924"/>
              <w:bookmarkEnd w:id="925"/>
              <w:bookmarkEnd w:id="926"/>
              <w:bookmarkEnd w:id="927"/>
              <w:bookmarkEnd w:id="928"/>
              <w:bookmarkEnd w:id="929"/>
              <w:bookmarkEnd w:id="930"/>
              <w:bookmarkEnd w:id="931"/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896" w:author="M00032937" w:date="2024-06-28T09:48:4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895" w:author="M00007797" w:date="2023-06-16T16:05:57Z"/>
          <w:trPrChange w:id="17896" w:author="M00032937" w:date="2024-06-28T09:48:41Z">
            <w:trPr>
              <w:jc w:val="center"/>
            </w:trPr>
          </w:trPrChange>
        </w:trPr>
        <w:tc>
          <w:tcPr>
            <w:tcW w:w="2130" w:type="dxa"/>
            <w:vAlign w:val="center"/>
            <w:tcPrChange w:id="17897" w:author="M00032937" w:date="2024-06-28T09:48:41Z">
              <w:tcPr>
                <w:tcW w:w="1184" w:type="dxa"/>
                <w:vAlign w:val="top"/>
              </w:tcPr>
            </w:tcPrChange>
          </w:tcPr>
          <w:p>
            <w:pPr>
              <w:widowControl w:val="0"/>
              <w:ind w:left="0" w:leftChars="0" w:firstLine="0" w:firstLineChars="0"/>
              <w:jc w:val="center"/>
              <w:rPr>
                <w:ins w:id="17899" w:author="M00007797" w:date="2023-06-16T16:05:57Z"/>
                <w:rFonts w:hint="eastAsia"/>
                <w:lang w:val="en-US" w:eastAsia="zh-CN"/>
              </w:rPr>
              <w:pPrChange w:id="17898" w:author="M00032937" w:date="2024-06-28T10:23:40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7900" w:author="M00007797" w:date="2023-06-16T16:05:57Z">
              <w:r>
                <w:rPr>
                  <w:rFonts w:hint="eastAsia"/>
                </w:rPr>
                <w:t>低</w:t>
              </w:r>
            </w:ins>
            <w:ins w:id="17901" w:author="M00007797" w:date="2023-06-16T16:05:57Z">
              <w:r>
                <w:rPr>
                  <w:rFonts w:hint="eastAsia"/>
                  <w:lang w:val="en-US" w:eastAsia="zh-CN"/>
                </w:rPr>
                <w:t>挡</w:t>
              </w:r>
            </w:ins>
          </w:p>
        </w:tc>
        <w:tc>
          <w:tcPr>
            <w:tcW w:w="1325" w:type="dxa"/>
            <w:vAlign w:val="center"/>
            <w:tcPrChange w:id="17902" w:author="M00032937" w:date="2024-06-28T09:48:41Z">
              <w:tcPr>
                <w:tcW w:w="1550" w:type="dxa"/>
                <w:vAlign w:val="top"/>
              </w:tcPr>
            </w:tcPrChange>
          </w:tcPr>
          <w:p>
            <w:pPr>
              <w:widowControl w:val="0"/>
              <w:ind w:left="0" w:leftChars="0" w:firstLine="0" w:firstLineChars="0"/>
              <w:jc w:val="center"/>
              <w:rPr>
                <w:ins w:id="17904" w:author="M00007797" w:date="2023-06-16T16:05:57Z"/>
                <w:rFonts w:hint="eastAsia"/>
                <w:lang w:val="en-US" w:eastAsia="zh-CN"/>
              </w:rPr>
              <w:pPrChange w:id="17903" w:author="M00032937" w:date="2024-06-28T10:23:40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7905" w:author="M00007797" w:date="2023-06-16T16:05:57Z">
              <w:r>
                <w:rPr>
                  <w:rFonts w:hint="eastAsia"/>
                  <w:lang w:val="en-US" w:eastAsia="zh-CN"/>
                </w:rPr>
                <w:t>50</w:t>
              </w:r>
            </w:ins>
            <w:ins w:id="17906" w:author="M00007797" w:date="2023-06-16T16:05:57Z">
              <w:r>
                <w:rPr>
                  <w:rFonts w:hint="eastAsia"/>
                </w:rPr>
                <w:t>0ml/min</w:t>
              </w:r>
            </w:ins>
          </w:p>
        </w:tc>
        <w:tc>
          <w:tcPr>
            <w:tcW w:w="1300" w:type="dxa"/>
            <w:vAlign w:val="center"/>
            <w:tcPrChange w:id="17907" w:author="M00032937" w:date="2024-06-28T09:48:41Z">
              <w:tcPr>
                <w:tcW w:w="1479" w:type="dxa"/>
                <w:vAlign w:val="top"/>
              </w:tcPr>
            </w:tcPrChange>
          </w:tcPr>
          <w:p>
            <w:pPr>
              <w:widowControl w:val="0"/>
              <w:ind w:left="0" w:leftChars="0" w:firstLine="0" w:firstLineChars="0"/>
              <w:jc w:val="center"/>
              <w:rPr>
                <w:ins w:id="17909" w:author="M00007797" w:date="2023-06-16T16:05:57Z"/>
                <w:rFonts w:hint="eastAsia"/>
                <w:lang w:val="en-US" w:eastAsia="zh-CN"/>
              </w:rPr>
              <w:pPrChange w:id="17908" w:author="M00032937" w:date="2024-06-28T10:23:40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r>
              <w:rPr>
                <w:rFonts w:hint="eastAsia"/>
                <w:lang w:val="en-US" w:eastAsia="zh-CN"/>
              </w:rPr>
              <w:t>5</w:t>
            </w:r>
            <w:ins w:id="17910" w:author="M00007797" w:date="2023-08-09T10:47:11Z">
              <w:r>
                <w:rPr>
                  <w:rFonts w:hint="eastAsia"/>
                  <w:lang w:val="en-US" w:eastAsia="zh-CN"/>
                </w:rPr>
                <w:t>0</w:t>
              </w:r>
            </w:ins>
            <w:del w:id="17911" w:author="M00007797" w:date="2023-06-16T16:17:30Z">
              <w:r>
                <w:rPr>
                  <w:rFonts w:hint="eastAsia"/>
                  <w:lang w:val="en-US" w:eastAsia="zh-CN"/>
                </w:rPr>
                <w:delText>0</w:delText>
              </w:r>
            </w:del>
            <w:r>
              <w:rPr>
                <w:rFonts w:hint="eastAsia"/>
              </w:rPr>
              <w:t>0ml/min</w:t>
            </w:r>
          </w:p>
        </w:tc>
        <w:tc>
          <w:tcPr>
            <w:tcW w:w="1152" w:type="dxa"/>
            <w:vAlign w:val="center"/>
            <w:tcPrChange w:id="17912" w:author="M00032937" w:date="2024-06-28T09:48:41Z">
              <w:tcPr>
                <w:tcW w:w="1479" w:type="dxa"/>
                <w:vAlign w:val="top"/>
              </w:tcPr>
            </w:tcPrChange>
          </w:tcPr>
          <w:p>
            <w:pPr>
              <w:widowControl w:val="0"/>
              <w:ind w:left="0" w:leftChars="0" w:firstLine="0" w:firstLineChars="0"/>
              <w:jc w:val="center"/>
              <w:rPr>
                <w:ins w:id="17914" w:author="M00007797" w:date="2023-06-16T16:05:57Z"/>
                <w:rFonts w:hint="eastAsia"/>
                <w:lang w:val="en-US" w:eastAsia="zh-CN"/>
              </w:rPr>
              <w:pPrChange w:id="17913" w:author="M00032937" w:date="2024-06-28T10:23:40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7915" w:author="M00007797" w:date="2023-06-16T16:05:57Z">
              <w:r>
                <w:rPr>
                  <w:rFonts w:hint="eastAsia"/>
                </w:rPr>
                <w:t>±</w:t>
              </w:r>
            </w:ins>
            <w:ins w:id="17916" w:author="M00007797" w:date="2023-06-16T16:17:46Z">
              <w:r>
                <w:rPr>
                  <w:rFonts w:hint="eastAsia"/>
                  <w:lang w:val="en-US" w:eastAsia="zh-CN"/>
                </w:rPr>
                <w:t>4</w:t>
              </w:r>
            </w:ins>
            <w:ins w:id="17917" w:author="M00007797" w:date="2023-06-16T16:05:57Z">
              <w:r>
                <w:rPr>
                  <w:rFonts w:hint="eastAsia"/>
                  <w:lang w:val="en-US" w:eastAsia="zh-CN"/>
                </w:rPr>
                <w:t>0</w:t>
              </w:r>
            </w:ins>
            <w:ins w:id="17918" w:author="M00007797" w:date="2023-06-16T16:05:57Z">
              <w:r>
                <w:rPr>
                  <w:rFonts w:hint="eastAsia"/>
                </w:rPr>
                <w:t>ml</w:t>
              </w:r>
            </w:ins>
          </w:p>
        </w:tc>
        <w:tc>
          <w:tcPr>
            <w:tcW w:w="1913" w:type="dxa"/>
            <w:vAlign w:val="center"/>
            <w:tcPrChange w:id="17919" w:author="M00032937" w:date="2024-06-28T09:48:41Z">
              <w:tcPr>
                <w:tcW w:w="1913" w:type="dxa"/>
                <w:vAlign w:val="top"/>
              </w:tcPr>
            </w:tcPrChange>
          </w:tcPr>
          <w:p>
            <w:pPr>
              <w:widowControl w:val="0"/>
              <w:ind w:left="0" w:leftChars="0" w:firstLine="0" w:firstLineChars="0"/>
              <w:jc w:val="center"/>
              <w:rPr>
                <w:ins w:id="17921" w:author="M00007797" w:date="2023-06-16T16:05:57Z"/>
                <w:rFonts w:hint="eastAsia" w:eastAsia="宋体"/>
                <w:color w:val="auto"/>
                <w:highlight w:val="none"/>
                <w:lang w:val="en-US" w:eastAsia="zh-CN"/>
                <w:rPrChange w:id="17922" w:author="M00032937" w:date="2024-06-28T10:23:52Z">
                  <w:rPr>
                    <w:ins w:id="17923" w:author="M00007797" w:date="2023-06-16T16:05:57Z"/>
                    <w:rFonts w:hint="default" w:eastAsia="宋体"/>
                    <w:color w:val="auto"/>
                    <w:highlight w:val="none"/>
                    <w:lang w:val="en-US" w:eastAsia="zh-CN"/>
                  </w:rPr>
                </w:rPrChange>
              </w:rPr>
              <w:pPrChange w:id="17920" w:author="M00032937" w:date="2024-06-28T10:23:40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7924" w:author="M00007797" w:date="2023-11-02T16:37:20Z">
              <w:r>
                <w:rPr>
                  <w:rFonts w:hint="eastAsia" w:ascii="宋体" w:hAnsi="宋体" w:eastAsia="宋体" w:cs="Times New Roman"/>
                  <w:b w:val="0"/>
                  <w:bCs w:val="0"/>
                  <w:i w:val="0"/>
                  <w:iCs w:val="0"/>
                  <w:caps w:val="0"/>
                  <w:color w:val="000000"/>
                  <w:spacing w:val="0"/>
                  <w:sz w:val="21"/>
                  <w:szCs w:val="21"/>
                  <w:shd w:val="clear" w:fill="FFFFFF"/>
                  <w:rPrChange w:id="17925" w:author="M00032937" w:date="2024-06-28T10:23:52Z">
                    <w:rPr>
                      <w:rFonts w:ascii="微软雅黑" w:hAnsi="微软雅黑" w:eastAsia="微软雅黑" w:cs="微软雅黑"/>
                      <w:b w:val="0"/>
                      <w:bCs w:val="0"/>
                      <w:i w:val="0"/>
                      <w:iCs w:val="0"/>
                      <w:caps w:val="0"/>
                      <w:color w:val="000000"/>
                      <w:spacing w:val="0"/>
                      <w:sz w:val="14"/>
                      <w:szCs w:val="14"/>
                      <w:shd w:val="clear" w:fill="FFFFFF"/>
                    </w:rPr>
                  </w:rPrChange>
                </w:rPr>
                <w:t>30</w:t>
              </w:r>
            </w:ins>
            <w:ins w:id="17926" w:author="M00007797" w:date="2023-11-02T16:37:28Z">
              <w:r>
                <w:rPr>
                  <w:rFonts w:hint="eastAsia"/>
                  <w:lang w:val="en-US" w:eastAsia="zh-CN"/>
                </w:rPr>
                <w:t>°</w:t>
              </w:r>
            </w:ins>
          </w:p>
        </w:tc>
        <w:tc>
          <w:tcPr>
            <w:tcW w:w="2068" w:type="dxa"/>
            <w:vAlign w:val="center"/>
            <w:tcPrChange w:id="17927" w:author="M00032937" w:date="2024-06-28T09:48:41Z">
              <w:tcPr>
                <w:tcW w:w="2068" w:type="dxa"/>
                <w:vAlign w:val="top"/>
              </w:tcPr>
            </w:tcPrChange>
          </w:tcPr>
          <w:p>
            <w:pPr>
              <w:widowControl w:val="0"/>
              <w:ind w:left="0" w:leftChars="0" w:firstLine="0" w:firstLineChars="0"/>
              <w:jc w:val="center"/>
              <w:rPr>
                <w:ins w:id="17929" w:author="M00007797" w:date="2023-06-16T16:05:57Z"/>
                <w:rFonts w:hint="default"/>
                <w:lang w:val="en-US" w:eastAsia="zh-CN"/>
              </w:rPr>
              <w:pPrChange w:id="17928" w:author="M00032937" w:date="2024-06-28T10:23:40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r>
              <w:rPr>
                <w:rFonts w:hint="eastAsia"/>
                <w:rPrChange w:id="17930" w:author="M00032937" w:date="2024-06-28T10:23:52Z">
                  <w:rPr>
                    <w:rFonts w:hint="eastAsia"/>
                  </w:rPr>
                </w:rPrChange>
              </w:rPr>
              <w:t>30</w:t>
            </w:r>
            <w:r>
              <w:rPr>
                <w:rFonts w:hint="eastAsia"/>
                <w:lang w:val="en-US" w:eastAsia="zh-CN"/>
              </w:rPr>
              <w:t>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932" w:author="M00032937" w:date="2024-06-28T09:48:4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931" w:author="M00007797" w:date="2023-06-16T16:05:57Z"/>
          <w:trPrChange w:id="17932" w:author="M00032937" w:date="2024-06-28T09:48:41Z">
            <w:trPr>
              <w:jc w:val="center"/>
            </w:trPr>
          </w:trPrChange>
        </w:trPr>
        <w:tc>
          <w:tcPr>
            <w:tcW w:w="2130" w:type="dxa"/>
            <w:vAlign w:val="center"/>
            <w:tcPrChange w:id="17933" w:author="M00032937" w:date="2024-06-28T09:48:41Z">
              <w:tcPr>
                <w:tcW w:w="1184" w:type="dxa"/>
                <w:vAlign w:val="top"/>
              </w:tcPr>
            </w:tcPrChange>
          </w:tcPr>
          <w:p>
            <w:pPr>
              <w:widowControl w:val="0"/>
              <w:ind w:left="0" w:leftChars="0" w:firstLine="0" w:firstLineChars="0"/>
              <w:jc w:val="center"/>
              <w:rPr>
                <w:ins w:id="17935" w:author="M00007797" w:date="2023-06-16T16:05:57Z"/>
                <w:rFonts w:hint="eastAsia"/>
                <w:lang w:val="en-US" w:eastAsia="zh-CN"/>
              </w:rPr>
              <w:pPrChange w:id="17934" w:author="M00032937" w:date="2024-06-28T10:23:40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7936" w:author="M00007797" w:date="2023-06-16T16:05:57Z">
              <w:r>
                <w:rPr>
                  <w:rFonts w:hint="eastAsia"/>
                </w:rPr>
                <w:t>中</w:t>
              </w:r>
            </w:ins>
            <w:ins w:id="17937" w:author="M00007797" w:date="2023-06-16T16:05:57Z">
              <w:r>
                <w:rPr>
                  <w:rFonts w:hint="eastAsia"/>
                  <w:lang w:val="en-US" w:eastAsia="zh-CN"/>
                </w:rPr>
                <w:t>挡</w:t>
              </w:r>
            </w:ins>
          </w:p>
        </w:tc>
        <w:tc>
          <w:tcPr>
            <w:tcW w:w="1325" w:type="dxa"/>
            <w:vAlign w:val="center"/>
            <w:tcPrChange w:id="17938" w:author="M00032937" w:date="2024-06-28T09:48:41Z">
              <w:tcPr>
                <w:tcW w:w="1550" w:type="dxa"/>
                <w:vAlign w:val="top"/>
              </w:tcPr>
            </w:tcPrChange>
          </w:tcPr>
          <w:p>
            <w:pPr>
              <w:widowControl w:val="0"/>
              <w:ind w:left="0" w:leftChars="0" w:firstLine="0" w:firstLineChars="0"/>
              <w:jc w:val="center"/>
              <w:rPr>
                <w:ins w:id="17940" w:author="M00007797" w:date="2023-06-16T16:05:57Z"/>
                <w:rFonts w:hint="eastAsia"/>
                <w:lang w:val="en-US" w:eastAsia="zh-CN"/>
              </w:rPr>
              <w:pPrChange w:id="17939" w:author="M00032937" w:date="2024-06-28T10:23:40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7941" w:author="M00007797" w:date="2023-11-02T09:26:55Z">
              <w:r>
                <w:rPr>
                  <w:rFonts w:hint="eastAsia"/>
                  <w:lang w:val="en-US" w:eastAsia="zh-CN"/>
                </w:rPr>
                <w:t>6</w:t>
              </w:r>
            </w:ins>
            <w:ins w:id="17942" w:author="M00007797" w:date="2023-11-02T09:26:56Z">
              <w:r>
                <w:rPr>
                  <w:rFonts w:hint="eastAsia"/>
                  <w:lang w:val="en-US" w:eastAsia="zh-CN"/>
                </w:rPr>
                <w:t>0</w:t>
              </w:r>
            </w:ins>
            <w:ins w:id="17943" w:author="M00007797" w:date="2023-06-16T16:16:50Z">
              <w:r>
                <w:rPr>
                  <w:rFonts w:hint="eastAsia"/>
                  <w:lang w:val="en-US" w:eastAsia="zh-CN"/>
                </w:rPr>
                <w:t>0</w:t>
              </w:r>
            </w:ins>
            <w:ins w:id="17944" w:author="M00007797" w:date="2023-06-16T16:05:57Z">
              <w:r>
                <w:rPr>
                  <w:rFonts w:hint="eastAsia"/>
                </w:rPr>
                <w:t>ml/min</w:t>
              </w:r>
            </w:ins>
          </w:p>
        </w:tc>
        <w:tc>
          <w:tcPr>
            <w:tcW w:w="1300" w:type="dxa"/>
            <w:vAlign w:val="center"/>
            <w:tcPrChange w:id="17945" w:author="M00032937" w:date="2024-06-28T09:48:41Z">
              <w:tcPr>
                <w:tcW w:w="1479" w:type="dxa"/>
                <w:vAlign w:val="top"/>
              </w:tcPr>
            </w:tcPrChange>
          </w:tcPr>
          <w:p>
            <w:pPr>
              <w:widowControl w:val="0"/>
              <w:ind w:left="0" w:leftChars="0" w:firstLine="0" w:firstLineChars="0"/>
              <w:jc w:val="center"/>
              <w:rPr>
                <w:ins w:id="17947" w:author="M00007797" w:date="2023-06-16T16:05:57Z"/>
                <w:rFonts w:hint="eastAsia"/>
                <w:lang w:val="en-US" w:eastAsia="zh-CN"/>
              </w:rPr>
              <w:pPrChange w:id="17946" w:author="M00032937" w:date="2024-06-28T10:23:40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7948" w:author="M00007797" w:date="2023-08-09T10:47:14Z">
              <w:r>
                <w:rPr>
                  <w:rFonts w:hint="eastAsia"/>
                  <w:lang w:val="en-US" w:eastAsia="zh-CN"/>
                </w:rPr>
                <w:t>55</w:t>
              </w:r>
            </w:ins>
            <w:del w:id="17949" w:author="M00007797" w:date="2023-06-16T16:17:33Z">
              <w:r>
                <w:rPr>
                  <w:rFonts w:hint="eastAsia"/>
                  <w:lang w:val="en-US" w:eastAsia="zh-CN"/>
                </w:rPr>
                <w:delText>55</w:delText>
              </w:r>
            </w:del>
            <w:r>
              <w:rPr>
                <w:rFonts w:hint="eastAsia"/>
                <w:lang w:val="en-US" w:eastAsia="zh-CN"/>
              </w:rPr>
              <w:t>0</w:t>
            </w:r>
            <w:r>
              <w:rPr>
                <w:rFonts w:hint="eastAsia"/>
              </w:rPr>
              <w:t>ml/min</w:t>
            </w:r>
          </w:p>
        </w:tc>
        <w:tc>
          <w:tcPr>
            <w:tcW w:w="1152" w:type="dxa"/>
            <w:vAlign w:val="center"/>
            <w:tcPrChange w:id="17950" w:author="M00032937" w:date="2024-06-28T09:48:41Z">
              <w:tcPr>
                <w:tcW w:w="1479" w:type="dxa"/>
                <w:vAlign w:val="top"/>
              </w:tcPr>
            </w:tcPrChange>
          </w:tcPr>
          <w:p>
            <w:pPr>
              <w:widowControl w:val="0"/>
              <w:ind w:left="0" w:leftChars="0" w:firstLine="0" w:firstLineChars="0"/>
              <w:jc w:val="center"/>
              <w:rPr>
                <w:ins w:id="17952" w:author="M00007797" w:date="2023-06-16T16:05:57Z"/>
                <w:rFonts w:hint="eastAsia"/>
                <w:lang w:val="en-US" w:eastAsia="zh-CN"/>
              </w:rPr>
              <w:pPrChange w:id="17951" w:author="M00032937" w:date="2024-06-28T10:23:40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7953" w:author="M00007797" w:date="2023-06-16T16:05:57Z">
              <w:r>
                <w:rPr>
                  <w:rFonts w:hint="eastAsia"/>
                </w:rPr>
                <w:t>±</w:t>
              </w:r>
            </w:ins>
            <w:ins w:id="17954" w:author="M00007797" w:date="2023-06-16T16:17:44Z">
              <w:r>
                <w:rPr>
                  <w:rFonts w:hint="eastAsia"/>
                  <w:lang w:val="en-US" w:eastAsia="zh-CN"/>
                </w:rPr>
                <w:t>4</w:t>
              </w:r>
            </w:ins>
            <w:ins w:id="17955" w:author="M00007797" w:date="2023-06-16T16:05:57Z">
              <w:r>
                <w:rPr>
                  <w:rFonts w:hint="eastAsia"/>
                  <w:lang w:val="en-US" w:eastAsia="zh-CN"/>
                </w:rPr>
                <w:t>0</w:t>
              </w:r>
            </w:ins>
            <w:ins w:id="17956" w:author="M00007797" w:date="2023-06-16T16:05:57Z">
              <w:r>
                <w:rPr/>
                <w:t>ml</w:t>
              </w:r>
            </w:ins>
          </w:p>
        </w:tc>
        <w:tc>
          <w:tcPr>
            <w:tcW w:w="1913" w:type="dxa"/>
            <w:vAlign w:val="center"/>
            <w:tcPrChange w:id="17957" w:author="M00032937" w:date="2024-06-28T09:48:41Z">
              <w:tcPr>
                <w:tcW w:w="1913" w:type="dxa"/>
                <w:vAlign w:val="top"/>
              </w:tcPr>
            </w:tcPrChange>
          </w:tcPr>
          <w:p>
            <w:pPr>
              <w:widowControl w:val="0"/>
              <w:ind w:left="0" w:leftChars="0" w:firstLine="0" w:firstLineChars="0"/>
              <w:jc w:val="center"/>
              <w:rPr>
                <w:ins w:id="17959" w:author="M00007797" w:date="2023-06-16T16:05:57Z"/>
                <w:rFonts w:hint="eastAsia" w:eastAsia="宋体"/>
                <w:color w:val="auto"/>
                <w:highlight w:val="none"/>
                <w:lang w:val="en-US" w:eastAsia="zh-CN"/>
                <w:rPrChange w:id="17960" w:author="M00032937" w:date="2024-06-28T10:23:52Z">
                  <w:rPr>
                    <w:ins w:id="17961" w:author="M00007797" w:date="2023-06-16T16:05:57Z"/>
                    <w:rFonts w:hint="default" w:eastAsia="宋体"/>
                    <w:color w:val="auto"/>
                    <w:highlight w:val="none"/>
                    <w:lang w:val="en-US" w:eastAsia="zh-CN"/>
                  </w:rPr>
                </w:rPrChange>
              </w:rPr>
              <w:pPrChange w:id="17958" w:author="M00032937" w:date="2024-06-28T10:23:40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7962" w:author="M00007797" w:date="2023-11-02T16:37:42Z">
              <w:r>
                <w:rPr>
                  <w:rFonts w:hint="eastAsia"/>
                  <w:lang w:val="en-US" w:eastAsia="zh-CN"/>
                </w:rPr>
                <w:t>5</w:t>
              </w:r>
            </w:ins>
            <w:ins w:id="17963" w:author="M00007797" w:date="2023-11-02T16:37:38Z">
              <w:r>
                <w:rPr>
                  <w:rFonts w:hint="eastAsia"/>
                  <w:rPrChange w:id="17964" w:author="M00032937" w:date="2024-06-28T10:23:52Z">
                    <w:rPr>
                      <w:rFonts w:hint="eastAsia"/>
                    </w:rPr>
                  </w:rPrChange>
                </w:rPr>
                <w:t>0</w:t>
              </w:r>
            </w:ins>
            <w:ins w:id="17965" w:author="M00007797" w:date="2023-11-02T16:37:38Z">
              <w:r>
                <w:rPr>
                  <w:rFonts w:hint="eastAsia"/>
                  <w:lang w:val="en-US" w:eastAsia="zh-CN"/>
                </w:rPr>
                <w:t>°</w:t>
              </w:r>
            </w:ins>
          </w:p>
        </w:tc>
        <w:tc>
          <w:tcPr>
            <w:tcW w:w="2068" w:type="dxa"/>
            <w:vAlign w:val="center"/>
            <w:tcPrChange w:id="17966" w:author="M00032937" w:date="2024-06-28T09:48:41Z">
              <w:tcPr>
                <w:tcW w:w="2068" w:type="dxa"/>
                <w:vAlign w:val="top"/>
              </w:tcPr>
            </w:tcPrChange>
          </w:tcPr>
          <w:p>
            <w:pPr>
              <w:widowControl w:val="0"/>
              <w:ind w:left="0" w:leftChars="0" w:firstLine="0" w:firstLineChars="0"/>
              <w:jc w:val="center"/>
              <w:rPr>
                <w:ins w:id="17968" w:author="M00007797" w:date="2023-06-16T16:05:57Z"/>
                <w:rFonts w:hint="default"/>
                <w:lang w:val="en-US" w:eastAsia="zh-CN"/>
              </w:rPr>
              <w:pPrChange w:id="17967" w:author="M00032937" w:date="2024-06-28T10:23:40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del w:id="17969" w:author="M00007797" w:date="2023-11-02T16:37:58Z">
              <w:r>
                <w:rPr>
                  <w:rFonts w:hint="default"/>
                  <w:lang w:val="en-US" w:eastAsia="zh-CN"/>
                </w:rPr>
                <w:delText>5</w:delText>
              </w:r>
            </w:del>
            <w:del w:id="17970" w:author="M00007797" w:date="2023-11-02T16:37:58Z">
              <w:r>
                <w:rPr>
                  <w:rFonts w:hint="eastAsia"/>
                  <w:lang w:val="en-US"/>
                  <w:rPrChange w:id="17971" w:author="M00032937" w:date="2024-06-28T10:23:52Z">
                    <w:rPr>
                      <w:rFonts w:hint="default"/>
                      <w:lang w:val="en-US"/>
                    </w:rPr>
                  </w:rPrChange>
                </w:rPr>
                <w:delText>0</w:delText>
              </w:r>
            </w:del>
            <w:ins w:id="17972" w:author="M00007797" w:date="2023-11-02T16:37:58Z">
              <w:r>
                <w:rPr>
                  <w:rFonts w:hint="eastAsia"/>
                  <w:lang w:val="en-US" w:eastAsia="zh-CN"/>
                </w:rPr>
                <w:t>35</w:t>
              </w:r>
            </w:ins>
            <w:r>
              <w:rPr>
                <w:rFonts w:hint="eastAsia"/>
                <w:lang w:val="en-US" w:eastAsia="zh-CN"/>
              </w:rPr>
              <w:t>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974" w:author="M00032937" w:date="2024-06-28T09:48:4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973" w:author="M00007797" w:date="2023-06-16T16:05:57Z"/>
          <w:trPrChange w:id="17974" w:author="M00032937" w:date="2024-06-28T09:48:41Z">
            <w:trPr>
              <w:jc w:val="center"/>
            </w:trPr>
          </w:trPrChange>
        </w:trPr>
        <w:tc>
          <w:tcPr>
            <w:tcW w:w="2130" w:type="dxa"/>
            <w:vAlign w:val="center"/>
            <w:tcPrChange w:id="17975" w:author="M00032937" w:date="2024-06-28T09:48:41Z">
              <w:tcPr>
                <w:tcW w:w="1184" w:type="dxa"/>
                <w:vAlign w:val="top"/>
              </w:tcPr>
            </w:tcPrChange>
          </w:tcPr>
          <w:p>
            <w:pPr>
              <w:widowControl w:val="0"/>
              <w:ind w:left="0" w:leftChars="0" w:firstLine="0" w:firstLineChars="0"/>
              <w:jc w:val="center"/>
              <w:rPr>
                <w:ins w:id="17977" w:author="M00007797" w:date="2023-06-16T16:05:57Z"/>
                <w:rFonts w:hint="eastAsia"/>
                <w:lang w:val="en-US" w:eastAsia="zh-CN"/>
              </w:rPr>
              <w:pPrChange w:id="17976" w:author="M00032937" w:date="2024-06-28T10:23:40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7978" w:author="M00007797" w:date="2023-06-16T16:05:57Z">
              <w:r>
                <w:rPr>
                  <w:rFonts w:hint="eastAsia"/>
                </w:rPr>
                <w:t>高</w:t>
              </w:r>
            </w:ins>
            <w:ins w:id="17979" w:author="M00007797" w:date="2023-06-16T16:05:57Z">
              <w:r>
                <w:rPr>
                  <w:rFonts w:hint="eastAsia"/>
                  <w:lang w:val="en-US" w:eastAsia="zh-CN"/>
                </w:rPr>
                <w:t>挡</w:t>
              </w:r>
            </w:ins>
          </w:p>
        </w:tc>
        <w:tc>
          <w:tcPr>
            <w:tcW w:w="1325" w:type="dxa"/>
            <w:vAlign w:val="center"/>
            <w:tcPrChange w:id="17980" w:author="M00032937" w:date="2024-06-28T09:48:41Z">
              <w:tcPr>
                <w:tcW w:w="1550" w:type="dxa"/>
                <w:vAlign w:val="top"/>
              </w:tcPr>
            </w:tcPrChange>
          </w:tcPr>
          <w:p>
            <w:pPr>
              <w:widowControl w:val="0"/>
              <w:ind w:left="0" w:leftChars="0" w:firstLine="0" w:firstLineChars="0"/>
              <w:jc w:val="center"/>
              <w:rPr>
                <w:ins w:id="17982" w:author="M00007797" w:date="2023-06-16T16:05:57Z"/>
                <w:rFonts w:hint="eastAsia"/>
                <w:lang w:val="en-US" w:eastAsia="zh-CN"/>
              </w:rPr>
              <w:pPrChange w:id="17981" w:author="M00032937" w:date="2024-06-28T10:23:40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7983" w:author="M00007797" w:date="2023-06-16T16:05:57Z">
              <w:r>
                <w:rPr/>
                <w:t>6</w:t>
              </w:r>
            </w:ins>
            <w:ins w:id="17984" w:author="M00007797" w:date="2023-06-16T16:05:57Z">
              <w:r>
                <w:rPr>
                  <w:rFonts w:hint="eastAsia"/>
                  <w:lang w:val="en-US" w:eastAsia="zh-CN"/>
                </w:rPr>
                <w:t>6</w:t>
              </w:r>
            </w:ins>
            <w:ins w:id="17985" w:author="M00007797" w:date="2023-06-16T16:16:56Z">
              <w:r>
                <w:rPr>
                  <w:rFonts w:hint="eastAsia"/>
                  <w:lang w:val="en-US" w:eastAsia="zh-CN"/>
                </w:rPr>
                <w:t>7</w:t>
              </w:r>
            </w:ins>
            <w:ins w:id="17986" w:author="M00007797" w:date="2023-06-16T16:05:57Z">
              <w:r>
                <w:rPr/>
                <w:t>ml</w:t>
              </w:r>
            </w:ins>
            <w:ins w:id="17987" w:author="M00007797" w:date="2023-06-16T16:05:57Z">
              <w:r>
                <w:rPr>
                  <w:rFonts w:hint="eastAsia"/>
                </w:rPr>
                <w:t>/min</w:t>
              </w:r>
            </w:ins>
          </w:p>
        </w:tc>
        <w:tc>
          <w:tcPr>
            <w:tcW w:w="1300" w:type="dxa"/>
            <w:vAlign w:val="center"/>
            <w:tcPrChange w:id="17988" w:author="M00032937" w:date="2024-06-28T09:48:41Z">
              <w:tcPr>
                <w:tcW w:w="1479" w:type="dxa"/>
                <w:vAlign w:val="top"/>
              </w:tcPr>
            </w:tcPrChange>
          </w:tcPr>
          <w:p>
            <w:pPr>
              <w:widowControl w:val="0"/>
              <w:ind w:left="0" w:leftChars="0" w:firstLine="0" w:firstLineChars="0"/>
              <w:jc w:val="center"/>
              <w:rPr>
                <w:ins w:id="17990" w:author="M00007797" w:date="2023-06-16T16:05:57Z"/>
                <w:rFonts w:hint="eastAsia"/>
                <w:lang w:val="en-US" w:eastAsia="zh-CN"/>
              </w:rPr>
              <w:pPrChange w:id="17989" w:author="M00032937" w:date="2024-06-28T10:23:40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r>
              <w:t>6</w:t>
            </w:r>
            <w:del w:id="17991" w:author="M00007797" w:date="2023-08-09T10:47:18Z">
              <w:r>
                <w:rPr>
                  <w:rFonts w:hint="default"/>
                  <w:lang w:val="en-US" w:eastAsia="zh-CN"/>
                </w:rPr>
                <w:delText>67</w:delText>
              </w:r>
            </w:del>
            <w:ins w:id="17992" w:author="M00007797" w:date="2023-11-02T09:27:04Z">
              <w:r>
                <w:rPr>
                  <w:rFonts w:hint="eastAsia"/>
                  <w:lang w:val="en-US" w:eastAsia="zh-CN"/>
                </w:rPr>
                <w:t>0</w:t>
              </w:r>
            </w:ins>
            <w:ins w:id="17993" w:author="M00007797" w:date="2023-08-09T10:47:18Z">
              <w:r>
                <w:rPr>
                  <w:rFonts w:hint="eastAsia"/>
                  <w:lang w:val="en-US" w:eastAsia="zh-CN"/>
                </w:rPr>
                <w:t>0</w:t>
              </w:r>
            </w:ins>
            <w:r>
              <w:t>ml</w:t>
            </w:r>
            <w:r>
              <w:rPr>
                <w:rFonts w:hint="eastAsia"/>
              </w:rPr>
              <w:t>/min</w:t>
            </w:r>
          </w:p>
        </w:tc>
        <w:tc>
          <w:tcPr>
            <w:tcW w:w="1152" w:type="dxa"/>
            <w:vAlign w:val="center"/>
            <w:tcPrChange w:id="17994" w:author="M00032937" w:date="2024-06-28T09:48:41Z">
              <w:tcPr>
                <w:tcW w:w="1479" w:type="dxa"/>
                <w:vAlign w:val="top"/>
              </w:tcPr>
            </w:tcPrChange>
          </w:tcPr>
          <w:p>
            <w:pPr>
              <w:widowControl w:val="0"/>
              <w:ind w:left="0" w:leftChars="0" w:firstLine="0" w:firstLineChars="0"/>
              <w:jc w:val="center"/>
              <w:rPr>
                <w:ins w:id="17996" w:author="M00007797" w:date="2023-06-16T16:05:57Z"/>
                <w:rFonts w:hint="eastAsia"/>
                <w:lang w:val="en-US" w:eastAsia="zh-CN"/>
              </w:rPr>
              <w:pPrChange w:id="17995" w:author="M00032937" w:date="2024-06-28T10:23:40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7997" w:author="M00007797" w:date="2023-06-16T16:05:57Z">
              <w:r>
                <w:rPr>
                  <w:rFonts w:hint="eastAsia"/>
                </w:rPr>
                <w:t>±</w:t>
              </w:r>
            </w:ins>
            <w:ins w:id="17998" w:author="M00007797" w:date="2023-06-16T16:17:41Z">
              <w:r>
                <w:rPr>
                  <w:rFonts w:hint="eastAsia"/>
                  <w:lang w:val="en-US" w:eastAsia="zh-CN"/>
                </w:rPr>
                <w:t>4</w:t>
              </w:r>
            </w:ins>
            <w:ins w:id="17999" w:author="M00007797" w:date="2023-06-16T16:05:57Z">
              <w:r>
                <w:rPr>
                  <w:rFonts w:hint="eastAsia"/>
                  <w:lang w:val="en-US" w:eastAsia="zh-CN"/>
                </w:rPr>
                <w:t>0</w:t>
              </w:r>
            </w:ins>
            <w:ins w:id="18000" w:author="M00007797" w:date="2023-06-16T16:05:57Z">
              <w:r>
                <w:rPr>
                  <w:rFonts w:hint="eastAsia"/>
                </w:rPr>
                <w:t>ml</w:t>
              </w:r>
            </w:ins>
          </w:p>
        </w:tc>
        <w:tc>
          <w:tcPr>
            <w:tcW w:w="1913" w:type="dxa"/>
            <w:vAlign w:val="center"/>
            <w:tcPrChange w:id="18001" w:author="M00032937" w:date="2024-06-28T09:48:41Z">
              <w:tcPr>
                <w:tcW w:w="1913" w:type="dxa"/>
                <w:vAlign w:val="top"/>
              </w:tcPr>
            </w:tcPrChange>
          </w:tcPr>
          <w:p>
            <w:pPr>
              <w:widowControl w:val="0"/>
              <w:ind w:left="0" w:leftChars="0" w:firstLine="0" w:firstLineChars="0"/>
              <w:jc w:val="center"/>
              <w:rPr>
                <w:ins w:id="18003" w:author="M00007797" w:date="2023-06-16T16:05:57Z"/>
                <w:rFonts w:hint="default"/>
                <w:lang w:val="en-US" w:eastAsia="zh-CN"/>
              </w:rPr>
              <w:pPrChange w:id="18002" w:author="M00032937" w:date="2024-06-28T10:23:40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004" w:author="M00007797" w:date="2023-11-02T16:37:43Z">
              <w:r>
                <w:rPr>
                  <w:rFonts w:hint="eastAsia"/>
                  <w:lang w:val="en-US" w:eastAsia="zh-CN"/>
                </w:rPr>
                <w:t>9</w:t>
              </w:r>
            </w:ins>
            <w:ins w:id="18005" w:author="M00007797" w:date="2023-11-02T16:37:39Z">
              <w:r>
                <w:rPr>
                  <w:rFonts w:hint="eastAsia"/>
                </w:rPr>
                <w:t>0</w:t>
              </w:r>
            </w:ins>
            <w:ins w:id="18006" w:author="M00007797" w:date="2023-11-02T16:37:39Z">
              <w:r>
                <w:rPr>
                  <w:rFonts w:hint="eastAsia"/>
                  <w:lang w:val="en-US" w:eastAsia="zh-CN"/>
                </w:rPr>
                <w:t>°</w:t>
              </w:r>
            </w:ins>
          </w:p>
        </w:tc>
        <w:tc>
          <w:tcPr>
            <w:tcW w:w="2068" w:type="dxa"/>
            <w:vAlign w:val="center"/>
            <w:tcPrChange w:id="18007" w:author="M00032937" w:date="2024-06-28T09:48:41Z">
              <w:tcPr>
                <w:tcW w:w="2068" w:type="dxa"/>
                <w:vAlign w:val="top"/>
              </w:tcPr>
            </w:tcPrChange>
          </w:tcPr>
          <w:p>
            <w:pPr>
              <w:widowControl w:val="0"/>
              <w:ind w:left="0" w:leftChars="0" w:firstLine="0" w:firstLineChars="0"/>
              <w:jc w:val="center"/>
              <w:rPr>
                <w:ins w:id="18009" w:author="M00007797" w:date="2023-06-16T16:05:57Z"/>
                <w:rFonts w:hint="default"/>
                <w:lang w:val="en-US" w:eastAsia="zh-CN"/>
              </w:rPr>
              <w:pPrChange w:id="18008" w:author="M00032937" w:date="2024-06-28T10:23:40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del w:id="18010" w:author="M00007797" w:date="2023-11-02T16:38:07Z">
              <w:r>
                <w:rPr>
                  <w:rFonts w:hint="default"/>
                  <w:lang w:val="en-US" w:eastAsia="zh-CN"/>
                </w:rPr>
                <w:delText>9</w:delText>
              </w:r>
            </w:del>
            <w:del w:id="18011" w:author="M00007797" w:date="2023-11-02T16:38:07Z">
              <w:r>
                <w:rPr>
                  <w:rFonts w:hint="default"/>
                  <w:lang w:val="en-US"/>
                </w:rPr>
                <w:delText>0</w:delText>
              </w:r>
            </w:del>
            <w:ins w:id="18012" w:author="M00007797" w:date="2023-11-02T16:38:07Z">
              <w:r>
                <w:rPr>
                  <w:rFonts w:hint="eastAsia"/>
                  <w:lang w:val="en-US" w:eastAsia="zh-CN"/>
                </w:rPr>
                <w:t>45</w:t>
              </w:r>
            </w:ins>
            <w:r>
              <w:rPr>
                <w:rFonts w:hint="eastAsia"/>
                <w:lang w:val="en-US" w:eastAsia="zh-CN"/>
              </w:rPr>
              <w:t>°</w:t>
            </w:r>
          </w:p>
        </w:tc>
      </w:tr>
    </w:tbl>
    <w:p>
      <w:pPr>
        <w:pStyle w:val="5"/>
        <w:tabs>
          <w:tab w:val="left" w:pos="1134"/>
          <w:tab w:val="left" w:pos="1146"/>
          <w:tab w:val="left" w:pos="1287"/>
        </w:tabs>
        <w:bidi w:val="0"/>
        <w:ind w:left="714"/>
        <w:rPr>
          <w:ins w:id="18014" w:author="M00007797" w:date="2023-06-16T16:05:57Z"/>
          <w:rFonts w:hint="default"/>
          <w:color w:val="auto"/>
          <w:highlight w:val="none"/>
          <w:lang w:val="en-US" w:eastAsia="zh-CN"/>
        </w:rPr>
        <w:pPrChange w:id="18013" w:author="M00000676" w:date="2023-11-25T17:34:41Z">
          <w:pPr>
            <w:pStyle w:val="5"/>
            <w:tabs>
              <w:tab w:val="left" w:pos="1134"/>
              <w:tab w:val="left" w:pos="1146"/>
              <w:tab w:val="left" w:pos="1287"/>
            </w:tabs>
            <w:bidi w:val="0"/>
          </w:pPr>
        </w:pPrChange>
      </w:pPr>
      <w:ins w:id="18015" w:author="M00007797" w:date="2023-06-16T16:05:57Z">
        <w:bookmarkStart w:id="932" w:name="_Toc20231"/>
        <w:bookmarkStart w:id="933" w:name="_Toc5331"/>
        <w:bookmarkStart w:id="934" w:name="_Toc18552"/>
        <w:bookmarkStart w:id="935" w:name="_Toc26707"/>
        <w:bookmarkStart w:id="936" w:name="_Toc25611"/>
        <w:bookmarkStart w:id="937" w:name="_Toc7760"/>
        <w:bookmarkStart w:id="938" w:name="_Toc2537"/>
        <w:bookmarkStart w:id="939" w:name="_Toc8863"/>
        <w:bookmarkStart w:id="940" w:name="_Toc16883"/>
        <w:r>
          <w:rPr>
            <w:rFonts w:hint="eastAsia"/>
            <w:color w:val="auto"/>
            <w:highlight w:val="none"/>
            <w:lang w:val="en-US" w:eastAsia="zh-CN"/>
          </w:rPr>
          <w:t>水温挡位</w:t>
        </w:r>
        <w:bookmarkEnd w:id="932"/>
        <w:bookmarkEnd w:id="933"/>
        <w:bookmarkEnd w:id="934"/>
        <w:bookmarkEnd w:id="935"/>
        <w:bookmarkEnd w:id="936"/>
        <w:bookmarkEnd w:id="937"/>
        <w:bookmarkEnd w:id="938"/>
        <w:bookmarkEnd w:id="939"/>
        <w:bookmarkEnd w:id="940"/>
      </w:ins>
    </w:p>
    <w:tbl>
      <w:tblPr>
        <w:tblStyle w:val="89"/>
        <w:tblW w:w="984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  <w:tblPrChange w:id="18016" w:author="M00032937" w:date="2024-06-28T09:49:06Z">
          <w:tblPr>
            <w:tblStyle w:val="89"/>
            <w:tblW w:w="8238" w:type="dxa"/>
            <w:jc w:val="center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autofit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2125"/>
        <w:gridCol w:w="1300"/>
        <w:gridCol w:w="1311"/>
        <w:gridCol w:w="5113"/>
        <w:tblGridChange w:id="18017">
          <w:tblGrid>
            <w:gridCol w:w="884"/>
            <w:gridCol w:w="1270"/>
            <w:gridCol w:w="1500"/>
            <w:gridCol w:w="4584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019" w:author="M00032937" w:date="2024-06-28T09:49:06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8018" w:author="M00007797" w:date="2023-06-16T16:05:57Z"/>
          <w:trPrChange w:id="18019" w:author="M00032937" w:date="2024-06-28T09:49:06Z">
            <w:trPr>
              <w:jc w:val="center"/>
            </w:trPr>
          </w:trPrChange>
        </w:trPr>
        <w:tc>
          <w:tcPr>
            <w:tcW w:w="2125" w:type="dxa"/>
            <w:vAlign w:val="center"/>
            <w:tcPrChange w:id="18020" w:author="M00032937" w:date="2024-06-28T09:49:06Z">
              <w:tcPr>
                <w:tcW w:w="884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022" w:author="M00007797" w:date="2023-06-16T16:05:57Z"/>
                <w:color w:val="auto"/>
              </w:rPr>
              <w:pPrChange w:id="18021" w:author="M00000676" w:date="2023-12-01T15:11:02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023" w:author="M00007797" w:date="2023-06-16T16:05:57Z">
              <w:r>
                <w:rPr>
                  <w:rFonts w:hint="eastAsia"/>
                  <w:b w:val="0"/>
                  <w:bCs/>
                  <w:color w:val="auto"/>
                  <w:vertAlign w:val="baseline"/>
                  <w:lang w:val="en-US" w:eastAsia="zh-CN"/>
                </w:rPr>
                <w:t>挡</w:t>
              </w:r>
            </w:ins>
            <w:ins w:id="18024" w:author="M00007797" w:date="2023-06-16T16:05:57Z">
              <w:r>
                <w:rPr>
                  <w:rFonts w:hint="eastAsia"/>
                  <w:color w:val="auto"/>
                </w:rPr>
                <w:t>位</w:t>
              </w:r>
            </w:ins>
          </w:p>
        </w:tc>
        <w:tc>
          <w:tcPr>
            <w:tcW w:w="1300" w:type="dxa"/>
            <w:vAlign w:val="center"/>
            <w:tcPrChange w:id="18025" w:author="M00032937" w:date="2024-06-28T09:49:06Z">
              <w:tcPr>
                <w:tcW w:w="1270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027" w:author="M00007797" w:date="2023-06-16T16:05:57Z"/>
                <w:rFonts w:hint="eastAsia" w:eastAsia="宋体"/>
                <w:color w:val="auto"/>
                <w:lang w:val="en-US" w:eastAsia="zh-CN"/>
              </w:rPr>
              <w:pPrChange w:id="18026" w:author="M00000676" w:date="2023-12-01T15:11:02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028" w:author="M00007797" w:date="2023-06-16T16:05:57Z">
              <w:r>
                <w:rPr>
                  <w:rFonts w:hint="eastAsia"/>
                  <w:color w:val="auto"/>
                </w:rPr>
                <w:t>水</w:t>
              </w:r>
            </w:ins>
            <w:ins w:id="18029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温</w:t>
              </w:r>
            </w:ins>
          </w:p>
        </w:tc>
        <w:tc>
          <w:tcPr>
            <w:tcW w:w="1311" w:type="dxa"/>
            <w:vAlign w:val="center"/>
            <w:tcPrChange w:id="18030" w:author="M00032937" w:date="2024-06-28T09:49:06Z">
              <w:tcPr>
                <w:tcW w:w="1500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032" w:author="M00007797" w:date="2023-06-16T16:05:57Z"/>
                <w:color w:val="auto"/>
              </w:rPr>
              <w:pPrChange w:id="18031" w:author="M00000676" w:date="2023-12-01T15:11:02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033" w:author="M00007797" w:date="2023-06-16T16:05:57Z">
              <w:r>
                <w:rPr>
                  <w:rFonts w:hint="eastAsia"/>
                  <w:color w:val="auto"/>
                </w:rPr>
                <w:t>允许</w:t>
              </w:r>
            </w:ins>
            <w:ins w:id="18034" w:author="M00007797" w:date="2023-06-16T16:05:57Z">
              <w:r>
                <w:rPr>
                  <w:color w:val="auto"/>
                </w:rPr>
                <w:t>偏差</w:t>
              </w:r>
            </w:ins>
          </w:p>
        </w:tc>
        <w:tc>
          <w:tcPr>
            <w:tcW w:w="5113" w:type="dxa"/>
            <w:vAlign w:val="center"/>
            <w:tcPrChange w:id="18035" w:author="M00032937" w:date="2024-06-28T09:49:06Z">
              <w:tcPr>
                <w:tcW w:w="4584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037" w:author="M00007797" w:date="2023-06-16T16:05:57Z"/>
                <w:rFonts w:hint="default" w:eastAsia="宋体"/>
                <w:color w:val="auto"/>
                <w:lang w:val="en-US" w:eastAsia="zh-CN"/>
              </w:rPr>
              <w:pPrChange w:id="18036" w:author="M00000676" w:date="2023-12-01T15:11:07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038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备注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040" w:author="M00032937" w:date="2024-06-28T09:49:06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</w:tblPrEx>
          </w:tblPrExChange>
        </w:tblPrEx>
        <w:trPr>
          <w:jc w:val="center"/>
          <w:ins w:id="18039" w:author="M00007797" w:date="2023-06-16T16:05:57Z"/>
          <w:trPrChange w:id="18040" w:author="M00032937" w:date="2024-06-28T09:49:06Z">
            <w:trPr>
              <w:jc w:val="center"/>
            </w:trPr>
          </w:trPrChange>
        </w:trPr>
        <w:tc>
          <w:tcPr>
            <w:tcW w:w="2125" w:type="dxa"/>
            <w:vAlign w:val="center"/>
            <w:tcPrChange w:id="18041" w:author="M00032937" w:date="2024-06-28T09:49:06Z">
              <w:tcPr>
                <w:tcW w:w="884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043" w:author="M00007797" w:date="2023-06-16T16:05:57Z"/>
                <w:rFonts w:hint="default" w:eastAsia="宋体"/>
                <w:color w:val="auto"/>
                <w:lang w:val="en-US" w:eastAsia="zh-CN"/>
              </w:rPr>
              <w:pPrChange w:id="18042" w:author="M00000676" w:date="2023-12-01T15:11:02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r>
              <w:rPr>
                <w:rFonts w:hint="eastAsia"/>
                <w:color w:val="auto"/>
                <w:lang w:val="en-US" w:eastAsia="zh-CN"/>
              </w:rPr>
              <w:t>关挡</w:t>
            </w:r>
          </w:p>
        </w:tc>
        <w:tc>
          <w:tcPr>
            <w:tcW w:w="1300" w:type="dxa"/>
            <w:vAlign w:val="center"/>
            <w:tcPrChange w:id="18044" w:author="M00032937" w:date="2024-06-28T09:49:06Z">
              <w:tcPr>
                <w:tcW w:w="1270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046" w:author="M00007797" w:date="2023-06-16T16:05:57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pPrChange w:id="18045" w:author="M00000676" w:date="2023-12-01T15:11:02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r>
              <w:rPr>
                <w:rFonts w:hint="eastAsia"/>
                <w:color w:val="auto"/>
                <w:lang w:val="en-US" w:eastAsia="zh-CN"/>
              </w:rPr>
              <w:t>常温</w:t>
            </w:r>
          </w:p>
        </w:tc>
        <w:tc>
          <w:tcPr>
            <w:tcW w:w="1311" w:type="dxa"/>
            <w:vAlign w:val="center"/>
            <w:tcPrChange w:id="18047" w:author="M00032937" w:date="2024-06-28T09:49:06Z">
              <w:tcPr>
                <w:tcW w:w="1500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049" w:author="M00007797" w:date="2023-06-16T16:05:57Z"/>
                <w:rFonts w:hint="eastAsia" w:eastAsia="宋体"/>
                <w:color w:val="auto"/>
                <w:lang w:val="en-US" w:eastAsia="zh-CN"/>
              </w:rPr>
              <w:pPrChange w:id="18048" w:author="M00000676" w:date="2023-12-01T15:11:02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r>
              <w:rPr>
                <w:rFonts w:hint="eastAsia"/>
                <w:color w:val="auto"/>
                <w:lang w:val="en-US" w:eastAsia="zh-CN"/>
              </w:rPr>
              <w:t>/</w:t>
            </w:r>
          </w:p>
        </w:tc>
        <w:tc>
          <w:tcPr>
            <w:tcW w:w="5113" w:type="dxa"/>
            <w:vMerge w:val="restart"/>
            <w:vAlign w:val="center"/>
            <w:tcPrChange w:id="18050" w:author="M00032937" w:date="2024-06-28T09:49:06Z">
              <w:tcPr>
                <w:tcW w:w="4584" w:type="dxa"/>
                <w:vMerge w:val="restart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052" w:author="M00007797" w:date="2023-06-16T16:05:57Z"/>
                <w:rFonts w:hint="eastAsia"/>
                <w:color w:val="auto"/>
              </w:rPr>
              <w:pPrChange w:id="18051" w:author="M00000676" w:date="2023-12-01T15:11:07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053" w:author="M00007797" w:date="2023-06-16T16:05:57Z">
              <w:r>
                <w:rPr>
                  <w:rFonts w:hint="eastAsia"/>
                  <w:highlight w:val="none"/>
                  <w:rPrChange w:id="18054" w:author="M00007797" w:date="2023-06-19T14:37:35Z">
                    <w:rPr>
                      <w:rFonts w:hint="eastAsia"/>
                    </w:rPr>
                  </w:rPrChange>
                </w:rPr>
                <w:t>关（熄灭）</w:t>
              </w:r>
            </w:ins>
            <w:ins w:id="18055" w:author="M00007797" w:date="2023-06-16T16:05:57Z">
              <w:r>
                <w:rPr>
                  <w:rFonts w:hint="eastAsia"/>
                  <w:highlight w:val="none"/>
                  <w:lang w:eastAsia="zh-CN"/>
                  <w:rPrChange w:id="18056" w:author="M00007797" w:date="2023-06-19T14:37:35Z">
                    <w:rPr>
                      <w:rFonts w:hint="eastAsia"/>
                      <w:lang w:eastAsia="zh-CN"/>
                    </w:rPr>
                  </w:rPrChange>
                </w:rPr>
                <w:t>、</w:t>
              </w:r>
            </w:ins>
            <w:ins w:id="18057" w:author="M00007797" w:date="2023-06-19T14:36:45Z">
              <w:r>
                <w:rPr>
                  <w:rFonts w:hint="eastAsia"/>
                  <w:highlight w:val="none"/>
                  <w:lang w:eastAsia="zh-CN"/>
                  <w:rPrChange w:id="18058" w:author="M00007797" w:date="2023-06-19T14:37:35Z">
                    <w:rPr>
                      <w:rFonts w:hint="eastAsia"/>
                      <w:highlight w:val="red"/>
                      <w:lang w:eastAsia="zh-CN"/>
                    </w:rPr>
                  </w:rPrChange>
                </w:rPr>
                <w:t>1</w:t>
              </w:r>
            </w:ins>
            <w:ins w:id="18059" w:author="M00007797" w:date="2023-06-19T14:36:47Z">
              <w:del w:id="18060" w:author="M00032937" w:date="2024-06-28T09:26:03Z">
                <w:r>
                  <w:rPr>
                    <w:rFonts w:hint="eastAsia"/>
                    <w:highlight w:val="none"/>
                    <w:lang w:val="en-US" w:eastAsia="zh-CN"/>
                    <w:rPrChange w:id="18061" w:author="M00007797" w:date="2023-06-19T14:37:35Z">
                      <w:rPr>
                        <w:rFonts w:hint="eastAsia"/>
                        <w:highlight w:val="red"/>
                        <w:lang w:val="en-US" w:eastAsia="zh-CN"/>
                      </w:rPr>
                    </w:rPrChange>
                  </w:rPr>
                  <w:delText>档</w:delText>
                </w:r>
              </w:del>
            </w:ins>
            <w:ins w:id="18062" w:author="M00032937" w:date="2024-06-28T09:26:03Z">
              <w:r>
                <w:rPr>
                  <w:rFonts w:hint="eastAsia"/>
                  <w:highlight w:val="none"/>
                  <w:lang w:val="en-US" w:eastAsia="zh-CN"/>
                </w:rPr>
                <w:t>挡</w:t>
              </w:r>
            </w:ins>
            <w:ins w:id="18063" w:author="M00007797" w:date="2023-06-16T16:05:57Z">
              <w:r>
                <w:rPr>
                  <w:rFonts w:hint="eastAsia"/>
                  <w:highlight w:val="none"/>
                  <w:rPrChange w:id="18064" w:author="M00007797" w:date="2023-06-19T14:37:35Z">
                    <w:rPr>
                      <w:rFonts w:hint="eastAsia"/>
                    </w:rPr>
                  </w:rPrChange>
                </w:rPr>
                <w:t>（</w:t>
              </w:r>
            </w:ins>
            <w:ins w:id="18065" w:author="M00007797" w:date="2023-06-19T14:36:54Z">
              <w:r>
                <w:rPr>
                  <w:rFonts w:hint="eastAsia"/>
                  <w:highlight w:val="none"/>
                  <w:lang w:val="en-US" w:eastAsia="zh-CN"/>
                  <w:rPrChange w:id="18066" w:author="M00007797" w:date="2023-06-19T14:37:35Z">
                    <w:rPr>
                      <w:rFonts w:hint="eastAsia"/>
                      <w:highlight w:val="red"/>
                      <w:lang w:val="en-US" w:eastAsia="zh-CN"/>
                    </w:rPr>
                  </w:rPrChange>
                </w:rPr>
                <w:t>蓝</w:t>
              </w:r>
            </w:ins>
            <w:ins w:id="18067" w:author="M00007797" w:date="2023-06-19T14:37:05Z">
              <w:r>
                <w:rPr>
                  <w:rFonts w:hint="eastAsia"/>
                  <w:highlight w:val="none"/>
                  <w:lang w:val="en-US" w:eastAsia="zh-CN"/>
                  <w:rPrChange w:id="18068" w:author="M00007797" w:date="2023-06-19T14:37:35Z">
                    <w:rPr>
                      <w:rFonts w:hint="eastAsia"/>
                      <w:highlight w:val="red"/>
                      <w:lang w:val="en-US" w:eastAsia="zh-CN"/>
                    </w:rPr>
                  </w:rPrChange>
                </w:rPr>
                <w:t>色</w:t>
              </w:r>
            </w:ins>
            <w:ins w:id="18069" w:author="M00007797" w:date="2023-06-16T16:05:57Z">
              <w:r>
                <w:rPr>
                  <w:rFonts w:hint="eastAsia"/>
                  <w:highlight w:val="none"/>
                  <w:rPrChange w:id="18070" w:author="M00007797" w:date="2023-06-19T14:37:35Z">
                    <w:rPr>
                      <w:rFonts w:hint="eastAsia"/>
                    </w:rPr>
                  </w:rPrChange>
                </w:rPr>
                <w:t>）</w:t>
              </w:r>
            </w:ins>
            <w:ins w:id="18071" w:author="M00007797" w:date="2023-06-16T16:05:57Z">
              <w:r>
                <w:rPr>
                  <w:rFonts w:hint="eastAsia"/>
                  <w:highlight w:val="none"/>
                  <w:lang w:eastAsia="zh-CN"/>
                  <w:rPrChange w:id="18072" w:author="M00007797" w:date="2023-06-19T14:37:35Z">
                    <w:rPr>
                      <w:rFonts w:hint="eastAsia"/>
                      <w:lang w:eastAsia="zh-CN"/>
                    </w:rPr>
                  </w:rPrChange>
                </w:rPr>
                <w:t>、</w:t>
              </w:r>
            </w:ins>
            <w:ins w:id="18073" w:author="M00007797" w:date="2023-06-19T14:37:22Z">
              <w:r>
                <w:rPr>
                  <w:rFonts w:hint="eastAsia"/>
                  <w:highlight w:val="none"/>
                  <w:lang w:eastAsia="zh-CN"/>
                  <w:rPrChange w:id="18074" w:author="M00007797" w:date="2023-06-19T14:37:35Z">
                    <w:rPr>
                      <w:rFonts w:hint="eastAsia"/>
                      <w:highlight w:val="red"/>
                      <w:lang w:eastAsia="zh-CN"/>
                    </w:rPr>
                  </w:rPrChange>
                </w:rPr>
                <w:t>2</w:t>
              </w:r>
            </w:ins>
            <w:ins w:id="18075" w:author="M00007797" w:date="2023-06-19T14:37:24Z">
              <w:del w:id="18076" w:author="M00032937" w:date="2024-06-28T09:26:03Z">
                <w:r>
                  <w:rPr>
                    <w:rFonts w:hint="eastAsia"/>
                    <w:highlight w:val="none"/>
                    <w:lang w:val="en-US" w:eastAsia="zh-CN"/>
                    <w:rPrChange w:id="18077" w:author="M00007797" w:date="2023-06-19T14:37:35Z">
                      <w:rPr>
                        <w:rFonts w:hint="eastAsia"/>
                        <w:highlight w:val="red"/>
                        <w:lang w:val="en-US" w:eastAsia="zh-CN"/>
                      </w:rPr>
                    </w:rPrChange>
                  </w:rPr>
                  <w:delText>档</w:delText>
                </w:r>
              </w:del>
            </w:ins>
            <w:ins w:id="18078" w:author="M00032937" w:date="2024-06-28T09:26:03Z">
              <w:r>
                <w:rPr>
                  <w:rFonts w:hint="eastAsia"/>
                  <w:highlight w:val="none"/>
                  <w:lang w:val="en-US" w:eastAsia="zh-CN"/>
                </w:rPr>
                <w:t>挡</w:t>
              </w:r>
            </w:ins>
            <w:ins w:id="18079" w:author="M00007797" w:date="2023-06-16T16:05:57Z">
              <w:r>
                <w:rPr>
                  <w:rFonts w:hint="eastAsia"/>
                  <w:highlight w:val="none"/>
                  <w:rPrChange w:id="18080" w:author="M00007797" w:date="2023-06-19T14:37:35Z">
                    <w:rPr>
                      <w:rFonts w:hint="eastAsia"/>
                    </w:rPr>
                  </w:rPrChange>
                </w:rPr>
                <w:t>（</w:t>
              </w:r>
            </w:ins>
            <w:ins w:id="18081" w:author="M00007797" w:date="2023-06-19T14:37:18Z">
              <w:r>
                <w:rPr>
                  <w:rFonts w:hint="eastAsia"/>
                  <w:highlight w:val="none"/>
                  <w:lang w:val="en-US" w:eastAsia="zh-CN"/>
                  <w:rPrChange w:id="18082" w:author="M00007797" w:date="2023-06-19T14:37:35Z">
                    <w:rPr>
                      <w:rFonts w:hint="eastAsia"/>
                      <w:highlight w:val="red"/>
                      <w:lang w:val="en-US" w:eastAsia="zh-CN"/>
                    </w:rPr>
                  </w:rPrChange>
                </w:rPr>
                <w:t>蓝色</w:t>
              </w:r>
            </w:ins>
            <w:ins w:id="18083" w:author="M00007797" w:date="2023-06-16T16:05:57Z">
              <w:r>
                <w:rPr>
                  <w:rFonts w:hint="eastAsia"/>
                  <w:highlight w:val="none"/>
                  <w:rPrChange w:id="18084" w:author="M00007797" w:date="2023-06-19T14:37:35Z">
                    <w:rPr>
                      <w:rFonts w:hint="eastAsia"/>
                    </w:rPr>
                  </w:rPrChange>
                </w:rPr>
                <w:t>）</w:t>
              </w:r>
            </w:ins>
            <w:ins w:id="18085" w:author="M00007797" w:date="2023-06-16T16:05:57Z">
              <w:r>
                <w:rPr>
                  <w:rFonts w:hint="eastAsia"/>
                  <w:highlight w:val="none"/>
                  <w:lang w:eastAsia="zh-CN"/>
                  <w:rPrChange w:id="18086" w:author="M00007797" w:date="2023-06-19T14:37:35Z">
                    <w:rPr>
                      <w:rFonts w:hint="eastAsia"/>
                      <w:lang w:eastAsia="zh-CN"/>
                    </w:rPr>
                  </w:rPrChange>
                </w:rPr>
                <w:t>、</w:t>
              </w:r>
            </w:ins>
            <w:ins w:id="18087" w:author="M00007797" w:date="2023-06-19T14:37:44Z">
              <w:r>
                <w:rPr>
                  <w:rFonts w:hint="eastAsia"/>
                  <w:highlight w:val="none"/>
                  <w:lang w:val="en-US" w:eastAsia="zh-CN"/>
                </w:rPr>
                <w:t>3</w:t>
              </w:r>
            </w:ins>
            <w:ins w:id="18088" w:author="M00007797" w:date="2023-06-19T14:37:41Z">
              <w:del w:id="18089" w:author="M00032937" w:date="2024-06-28T09:26:03Z">
                <w:r>
                  <w:rPr>
                    <w:rFonts w:hint="eastAsia"/>
                    <w:highlight w:val="none"/>
                    <w:lang w:val="en-US" w:eastAsia="zh-CN"/>
                  </w:rPr>
                  <w:delText>档</w:delText>
                </w:r>
              </w:del>
            </w:ins>
            <w:ins w:id="18090" w:author="M00032937" w:date="2024-06-28T09:26:03Z">
              <w:r>
                <w:rPr>
                  <w:rFonts w:hint="eastAsia"/>
                  <w:highlight w:val="none"/>
                  <w:lang w:val="en-US" w:eastAsia="zh-CN"/>
                </w:rPr>
                <w:t>挡</w:t>
              </w:r>
            </w:ins>
            <w:ins w:id="18091" w:author="M00007797" w:date="2023-06-19T14:37:41Z">
              <w:r>
                <w:rPr>
                  <w:rFonts w:hint="eastAsia"/>
                  <w:highlight w:val="none"/>
                </w:rPr>
                <w:t>（</w:t>
              </w:r>
            </w:ins>
            <w:ins w:id="18092" w:author="M00007797" w:date="2023-06-19T14:37:50Z">
              <w:r>
                <w:rPr>
                  <w:rFonts w:hint="eastAsia"/>
                  <w:highlight w:val="none"/>
                  <w:lang w:val="en-US" w:eastAsia="zh-CN"/>
                </w:rPr>
                <w:t>粉</w:t>
              </w:r>
            </w:ins>
            <w:ins w:id="18093" w:author="M00007797" w:date="2023-06-19T14:37:41Z">
              <w:r>
                <w:rPr>
                  <w:rFonts w:hint="eastAsia"/>
                  <w:highlight w:val="none"/>
                  <w:lang w:val="en-US" w:eastAsia="zh-CN"/>
                </w:rPr>
                <w:t>色</w:t>
              </w:r>
            </w:ins>
            <w:ins w:id="18094" w:author="M00007797" w:date="2023-06-19T14:37:41Z">
              <w:r>
                <w:rPr>
                  <w:rFonts w:hint="eastAsia"/>
                  <w:highlight w:val="none"/>
                </w:rPr>
                <w:t>）</w:t>
              </w:r>
            </w:ins>
            <w:ins w:id="18095" w:author="M00007797" w:date="2023-06-19T14:37:41Z">
              <w:r>
                <w:rPr>
                  <w:rFonts w:hint="eastAsia"/>
                  <w:highlight w:val="none"/>
                  <w:lang w:eastAsia="zh-CN"/>
                </w:rPr>
                <w:t>、</w:t>
              </w:r>
            </w:ins>
            <w:ins w:id="18096" w:author="M00007797" w:date="2023-06-19T14:37:46Z">
              <w:r>
                <w:rPr>
                  <w:rFonts w:hint="eastAsia"/>
                  <w:highlight w:val="none"/>
                  <w:lang w:val="en-US" w:eastAsia="zh-CN"/>
                </w:rPr>
                <w:t>4</w:t>
              </w:r>
            </w:ins>
            <w:ins w:id="18097" w:author="M00007797" w:date="2023-06-19T14:37:41Z">
              <w:del w:id="18098" w:author="M00032937" w:date="2024-06-28T09:26:03Z">
                <w:r>
                  <w:rPr>
                    <w:rFonts w:hint="eastAsia"/>
                    <w:highlight w:val="none"/>
                    <w:lang w:val="en-US" w:eastAsia="zh-CN"/>
                  </w:rPr>
                  <w:delText>档</w:delText>
                </w:r>
              </w:del>
            </w:ins>
            <w:ins w:id="18099" w:author="M00032937" w:date="2024-06-28T09:26:03Z">
              <w:r>
                <w:rPr>
                  <w:rFonts w:hint="eastAsia"/>
                  <w:highlight w:val="none"/>
                  <w:lang w:val="en-US" w:eastAsia="zh-CN"/>
                </w:rPr>
                <w:t>挡</w:t>
              </w:r>
            </w:ins>
            <w:ins w:id="18100" w:author="M00007797" w:date="2023-06-19T14:37:41Z">
              <w:r>
                <w:rPr>
                  <w:rFonts w:hint="eastAsia"/>
                  <w:highlight w:val="none"/>
                </w:rPr>
                <w:t>（</w:t>
              </w:r>
            </w:ins>
            <w:ins w:id="18101" w:author="M00007797" w:date="2023-06-19T14:37:53Z">
              <w:r>
                <w:rPr>
                  <w:rFonts w:hint="eastAsia"/>
                  <w:highlight w:val="none"/>
                  <w:lang w:val="en-US" w:eastAsia="zh-CN"/>
                </w:rPr>
                <w:t>粉</w:t>
              </w:r>
            </w:ins>
            <w:ins w:id="18102" w:author="M00007797" w:date="2023-06-19T14:37:41Z">
              <w:r>
                <w:rPr>
                  <w:rFonts w:hint="eastAsia"/>
                  <w:highlight w:val="none"/>
                  <w:lang w:val="en-US" w:eastAsia="zh-CN"/>
                </w:rPr>
                <w:t>色</w:t>
              </w:r>
            </w:ins>
            <w:ins w:id="18103" w:author="M00007797" w:date="2023-06-19T14:37:41Z">
              <w:r>
                <w:rPr>
                  <w:rFonts w:hint="eastAsia"/>
                  <w:highlight w:val="none"/>
                </w:rPr>
                <w:t>）</w:t>
              </w:r>
            </w:ins>
            <w:ins w:id="18104" w:author="M00007797" w:date="2023-06-19T14:37:55Z">
              <w:r>
                <w:rPr>
                  <w:rFonts w:hint="eastAsia"/>
                  <w:highlight w:val="none"/>
                  <w:lang w:eastAsia="zh-CN"/>
                </w:rPr>
                <w:t>、</w:t>
              </w:r>
            </w:ins>
            <w:ins w:id="18105" w:author="M00007797" w:date="2023-06-19T14:38:12Z">
              <w:r>
                <w:rPr>
                  <w:rFonts w:hint="eastAsia"/>
                  <w:highlight w:val="none"/>
                  <w:lang w:val="en-US" w:eastAsia="zh-CN"/>
                </w:rPr>
                <w:t>5</w:t>
              </w:r>
            </w:ins>
            <w:ins w:id="18106" w:author="M00007797" w:date="2023-06-19T14:38:02Z">
              <w:del w:id="18107" w:author="M00032937" w:date="2024-06-28T09:26:03Z">
                <w:r>
                  <w:rPr>
                    <w:rFonts w:hint="eastAsia"/>
                    <w:highlight w:val="none"/>
                    <w:lang w:val="en-US" w:eastAsia="zh-CN"/>
                  </w:rPr>
                  <w:delText>档</w:delText>
                </w:r>
              </w:del>
            </w:ins>
            <w:ins w:id="18108" w:author="M00032937" w:date="2024-06-28T09:26:03Z">
              <w:r>
                <w:rPr>
                  <w:rFonts w:hint="eastAsia"/>
                  <w:highlight w:val="none"/>
                  <w:lang w:val="en-US" w:eastAsia="zh-CN"/>
                </w:rPr>
                <w:t>挡</w:t>
              </w:r>
            </w:ins>
            <w:ins w:id="18109" w:author="M00007797" w:date="2023-06-19T14:38:02Z">
              <w:r>
                <w:rPr>
                  <w:rFonts w:hint="eastAsia"/>
                  <w:highlight w:val="none"/>
                </w:rPr>
                <w:t>（</w:t>
              </w:r>
            </w:ins>
            <w:ins w:id="18110" w:author="M00007797" w:date="2023-06-19T14:38:16Z">
              <w:r>
                <w:rPr>
                  <w:rFonts w:hint="eastAsia"/>
                  <w:highlight w:val="none"/>
                  <w:lang w:val="en-US" w:eastAsia="zh-CN"/>
                </w:rPr>
                <w:t>粉</w:t>
              </w:r>
            </w:ins>
            <w:ins w:id="18111" w:author="M00007797" w:date="2023-06-19T14:38:02Z">
              <w:r>
                <w:rPr>
                  <w:rFonts w:hint="eastAsia"/>
                  <w:highlight w:val="none"/>
                  <w:lang w:val="en-US" w:eastAsia="zh-CN"/>
                </w:rPr>
                <w:t>色</w:t>
              </w:r>
            </w:ins>
            <w:ins w:id="18112" w:author="M00007797" w:date="2023-06-19T14:38:02Z">
              <w:r>
                <w:rPr>
                  <w:rFonts w:hint="eastAsia"/>
                  <w:highlight w:val="none"/>
                </w:rPr>
                <w:t>）</w:t>
              </w:r>
            </w:ins>
            <w:ins w:id="18113" w:author="M00007797" w:date="2023-06-19T14:38:02Z">
              <w:r>
                <w:rPr>
                  <w:rFonts w:hint="eastAsia"/>
                  <w:highlight w:val="none"/>
                  <w:lang w:eastAsia="zh-CN"/>
                </w:rPr>
                <w:t>、</w:t>
              </w:r>
            </w:ins>
            <w:ins w:id="18114" w:author="M00007797" w:date="2023-06-19T14:38:20Z">
              <w:r>
                <w:rPr>
                  <w:rFonts w:hint="eastAsia"/>
                  <w:highlight w:val="none"/>
                  <w:lang w:val="en-US" w:eastAsia="zh-CN"/>
                </w:rPr>
                <w:t>6</w:t>
              </w:r>
            </w:ins>
            <w:ins w:id="18115" w:author="M00007797" w:date="2023-06-19T14:38:02Z">
              <w:del w:id="18116" w:author="M00032937" w:date="2024-06-28T09:26:03Z">
                <w:r>
                  <w:rPr>
                    <w:rFonts w:hint="eastAsia"/>
                    <w:highlight w:val="none"/>
                    <w:lang w:val="en-US" w:eastAsia="zh-CN"/>
                  </w:rPr>
                  <w:delText>档</w:delText>
                </w:r>
              </w:del>
            </w:ins>
            <w:ins w:id="18117" w:author="M00032937" w:date="2024-06-28T09:26:03Z">
              <w:r>
                <w:rPr>
                  <w:rFonts w:hint="eastAsia"/>
                  <w:highlight w:val="none"/>
                  <w:lang w:val="en-US" w:eastAsia="zh-CN"/>
                </w:rPr>
                <w:t>挡</w:t>
              </w:r>
            </w:ins>
            <w:ins w:id="18118" w:author="M00007797" w:date="2023-06-19T14:38:02Z">
              <w:r>
                <w:rPr>
                  <w:rFonts w:hint="eastAsia"/>
                  <w:highlight w:val="none"/>
                </w:rPr>
                <w:t>（</w:t>
              </w:r>
            </w:ins>
            <w:ins w:id="18119" w:author="M00007797" w:date="2023-06-19T14:38:24Z">
              <w:r>
                <w:rPr>
                  <w:rFonts w:hint="eastAsia"/>
                  <w:highlight w:val="none"/>
                  <w:lang w:val="en-US" w:eastAsia="zh-CN"/>
                </w:rPr>
                <w:t>红</w:t>
              </w:r>
            </w:ins>
            <w:ins w:id="18120" w:author="M00007797" w:date="2023-06-19T14:38:02Z">
              <w:r>
                <w:rPr>
                  <w:rFonts w:hint="eastAsia"/>
                  <w:highlight w:val="none"/>
                  <w:lang w:val="en-US" w:eastAsia="zh-CN"/>
                </w:rPr>
                <w:t>色</w:t>
              </w:r>
            </w:ins>
            <w:ins w:id="18121" w:author="M00007797" w:date="2023-06-19T14:38:02Z">
              <w:r>
                <w:rPr>
                  <w:rFonts w:hint="eastAsia"/>
                  <w:highlight w:val="none"/>
                </w:rPr>
                <w:t>）</w:t>
              </w:r>
            </w:ins>
            <w:ins w:id="18122" w:author="M00007797" w:date="2023-06-19T14:38:02Z">
              <w:r>
                <w:rPr>
                  <w:rFonts w:hint="eastAsia"/>
                  <w:highlight w:val="none"/>
                  <w:lang w:eastAsia="zh-CN"/>
                </w:rPr>
                <w:t>、</w:t>
              </w:r>
            </w:ins>
            <w:ins w:id="18123" w:author="M00007797" w:date="2023-06-19T14:38:21Z">
              <w:r>
                <w:rPr>
                  <w:rFonts w:hint="eastAsia"/>
                  <w:highlight w:val="none"/>
                  <w:lang w:val="en-US" w:eastAsia="zh-CN"/>
                </w:rPr>
                <w:t>7</w:t>
              </w:r>
            </w:ins>
            <w:ins w:id="18124" w:author="M00007797" w:date="2023-06-19T14:38:02Z">
              <w:del w:id="18125" w:author="M00032937" w:date="2024-06-28T09:26:03Z">
                <w:r>
                  <w:rPr>
                    <w:rFonts w:hint="eastAsia"/>
                    <w:highlight w:val="none"/>
                    <w:lang w:val="en-US" w:eastAsia="zh-CN"/>
                  </w:rPr>
                  <w:delText>档</w:delText>
                </w:r>
              </w:del>
            </w:ins>
            <w:ins w:id="18126" w:author="M00032937" w:date="2024-06-28T09:26:03Z">
              <w:r>
                <w:rPr>
                  <w:rFonts w:hint="eastAsia"/>
                  <w:highlight w:val="none"/>
                  <w:lang w:val="en-US" w:eastAsia="zh-CN"/>
                </w:rPr>
                <w:t>挡</w:t>
              </w:r>
            </w:ins>
            <w:ins w:id="18127" w:author="M00007797" w:date="2023-06-19T14:38:02Z">
              <w:r>
                <w:rPr>
                  <w:rFonts w:hint="eastAsia"/>
                  <w:highlight w:val="none"/>
                </w:rPr>
                <w:t>（</w:t>
              </w:r>
            </w:ins>
            <w:ins w:id="18128" w:author="M00007797" w:date="2023-06-19T14:38:28Z">
              <w:r>
                <w:rPr>
                  <w:rFonts w:hint="eastAsia"/>
                  <w:highlight w:val="none"/>
                  <w:lang w:val="en-US" w:eastAsia="zh-CN"/>
                </w:rPr>
                <w:t>红</w:t>
              </w:r>
            </w:ins>
            <w:ins w:id="18129" w:author="M00007797" w:date="2023-06-19T14:38:02Z">
              <w:r>
                <w:rPr>
                  <w:rFonts w:hint="eastAsia"/>
                  <w:highlight w:val="none"/>
                  <w:lang w:val="en-US" w:eastAsia="zh-CN"/>
                </w:rPr>
                <w:t>色</w:t>
              </w:r>
            </w:ins>
            <w:ins w:id="18130" w:author="M00007797" w:date="2023-06-19T14:38:02Z">
              <w:r>
                <w:rPr>
                  <w:rFonts w:hint="eastAsia"/>
                  <w:highlight w:val="none"/>
                </w:rPr>
                <w:t>）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132" w:author="M00032937" w:date="2024-06-28T09:49:06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8131" w:author="M00007797" w:date="2023-06-16T16:05:57Z"/>
          <w:trPrChange w:id="18132" w:author="M00032937" w:date="2024-06-28T09:49:06Z">
            <w:trPr>
              <w:jc w:val="center"/>
            </w:trPr>
          </w:trPrChange>
        </w:trPr>
        <w:tc>
          <w:tcPr>
            <w:tcW w:w="2125" w:type="dxa"/>
            <w:vAlign w:val="center"/>
            <w:tcPrChange w:id="18133" w:author="M00032937" w:date="2024-06-28T09:49:06Z">
              <w:tcPr>
                <w:tcW w:w="884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135" w:author="M00007797" w:date="2023-06-16T16:05:57Z"/>
                <w:rFonts w:hint="eastAsia" w:eastAsia="宋体"/>
                <w:color w:val="auto"/>
                <w:lang w:val="en-US" w:eastAsia="zh-CN"/>
              </w:rPr>
              <w:pPrChange w:id="18134" w:author="M00000676" w:date="2023-12-01T15:11:02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r>
              <w:rPr>
                <w:rFonts w:hint="eastAsia"/>
              </w:rPr>
              <w:t>一</w:t>
            </w:r>
            <w:del w:id="18136" w:author="M00032937" w:date="2024-06-28T09:26:03Z">
              <w:r>
                <w:rPr>
                  <w:rFonts w:hint="eastAsia"/>
                </w:rPr>
                <w:delText>档</w:delText>
              </w:r>
            </w:del>
            <w:ins w:id="18137" w:author="M00032937" w:date="2024-06-28T09:26:03Z">
              <w:r>
                <w:rPr>
                  <w:rFonts w:hint="eastAsia"/>
                  <w:lang w:eastAsia="zh-CN"/>
                </w:rPr>
                <w:t>挡</w:t>
              </w:r>
            </w:ins>
          </w:p>
        </w:tc>
        <w:tc>
          <w:tcPr>
            <w:tcW w:w="1300" w:type="dxa"/>
            <w:vAlign w:val="center"/>
            <w:tcPrChange w:id="18138" w:author="M00032937" w:date="2024-06-28T09:49:06Z">
              <w:tcPr>
                <w:tcW w:w="1270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140" w:author="M00007797" w:date="2023-06-16T16:05:57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pPrChange w:id="18139" w:author="M00000676" w:date="2023-12-01T15:11:02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r>
              <w:rPr>
                <w:rFonts w:hint="eastAsia"/>
              </w:rPr>
              <w:t>34</w:t>
            </w:r>
          </w:p>
        </w:tc>
        <w:tc>
          <w:tcPr>
            <w:tcW w:w="1311" w:type="dxa"/>
            <w:vAlign w:val="center"/>
            <w:tcPrChange w:id="18141" w:author="M00032937" w:date="2024-06-28T09:49:06Z">
              <w:tcPr>
                <w:tcW w:w="1500" w:type="dxa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143" w:author="M00007797" w:date="2023-06-16T16:05:57Z"/>
                <w:rFonts w:hint="eastAsia"/>
                <w:color w:val="auto"/>
              </w:rPr>
              <w:pPrChange w:id="18142" w:author="M00000676" w:date="2023-12-01T15:11:02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144" w:author="M00007797" w:date="2023-06-16T16:05:57Z">
              <w:r>
                <w:rPr>
                  <w:rFonts w:hint="eastAsia"/>
                  <w:color w:val="auto"/>
                </w:rPr>
                <w:t>±</w:t>
              </w:r>
            </w:ins>
            <w:ins w:id="18145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2</w:t>
              </w:r>
            </w:ins>
            <w:ins w:id="18146" w:author="M00007797" w:date="2023-06-16T16:05:57Z">
              <w:r>
                <w:rPr>
                  <w:rFonts w:hint="eastAsia"/>
                  <w:color w:val="auto"/>
                </w:rPr>
                <w:t>℃</w:t>
              </w:r>
            </w:ins>
          </w:p>
        </w:tc>
        <w:tc>
          <w:tcPr>
            <w:tcW w:w="5113" w:type="dxa"/>
            <w:vMerge w:val="continue"/>
            <w:tcPrChange w:id="18147" w:author="M00032937" w:date="2024-06-28T09:49:06Z">
              <w:tcPr>
                <w:tcW w:w="4584" w:type="dxa"/>
                <w:vMerge w:val="continue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8148" w:author="M00007797" w:date="2023-06-16T16:05:57Z"/>
                <w:rFonts w:hint="eastAsia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150" w:author="M00032937" w:date="2024-06-28T09:49:06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8149" w:author="M00007797" w:date="2023-06-16T16:05:57Z"/>
          <w:trPrChange w:id="18150" w:author="M00032937" w:date="2024-06-28T09:49:06Z">
            <w:trPr>
              <w:jc w:val="center"/>
            </w:trPr>
          </w:trPrChange>
        </w:trPr>
        <w:tc>
          <w:tcPr>
            <w:tcW w:w="2125" w:type="dxa"/>
            <w:vAlign w:val="center"/>
            <w:tcPrChange w:id="18151" w:author="M00032937" w:date="2024-06-28T09:49:06Z">
              <w:tcPr>
                <w:tcW w:w="884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153" w:author="M00007797" w:date="2023-06-16T16:05:57Z"/>
                <w:rFonts w:hint="eastAsia" w:eastAsia="宋体"/>
                <w:color w:val="auto"/>
                <w:lang w:val="en-US" w:eastAsia="zh-CN"/>
              </w:rPr>
              <w:pPrChange w:id="18152" w:author="M00000676" w:date="2023-12-01T15:11:02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r>
              <w:rPr>
                <w:rFonts w:hint="eastAsia"/>
              </w:rPr>
              <w:t>二</w:t>
            </w:r>
            <w:del w:id="18154" w:author="M00032937" w:date="2024-06-28T09:26:03Z">
              <w:r>
                <w:rPr>
                  <w:rFonts w:hint="eastAsia"/>
                </w:rPr>
                <w:delText>档</w:delText>
              </w:r>
            </w:del>
            <w:ins w:id="18155" w:author="M00032937" w:date="2024-06-28T09:26:03Z">
              <w:r>
                <w:rPr>
                  <w:rFonts w:hint="eastAsia"/>
                  <w:lang w:eastAsia="zh-CN"/>
                </w:rPr>
                <w:t>挡</w:t>
              </w:r>
            </w:ins>
          </w:p>
        </w:tc>
        <w:tc>
          <w:tcPr>
            <w:tcW w:w="1300" w:type="dxa"/>
            <w:vAlign w:val="center"/>
            <w:tcPrChange w:id="18156" w:author="M00032937" w:date="2024-06-28T09:49:06Z">
              <w:tcPr>
                <w:tcW w:w="1270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158" w:author="M00007797" w:date="2023-06-16T16:05:57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pPrChange w:id="18157" w:author="M00000676" w:date="2023-12-01T15:11:02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r>
              <w:rPr>
                <w:rFonts w:hint="eastAsia"/>
              </w:rPr>
              <w:t>35</w:t>
            </w:r>
          </w:p>
        </w:tc>
        <w:tc>
          <w:tcPr>
            <w:tcW w:w="1311" w:type="dxa"/>
            <w:vAlign w:val="center"/>
            <w:tcPrChange w:id="18159" w:author="M00032937" w:date="2024-06-28T09:49:06Z">
              <w:tcPr>
                <w:tcW w:w="1500" w:type="dxa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161" w:author="M00007797" w:date="2023-06-16T16:05:57Z"/>
                <w:rFonts w:hint="eastAsia"/>
                <w:color w:val="auto"/>
              </w:rPr>
              <w:pPrChange w:id="18160" w:author="M00000676" w:date="2023-12-01T15:11:02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162" w:author="M00007797" w:date="2023-06-16T16:05:57Z">
              <w:r>
                <w:rPr>
                  <w:rFonts w:hint="eastAsia"/>
                  <w:color w:val="auto"/>
                </w:rPr>
                <w:t>±</w:t>
              </w:r>
            </w:ins>
            <w:ins w:id="18163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2</w:t>
              </w:r>
            </w:ins>
            <w:ins w:id="18164" w:author="M00007797" w:date="2023-06-16T16:05:57Z">
              <w:r>
                <w:rPr>
                  <w:rFonts w:hint="eastAsia"/>
                  <w:color w:val="auto"/>
                </w:rPr>
                <w:t>℃</w:t>
              </w:r>
            </w:ins>
          </w:p>
        </w:tc>
        <w:tc>
          <w:tcPr>
            <w:tcW w:w="5113" w:type="dxa"/>
            <w:vMerge w:val="continue"/>
            <w:tcPrChange w:id="18165" w:author="M00032937" w:date="2024-06-28T09:49:06Z">
              <w:tcPr>
                <w:tcW w:w="4584" w:type="dxa"/>
                <w:vMerge w:val="continue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8166" w:author="M00007797" w:date="2023-06-16T16:05:57Z"/>
                <w:rFonts w:hint="eastAsia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168" w:author="M00032937" w:date="2024-06-28T09:49:06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8167" w:author="M00007797" w:date="2023-06-16T16:05:57Z"/>
          <w:trPrChange w:id="18168" w:author="M00032937" w:date="2024-06-28T09:49:06Z">
            <w:trPr>
              <w:jc w:val="center"/>
            </w:trPr>
          </w:trPrChange>
        </w:trPr>
        <w:tc>
          <w:tcPr>
            <w:tcW w:w="2125" w:type="dxa"/>
            <w:vAlign w:val="center"/>
            <w:tcPrChange w:id="18169" w:author="M00032937" w:date="2024-06-28T09:49:06Z">
              <w:tcPr>
                <w:tcW w:w="884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171" w:author="M00007797" w:date="2023-06-16T16:05:57Z"/>
                <w:rFonts w:hint="eastAsia" w:eastAsia="宋体"/>
                <w:color w:val="auto"/>
                <w:lang w:val="en-US" w:eastAsia="zh-CN"/>
              </w:rPr>
              <w:pPrChange w:id="18170" w:author="M00000676" w:date="2023-12-01T15:11:02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r>
              <w:rPr>
                <w:rFonts w:hint="eastAsia"/>
              </w:rPr>
              <w:t>三</w:t>
            </w:r>
            <w:del w:id="18172" w:author="M00032937" w:date="2024-06-28T09:26:03Z">
              <w:r>
                <w:rPr>
                  <w:rFonts w:hint="eastAsia"/>
                </w:rPr>
                <w:delText>档</w:delText>
              </w:r>
            </w:del>
            <w:ins w:id="18173" w:author="M00032937" w:date="2024-06-28T09:26:03Z">
              <w:r>
                <w:rPr>
                  <w:rFonts w:hint="eastAsia"/>
                  <w:lang w:eastAsia="zh-CN"/>
                </w:rPr>
                <w:t>挡</w:t>
              </w:r>
            </w:ins>
          </w:p>
        </w:tc>
        <w:tc>
          <w:tcPr>
            <w:tcW w:w="1300" w:type="dxa"/>
            <w:vAlign w:val="center"/>
            <w:tcPrChange w:id="18174" w:author="M00032937" w:date="2024-06-28T09:49:06Z">
              <w:tcPr>
                <w:tcW w:w="1270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176" w:author="M00007797" w:date="2023-06-16T16:05:57Z"/>
                <w:rFonts w:hint="default" w:eastAsia="宋体"/>
                <w:color w:val="auto"/>
                <w:lang w:val="en-US" w:eastAsia="zh-CN"/>
              </w:rPr>
              <w:pPrChange w:id="18175" w:author="M00000676" w:date="2023-12-01T15:11:02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r>
              <w:rPr>
                <w:rFonts w:hint="eastAsia"/>
              </w:rPr>
              <w:t>36</w:t>
            </w:r>
          </w:p>
        </w:tc>
        <w:tc>
          <w:tcPr>
            <w:tcW w:w="1311" w:type="dxa"/>
            <w:vAlign w:val="center"/>
            <w:tcPrChange w:id="18177" w:author="M00032937" w:date="2024-06-28T09:49:06Z">
              <w:tcPr>
                <w:tcW w:w="1500" w:type="dxa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179" w:author="M00007797" w:date="2023-06-16T16:05:57Z"/>
                <w:rFonts w:hint="default" w:eastAsia="宋体"/>
                <w:color w:val="auto"/>
                <w:lang w:val="en-US" w:eastAsia="zh-CN"/>
              </w:rPr>
              <w:pPrChange w:id="18178" w:author="M00000676" w:date="2023-12-01T15:11:02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180" w:author="M00007797" w:date="2023-06-16T16:11:25Z">
              <w:r>
                <w:rPr>
                  <w:rFonts w:hint="eastAsia"/>
                  <w:color w:val="auto"/>
                </w:rPr>
                <w:t>±</w:t>
              </w:r>
            </w:ins>
            <w:ins w:id="18181" w:author="M00007797" w:date="2023-06-16T16:11:25Z">
              <w:r>
                <w:rPr>
                  <w:rFonts w:hint="eastAsia"/>
                  <w:color w:val="auto"/>
                  <w:lang w:val="en-US" w:eastAsia="zh-CN"/>
                </w:rPr>
                <w:t>2</w:t>
              </w:r>
            </w:ins>
            <w:ins w:id="18182" w:author="M00007797" w:date="2023-06-16T16:11:25Z">
              <w:r>
                <w:rPr>
                  <w:rFonts w:hint="eastAsia"/>
                  <w:color w:val="auto"/>
                </w:rPr>
                <w:t>℃</w:t>
              </w:r>
            </w:ins>
          </w:p>
        </w:tc>
        <w:tc>
          <w:tcPr>
            <w:tcW w:w="5113" w:type="dxa"/>
            <w:vMerge w:val="continue"/>
            <w:tcPrChange w:id="18183" w:author="M00032937" w:date="2024-06-28T09:49:06Z">
              <w:tcPr>
                <w:tcW w:w="4584" w:type="dxa"/>
                <w:vMerge w:val="continue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8184" w:author="M00007797" w:date="2023-06-16T16:05:57Z"/>
                <w:rFonts w:hint="eastAsia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186" w:author="M00032937" w:date="2024-06-28T09:49:06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8185" w:author="M00007797" w:date="2023-06-16T16:10:22Z"/>
          <w:trPrChange w:id="18186" w:author="M00032937" w:date="2024-06-28T09:49:06Z">
            <w:trPr>
              <w:jc w:val="center"/>
            </w:trPr>
          </w:trPrChange>
        </w:trPr>
        <w:tc>
          <w:tcPr>
            <w:tcW w:w="2125" w:type="dxa"/>
            <w:vAlign w:val="center"/>
            <w:tcPrChange w:id="18187" w:author="M00032937" w:date="2024-06-28T09:49:06Z">
              <w:tcPr>
                <w:tcW w:w="884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189" w:author="M00007797" w:date="2023-06-16T16:10:22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pPrChange w:id="18188" w:author="M00000676" w:date="2023-12-01T15:11:02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bookmarkStart w:id="941" w:name="_Toc11614"/>
            <w:bookmarkStart w:id="942" w:name="_Toc5439"/>
            <w:r>
              <w:rPr>
                <w:rFonts w:hint="eastAsia"/>
              </w:rPr>
              <w:t>四</w:t>
            </w:r>
            <w:del w:id="18190" w:author="M00032937" w:date="2024-06-28T09:26:03Z">
              <w:r>
                <w:rPr>
                  <w:rFonts w:hint="eastAsia"/>
                </w:rPr>
                <w:delText>档</w:delText>
              </w:r>
            </w:del>
            <w:ins w:id="18191" w:author="M00032937" w:date="2024-06-28T09:26:03Z">
              <w:r>
                <w:rPr>
                  <w:rFonts w:hint="eastAsia"/>
                  <w:lang w:eastAsia="zh-CN"/>
                </w:rPr>
                <w:t>挡</w:t>
              </w:r>
            </w:ins>
          </w:p>
        </w:tc>
        <w:tc>
          <w:tcPr>
            <w:tcW w:w="1300" w:type="dxa"/>
            <w:vAlign w:val="center"/>
            <w:tcPrChange w:id="18192" w:author="M00032937" w:date="2024-06-28T09:49:06Z">
              <w:tcPr>
                <w:tcW w:w="1270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194" w:author="M00007797" w:date="2023-06-16T16:10:22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pPrChange w:id="18193" w:author="M00000676" w:date="2023-12-01T15:11:02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r>
              <w:rPr>
                <w:rFonts w:hint="eastAsia"/>
              </w:rPr>
              <w:t>37</w:t>
            </w:r>
          </w:p>
        </w:tc>
        <w:tc>
          <w:tcPr>
            <w:tcW w:w="1311" w:type="dxa"/>
            <w:vAlign w:val="center"/>
            <w:tcPrChange w:id="18195" w:author="M00032937" w:date="2024-06-28T09:49:06Z">
              <w:tcPr>
                <w:tcW w:w="1500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197" w:author="M00007797" w:date="2023-06-16T16:10:22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pPrChange w:id="18196" w:author="M00000676" w:date="2023-12-01T15:11:02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r>
              <w:rPr>
                <w:rFonts w:hint="eastAsia"/>
                <w:color w:val="auto"/>
              </w:rPr>
              <w:t>±</w:t>
            </w:r>
            <w:r>
              <w:rPr>
                <w:rFonts w:hint="eastAsia"/>
                <w:color w:val="auto"/>
                <w:lang w:val="en-US" w:eastAsia="zh-CN"/>
              </w:rPr>
              <w:t>2</w:t>
            </w:r>
            <w:r>
              <w:rPr>
                <w:rFonts w:hint="eastAsia"/>
                <w:color w:val="auto"/>
              </w:rPr>
              <w:t>℃</w:t>
            </w:r>
          </w:p>
        </w:tc>
        <w:tc>
          <w:tcPr>
            <w:tcW w:w="5113" w:type="dxa"/>
            <w:vMerge w:val="continue"/>
            <w:tcPrChange w:id="18198" w:author="M00032937" w:date="2024-06-28T09:49:06Z">
              <w:tcPr>
                <w:tcW w:w="4584" w:type="dxa"/>
                <w:vMerge w:val="continue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8199" w:author="M00007797" w:date="2023-06-16T16:10:22Z"/>
                <w:rFonts w:hint="eastAsia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201" w:author="M00032937" w:date="2024-06-28T09:49:06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8200" w:author="M00007797" w:date="2023-06-16T16:10:23Z"/>
          <w:trPrChange w:id="18201" w:author="M00032937" w:date="2024-06-28T09:49:06Z">
            <w:trPr>
              <w:jc w:val="center"/>
            </w:trPr>
          </w:trPrChange>
        </w:trPr>
        <w:tc>
          <w:tcPr>
            <w:tcW w:w="2125" w:type="dxa"/>
            <w:vAlign w:val="center"/>
            <w:tcPrChange w:id="18202" w:author="M00032937" w:date="2024-06-28T09:49:06Z">
              <w:tcPr>
                <w:tcW w:w="884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204" w:author="M00007797" w:date="2023-06-16T16:10:23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pPrChange w:id="18203" w:author="M00000676" w:date="2023-12-01T15:11:02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r>
              <w:rPr>
                <w:rFonts w:hint="eastAsia"/>
              </w:rPr>
              <w:t>五</w:t>
            </w:r>
            <w:del w:id="18205" w:author="M00032937" w:date="2024-06-28T09:26:03Z">
              <w:r>
                <w:rPr>
                  <w:rFonts w:hint="eastAsia"/>
                </w:rPr>
                <w:delText>档</w:delText>
              </w:r>
            </w:del>
            <w:ins w:id="18206" w:author="M00032937" w:date="2024-06-28T09:26:03Z">
              <w:r>
                <w:rPr>
                  <w:rFonts w:hint="eastAsia"/>
                  <w:lang w:eastAsia="zh-CN"/>
                </w:rPr>
                <w:t>挡</w:t>
              </w:r>
            </w:ins>
          </w:p>
        </w:tc>
        <w:tc>
          <w:tcPr>
            <w:tcW w:w="1300" w:type="dxa"/>
            <w:vAlign w:val="center"/>
            <w:tcPrChange w:id="18207" w:author="M00032937" w:date="2024-06-28T09:49:06Z">
              <w:tcPr>
                <w:tcW w:w="1270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209" w:author="M00007797" w:date="2023-06-16T16:10:23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pPrChange w:id="18208" w:author="M00000676" w:date="2023-12-01T15:11:02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r>
              <w:rPr>
                <w:rFonts w:hint="eastAsia"/>
              </w:rPr>
              <w:t>38</w:t>
            </w:r>
          </w:p>
        </w:tc>
        <w:tc>
          <w:tcPr>
            <w:tcW w:w="1311" w:type="dxa"/>
            <w:vAlign w:val="center"/>
            <w:tcPrChange w:id="18210" w:author="M00032937" w:date="2024-06-28T09:49:06Z">
              <w:tcPr>
                <w:tcW w:w="1500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212" w:author="M00007797" w:date="2023-06-16T16:10:23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pPrChange w:id="18211" w:author="M00000676" w:date="2023-12-01T15:11:02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r>
              <w:rPr>
                <w:rFonts w:hint="eastAsia"/>
                <w:color w:val="auto"/>
              </w:rPr>
              <w:t>±</w:t>
            </w:r>
            <w:r>
              <w:rPr>
                <w:rFonts w:hint="eastAsia"/>
                <w:color w:val="auto"/>
                <w:lang w:val="en-US" w:eastAsia="zh-CN"/>
              </w:rPr>
              <w:t>2</w:t>
            </w:r>
            <w:r>
              <w:rPr>
                <w:rFonts w:hint="eastAsia"/>
                <w:color w:val="auto"/>
              </w:rPr>
              <w:t>℃</w:t>
            </w:r>
          </w:p>
        </w:tc>
        <w:tc>
          <w:tcPr>
            <w:tcW w:w="5113" w:type="dxa"/>
            <w:vMerge w:val="continue"/>
            <w:tcPrChange w:id="18213" w:author="M00032937" w:date="2024-06-28T09:49:06Z">
              <w:tcPr>
                <w:tcW w:w="4584" w:type="dxa"/>
                <w:vMerge w:val="continue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8214" w:author="M00007797" w:date="2023-06-16T16:10:23Z"/>
                <w:rFonts w:hint="eastAsia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216" w:author="M00032937" w:date="2024-06-28T09:49:06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8215" w:author="M00007797" w:date="2023-06-16T16:10:24Z"/>
          <w:trPrChange w:id="18216" w:author="M00032937" w:date="2024-06-28T09:49:06Z">
            <w:trPr>
              <w:jc w:val="center"/>
            </w:trPr>
          </w:trPrChange>
        </w:trPr>
        <w:tc>
          <w:tcPr>
            <w:tcW w:w="2125" w:type="dxa"/>
            <w:vAlign w:val="center"/>
            <w:tcPrChange w:id="18217" w:author="M00032937" w:date="2024-06-28T09:49:06Z">
              <w:tcPr>
                <w:tcW w:w="884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219" w:author="M00007797" w:date="2023-06-16T16:10:24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pPrChange w:id="18218" w:author="M00000676" w:date="2023-12-01T15:11:02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r>
              <w:rPr>
                <w:rFonts w:hint="eastAsia"/>
              </w:rPr>
              <w:t>六</w:t>
            </w:r>
            <w:del w:id="18220" w:author="M00032937" w:date="2024-06-28T09:26:03Z">
              <w:r>
                <w:rPr>
                  <w:rFonts w:hint="eastAsia"/>
                </w:rPr>
                <w:delText>档</w:delText>
              </w:r>
            </w:del>
            <w:ins w:id="18221" w:author="M00032937" w:date="2024-06-28T09:26:03Z">
              <w:r>
                <w:rPr>
                  <w:rFonts w:hint="eastAsia"/>
                  <w:lang w:eastAsia="zh-CN"/>
                </w:rPr>
                <w:t>挡</w:t>
              </w:r>
            </w:ins>
          </w:p>
        </w:tc>
        <w:tc>
          <w:tcPr>
            <w:tcW w:w="1300" w:type="dxa"/>
            <w:vAlign w:val="center"/>
            <w:tcPrChange w:id="18222" w:author="M00032937" w:date="2024-06-28T09:49:06Z">
              <w:tcPr>
                <w:tcW w:w="1270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224" w:author="M00007797" w:date="2023-06-16T16:10:24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pPrChange w:id="18223" w:author="M00000676" w:date="2023-12-01T15:11:02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r>
              <w:rPr>
                <w:rFonts w:hint="eastAsia"/>
              </w:rPr>
              <w:t>39</w:t>
            </w:r>
          </w:p>
        </w:tc>
        <w:tc>
          <w:tcPr>
            <w:tcW w:w="1311" w:type="dxa"/>
            <w:vAlign w:val="center"/>
            <w:tcPrChange w:id="18225" w:author="M00032937" w:date="2024-06-28T09:49:06Z">
              <w:tcPr>
                <w:tcW w:w="1500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227" w:author="M00007797" w:date="2023-06-16T16:10:24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pPrChange w:id="18226" w:author="M00000676" w:date="2023-12-01T15:11:02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r>
              <w:rPr>
                <w:rFonts w:hint="eastAsia"/>
                <w:color w:val="auto"/>
              </w:rPr>
              <w:t>±</w:t>
            </w:r>
            <w:r>
              <w:rPr>
                <w:rFonts w:hint="eastAsia"/>
                <w:color w:val="auto"/>
                <w:lang w:val="en-US" w:eastAsia="zh-CN"/>
              </w:rPr>
              <w:t>2</w:t>
            </w:r>
            <w:r>
              <w:rPr>
                <w:rFonts w:hint="eastAsia"/>
                <w:color w:val="auto"/>
              </w:rPr>
              <w:t>℃</w:t>
            </w:r>
          </w:p>
        </w:tc>
        <w:tc>
          <w:tcPr>
            <w:tcW w:w="5113" w:type="dxa"/>
            <w:vMerge w:val="continue"/>
            <w:tcPrChange w:id="18228" w:author="M00032937" w:date="2024-06-28T09:49:06Z">
              <w:tcPr>
                <w:tcW w:w="4584" w:type="dxa"/>
                <w:vMerge w:val="continue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8229" w:author="M00007797" w:date="2023-06-16T16:10:24Z"/>
                <w:rFonts w:hint="eastAsia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231" w:author="M00032937" w:date="2024-06-28T09:49:06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8230" w:author="M00007797" w:date="2023-06-16T16:11:10Z"/>
          <w:trPrChange w:id="18231" w:author="M00032937" w:date="2024-06-28T09:49:06Z">
            <w:trPr>
              <w:jc w:val="center"/>
            </w:trPr>
          </w:trPrChange>
        </w:trPr>
        <w:tc>
          <w:tcPr>
            <w:tcW w:w="2125" w:type="dxa"/>
            <w:vAlign w:val="center"/>
            <w:tcPrChange w:id="18232" w:author="M00032937" w:date="2024-06-28T09:49:06Z">
              <w:tcPr>
                <w:tcW w:w="884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234" w:author="M00007797" w:date="2023-06-16T16:11:10Z"/>
                <w:rFonts w:hint="eastAsia" w:eastAsia="宋体"/>
                <w:color w:val="auto"/>
                <w:lang w:val="en-US" w:eastAsia="zh-CN"/>
              </w:rPr>
              <w:pPrChange w:id="18233" w:author="M00000676" w:date="2023-12-01T15:11:02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r>
              <w:rPr>
                <w:rFonts w:hint="eastAsia"/>
              </w:rPr>
              <w:t>七</w:t>
            </w:r>
            <w:del w:id="18235" w:author="M00032937" w:date="2024-06-28T09:26:03Z">
              <w:r>
                <w:rPr>
                  <w:rFonts w:hint="eastAsia"/>
                </w:rPr>
                <w:delText>档</w:delText>
              </w:r>
            </w:del>
            <w:ins w:id="18236" w:author="M00032937" w:date="2024-06-28T09:26:03Z">
              <w:r>
                <w:rPr>
                  <w:rFonts w:hint="eastAsia"/>
                  <w:lang w:eastAsia="zh-CN"/>
                </w:rPr>
                <w:t>挡</w:t>
              </w:r>
            </w:ins>
          </w:p>
        </w:tc>
        <w:tc>
          <w:tcPr>
            <w:tcW w:w="1300" w:type="dxa"/>
            <w:vAlign w:val="center"/>
            <w:tcPrChange w:id="18237" w:author="M00032937" w:date="2024-06-28T09:49:06Z">
              <w:tcPr>
                <w:tcW w:w="1270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239" w:author="M00007797" w:date="2023-06-16T16:11:10Z"/>
                <w:rFonts w:hint="eastAsia"/>
                <w:color w:val="auto"/>
              </w:rPr>
              <w:pPrChange w:id="18238" w:author="M00000676" w:date="2023-12-01T15:11:02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r>
              <w:rPr>
                <w:rFonts w:hint="eastAsia"/>
              </w:rPr>
              <w:t>40</w:t>
            </w:r>
          </w:p>
        </w:tc>
        <w:tc>
          <w:tcPr>
            <w:tcW w:w="1311" w:type="dxa"/>
            <w:vAlign w:val="center"/>
            <w:tcPrChange w:id="18240" w:author="M00032937" w:date="2024-06-28T09:49:06Z">
              <w:tcPr>
                <w:tcW w:w="1500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242" w:author="M00007797" w:date="2023-06-16T16:11:10Z"/>
                <w:rFonts w:hint="eastAsia"/>
                <w:color w:val="auto"/>
              </w:rPr>
              <w:pPrChange w:id="18241" w:author="M00000676" w:date="2023-12-01T15:11:02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243" w:author="M00007797" w:date="2023-06-16T16:11:23Z">
              <w:r>
                <w:rPr>
                  <w:rFonts w:hint="eastAsia"/>
                  <w:color w:val="auto"/>
                </w:rPr>
                <w:t>±</w:t>
              </w:r>
            </w:ins>
            <w:ins w:id="18244" w:author="M00007797" w:date="2023-06-16T16:11:23Z">
              <w:r>
                <w:rPr>
                  <w:rFonts w:hint="eastAsia"/>
                  <w:color w:val="auto"/>
                  <w:lang w:val="en-US" w:eastAsia="zh-CN"/>
                </w:rPr>
                <w:t>2</w:t>
              </w:r>
            </w:ins>
            <w:ins w:id="18245" w:author="M00007797" w:date="2023-06-16T16:11:23Z">
              <w:r>
                <w:rPr>
                  <w:rFonts w:hint="eastAsia"/>
                  <w:color w:val="auto"/>
                </w:rPr>
                <w:t>℃</w:t>
              </w:r>
            </w:ins>
          </w:p>
        </w:tc>
        <w:tc>
          <w:tcPr>
            <w:tcW w:w="5113" w:type="dxa"/>
            <w:vMerge w:val="continue"/>
            <w:tcPrChange w:id="18246" w:author="M00032937" w:date="2024-06-28T09:49:06Z">
              <w:tcPr>
                <w:tcW w:w="4584" w:type="dxa"/>
                <w:vMerge w:val="continue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8247" w:author="M00007797" w:date="2023-06-16T16:11:10Z"/>
                <w:rFonts w:hint="eastAsia"/>
                <w:color w:val="auto"/>
              </w:rPr>
            </w:pPr>
          </w:p>
        </w:tc>
      </w:tr>
    </w:tbl>
    <w:p>
      <w:pPr>
        <w:pStyle w:val="5"/>
        <w:tabs>
          <w:tab w:val="left" w:pos="1134"/>
          <w:tab w:val="left" w:pos="1146"/>
          <w:tab w:val="left" w:pos="1287"/>
        </w:tabs>
        <w:bidi w:val="0"/>
        <w:ind w:left="714"/>
        <w:rPr>
          <w:ins w:id="18249" w:author="M00007797" w:date="2023-06-16T16:05:57Z"/>
          <w:rFonts w:hint="default"/>
          <w:color w:val="auto"/>
          <w:highlight w:val="none"/>
          <w:lang w:val="en-US" w:eastAsia="zh-CN"/>
        </w:rPr>
        <w:pPrChange w:id="18248" w:author="M00000676" w:date="2023-11-25T17:34:41Z">
          <w:pPr>
            <w:pStyle w:val="5"/>
            <w:tabs>
              <w:tab w:val="left" w:pos="1134"/>
              <w:tab w:val="left" w:pos="1146"/>
              <w:tab w:val="left" w:pos="1287"/>
            </w:tabs>
            <w:bidi w:val="0"/>
          </w:pPr>
        </w:pPrChange>
      </w:pPr>
      <w:ins w:id="18250" w:author="M00007797" w:date="2023-06-16T16:05:57Z">
        <w:bookmarkStart w:id="943" w:name="_Toc28516"/>
        <w:bookmarkStart w:id="944" w:name="_Toc22110"/>
        <w:bookmarkStart w:id="945" w:name="_Toc24774"/>
        <w:bookmarkStart w:id="946" w:name="_Toc20013"/>
        <w:bookmarkStart w:id="947" w:name="_Toc19555"/>
        <w:bookmarkStart w:id="948" w:name="_Toc16014"/>
        <w:bookmarkStart w:id="949" w:name="_Toc30532"/>
        <w:r>
          <w:rPr>
            <w:rFonts w:hint="eastAsia"/>
            <w:color w:val="auto"/>
            <w:highlight w:val="none"/>
            <w:lang w:val="en-US" w:eastAsia="zh-CN"/>
          </w:rPr>
          <w:t>喷嘴管位（仅供型式测试使用）</w:t>
        </w:r>
        <w:bookmarkEnd w:id="941"/>
        <w:bookmarkEnd w:id="942"/>
        <w:bookmarkEnd w:id="943"/>
        <w:bookmarkEnd w:id="944"/>
        <w:bookmarkEnd w:id="945"/>
        <w:bookmarkEnd w:id="946"/>
        <w:bookmarkEnd w:id="947"/>
        <w:bookmarkEnd w:id="948"/>
        <w:bookmarkEnd w:id="949"/>
      </w:ins>
    </w:p>
    <w:tbl>
      <w:tblPr>
        <w:tblStyle w:val="89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  <w:tblPrChange w:id="18251" w:author="M00032937" w:date="2024-06-28T09:49:33Z">
          <w:tblPr>
            <w:tblStyle w:val="89"/>
            <w:tblW w:w="0" w:type="auto"/>
            <w:jc w:val="center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autofit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2142"/>
        <w:gridCol w:w="2166"/>
        <w:gridCol w:w="1654"/>
        <w:gridCol w:w="2041"/>
        <w:gridCol w:w="1858"/>
        <w:tblGridChange w:id="18252">
          <w:tblGrid>
            <w:gridCol w:w="1141"/>
            <w:gridCol w:w="1586"/>
            <w:gridCol w:w="1654"/>
            <w:gridCol w:w="2041"/>
            <w:gridCol w:w="1858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254" w:author="M00032937" w:date="2024-06-28T09:49:3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8253" w:author="M00007797" w:date="2023-06-16T16:05:57Z"/>
          <w:trPrChange w:id="18254" w:author="M00032937" w:date="2024-06-28T09:49:33Z">
            <w:trPr>
              <w:jc w:val="center"/>
            </w:trPr>
          </w:trPrChange>
        </w:trPr>
        <w:tc>
          <w:tcPr>
            <w:tcW w:w="2142" w:type="dxa"/>
            <w:vAlign w:val="center"/>
            <w:tcPrChange w:id="18255" w:author="M00032937" w:date="2024-06-28T09:49:33Z">
              <w:tcPr>
                <w:tcW w:w="1141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257" w:author="M00007797" w:date="2023-06-16T16:05:57Z"/>
                <w:color w:val="auto"/>
              </w:rPr>
              <w:pPrChange w:id="18256" w:author="M00000676" w:date="2023-12-01T15:10:44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258" w:author="M00007797" w:date="2023-06-16T16:05:57Z">
              <w:r>
                <w:rPr>
                  <w:rFonts w:hint="eastAsia"/>
                  <w:b w:val="0"/>
                  <w:bCs/>
                  <w:color w:val="auto"/>
                  <w:vertAlign w:val="baseline"/>
                  <w:lang w:val="en-US" w:eastAsia="zh-CN"/>
                </w:rPr>
                <w:t>挡</w:t>
              </w:r>
            </w:ins>
            <w:ins w:id="18259" w:author="M00007797" w:date="2023-06-16T16:05:57Z">
              <w:r>
                <w:rPr>
                  <w:rFonts w:hint="eastAsia"/>
                  <w:color w:val="auto"/>
                </w:rPr>
                <w:t>位</w:t>
              </w:r>
            </w:ins>
          </w:p>
        </w:tc>
        <w:tc>
          <w:tcPr>
            <w:tcW w:w="2166" w:type="dxa"/>
            <w:vAlign w:val="center"/>
            <w:tcPrChange w:id="18260" w:author="M00032937" w:date="2024-06-28T09:49:33Z">
              <w:tcPr>
                <w:tcW w:w="1586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262" w:author="M00007797" w:date="2023-06-16T16:05:57Z"/>
                <w:color w:val="auto"/>
              </w:rPr>
              <w:pPrChange w:id="18261" w:author="M00000676" w:date="2023-12-01T15:10:44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263" w:author="M00007797" w:date="2023-06-16T16:05:57Z">
              <w:r>
                <w:rPr>
                  <w:rFonts w:hint="eastAsia"/>
                  <w:color w:val="auto"/>
                </w:rPr>
                <w:t>臀洗喷嘴位置</w:t>
              </w:r>
            </w:ins>
          </w:p>
        </w:tc>
        <w:tc>
          <w:tcPr>
            <w:tcW w:w="1654" w:type="dxa"/>
            <w:vAlign w:val="center"/>
            <w:tcPrChange w:id="18264" w:author="M00032937" w:date="2024-06-28T09:49:33Z">
              <w:tcPr>
                <w:tcW w:w="1654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266" w:author="M00007797" w:date="2023-06-16T16:05:57Z"/>
                <w:color w:val="auto"/>
              </w:rPr>
              <w:pPrChange w:id="18265" w:author="M00000676" w:date="2023-12-01T15:10:44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267" w:author="M00007797" w:date="2023-06-16T16:05:57Z">
              <w:r>
                <w:rPr>
                  <w:rFonts w:hint="eastAsia"/>
                  <w:color w:val="auto"/>
                </w:rPr>
                <w:t>妇洗喷嘴位置</w:t>
              </w:r>
            </w:ins>
          </w:p>
        </w:tc>
        <w:tc>
          <w:tcPr>
            <w:tcW w:w="2041" w:type="dxa"/>
            <w:vAlign w:val="center"/>
            <w:tcPrChange w:id="18268" w:author="M00032937" w:date="2024-06-28T09:49:33Z">
              <w:tcPr>
                <w:tcW w:w="2041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270" w:author="M00007797" w:date="2023-06-16T16:05:57Z"/>
                <w:color w:val="auto"/>
              </w:rPr>
              <w:pPrChange w:id="18269" w:author="M00000676" w:date="2023-12-01T15:10:44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271" w:author="M00007797" w:date="2023-06-16T16:05:57Z">
              <w:r>
                <w:rPr>
                  <w:rFonts w:hint="eastAsia"/>
                  <w:color w:val="auto"/>
                </w:rPr>
                <w:t>允许</w:t>
              </w:r>
            </w:ins>
            <w:ins w:id="18272" w:author="M00007797" w:date="2023-06-16T16:05:57Z">
              <w:r>
                <w:rPr>
                  <w:color w:val="auto"/>
                </w:rPr>
                <w:t>偏差</w:t>
              </w:r>
            </w:ins>
          </w:p>
        </w:tc>
        <w:tc>
          <w:tcPr>
            <w:tcW w:w="1858" w:type="dxa"/>
            <w:vAlign w:val="center"/>
            <w:tcPrChange w:id="18273" w:author="M00032937" w:date="2024-06-28T09:49:33Z">
              <w:tcPr>
                <w:tcW w:w="1858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275" w:author="M00007797" w:date="2023-06-16T16:05:57Z"/>
                <w:rFonts w:hint="default" w:eastAsia="宋体"/>
                <w:color w:val="auto"/>
                <w:lang w:val="en-US" w:eastAsia="zh-CN"/>
              </w:rPr>
              <w:pPrChange w:id="18274" w:author="M00000676" w:date="2023-12-01T15:10:44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276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备注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278" w:author="M00032937" w:date="2024-06-28T09:49:3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8277" w:author="M00007797" w:date="2023-06-16T16:05:57Z"/>
          <w:trPrChange w:id="18278" w:author="M00032937" w:date="2024-06-28T09:49:33Z">
            <w:trPr>
              <w:jc w:val="center"/>
            </w:trPr>
          </w:trPrChange>
        </w:trPr>
        <w:tc>
          <w:tcPr>
            <w:tcW w:w="2142" w:type="dxa"/>
            <w:vAlign w:val="center"/>
            <w:tcPrChange w:id="18279" w:author="M00032937" w:date="2024-06-28T09:49:33Z">
              <w:tcPr>
                <w:tcW w:w="1141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281" w:author="M00007797" w:date="2023-06-16T16:05:57Z"/>
                <w:rFonts w:hint="eastAsia" w:eastAsia="宋体"/>
                <w:color w:val="auto"/>
                <w:lang w:val="en-US" w:eastAsia="zh-CN"/>
              </w:rPr>
              <w:pPrChange w:id="18280" w:author="M00000676" w:date="2023-12-01T15:10:44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282" w:author="M00007797" w:date="2023-06-16T16:05:57Z">
              <w:r>
                <w:rPr>
                  <w:rFonts w:hint="eastAsia"/>
                  <w:color w:val="auto"/>
                </w:rPr>
                <w:t>1</w:t>
              </w:r>
            </w:ins>
            <w:ins w:id="18283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挡</w:t>
              </w:r>
            </w:ins>
          </w:p>
        </w:tc>
        <w:tc>
          <w:tcPr>
            <w:tcW w:w="2166" w:type="dxa"/>
            <w:vAlign w:val="center"/>
            <w:tcPrChange w:id="18284" w:author="M00032937" w:date="2024-06-28T09:49:33Z">
              <w:tcPr>
                <w:tcW w:w="1586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286" w:author="M00007797" w:date="2023-06-16T16:05:57Z"/>
                <w:color w:val="auto"/>
              </w:rPr>
              <w:pPrChange w:id="18285" w:author="M00000676" w:date="2023-12-01T15:10:44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287" w:author="M00007797" w:date="2023-06-16T16:18:35Z">
              <w:r>
                <w:rPr>
                  <w:rFonts w:hint="eastAsia"/>
                  <w:color w:val="auto"/>
                  <w:lang w:val="en-US" w:eastAsia="zh-CN"/>
                </w:rPr>
                <w:t>7</w:t>
              </w:r>
            </w:ins>
            <w:ins w:id="18288" w:author="M00007797" w:date="2023-06-16T16:05:57Z">
              <w:r>
                <w:rPr>
                  <w:rFonts w:hint="eastAsia"/>
                  <w:color w:val="auto"/>
                </w:rPr>
                <w:t>0mm</w:t>
              </w:r>
            </w:ins>
          </w:p>
        </w:tc>
        <w:tc>
          <w:tcPr>
            <w:tcW w:w="1654" w:type="dxa"/>
            <w:vAlign w:val="center"/>
            <w:tcPrChange w:id="18289" w:author="M00032937" w:date="2024-06-28T09:49:33Z">
              <w:tcPr>
                <w:tcW w:w="1654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291" w:author="M00007797" w:date="2023-06-16T16:05:57Z"/>
                <w:color w:val="auto"/>
              </w:rPr>
              <w:pPrChange w:id="18290" w:author="M00000676" w:date="2023-12-01T15:10:44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292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85</w:t>
              </w:r>
            </w:ins>
            <w:ins w:id="18293" w:author="M00007797" w:date="2023-06-16T16:05:57Z">
              <w:r>
                <w:rPr>
                  <w:rFonts w:hint="eastAsia"/>
                  <w:color w:val="auto"/>
                </w:rPr>
                <w:t>mm</w:t>
              </w:r>
            </w:ins>
          </w:p>
        </w:tc>
        <w:tc>
          <w:tcPr>
            <w:tcW w:w="2041" w:type="dxa"/>
            <w:vAlign w:val="center"/>
            <w:tcPrChange w:id="18294" w:author="M00032937" w:date="2024-06-28T09:49:33Z">
              <w:tcPr>
                <w:tcW w:w="2041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296" w:author="M00007797" w:date="2023-06-16T16:05:57Z"/>
                <w:color w:val="auto"/>
              </w:rPr>
              <w:pPrChange w:id="18295" w:author="M00000676" w:date="2023-12-01T15:10:44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297" w:author="M00007797" w:date="2023-06-16T16:05:57Z">
              <w:r>
                <w:rPr>
                  <w:rFonts w:hint="eastAsia"/>
                  <w:color w:val="auto"/>
                  <w:highlight w:val="none"/>
                </w:rPr>
                <w:t>±</w:t>
              </w:r>
            </w:ins>
            <w:ins w:id="18298" w:author="M00007797" w:date="2023-06-16T16:05:57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1</w:t>
              </w:r>
            </w:ins>
            <w:ins w:id="18299" w:author="M00007797" w:date="2023-06-16T16:05:57Z">
              <w:r>
                <w:rPr>
                  <w:rFonts w:hint="eastAsia"/>
                  <w:color w:val="auto"/>
                  <w:highlight w:val="none"/>
                </w:rPr>
                <w:t>0mm</w:t>
              </w:r>
            </w:ins>
          </w:p>
        </w:tc>
        <w:tc>
          <w:tcPr>
            <w:tcW w:w="1858" w:type="dxa"/>
            <w:vAlign w:val="center"/>
            <w:tcPrChange w:id="18300" w:author="M00032937" w:date="2024-06-28T09:49:33Z">
              <w:tcPr>
                <w:tcW w:w="1858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302" w:author="M00007797" w:date="2023-06-16T16:05:57Z"/>
                <w:rFonts w:hint="eastAsia"/>
                <w:color w:val="auto"/>
              </w:rPr>
              <w:pPrChange w:id="18301" w:author="M00000676" w:date="2023-12-01T15:10:44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304" w:author="M00032937" w:date="2024-06-28T09:49:3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8303" w:author="M00007797" w:date="2023-06-16T16:05:57Z"/>
          <w:trPrChange w:id="18304" w:author="M00032937" w:date="2024-06-28T09:49:33Z">
            <w:trPr>
              <w:jc w:val="center"/>
            </w:trPr>
          </w:trPrChange>
        </w:trPr>
        <w:tc>
          <w:tcPr>
            <w:tcW w:w="2142" w:type="dxa"/>
            <w:vAlign w:val="center"/>
            <w:tcPrChange w:id="18305" w:author="M00032937" w:date="2024-06-28T09:49:33Z">
              <w:tcPr>
                <w:tcW w:w="1141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307" w:author="M00007797" w:date="2023-06-16T16:05:57Z"/>
                <w:rFonts w:hint="eastAsia" w:eastAsia="宋体"/>
                <w:color w:val="auto"/>
                <w:lang w:val="en-US" w:eastAsia="zh-CN"/>
              </w:rPr>
              <w:pPrChange w:id="18306" w:author="M00000676" w:date="2023-12-01T15:10:44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308" w:author="M00007797" w:date="2023-06-16T16:05:57Z">
              <w:r>
                <w:rPr>
                  <w:rFonts w:hint="eastAsia"/>
                  <w:color w:val="auto"/>
                </w:rPr>
                <w:t>2</w:t>
              </w:r>
            </w:ins>
            <w:ins w:id="18309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挡</w:t>
              </w:r>
            </w:ins>
          </w:p>
        </w:tc>
        <w:tc>
          <w:tcPr>
            <w:tcW w:w="2166" w:type="dxa"/>
            <w:vAlign w:val="center"/>
            <w:tcPrChange w:id="18310" w:author="M00032937" w:date="2024-06-28T09:49:33Z">
              <w:tcPr>
                <w:tcW w:w="1586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312" w:author="M00007797" w:date="2023-06-16T16:05:57Z"/>
                <w:color w:val="auto"/>
              </w:rPr>
              <w:pPrChange w:id="18311" w:author="M00000676" w:date="2023-12-01T15:10:44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313" w:author="M00007797" w:date="2023-06-16T16:18:38Z">
              <w:r>
                <w:rPr>
                  <w:rFonts w:hint="eastAsia"/>
                  <w:color w:val="auto"/>
                  <w:lang w:val="en-US" w:eastAsia="zh-CN"/>
                </w:rPr>
                <w:t>8</w:t>
              </w:r>
            </w:ins>
            <w:ins w:id="18314" w:author="M00007797" w:date="2023-06-16T16:05:57Z">
              <w:r>
                <w:rPr>
                  <w:rFonts w:hint="eastAsia"/>
                  <w:color w:val="auto"/>
                </w:rPr>
                <w:t>0mm</w:t>
              </w:r>
            </w:ins>
          </w:p>
        </w:tc>
        <w:tc>
          <w:tcPr>
            <w:tcW w:w="1654" w:type="dxa"/>
            <w:vAlign w:val="center"/>
            <w:tcPrChange w:id="18315" w:author="M00032937" w:date="2024-06-28T09:49:33Z">
              <w:tcPr>
                <w:tcW w:w="1654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317" w:author="M00007797" w:date="2023-06-16T16:05:57Z"/>
                <w:color w:val="auto"/>
              </w:rPr>
              <w:pPrChange w:id="18316" w:author="M00000676" w:date="2023-12-01T15:10:44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318" w:author="M00007797" w:date="2023-06-16T16:18:50Z">
              <w:r>
                <w:rPr>
                  <w:rFonts w:hint="eastAsia"/>
                  <w:color w:val="auto"/>
                  <w:lang w:val="en-US" w:eastAsia="zh-CN"/>
                </w:rPr>
                <w:t>100</w:t>
              </w:r>
            </w:ins>
            <w:ins w:id="18319" w:author="M00007797" w:date="2023-06-16T16:05:57Z">
              <w:r>
                <w:rPr>
                  <w:rFonts w:hint="eastAsia"/>
                  <w:color w:val="auto"/>
                </w:rPr>
                <w:t>mm</w:t>
              </w:r>
            </w:ins>
          </w:p>
        </w:tc>
        <w:tc>
          <w:tcPr>
            <w:tcW w:w="2041" w:type="dxa"/>
            <w:vAlign w:val="center"/>
            <w:tcPrChange w:id="18320" w:author="M00032937" w:date="2024-06-28T09:49:33Z">
              <w:tcPr>
                <w:tcW w:w="2041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8322" w:author="M00007797" w:date="2023-06-16T16:05:57Z"/>
                <w:color w:val="auto"/>
              </w:rPr>
              <w:pPrChange w:id="18321" w:author="M00000676" w:date="2023-12-01T15:10:44Z">
                <w:pPr>
                  <w:widowControl w:val="0"/>
                  <w:jc w:val="both"/>
                </w:pPr>
              </w:pPrChange>
            </w:pPr>
            <w:ins w:id="18323" w:author="M00007797" w:date="2023-06-16T16:05:57Z">
              <w:r>
                <w:rPr>
                  <w:rFonts w:hint="eastAsia"/>
                  <w:color w:val="auto"/>
                  <w:highlight w:val="none"/>
                </w:rPr>
                <w:t>±</w:t>
              </w:r>
            </w:ins>
            <w:ins w:id="18324" w:author="M00007797" w:date="2023-06-16T16:05:57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1</w:t>
              </w:r>
            </w:ins>
            <w:ins w:id="18325" w:author="M00007797" w:date="2023-06-16T16:05:57Z">
              <w:r>
                <w:rPr>
                  <w:rFonts w:hint="eastAsia"/>
                  <w:color w:val="auto"/>
                  <w:highlight w:val="none"/>
                </w:rPr>
                <w:t>0mm</w:t>
              </w:r>
            </w:ins>
          </w:p>
        </w:tc>
        <w:tc>
          <w:tcPr>
            <w:tcW w:w="1858" w:type="dxa"/>
            <w:vAlign w:val="center"/>
            <w:tcPrChange w:id="18326" w:author="M00032937" w:date="2024-06-28T09:49:33Z">
              <w:tcPr>
                <w:tcW w:w="1858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8328" w:author="M00007797" w:date="2023-06-16T16:05:57Z"/>
                <w:rFonts w:hint="eastAsia"/>
                <w:color w:val="auto"/>
              </w:rPr>
              <w:pPrChange w:id="18327" w:author="M00000676" w:date="2023-12-01T15:10:44Z">
                <w:pPr>
                  <w:widowControl w:val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330" w:author="M00032937" w:date="2024-06-28T09:49:3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8329" w:author="M00007797" w:date="2023-06-16T16:05:57Z"/>
          <w:trPrChange w:id="18330" w:author="M00032937" w:date="2024-06-28T09:49:33Z">
            <w:trPr>
              <w:jc w:val="center"/>
            </w:trPr>
          </w:trPrChange>
        </w:trPr>
        <w:tc>
          <w:tcPr>
            <w:tcW w:w="2142" w:type="dxa"/>
            <w:vAlign w:val="center"/>
            <w:tcPrChange w:id="18331" w:author="M00032937" w:date="2024-06-28T09:49:33Z">
              <w:tcPr>
                <w:tcW w:w="1141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333" w:author="M00007797" w:date="2023-06-16T16:05:57Z"/>
                <w:rFonts w:hint="eastAsia" w:eastAsia="宋体"/>
                <w:color w:val="auto"/>
                <w:lang w:val="en-US" w:eastAsia="zh-CN"/>
              </w:rPr>
              <w:pPrChange w:id="18332" w:author="M00000676" w:date="2023-12-01T15:10:44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334" w:author="M00007797" w:date="2023-06-16T16:05:57Z">
              <w:r>
                <w:rPr>
                  <w:rFonts w:hint="eastAsia"/>
                  <w:color w:val="auto"/>
                </w:rPr>
                <w:t>3</w:t>
              </w:r>
            </w:ins>
            <w:ins w:id="18335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挡</w:t>
              </w:r>
            </w:ins>
          </w:p>
        </w:tc>
        <w:tc>
          <w:tcPr>
            <w:tcW w:w="2166" w:type="dxa"/>
            <w:vAlign w:val="center"/>
            <w:tcPrChange w:id="18336" w:author="M00032937" w:date="2024-06-28T09:49:33Z">
              <w:tcPr>
                <w:tcW w:w="1586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338" w:author="M00007797" w:date="2023-06-16T16:05:57Z"/>
                <w:color w:val="auto"/>
              </w:rPr>
              <w:pPrChange w:id="18337" w:author="M00000676" w:date="2023-12-01T15:10:44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339" w:author="M00007797" w:date="2023-06-16T16:18:40Z">
              <w:r>
                <w:rPr>
                  <w:rFonts w:hint="eastAsia"/>
                  <w:color w:val="auto"/>
                  <w:lang w:val="en-US" w:eastAsia="zh-CN"/>
                </w:rPr>
                <w:t>9</w:t>
              </w:r>
            </w:ins>
            <w:ins w:id="18340" w:author="M00007797" w:date="2023-06-16T16:05:57Z">
              <w:r>
                <w:rPr>
                  <w:rFonts w:hint="eastAsia"/>
                  <w:color w:val="auto"/>
                </w:rPr>
                <w:t>0mm</w:t>
              </w:r>
            </w:ins>
          </w:p>
        </w:tc>
        <w:tc>
          <w:tcPr>
            <w:tcW w:w="1654" w:type="dxa"/>
            <w:vAlign w:val="center"/>
            <w:tcPrChange w:id="18341" w:author="M00032937" w:date="2024-06-28T09:49:33Z">
              <w:tcPr>
                <w:tcW w:w="1654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343" w:author="M00007797" w:date="2023-06-16T16:05:57Z"/>
                <w:color w:val="auto"/>
              </w:rPr>
              <w:pPrChange w:id="18342" w:author="M00000676" w:date="2023-12-01T15:10:44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344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105</w:t>
              </w:r>
            </w:ins>
            <w:ins w:id="18345" w:author="M00007797" w:date="2023-06-16T16:05:57Z">
              <w:r>
                <w:rPr>
                  <w:rFonts w:hint="eastAsia"/>
                  <w:color w:val="auto"/>
                </w:rPr>
                <w:t>mm</w:t>
              </w:r>
            </w:ins>
          </w:p>
        </w:tc>
        <w:tc>
          <w:tcPr>
            <w:tcW w:w="2041" w:type="dxa"/>
            <w:vAlign w:val="center"/>
            <w:tcPrChange w:id="18346" w:author="M00032937" w:date="2024-06-28T09:49:33Z">
              <w:tcPr>
                <w:tcW w:w="2041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8348" w:author="M00007797" w:date="2023-06-16T16:05:57Z"/>
                <w:color w:val="auto"/>
              </w:rPr>
              <w:pPrChange w:id="18347" w:author="M00000676" w:date="2023-12-01T15:10:44Z">
                <w:pPr>
                  <w:widowControl w:val="0"/>
                  <w:jc w:val="both"/>
                </w:pPr>
              </w:pPrChange>
            </w:pPr>
            <w:ins w:id="18349" w:author="M00007797" w:date="2023-06-16T16:05:57Z">
              <w:r>
                <w:rPr>
                  <w:rFonts w:hint="eastAsia"/>
                  <w:color w:val="auto"/>
                  <w:highlight w:val="none"/>
                </w:rPr>
                <w:t>±</w:t>
              </w:r>
            </w:ins>
            <w:ins w:id="18350" w:author="M00007797" w:date="2023-06-16T16:05:57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1</w:t>
              </w:r>
            </w:ins>
            <w:ins w:id="18351" w:author="M00007797" w:date="2023-06-16T16:05:57Z">
              <w:r>
                <w:rPr>
                  <w:rFonts w:hint="eastAsia"/>
                  <w:color w:val="auto"/>
                  <w:highlight w:val="none"/>
                </w:rPr>
                <w:t>0mm</w:t>
              </w:r>
            </w:ins>
          </w:p>
        </w:tc>
        <w:tc>
          <w:tcPr>
            <w:tcW w:w="1858" w:type="dxa"/>
            <w:vAlign w:val="center"/>
            <w:tcPrChange w:id="18352" w:author="M00032937" w:date="2024-06-28T09:49:33Z">
              <w:tcPr>
                <w:tcW w:w="1858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8354" w:author="M00007797" w:date="2023-06-16T16:05:57Z"/>
                <w:rFonts w:hint="eastAsia"/>
                <w:color w:val="auto"/>
              </w:rPr>
              <w:pPrChange w:id="18353" w:author="M00000676" w:date="2023-12-01T15:10:44Z">
                <w:pPr>
                  <w:widowControl w:val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356" w:author="M00032937" w:date="2024-06-28T09:49:3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8355" w:author="M00007797" w:date="2023-06-16T16:05:57Z"/>
          <w:trPrChange w:id="18356" w:author="M00032937" w:date="2024-06-28T09:49:33Z">
            <w:trPr>
              <w:jc w:val="center"/>
            </w:trPr>
          </w:trPrChange>
        </w:trPr>
        <w:tc>
          <w:tcPr>
            <w:tcW w:w="2142" w:type="dxa"/>
            <w:vAlign w:val="center"/>
            <w:tcPrChange w:id="18357" w:author="M00032937" w:date="2024-06-28T09:49:33Z">
              <w:tcPr>
                <w:tcW w:w="1141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359" w:author="M00007797" w:date="2023-06-16T16:05:57Z"/>
                <w:rFonts w:hint="eastAsia" w:eastAsia="宋体"/>
                <w:color w:val="auto"/>
                <w:lang w:val="en-US" w:eastAsia="zh-CN"/>
              </w:rPr>
              <w:pPrChange w:id="18358" w:author="M00000676" w:date="2023-12-01T15:10:44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360" w:author="M00007797" w:date="2023-06-16T16:05:57Z">
              <w:r>
                <w:rPr>
                  <w:rFonts w:hint="eastAsia"/>
                  <w:color w:val="auto"/>
                </w:rPr>
                <w:t>4</w:t>
              </w:r>
            </w:ins>
            <w:ins w:id="18361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挡</w:t>
              </w:r>
            </w:ins>
          </w:p>
        </w:tc>
        <w:tc>
          <w:tcPr>
            <w:tcW w:w="2166" w:type="dxa"/>
            <w:vAlign w:val="center"/>
            <w:tcPrChange w:id="18362" w:author="M00032937" w:date="2024-06-28T09:49:33Z">
              <w:tcPr>
                <w:tcW w:w="1586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364" w:author="M00007797" w:date="2023-06-16T16:05:57Z"/>
                <w:color w:val="auto"/>
              </w:rPr>
              <w:pPrChange w:id="18363" w:author="M00000676" w:date="2023-12-01T15:10:44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365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1</w:t>
              </w:r>
            </w:ins>
            <w:ins w:id="18366" w:author="M00007797" w:date="2023-06-16T16:18:43Z">
              <w:r>
                <w:rPr>
                  <w:rFonts w:hint="eastAsia"/>
                  <w:color w:val="auto"/>
                  <w:lang w:val="en-US" w:eastAsia="zh-CN"/>
                </w:rPr>
                <w:t>0</w:t>
              </w:r>
            </w:ins>
            <w:ins w:id="18367" w:author="M00007797" w:date="2023-06-16T16:05:57Z">
              <w:r>
                <w:rPr>
                  <w:rFonts w:hint="eastAsia"/>
                  <w:color w:val="auto"/>
                </w:rPr>
                <w:t>0mm</w:t>
              </w:r>
            </w:ins>
          </w:p>
        </w:tc>
        <w:tc>
          <w:tcPr>
            <w:tcW w:w="1654" w:type="dxa"/>
            <w:vAlign w:val="center"/>
            <w:tcPrChange w:id="18368" w:author="M00032937" w:date="2024-06-28T09:49:33Z">
              <w:tcPr>
                <w:tcW w:w="1654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370" w:author="M00007797" w:date="2023-06-16T16:05:57Z"/>
                <w:color w:val="auto"/>
              </w:rPr>
              <w:pPrChange w:id="18369" w:author="M00000676" w:date="2023-12-01T15:10:44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371" w:author="M00007797" w:date="2023-06-16T16:05:57Z">
              <w:r>
                <w:rPr>
                  <w:rFonts w:hint="eastAsia"/>
                  <w:color w:val="auto"/>
                </w:rPr>
                <w:t>1</w:t>
              </w:r>
            </w:ins>
            <w:ins w:id="18372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15</w:t>
              </w:r>
            </w:ins>
            <w:ins w:id="18373" w:author="M00007797" w:date="2023-06-16T16:05:57Z">
              <w:r>
                <w:rPr>
                  <w:rFonts w:hint="eastAsia"/>
                  <w:color w:val="auto"/>
                </w:rPr>
                <w:t>mm</w:t>
              </w:r>
            </w:ins>
          </w:p>
        </w:tc>
        <w:tc>
          <w:tcPr>
            <w:tcW w:w="2041" w:type="dxa"/>
            <w:vAlign w:val="center"/>
            <w:tcPrChange w:id="18374" w:author="M00032937" w:date="2024-06-28T09:49:33Z">
              <w:tcPr>
                <w:tcW w:w="2041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8376" w:author="M00007797" w:date="2023-06-16T16:05:57Z"/>
                <w:color w:val="auto"/>
              </w:rPr>
              <w:pPrChange w:id="18375" w:author="M00000676" w:date="2023-12-01T15:10:44Z">
                <w:pPr>
                  <w:widowControl w:val="0"/>
                  <w:jc w:val="both"/>
                </w:pPr>
              </w:pPrChange>
            </w:pPr>
            <w:ins w:id="18377" w:author="M00007797" w:date="2023-06-16T16:05:57Z">
              <w:r>
                <w:rPr>
                  <w:rFonts w:hint="eastAsia"/>
                  <w:color w:val="auto"/>
                  <w:highlight w:val="none"/>
                </w:rPr>
                <w:t>±</w:t>
              </w:r>
            </w:ins>
            <w:ins w:id="18378" w:author="M00007797" w:date="2023-06-16T16:05:57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1</w:t>
              </w:r>
            </w:ins>
            <w:ins w:id="18379" w:author="M00007797" w:date="2023-06-16T16:05:57Z">
              <w:r>
                <w:rPr>
                  <w:rFonts w:hint="eastAsia"/>
                  <w:color w:val="auto"/>
                  <w:highlight w:val="none"/>
                </w:rPr>
                <w:t>0mm</w:t>
              </w:r>
            </w:ins>
          </w:p>
        </w:tc>
        <w:tc>
          <w:tcPr>
            <w:tcW w:w="1858" w:type="dxa"/>
            <w:vAlign w:val="center"/>
            <w:tcPrChange w:id="18380" w:author="M00032937" w:date="2024-06-28T09:49:33Z">
              <w:tcPr>
                <w:tcW w:w="1858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8382" w:author="M00007797" w:date="2023-06-16T16:05:57Z"/>
                <w:rFonts w:hint="eastAsia"/>
                <w:color w:val="auto"/>
              </w:rPr>
              <w:pPrChange w:id="18381" w:author="M00000676" w:date="2023-12-01T15:10:44Z">
                <w:pPr>
                  <w:widowControl w:val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384" w:author="M00032937" w:date="2024-06-28T09:49:3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8383" w:author="M00007797" w:date="2023-06-16T16:05:57Z"/>
          <w:trPrChange w:id="18384" w:author="M00032937" w:date="2024-06-28T09:49:33Z">
            <w:trPr>
              <w:jc w:val="center"/>
            </w:trPr>
          </w:trPrChange>
        </w:trPr>
        <w:tc>
          <w:tcPr>
            <w:tcW w:w="2142" w:type="dxa"/>
            <w:vAlign w:val="center"/>
            <w:tcPrChange w:id="18385" w:author="M00032937" w:date="2024-06-28T09:49:33Z">
              <w:tcPr>
                <w:tcW w:w="1141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387" w:author="M00007797" w:date="2023-06-16T16:05:57Z"/>
                <w:rFonts w:hint="eastAsia" w:eastAsia="宋体"/>
                <w:color w:val="auto"/>
                <w:lang w:val="en-US" w:eastAsia="zh-CN"/>
              </w:rPr>
              <w:pPrChange w:id="18386" w:author="M00000676" w:date="2023-12-01T15:10:53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388" w:author="M00007797" w:date="2023-06-16T16:05:57Z">
              <w:r>
                <w:rPr>
                  <w:rFonts w:hint="eastAsia"/>
                  <w:color w:val="auto"/>
                </w:rPr>
                <w:t>5</w:t>
              </w:r>
            </w:ins>
            <w:ins w:id="18389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挡</w:t>
              </w:r>
            </w:ins>
          </w:p>
        </w:tc>
        <w:tc>
          <w:tcPr>
            <w:tcW w:w="2166" w:type="dxa"/>
            <w:vAlign w:val="center"/>
            <w:tcPrChange w:id="18390" w:author="M00032937" w:date="2024-06-28T09:49:33Z">
              <w:tcPr>
                <w:tcW w:w="1586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392" w:author="M00007797" w:date="2023-06-16T16:05:57Z"/>
                <w:color w:val="auto"/>
              </w:rPr>
              <w:pPrChange w:id="18391" w:author="M00000676" w:date="2023-12-01T15:10:53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393" w:author="M00007797" w:date="2023-06-16T16:05:57Z">
              <w:r>
                <w:rPr>
                  <w:rFonts w:hint="eastAsia"/>
                  <w:color w:val="auto"/>
                </w:rPr>
                <w:t>1</w:t>
              </w:r>
            </w:ins>
            <w:ins w:id="18394" w:author="M00007797" w:date="2023-06-16T16:18:45Z">
              <w:r>
                <w:rPr>
                  <w:rFonts w:hint="eastAsia"/>
                  <w:color w:val="auto"/>
                  <w:lang w:val="en-US" w:eastAsia="zh-CN"/>
                </w:rPr>
                <w:t>1</w:t>
              </w:r>
            </w:ins>
            <w:ins w:id="18395" w:author="M00007797" w:date="2023-06-16T16:05:57Z">
              <w:r>
                <w:rPr>
                  <w:rFonts w:hint="eastAsia"/>
                  <w:color w:val="auto"/>
                </w:rPr>
                <w:t>0mm</w:t>
              </w:r>
            </w:ins>
          </w:p>
        </w:tc>
        <w:tc>
          <w:tcPr>
            <w:tcW w:w="1654" w:type="dxa"/>
            <w:vAlign w:val="center"/>
            <w:tcPrChange w:id="18396" w:author="M00032937" w:date="2024-06-28T09:49:33Z">
              <w:tcPr>
                <w:tcW w:w="1654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398" w:author="M00007797" w:date="2023-06-16T16:05:57Z"/>
                <w:color w:val="auto"/>
              </w:rPr>
              <w:pPrChange w:id="18397" w:author="M00000676" w:date="2023-12-01T15:10:53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399" w:author="M00007797" w:date="2023-06-16T16:05:57Z">
              <w:r>
                <w:rPr>
                  <w:rFonts w:hint="eastAsia"/>
                  <w:color w:val="auto"/>
                </w:rPr>
                <w:t>1</w:t>
              </w:r>
            </w:ins>
            <w:ins w:id="18400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25</w:t>
              </w:r>
            </w:ins>
            <w:ins w:id="18401" w:author="M00007797" w:date="2023-06-16T16:05:57Z">
              <w:r>
                <w:rPr>
                  <w:rFonts w:hint="eastAsia"/>
                  <w:color w:val="auto"/>
                </w:rPr>
                <w:t>mm</w:t>
              </w:r>
            </w:ins>
          </w:p>
        </w:tc>
        <w:tc>
          <w:tcPr>
            <w:tcW w:w="2041" w:type="dxa"/>
            <w:vAlign w:val="center"/>
            <w:tcPrChange w:id="18402" w:author="M00032937" w:date="2024-06-28T09:49:33Z">
              <w:tcPr>
                <w:tcW w:w="2041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8404" w:author="M00007797" w:date="2023-06-16T16:05:57Z"/>
                <w:color w:val="auto"/>
              </w:rPr>
              <w:pPrChange w:id="18403" w:author="M00000676" w:date="2023-12-01T15:10:53Z">
                <w:pPr>
                  <w:widowControl w:val="0"/>
                  <w:jc w:val="both"/>
                </w:pPr>
              </w:pPrChange>
            </w:pPr>
            <w:ins w:id="18405" w:author="M00007797" w:date="2023-06-16T16:05:57Z">
              <w:r>
                <w:rPr>
                  <w:rFonts w:hint="eastAsia"/>
                  <w:color w:val="auto"/>
                  <w:highlight w:val="none"/>
                </w:rPr>
                <w:t>±</w:t>
              </w:r>
            </w:ins>
            <w:ins w:id="18406" w:author="M00007797" w:date="2023-06-16T16:05:57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1</w:t>
              </w:r>
            </w:ins>
            <w:ins w:id="18407" w:author="M00007797" w:date="2023-06-16T16:05:57Z">
              <w:r>
                <w:rPr>
                  <w:rFonts w:hint="eastAsia"/>
                  <w:color w:val="auto"/>
                  <w:highlight w:val="none"/>
                </w:rPr>
                <w:t>0mm</w:t>
              </w:r>
            </w:ins>
          </w:p>
        </w:tc>
        <w:tc>
          <w:tcPr>
            <w:tcW w:w="1858" w:type="dxa"/>
            <w:vAlign w:val="center"/>
            <w:tcPrChange w:id="18408" w:author="M00032937" w:date="2024-06-28T09:49:33Z">
              <w:tcPr>
                <w:tcW w:w="1858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8410" w:author="M00007797" w:date="2023-06-16T16:05:57Z"/>
                <w:rFonts w:hint="eastAsia"/>
                <w:color w:val="auto"/>
              </w:rPr>
              <w:pPrChange w:id="18409" w:author="M00000676" w:date="2023-12-01T15:10:53Z">
                <w:pPr>
                  <w:widowControl w:val="0"/>
                  <w:jc w:val="both"/>
                </w:pPr>
              </w:pPrChange>
            </w:pPr>
          </w:p>
        </w:tc>
      </w:tr>
    </w:tbl>
    <w:p>
      <w:pPr>
        <w:rPr>
          <w:ins w:id="18411" w:author="M00007797" w:date="2023-06-16T16:05:57Z"/>
          <w:rFonts w:hint="eastAsia"/>
          <w:color w:val="auto"/>
          <w:lang w:val="en-US" w:eastAsia="zh-CN"/>
        </w:rPr>
      </w:pPr>
      <w:ins w:id="18412" w:author="M00007797" w:date="2023-06-16T16:05:57Z">
        <w:r>
          <w:rPr>
            <w:rFonts w:hint="eastAsia"/>
            <w:color w:val="auto"/>
            <w:lang w:val="en-US" w:eastAsia="zh-CN"/>
          </w:rPr>
          <w:t xml:space="preserve">  </w:t>
        </w:r>
      </w:ins>
    </w:p>
    <w:p>
      <w:pPr>
        <w:pStyle w:val="5"/>
        <w:tabs>
          <w:tab w:val="left" w:pos="1134"/>
          <w:tab w:val="left" w:pos="1146"/>
          <w:tab w:val="left" w:pos="1287"/>
        </w:tabs>
        <w:bidi w:val="0"/>
        <w:ind w:left="714"/>
        <w:rPr>
          <w:ins w:id="18414" w:author="M00007797" w:date="2023-06-16T16:05:57Z"/>
          <w:rFonts w:hint="default"/>
          <w:color w:val="auto"/>
          <w:highlight w:val="none"/>
          <w:lang w:val="en-US" w:eastAsia="zh-CN"/>
        </w:rPr>
        <w:pPrChange w:id="18413" w:author="M00000676" w:date="2023-11-25T17:34:41Z">
          <w:pPr>
            <w:pStyle w:val="5"/>
            <w:tabs>
              <w:tab w:val="left" w:pos="1134"/>
              <w:tab w:val="left" w:pos="1146"/>
              <w:tab w:val="left" w:pos="1287"/>
            </w:tabs>
            <w:bidi w:val="0"/>
          </w:pPr>
        </w:pPrChange>
      </w:pPr>
      <w:ins w:id="18415" w:author="M00007797" w:date="2023-06-16T16:05:57Z">
        <w:bookmarkStart w:id="950" w:name="_Toc2860"/>
        <w:bookmarkStart w:id="951" w:name="_Toc20308"/>
        <w:bookmarkStart w:id="952" w:name="_Toc5774"/>
        <w:bookmarkStart w:id="953" w:name="_Toc32467"/>
        <w:bookmarkStart w:id="954" w:name="_Toc16733"/>
        <w:bookmarkStart w:id="955" w:name="_Toc24787"/>
        <w:bookmarkStart w:id="956" w:name="_Toc16278"/>
        <w:bookmarkStart w:id="957" w:name="_Toc11341"/>
        <w:r>
          <w:rPr>
            <w:rFonts w:hint="eastAsia"/>
            <w:color w:val="auto"/>
            <w:highlight w:val="none"/>
            <w:lang w:val="en-US" w:eastAsia="zh-CN"/>
          </w:rPr>
          <w:t>坐温挡位</w:t>
        </w:r>
        <w:bookmarkEnd w:id="950"/>
        <w:bookmarkEnd w:id="951"/>
        <w:bookmarkEnd w:id="952"/>
        <w:bookmarkEnd w:id="953"/>
        <w:bookmarkEnd w:id="954"/>
        <w:bookmarkEnd w:id="955"/>
        <w:bookmarkEnd w:id="956"/>
        <w:bookmarkEnd w:id="957"/>
      </w:ins>
    </w:p>
    <w:p>
      <w:pPr>
        <w:pStyle w:val="187"/>
        <w:ind w:left="0" w:leftChars="0" w:firstLine="630" w:firstLineChars="300"/>
        <w:rPr>
          <w:ins w:id="18417" w:author="M00007797" w:date="2023-06-16T16:05:57Z"/>
          <w:del w:id="18418" w:author="M00000676" w:date="2023-11-25T17:25:44Z"/>
          <w:rFonts w:hint="default"/>
          <w:color w:val="auto"/>
          <w:highlight w:val="none"/>
          <w:lang w:val="en-US" w:eastAsia="zh-CN"/>
        </w:rPr>
        <w:pPrChange w:id="18416" w:author="M00007797" w:date="2023-07-10T11:44:19Z">
          <w:pPr>
            <w:pStyle w:val="187"/>
            <w:ind w:left="0" w:leftChars="0" w:firstLine="840" w:firstLineChars="400"/>
          </w:pPr>
        </w:pPrChange>
      </w:pPr>
      <w:ins w:id="18419" w:author="M00007797" w:date="2023-06-16T16:05:57Z">
        <w:del w:id="18420" w:author="M00000676" w:date="2023-11-25T17:25:44Z">
          <w:r>
            <w:rPr>
              <w:rFonts w:hint="eastAsia"/>
              <w:color w:val="auto"/>
              <w:highlight w:val="none"/>
              <w:lang w:val="en-US" w:eastAsia="zh-CN"/>
            </w:rPr>
            <w:delText>ECO触发条件：座温开启，</w:delText>
          </w:r>
        </w:del>
      </w:ins>
      <w:ins w:id="18421" w:author="M00007797" w:date="2023-07-10T11:44:06Z">
        <w:del w:id="18422" w:author="M00000676" w:date="2023-11-25T17:25:44Z">
          <w:r>
            <w:rPr>
              <w:rFonts w:hint="eastAsia"/>
              <w:color w:val="auto"/>
              <w:highlight w:val="none"/>
              <w:lang w:val="en-US" w:eastAsia="zh-CN"/>
            </w:rPr>
            <w:delText>着座</w:delText>
          </w:r>
        </w:del>
      </w:ins>
      <w:ins w:id="18423" w:author="M00007797" w:date="2023-07-10T11:44:07Z">
        <w:del w:id="18424" w:author="M00000676" w:date="2023-11-25T17:25:44Z">
          <w:r>
            <w:rPr>
              <w:rFonts w:hint="eastAsia"/>
              <w:color w:val="auto"/>
              <w:highlight w:val="none"/>
              <w:lang w:val="en-US" w:eastAsia="zh-CN"/>
            </w:rPr>
            <w:delText>后</w:delText>
          </w:r>
        </w:del>
      </w:ins>
      <w:ins w:id="18425" w:author="M00007797" w:date="2023-07-10T11:44:08Z">
        <w:del w:id="18426" w:author="M00000676" w:date="2023-11-25T17:25:44Z">
          <w:r>
            <w:rPr>
              <w:rFonts w:hint="eastAsia"/>
              <w:color w:val="auto"/>
              <w:highlight w:val="none"/>
              <w:lang w:val="en-US" w:eastAsia="zh-CN"/>
            </w:rPr>
            <w:delText>离座</w:delText>
          </w:r>
        </w:del>
      </w:ins>
      <w:ins w:id="18427" w:author="M00007797" w:date="2023-06-16T16:05:57Z">
        <w:del w:id="18428" w:author="M00000676" w:date="2023-11-25T17:25:44Z">
          <w:r>
            <w:rPr>
              <w:rFonts w:hint="eastAsia"/>
              <w:color w:val="auto"/>
              <w:highlight w:val="none"/>
              <w:lang w:val="en-US" w:eastAsia="zh-CN"/>
            </w:rPr>
            <w:delText>无操作30min后，开启节电ECO模式，座温降低至34°并保持</w:delText>
          </w:r>
        </w:del>
      </w:ins>
    </w:p>
    <w:p>
      <w:pPr>
        <w:pStyle w:val="187"/>
        <w:ind w:left="0" w:leftChars="0" w:firstLine="630" w:firstLineChars="300"/>
        <w:rPr>
          <w:ins w:id="18430" w:author="M00007797" w:date="2023-06-16T16:05:57Z"/>
          <w:del w:id="18431" w:author="M00000676" w:date="2023-11-25T17:25:44Z"/>
          <w:rFonts w:hint="eastAsia"/>
          <w:color w:val="auto"/>
          <w:highlight w:val="none"/>
          <w:lang w:eastAsia="zh-CN"/>
        </w:rPr>
        <w:pPrChange w:id="18429" w:author="M00000676" w:date="2023-11-25T17:24:02Z">
          <w:pPr>
            <w:pStyle w:val="187"/>
            <w:ind w:left="0" w:leftChars="0" w:firstLine="840" w:firstLineChars="400"/>
          </w:pPr>
        </w:pPrChange>
      </w:pPr>
      <w:ins w:id="18432" w:author="M00007797" w:date="2023-06-16T16:05:57Z">
        <w:del w:id="18433" w:author="M00000676" w:date="2023-11-25T17:25:44Z">
          <w:r>
            <w:rPr>
              <w:rFonts w:hint="eastAsia"/>
              <w:color w:val="auto"/>
              <w:highlight w:val="none"/>
              <w:lang w:eastAsia="zh-CN"/>
            </w:rPr>
            <w:delText>（</w:delText>
          </w:r>
        </w:del>
      </w:ins>
      <w:ins w:id="18434" w:author="M00007797" w:date="2023-06-16T16:05:57Z">
        <w:del w:id="18435" w:author="M00000676" w:date="2023-11-25T17:25:44Z">
          <w:r>
            <w:rPr>
              <w:color w:val="auto"/>
              <w:highlight w:val="none"/>
            </w:rPr>
            <w:delText>进入商务模式</w:delText>
          </w:r>
        </w:del>
      </w:ins>
      <w:ins w:id="18436" w:author="M00007797" w:date="2023-06-16T16:05:57Z">
        <w:del w:id="18437" w:author="M00000676" w:date="2023-11-25T17:25:44Z">
          <w:r>
            <w:rPr>
              <w:rFonts w:hint="eastAsia"/>
              <w:highlight w:val="none"/>
              <w:lang w:val="en-US" w:eastAsia="zh-CN"/>
            </w:rPr>
            <w:delText>时</w:delText>
          </w:r>
        </w:del>
      </w:ins>
      <w:ins w:id="18438" w:author="M00007797" w:date="2023-06-16T16:05:57Z">
        <w:del w:id="18439" w:author="M00000676" w:date="2023-11-25T17:25:44Z">
          <w:r>
            <w:rPr>
              <w:color w:val="auto"/>
              <w:highlight w:val="none"/>
            </w:rPr>
            <w:delText>，关闭ECO节电功能</w:delText>
          </w:r>
        </w:del>
      </w:ins>
      <w:ins w:id="18440" w:author="M00007797" w:date="2023-06-16T16:05:57Z">
        <w:del w:id="18441" w:author="M00000676" w:date="2023-11-25T17:25:44Z">
          <w:r>
            <w:rPr>
              <w:rFonts w:hint="eastAsia"/>
              <w:color w:val="auto"/>
              <w:highlight w:val="none"/>
              <w:lang w:eastAsia="zh-CN"/>
            </w:rPr>
            <w:delText>）。</w:delText>
          </w:r>
        </w:del>
      </w:ins>
    </w:p>
    <w:p>
      <w:pPr>
        <w:pStyle w:val="187"/>
        <w:widowControl w:val="0"/>
        <w:numPr>
          <w:ilvl w:val="0"/>
          <w:numId w:val="0"/>
        </w:numPr>
        <w:ind w:firstLine="630" w:firstLineChars="300"/>
        <w:jc w:val="left"/>
        <w:rPr>
          <w:ins w:id="18443" w:author="M00007797" w:date="2023-06-16T16:05:57Z"/>
          <w:del w:id="18444" w:author="M00000676" w:date="2023-11-25T17:25:44Z"/>
          <w:rFonts w:hint="default"/>
          <w:color w:val="auto"/>
          <w:highlight w:val="none"/>
          <w:lang w:val="en-US" w:eastAsia="zh-CN"/>
        </w:rPr>
        <w:pPrChange w:id="18442" w:author="M00000676" w:date="2023-11-25T17:24:02Z">
          <w:pPr>
            <w:widowControl w:val="0"/>
            <w:numPr>
              <w:ilvl w:val="0"/>
              <w:numId w:val="0"/>
            </w:numPr>
            <w:ind w:firstLine="840" w:firstLineChars="400"/>
            <w:jc w:val="left"/>
          </w:pPr>
        </w:pPrChange>
      </w:pPr>
      <w:ins w:id="18445" w:author="M00007797" w:date="2023-06-16T16:05:57Z">
        <w:del w:id="18446" w:author="M00000676" w:date="2023-11-25T17:25:44Z">
          <w:r>
            <w:rPr>
              <w:rFonts w:hint="eastAsia"/>
              <w:color w:val="auto"/>
              <w:highlight w:val="none"/>
              <w:lang w:val="en-US" w:eastAsia="zh-CN"/>
            </w:rPr>
            <w:delText>注：</w:delText>
          </w:r>
        </w:del>
      </w:ins>
      <w:ins w:id="18447" w:author="M00007797" w:date="2023-06-16T16:05:57Z">
        <w:del w:id="18448" w:author="M00000676" w:date="2023-11-25T17:25:44Z">
          <w:r>
            <w:rPr>
              <w:rFonts w:hint="eastAsia"/>
              <w:color w:val="auto"/>
              <w:highlight w:val="none"/>
              <w:vertAlign w:val="baseline"/>
              <w:lang w:val="en-US" w:eastAsia="zh-CN"/>
            </w:rPr>
            <w:delText>着座</w:delText>
          </w:r>
        </w:del>
      </w:ins>
      <w:ins w:id="18449" w:author="M00007797" w:date="2023-07-10T11:45:34Z">
        <w:del w:id="18450" w:author="M00000676" w:date="2023-11-25T17:25:44Z">
          <w:r>
            <w:rPr>
              <w:rFonts w:hint="eastAsia"/>
              <w:color w:val="auto"/>
              <w:highlight w:val="none"/>
              <w:vertAlign w:val="baseline"/>
              <w:lang w:val="en-US" w:eastAsia="zh-CN"/>
            </w:rPr>
            <w:delText>可</w:delText>
          </w:r>
        </w:del>
      </w:ins>
      <w:ins w:id="18451" w:author="M00007797" w:date="2023-06-16T16:05:57Z">
        <w:del w:id="18452" w:author="M00000676" w:date="2023-11-25T17:25:44Z">
          <w:r>
            <w:rPr>
              <w:rFonts w:hint="eastAsia"/>
              <w:lang w:val="en-US" w:eastAsia="zh-CN"/>
            </w:rPr>
            <w:delText>退出节电ECO模式</w:delText>
          </w:r>
        </w:del>
      </w:ins>
      <w:ins w:id="18453" w:author="M00007797" w:date="2023-06-16T16:05:57Z">
        <w:del w:id="18454" w:author="M00000676" w:date="2023-11-25T17:25:44Z">
          <w:r>
            <w:rPr>
              <w:rFonts w:hint="eastAsia"/>
              <w:color w:val="auto"/>
              <w:highlight w:val="none"/>
              <w:vertAlign w:val="baseline"/>
              <w:lang w:val="en-US" w:eastAsia="zh-CN"/>
            </w:rPr>
            <w:delText>；</w:delText>
          </w:r>
        </w:del>
      </w:ins>
    </w:p>
    <w:tbl>
      <w:tblPr>
        <w:tblStyle w:val="88"/>
        <w:tblW w:w="9789" w:type="dxa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  <w:tblPrChange w:id="18455" w:author="M00032937" w:date="2024-06-28T09:50:09Z">
          <w:tblPr>
            <w:tblStyle w:val="88"/>
            <w:tblW w:w="8354" w:type="dxa"/>
            <w:jc w:val="center"/>
            <w:tblLayout w:type="fixed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2095"/>
        <w:gridCol w:w="2189"/>
        <w:gridCol w:w="569"/>
        <w:gridCol w:w="10"/>
        <w:gridCol w:w="1066"/>
        <w:gridCol w:w="921"/>
        <w:gridCol w:w="10"/>
        <w:gridCol w:w="1102"/>
        <w:gridCol w:w="1827"/>
        <w:tblGridChange w:id="18456">
          <w:tblGrid>
            <w:gridCol w:w="1454"/>
            <w:gridCol w:w="1964"/>
            <w:gridCol w:w="10"/>
            <w:gridCol w:w="57"/>
            <w:gridCol w:w="1603"/>
            <w:gridCol w:w="327"/>
            <w:gridCol w:w="10"/>
            <w:gridCol w:w="1155"/>
            <w:gridCol w:w="1774"/>
          </w:tblGrid>
        </w:tblGridChange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  <w:tblPrExChange w:id="18458" w:author="M00032937" w:date="2024-06-28T09:50:09Z">
            <w:tblPrEx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405" w:hRule="atLeast"/>
          <w:jc w:val="center"/>
          <w:ins w:id="18457" w:author="M00007797" w:date="2023-06-16T16:05:57Z"/>
          <w:trPrChange w:id="18458" w:author="M00032937" w:date="2024-06-28T09:50:09Z">
            <w:trPr>
              <w:trHeight w:val="405" w:hRule="atLeast"/>
              <w:jc w:val="center"/>
            </w:trPr>
          </w:trPrChange>
        </w:trPr>
        <w:tc>
          <w:tcPr>
            <w:tcW w:w="9789" w:type="dxa"/>
            <w:gridSpan w:val="9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FBFBF"/>
            <w:noWrap/>
            <w:vAlign w:val="center"/>
            <w:tcPrChange w:id="18459" w:author="M00032937" w:date="2024-06-28T09:50:09Z">
              <w:tcPr>
                <w:tcW w:w="8354" w:type="dxa"/>
                <w:gridSpan w:val="9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BFBFBF"/>
                <w:noWrap/>
                <w:vAlign w:val="center"/>
              </w:tcPr>
            </w:tcPrChange>
          </w:tcPr>
          <w:p>
            <w:pPr>
              <w:jc w:val="center"/>
              <w:rPr>
                <w:ins w:id="18460" w:author="M00007797" w:date="2023-06-16T16:05:57Z"/>
                <w:rFonts w:ascii="黑体" w:hAnsi="黑体" w:eastAsia="黑体" w:cs="宋体"/>
                <w:color w:val="auto"/>
                <w:kern w:val="0"/>
                <w:sz w:val="22"/>
              </w:rPr>
            </w:pPr>
            <w:ins w:id="18461" w:author="M00007797" w:date="2023-06-16T16:05:57Z">
              <w:r>
                <w:rPr>
                  <w:rFonts w:hint="eastAsia" w:ascii="黑体" w:hAnsi="黑体" w:eastAsia="黑体" w:cs="宋体"/>
                  <w:color w:val="auto"/>
                  <w:kern w:val="0"/>
                  <w:sz w:val="22"/>
                  <w:szCs w:val="22"/>
                </w:rPr>
                <w:t>坐温指标</w:t>
              </w:r>
            </w:ins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  <w:tblPrExChange w:id="18463" w:author="M00032937" w:date="2024-06-28T09:50:39Z">
            <w:tblPrEx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285" w:hRule="atLeast"/>
          <w:jc w:val="center"/>
          <w:ins w:id="18462" w:author="M00007797" w:date="2023-06-16T16:05:57Z"/>
          <w:trPrChange w:id="18463" w:author="M00032937" w:date="2024-06-28T09:50:39Z">
            <w:trPr>
              <w:trHeight w:val="285" w:hRule="atLeast"/>
              <w:jc w:val="center"/>
            </w:trPr>
          </w:trPrChange>
        </w:trPr>
        <w:tc>
          <w:tcPr>
            <w:tcW w:w="2095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000000" w:sz="4" w:space="0"/>
              <w:right w:val="single" w:color="000000" w:sz="4" w:space="0"/>
            </w:tcBorders>
            <w:shd w:val="clear" w:color="auto" w:fill="D8D8D8"/>
            <w:noWrap/>
            <w:vAlign w:val="center"/>
            <w:tcPrChange w:id="18464" w:author="M00032937" w:date="2024-06-28T09:50:39Z">
              <w:tcPr>
                <w:tcW w:w="1454" w:type="dxa"/>
                <w:vMerge w:val="restart"/>
                <w:tcBorders>
                  <w:top w:val="single" w:color="auto" w:sz="4" w:space="0"/>
                  <w:left w:val="single" w:color="auto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D8D8D8"/>
                <w:noWrap/>
                <w:vAlign w:val="center"/>
              </w:tcPr>
            </w:tcPrChange>
          </w:tcPr>
          <w:p>
            <w:pPr>
              <w:jc w:val="center"/>
              <w:rPr>
                <w:ins w:id="18465" w:author="M00007797" w:date="2023-06-16T16:05:57Z"/>
                <w:rFonts w:cs="宋体"/>
                <w:color w:val="auto"/>
                <w:kern w:val="0"/>
                <w:sz w:val="20"/>
                <w:szCs w:val="20"/>
              </w:rPr>
            </w:pPr>
            <w:ins w:id="18466" w:author="M00007797" w:date="2023-06-16T16:05:57Z">
              <w:r>
                <w:rPr>
                  <w:rFonts w:hint="eastAsia"/>
                  <w:b w:val="0"/>
                  <w:bCs/>
                  <w:color w:val="auto"/>
                  <w:vertAlign w:val="baseline"/>
                  <w:lang w:val="en-US" w:eastAsia="zh-CN"/>
                </w:rPr>
                <w:t>挡</w:t>
              </w:r>
            </w:ins>
            <w:ins w:id="18467" w:author="M00007797" w:date="2023-06-16T16:05:57Z">
              <w:r>
                <w:rPr>
                  <w:rFonts w:hint="eastAsia" w:cs="宋体"/>
                  <w:color w:val="auto"/>
                  <w:kern w:val="0"/>
                  <w:sz w:val="20"/>
                  <w:szCs w:val="20"/>
                </w:rPr>
                <w:t>位/参数</w:t>
              </w:r>
            </w:ins>
          </w:p>
        </w:tc>
        <w:tc>
          <w:tcPr>
            <w:tcW w:w="218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BFBFBF"/>
            <w:noWrap/>
            <w:vAlign w:val="center"/>
            <w:tcPrChange w:id="18468" w:author="M00032937" w:date="2024-06-28T09:50:39Z">
              <w:tcPr>
                <w:tcW w:w="2031" w:type="dxa"/>
                <w:gridSpan w:val="3"/>
                <w:tcBorders>
                  <w:top w:val="nil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BFBFBF"/>
                <w:noWrap/>
                <w:vAlign w:val="center"/>
              </w:tcPr>
            </w:tcPrChange>
          </w:tcPr>
          <w:p>
            <w:pPr>
              <w:jc w:val="center"/>
              <w:rPr>
                <w:ins w:id="18469" w:author="M00007797" w:date="2023-06-16T16:05:57Z"/>
                <w:rFonts w:ascii="黑体" w:hAnsi="黑体" w:eastAsia="黑体" w:cs="宋体"/>
                <w:color w:val="auto"/>
                <w:kern w:val="0"/>
                <w:sz w:val="20"/>
                <w:szCs w:val="20"/>
              </w:rPr>
            </w:pPr>
            <w:ins w:id="18470" w:author="M00007797" w:date="2023-06-16T16:05:57Z">
              <w:r>
                <w:rPr>
                  <w:rFonts w:hint="eastAsia" w:ascii="黑体" w:hAnsi="黑体" w:eastAsia="黑体" w:cs="宋体"/>
                  <w:color w:val="auto"/>
                  <w:kern w:val="0"/>
                  <w:sz w:val="20"/>
                  <w:szCs w:val="20"/>
                </w:rPr>
                <w:t>关（熄灭）</w:t>
              </w:r>
            </w:ins>
          </w:p>
        </w:tc>
        <w:tc>
          <w:tcPr>
            <w:tcW w:w="1645" w:type="dxa"/>
            <w:gridSpan w:val="3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BFBFBF"/>
            <w:noWrap/>
            <w:vAlign w:val="center"/>
            <w:tcPrChange w:id="18471" w:author="M00032937" w:date="2024-06-28T09:50:39Z">
              <w:tcPr>
                <w:tcW w:w="1603" w:type="dxa"/>
                <w:tcBorders>
                  <w:top w:val="nil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BFBFBF"/>
                <w:noWrap/>
                <w:vAlign w:val="center"/>
              </w:tcPr>
            </w:tcPrChange>
          </w:tcPr>
          <w:p>
            <w:pPr>
              <w:jc w:val="center"/>
              <w:rPr>
                <w:ins w:id="18472" w:author="M00007797" w:date="2023-06-16T16:05:57Z"/>
                <w:rFonts w:ascii="黑体" w:hAnsi="黑体" w:eastAsia="黑体" w:cs="宋体"/>
                <w:color w:val="auto"/>
                <w:kern w:val="0"/>
                <w:sz w:val="20"/>
                <w:szCs w:val="20"/>
              </w:rPr>
            </w:pPr>
            <w:ins w:id="18473" w:author="M00007797" w:date="2023-06-16T16:05:57Z">
              <w:r>
                <w:rPr>
                  <w:rFonts w:hint="eastAsia" w:ascii="黑体" w:hAnsi="黑体" w:eastAsia="黑体" w:cs="宋体"/>
                  <w:color w:val="auto"/>
                  <w:kern w:val="0"/>
                  <w:sz w:val="20"/>
                  <w:szCs w:val="20"/>
                </w:rPr>
                <w:t>低</w:t>
              </w:r>
            </w:ins>
          </w:p>
        </w:tc>
        <w:tc>
          <w:tcPr>
            <w:tcW w:w="2033" w:type="dxa"/>
            <w:gridSpan w:val="3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BFBFBF"/>
            <w:noWrap/>
            <w:vAlign w:val="center"/>
            <w:tcPrChange w:id="18474" w:author="M00032937" w:date="2024-06-28T09:50:39Z">
              <w:tcPr>
                <w:tcW w:w="1492" w:type="dxa"/>
                <w:gridSpan w:val="3"/>
                <w:tcBorders>
                  <w:top w:val="nil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BFBFBF"/>
                <w:noWrap/>
                <w:vAlign w:val="center"/>
              </w:tcPr>
            </w:tcPrChange>
          </w:tcPr>
          <w:p>
            <w:pPr>
              <w:jc w:val="center"/>
              <w:rPr>
                <w:ins w:id="18475" w:author="M00007797" w:date="2023-06-16T16:05:57Z"/>
                <w:rFonts w:ascii="黑体" w:hAnsi="黑体" w:eastAsia="黑体" w:cs="宋体"/>
                <w:color w:val="auto"/>
                <w:kern w:val="0"/>
                <w:sz w:val="20"/>
                <w:szCs w:val="20"/>
              </w:rPr>
            </w:pPr>
            <w:ins w:id="18476" w:author="M00007797" w:date="2023-06-16T16:05:57Z">
              <w:r>
                <w:rPr>
                  <w:rFonts w:hint="eastAsia" w:ascii="黑体" w:hAnsi="黑体" w:eastAsia="黑体" w:cs="宋体"/>
                  <w:color w:val="auto"/>
                  <w:kern w:val="0"/>
                  <w:sz w:val="20"/>
                  <w:szCs w:val="20"/>
                </w:rPr>
                <w:t>中</w:t>
              </w:r>
            </w:ins>
          </w:p>
        </w:tc>
        <w:tc>
          <w:tcPr>
            <w:tcW w:w="18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BFBFBF"/>
            <w:noWrap/>
            <w:vAlign w:val="center"/>
            <w:tcPrChange w:id="18477" w:author="M00032937" w:date="2024-06-28T09:50:39Z">
              <w:tcPr>
                <w:tcW w:w="1774" w:type="dxa"/>
                <w:tcBorders>
                  <w:top w:val="nil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BFBFBF"/>
                <w:noWrap/>
                <w:vAlign w:val="center"/>
              </w:tcPr>
            </w:tcPrChange>
          </w:tcPr>
          <w:p>
            <w:pPr>
              <w:jc w:val="center"/>
              <w:rPr>
                <w:ins w:id="18478" w:author="M00007797" w:date="2023-06-16T16:05:57Z"/>
                <w:rFonts w:ascii="黑体" w:hAnsi="黑体" w:eastAsia="黑体" w:cs="宋体"/>
                <w:color w:val="auto"/>
                <w:kern w:val="0"/>
                <w:sz w:val="20"/>
                <w:szCs w:val="20"/>
              </w:rPr>
            </w:pPr>
            <w:ins w:id="18479" w:author="M00007797" w:date="2023-06-16T16:05:57Z">
              <w:r>
                <w:rPr>
                  <w:rFonts w:hint="eastAsia" w:ascii="黑体" w:hAnsi="黑体" w:eastAsia="黑体" w:cs="宋体"/>
                  <w:color w:val="auto"/>
                  <w:kern w:val="0"/>
                  <w:sz w:val="20"/>
                  <w:szCs w:val="20"/>
                </w:rPr>
                <w:t>高</w:t>
              </w:r>
            </w:ins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  <w:tblPrExChange w:id="18481" w:author="M00032937" w:date="2024-06-28T09:50:39Z">
            <w:tblPrEx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285" w:hRule="atLeast"/>
          <w:jc w:val="center"/>
          <w:ins w:id="18480" w:author="M00007797" w:date="2023-06-16T16:05:57Z"/>
          <w:trPrChange w:id="18481" w:author="M00032937" w:date="2024-06-28T09:50:39Z">
            <w:trPr>
              <w:trHeight w:val="285" w:hRule="atLeast"/>
              <w:jc w:val="center"/>
            </w:trPr>
          </w:trPrChange>
        </w:trPr>
        <w:tc>
          <w:tcPr>
            <w:tcW w:w="2095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  <w:tcPrChange w:id="18482" w:author="M00032937" w:date="2024-06-28T09:50:39Z">
              <w:tcPr>
                <w:tcW w:w="1454" w:type="dxa"/>
                <w:vMerge w:val="continue"/>
                <w:tcBorders>
                  <w:top w:val="single" w:color="auto" w:sz="4" w:space="0"/>
                  <w:left w:val="single" w:color="auto" w:sz="4" w:space="0"/>
                  <w:bottom w:val="single" w:color="000000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rPr>
                <w:ins w:id="18483" w:author="M00007797" w:date="2023-06-16T16:05:57Z"/>
                <w:rFonts w:cs="宋体"/>
                <w:color w:val="auto"/>
                <w:kern w:val="0"/>
                <w:sz w:val="20"/>
                <w:szCs w:val="20"/>
              </w:rPr>
            </w:pPr>
          </w:p>
        </w:tc>
        <w:tc>
          <w:tcPr>
            <w:tcW w:w="21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  <w:tcPrChange w:id="18484" w:author="M00032937" w:date="2024-06-28T09:50:39Z">
              <w:tcPr>
                <w:tcW w:w="2031" w:type="dxa"/>
                <w:gridSpan w:val="3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noWrap/>
                <w:vAlign w:val="center"/>
              </w:tcPr>
            </w:tcPrChange>
          </w:tcPr>
          <w:p>
            <w:pPr>
              <w:jc w:val="center"/>
              <w:rPr>
                <w:ins w:id="18485" w:author="M00007797" w:date="2023-06-16T16:05:57Z"/>
                <w:rFonts w:cs="宋体"/>
                <w:color w:val="auto"/>
                <w:kern w:val="0"/>
                <w:sz w:val="20"/>
                <w:szCs w:val="20"/>
              </w:rPr>
            </w:pPr>
            <w:ins w:id="18486" w:author="M00007797" w:date="2023-06-16T16:05:57Z">
              <w:r>
                <w:rPr>
                  <w:rFonts w:hint="eastAsia" w:cs="宋体"/>
                  <w:color w:val="auto"/>
                  <w:kern w:val="0"/>
                  <w:sz w:val="20"/>
                  <w:szCs w:val="20"/>
                </w:rPr>
                <w:t>室温</w:t>
              </w:r>
            </w:ins>
          </w:p>
        </w:tc>
        <w:tc>
          <w:tcPr>
            <w:tcW w:w="1645" w:type="dxa"/>
            <w:gridSpan w:val="3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  <w:tcPrChange w:id="18487" w:author="M00032937" w:date="2024-06-28T09:50:39Z">
              <w:tcPr>
                <w:tcW w:w="1603" w:type="dxa"/>
                <w:tcBorders>
                  <w:top w:val="single" w:color="auto" w:sz="4" w:space="0"/>
                  <w:left w:val="nil"/>
                  <w:bottom w:val="single" w:color="auto" w:sz="4" w:space="0"/>
                  <w:right w:val="single" w:color="auto" w:sz="4" w:space="0"/>
                </w:tcBorders>
                <w:noWrap/>
                <w:vAlign w:val="center"/>
              </w:tcPr>
            </w:tcPrChange>
          </w:tcPr>
          <w:p>
            <w:pPr>
              <w:jc w:val="center"/>
              <w:rPr>
                <w:ins w:id="18488" w:author="M00007797" w:date="2023-06-16T16:05:57Z"/>
                <w:rFonts w:cs="宋体"/>
                <w:color w:val="auto"/>
                <w:kern w:val="0"/>
                <w:sz w:val="20"/>
                <w:szCs w:val="20"/>
              </w:rPr>
            </w:pPr>
            <w:ins w:id="18489" w:author="M00007797" w:date="2023-06-16T16:05:57Z">
              <w:r>
                <w:rPr>
                  <w:rFonts w:hint="eastAsia" w:cs="宋体"/>
                  <w:color w:val="auto"/>
                  <w:kern w:val="0"/>
                  <w:sz w:val="20"/>
                  <w:szCs w:val="20"/>
                </w:rPr>
                <w:t>34℃</w:t>
              </w:r>
            </w:ins>
          </w:p>
        </w:tc>
        <w:tc>
          <w:tcPr>
            <w:tcW w:w="2033" w:type="dxa"/>
            <w:gridSpan w:val="3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  <w:tcPrChange w:id="18490" w:author="M00032937" w:date="2024-06-28T09:50:39Z">
              <w:tcPr>
                <w:tcW w:w="1492" w:type="dxa"/>
                <w:gridSpan w:val="3"/>
                <w:tcBorders>
                  <w:top w:val="single" w:color="auto" w:sz="4" w:space="0"/>
                  <w:left w:val="nil"/>
                  <w:bottom w:val="single" w:color="auto" w:sz="4" w:space="0"/>
                  <w:right w:val="single" w:color="auto" w:sz="4" w:space="0"/>
                </w:tcBorders>
                <w:noWrap/>
                <w:vAlign w:val="center"/>
              </w:tcPr>
            </w:tcPrChange>
          </w:tcPr>
          <w:p>
            <w:pPr>
              <w:jc w:val="center"/>
              <w:rPr>
                <w:ins w:id="18491" w:author="M00007797" w:date="2023-06-16T16:05:57Z"/>
                <w:rFonts w:cs="宋体"/>
                <w:color w:val="auto"/>
                <w:kern w:val="0"/>
                <w:sz w:val="20"/>
                <w:szCs w:val="20"/>
              </w:rPr>
            </w:pPr>
            <w:ins w:id="18492" w:author="M00007797" w:date="2023-06-16T16:05:57Z">
              <w:r>
                <w:rPr>
                  <w:rFonts w:hint="eastAsia" w:cs="宋体"/>
                  <w:color w:val="auto"/>
                  <w:kern w:val="0"/>
                  <w:sz w:val="20"/>
                  <w:szCs w:val="20"/>
                </w:rPr>
                <w:t>37℃</w:t>
              </w:r>
            </w:ins>
          </w:p>
        </w:tc>
        <w:tc>
          <w:tcPr>
            <w:tcW w:w="182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  <w:tcPrChange w:id="18493" w:author="M00032937" w:date="2024-06-28T09:50:39Z">
              <w:tcPr>
                <w:tcW w:w="1774" w:type="dxa"/>
                <w:tcBorders>
                  <w:top w:val="single" w:color="auto" w:sz="4" w:space="0"/>
                  <w:left w:val="nil"/>
                  <w:bottom w:val="single" w:color="auto" w:sz="4" w:space="0"/>
                  <w:right w:val="single" w:color="auto" w:sz="4" w:space="0"/>
                </w:tcBorders>
                <w:noWrap/>
                <w:vAlign w:val="center"/>
              </w:tcPr>
            </w:tcPrChange>
          </w:tcPr>
          <w:p>
            <w:pPr>
              <w:jc w:val="center"/>
              <w:rPr>
                <w:ins w:id="18494" w:author="M00007797" w:date="2023-06-16T16:05:57Z"/>
                <w:rFonts w:cs="宋体"/>
                <w:color w:val="auto"/>
                <w:kern w:val="0"/>
                <w:sz w:val="20"/>
                <w:szCs w:val="20"/>
              </w:rPr>
            </w:pPr>
            <w:ins w:id="18495" w:author="M00007797" w:date="2023-06-16T16:05:57Z">
              <w:r>
                <w:rPr>
                  <w:rFonts w:hint="eastAsia" w:cs="宋体"/>
                  <w:color w:val="auto"/>
                  <w:kern w:val="0"/>
                  <w:sz w:val="20"/>
                  <w:szCs w:val="20"/>
                </w:rPr>
                <w:t>39℃</w:t>
              </w:r>
            </w:ins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  <w:tblPrExChange w:id="18497" w:author="M00032937" w:date="2024-06-28T09:50:39Z">
            <w:tblPrEx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285" w:hRule="atLeast"/>
          <w:jc w:val="center"/>
          <w:ins w:id="18496" w:author="M00000676" w:date="2023-11-25T17:21:30Z"/>
          <w:trPrChange w:id="18497" w:author="M00032937" w:date="2024-06-28T09:50:39Z">
            <w:trPr>
              <w:trHeight w:val="285" w:hRule="atLeast"/>
              <w:jc w:val="center"/>
            </w:trPr>
          </w:trPrChange>
        </w:trPr>
        <w:tc>
          <w:tcPr>
            <w:tcW w:w="20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8D8D8"/>
            <w:noWrap/>
            <w:vAlign w:val="center"/>
            <w:tcPrChange w:id="18498" w:author="M00032937" w:date="2024-06-28T09:50:39Z">
              <w:tcPr>
                <w:tcW w:w="14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D8D8D8"/>
                <w:noWrap/>
                <w:vAlign w:val="center"/>
              </w:tcPr>
            </w:tcPrChange>
          </w:tcPr>
          <w:p>
            <w:pPr>
              <w:jc w:val="center"/>
              <w:rPr>
                <w:ins w:id="18499" w:author="M00000676" w:date="2023-11-25T17:21:30Z"/>
                <w:rFonts w:hint="default" w:eastAsia="宋体" w:cs="宋体"/>
                <w:color w:val="FF0000"/>
                <w:kern w:val="0"/>
                <w:sz w:val="20"/>
                <w:szCs w:val="20"/>
                <w:highlight w:val="green"/>
                <w:lang w:val="en-US" w:eastAsia="zh-CN"/>
                <w:rPrChange w:id="18500" w:author="M00000676" w:date="2023-12-01T15:22:13Z">
                  <w:rPr>
                    <w:ins w:id="18501" w:author="M00000676" w:date="2023-11-25T17:21:30Z"/>
                    <w:rFonts w:hint="default" w:eastAsia="宋体" w:cs="宋体"/>
                    <w:color w:val="auto"/>
                    <w:kern w:val="0"/>
                    <w:sz w:val="20"/>
                    <w:szCs w:val="20"/>
                    <w:lang w:val="en-US" w:eastAsia="zh-CN"/>
                  </w:rPr>
                </w:rPrChange>
              </w:rPr>
            </w:pPr>
            <w:ins w:id="18502" w:author="M00000676" w:date="2023-11-25T17:22:02Z">
              <w:r>
                <w:rPr>
                  <w:rFonts w:hint="eastAsia" w:cs="宋体"/>
                  <w:color w:val="FF0000"/>
                  <w:kern w:val="0"/>
                  <w:sz w:val="20"/>
                  <w:szCs w:val="20"/>
                  <w:highlight w:val="none"/>
                  <w:lang w:val="en-US" w:eastAsia="zh-CN"/>
                  <w:rPrChange w:id="18503" w:author="M00000676" w:date="2023-12-01T15:22:13Z">
                    <w:rPr>
                      <w:rFonts w:hint="eastAsia" w:cs="宋体"/>
                      <w:color w:val="auto"/>
                      <w:kern w:val="0"/>
                      <w:sz w:val="20"/>
                      <w:szCs w:val="20"/>
                      <w:lang w:val="en-US" w:eastAsia="zh-CN"/>
                    </w:rPr>
                  </w:rPrChange>
                </w:rPr>
                <w:t>软件</w:t>
              </w:r>
            </w:ins>
            <w:ins w:id="18504" w:author="M00000676" w:date="2023-11-25T17:22:06Z">
              <w:r>
                <w:rPr>
                  <w:rFonts w:hint="eastAsia" w:cs="宋体"/>
                  <w:color w:val="FF0000"/>
                  <w:kern w:val="0"/>
                  <w:sz w:val="20"/>
                  <w:szCs w:val="20"/>
                  <w:highlight w:val="none"/>
                  <w:lang w:val="en-US" w:eastAsia="zh-CN"/>
                  <w:rPrChange w:id="18505" w:author="M00000676" w:date="2023-12-01T15:22:13Z">
                    <w:rPr>
                      <w:rFonts w:hint="eastAsia" w:cs="宋体"/>
                      <w:color w:val="auto"/>
                      <w:kern w:val="0"/>
                      <w:sz w:val="20"/>
                      <w:szCs w:val="20"/>
                      <w:lang w:val="en-US" w:eastAsia="zh-CN"/>
                    </w:rPr>
                  </w:rPrChange>
                </w:rPr>
                <w:t>设置</w:t>
              </w:r>
            </w:ins>
            <w:ins w:id="18506" w:author="M00000676" w:date="2023-11-25T17:21:41Z">
              <w:r>
                <w:rPr>
                  <w:rFonts w:hint="eastAsia" w:cs="宋体"/>
                  <w:color w:val="FF0000"/>
                  <w:kern w:val="0"/>
                  <w:sz w:val="20"/>
                  <w:szCs w:val="20"/>
                  <w:highlight w:val="none"/>
                  <w:lang w:val="en-US" w:eastAsia="zh-CN"/>
                  <w:rPrChange w:id="18507" w:author="M00000676" w:date="2023-12-01T15:22:13Z">
                    <w:rPr>
                      <w:rFonts w:hint="eastAsia" w:cs="宋体"/>
                      <w:color w:val="auto"/>
                      <w:kern w:val="0"/>
                      <w:sz w:val="20"/>
                      <w:szCs w:val="20"/>
                      <w:lang w:val="en-US" w:eastAsia="zh-CN"/>
                    </w:rPr>
                  </w:rPrChange>
                </w:rPr>
                <w:t>温度</w:t>
              </w:r>
            </w:ins>
          </w:p>
        </w:tc>
        <w:tc>
          <w:tcPr>
            <w:tcW w:w="218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  <w:tcPrChange w:id="18508" w:author="M00032937" w:date="2024-06-28T09:50:39Z">
              <w:tcPr>
                <w:tcW w:w="2031" w:type="dxa"/>
                <w:gridSpan w:val="3"/>
                <w:tcBorders>
                  <w:top w:val="single" w:color="auto" w:sz="4" w:space="0"/>
                  <w:left w:val="nil"/>
                  <w:bottom w:val="single" w:color="auto" w:sz="4" w:space="0"/>
                  <w:right w:val="single" w:color="auto" w:sz="4" w:space="0"/>
                </w:tcBorders>
                <w:noWrap/>
                <w:vAlign w:val="center"/>
              </w:tcPr>
            </w:tcPrChange>
          </w:tcPr>
          <w:p>
            <w:pPr>
              <w:jc w:val="center"/>
              <w:rPr>
                <w:ins w:id="18509" w:author="M00000676" w:date="2023-11-25T17:21:30Z"/>
                <w:rFonts w:hint="default" w:cs="宋体"/>
                <w:color w:val="FF0000"/>
                <w:kern w:val="0"/>
                <w:sz w:val="20"/>
                <w:szCs w:val="20"/>
                <w:highlight w:val="green"/>
                <w:lang w:val="en-US" w:eastAsia="zh-CN"/>
                <w:rPrChange w:id="18510" w:author="M00000676" w:date="2023-12-01T15:22:13Z">
                  <w:rPr>
                    <w:ins w:id="18511" w:author="M00000676" w:date="2023-11-25T17:21:30Z"/>
                    <w:rFonts w:hint="eastAsia" w:cs="宋体"/>
                    <w:color w:val="auto"/>
                    <w:kern w:val="0"/>
                    <w:sz w:val="20"/>
                    <w:szCs w:val="20"/>
                    <w:highlight w:val="none"/>
                    <w:lang w:val="en-US" w:eastAsia="zh-CN"/>
                  </w:rPr>
                </w:rPrChange>
              </w:rPr>
            </w:pPr>
            <w:ins w:id="18512" w:author="M00000676" w:date="2023-12-01T15:22:32Z">
              <w:r>
                <w:rPr>
                  <w:rFonts w:hint="eastAsia" w:cs="宋体"/>
                  <w:color w:val="FF0000"/>
                  <w:kern w:val="0"/>
                  <w:sz w:val="20"/>
                  <w:szCs w:val="20"/>
                  <w:highlight w:val="none"/>
                  <w:lang w:val="en-US" w:eastAsia="zh-CN"/>
                  <w:rPrChange w:id="18513" w:author="M00000676" w:date="2023-12-01T15:22:41Z">
                    <w:rPr>
                      <w:rFonts w:hint="eastAsia" w:cs="宋体"/>
                      <w:color w:val="FF0000"/>
                      <w:kern w:val="0"/>
                      <w:sz w:val="20"/>
                      <w:szCs w:val="20"/>
                      <w:highlight w:val="green"/>
                      <w:lang w:val="en-US" w:eastAsia="zh-CN"/>
                    </w:rPr>
                  </w:rPrChange>
                </w:rPr>
                <w:t>10</w:t>
              </w:r>
            </w:ins>
            <w:ins w:id="18514" w:author="M00000676" w:date="2023-12-01T15:22:45Z">
              <w:r>
                <w:rPr>
                  <w:rFonts w:hint="eastAsia" w:cs="宋体"/>
                  <w:color w:val="FF0000"/>
                  <w:kern w:val="0"/>
                  <w:sz w:val="20"/>
                  <w:szCs w:val="20"/>
                </w:rPr>
                <w:t>℃</w:t>
              </w:r>
            </w:ins>
          </w:p>
        </w:tc>
        <w:tc>
          <w:tcPr>
            <w:tcW w:w="1645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  <w:tcPrChange w:id="18515" w:author="M00032937" w:date="2024-06-28T09:50:39Z">
              <w:tcPr>
                <w:tcW w:w="160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noWrap/>
                <w:vAlign w:val="center"/>
              </w:tcPr>
            </w:tcPrChange>
          </w:tcPr>
          <w:p>
            <w:pPr>
              <w:jc w:val="center"/>
              <w:rPr>
                <w:ins w:id="18516" w:author="M00000676" w:date="2023-11-25T17:21:30Z"/>
                <w:rFonts w:hint="default" w:cs="宋体"/>
                <w:color w:val="FF0000"/>
                <w:kern w:val="0"/>
                <w:sz w:val="20"/>
                <w:szCs w:val="20"/>
                <w:highlight w:val="none"/>
                <w:lang w:val="en-US" w:eastAsia="zh-CN"/>
                <w:rPrChange w:id="18517" w:author="M00000676" w:date="2023-12-01T15:22:13Z">
                  <w:rPr>
                    <w:ins w:id="18518" w:author="M00000676" w:date="2023-11-25T17:21:30Z"/>
                    <w:rFonts w:hint="default" w:cs="宋体"/>
                    <w:color w:val="auto"/>
                    <w:kern w:val="0"/>
                    <w:sz w:val="20"/>
                    <w:szCs w:val="20"/>
                    <w:highlight w:val="green"/>
                    <w:lang w:val="en-US" w:eastAsia="zh-CN"/>
                  </w:rPr>
                </w:rPrChange>
              </w:rPr>
            </w:pPr>
            <w:ins w:id="18519" w:author="M00000676" w:date="2023-12-01T15:21:49Z">
              <w:r>
                <w:rPr>
                  <w:rFonts w:hint="eastAsia" w:cs="宋体"/>
                  <w:color w:val="FF0000"/>
                  <w:kern w:val="0"/>
                  <w:sz w:val="20"/>
                  <w:szCs w:val="20"/>
                  <w:highlight w:val="none"/>
                  <w:lang w:val="en-US" w:eastAsia="zh-CN"/>
                  <w:rPrChange w:id="18520" w:author="M00000676" w:date="2023-12-01T15:22:13Z">
                    <w:rPr>
                      <w:rFonts w:hint="eastAsia" w:cs="宋体"/>
                      <w:color w:val="auto"/>
                      <w:kern w:val="0"/>
                      <w:sz w:val="20"/>
                      <w:szCs w:val="20"/>
                      <w:highlight w:val="green"/>
                      <w:lang w:val="en-US" w:eastAsia="zh-CN"/>
                    </w:rPr>
                  </w:rPrChange>
                </w:rPr>
                <w:t>37</w:t>
              </w:r>
            </w:ins>
            <w:ins w:id="18521" w:author="M00000676" w:date="2023-12-01T15:22:20Z">
              <w:r>
                <w:rPr>
                  <w:rFonts w:hint="eastAsia" w:cs="宋体"/>
                  <w:color w:val="FF0000"/>
                  <w:kern w:val="0"/>
                  <w:sz w:val="20"/>
                  <w:szCs w:val="20"/>
                  <w:rPrChange w:id="18522" w:author="M00000676" w:date="2023-12-01T15:22:28Z">
                    <w:rPr>
                      <w:rFonts w:hint="eastAsia" w:cs="宋体"/>
                      <w:color w:val="auto"/>
                      <w:kern w:val="0"/>
                      <w:sz w:val="20"/>
                      <w:szCs w:val="20"/>
                    </w:rPr>
                  </w:rPrChange>
                </w:rPr>
                <w:t>℃</w:t>
              </w:r>
            </w:ins>
          </w:p>
        </w:tc>
        <w:tc>
          <w:tcPr>
            <w:tcW w:w="203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  <w:tcPrChange w:id="18523" w:author="M00032937" w:date="2024-06-28T09:50:39Z">
              <w:tcPr>
                <w:tcW w:w="1492" w:type="dxa"/>
                <w:gridSpan w:val="3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noWrap/>
                <w:vAlign w:val="center"/>
              </w:tcPr>
            </w:tcPrChange>
          </w:tcPr>
          <w:p>
            <w:pPr>
              <w:jc w:val="center"/>
              <w:rPr>
                <w:ins w:id="18524" w:author="M00000676" w:date="2023-11-25T17:21:30Z"/>
                <w:rFonts w:hint="default" w:cs="宋体"/>
                <w:color w:val="FF0000"/>
                <w:kern w:val="0"/>
                <w:sz w:val="20"/>
                <w:szCs w:val="20"/>
                <w:highlight w:val="none"/>
                <w:lang w:val="en-US" w:eastAsia="zh-CN"/>
                <w:rPrChange w:id="18525" w:author="M00000676" w:date="2023-12-01T15:22:13Z">
                  <w:rPr>
                    <w:ins w:id="18526" w:author="M00000676" w:date="2023-11-25T17:21:30Z"/>
                    <w:rFonts w:hint="default" w:cs="宋体"/>
                    <w:color w:val="auto"/>
                    <w:kern w:val="0"/>
                    <w:sz w:val="20"/>
                    <w:szCs w:val="20"/>
                    <w:highlight w:val="green"/>
                    <w:lang w:val="en-US" w:eastAsia="zh-CN"/>
                  </w:rPr>
                </w:rPrChange>
              </w:rPr>
            </w:pPr>
            <w:ins w:id="18527" w:author="M00000676" w:date="2023-12-01T15:21:56Z">
              <w:r>
                <w:rPr>
                  <w:rFonts w:hint="eastAsia" w:cs="宋体"/>
                  <w:color w:val="FF0000"/>
                  <w:kern w:val="0"/>
                  <w:sz w:val="20"/>
                  <w:szCs w:val="20"/>
                  <w:highlight w:val="none"/>
                  <w:lang w:val="en-US" w:eastAsia="zh-CN"/>
                  <w:rPrChange w:id="18528" w:author="M00000676" w:date="2023-12-01T15:22:13Z">
                    <w:rPr>
                      <w:rFonts w:hint="eastAsia" w:cs="宋体"/>
                      <w:color w:val="auto"/>
                      <w:kern w:val="0"/>
                      <w:sz w:val="20"/>
                      <w:szCs w:val="20"/>
                      <w:highlight w:val="green"/>
                      <w:lang w:val="en-US" w:eastAsia="zh-CN"/>
                    </w:rPr>
                  </w:rPrChange>
                </w:rPr>
                <w:t>40</w:t>
              </w:r>
            </w:ins>
            <w:ins w:id="18529" w:author="M00000676" w:date="2023-12-01T15:22:21Z">
              <w:r>
                <w:rPr>
                  <w:rFonts w:hint="eastAsia" w:cs="宋体"/>
                  <w:color w:val="FF0000"/>
                  <w:kern w:val="0"/>
                  <w:sz w:val="20"/>
                  <w:szCs w:val="20"/>
                  <w:rPrChange w:id="18530" w:author="M00000676" w:date="2023-12-01T15:22:28Z">
                    <w:rPr>
                      <w:rFonts w:hint="eastAsia" w:cs="宋体"/>
                      <w:color w:val="auto"/>
                      <w:kern w:val="0"/>
                      <w:sz w:val="20"/>
                      <w:szCs w:val="20"/>
                    </w:rPr>
                  </w:rPrChange>
                </w:rPr>
                <w:t>℃</w:t>
              </w:r>
            </w:ins>
          </w:p>
        </w:tc>
        <w:tc>
          <w:tcPr>
            <w:tcW w:w="18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000000" w:sz="4" w:space="0"/>
            </w:tcBorders>
            <w:noWrap/>
            <w:vAlign w:val="center"/>
            <w:tcPrChange w:id="18531" w:author="M00032937" w:date="2024-06-28T09:50:39Z">
              <w:tcPr>
                <w:tcW w:w="177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000000" w:sz="4" w:space="0"/>
                </w:tcBorders>
                <w:noWrap/>
                <w:vAlign w:val="center"/>
              </w:tcPr>
            </w:tcPrChange>
          </w:tcPr>
          <w:p>
            <w:pPr>
              <w:jc w:val="center"/>
              <w:rPr>
                <w:ins w:id="18532" w:author="M00000676" w:date="2023-11-25T17:21:30Z"/>
                <w:rFonts w:hint="default" w:cs="宋体"/>
                <w:color w:val="FF0000"/>
                <w:kern w:val="0"/>
                <w:sz w:val="20"/>
                <w:szCs w:val="20"/>
                <w:highlight w:val="none"/>
                <w:lang w:val="en-US" w:eastAsia="zh-CN"/>
                <w:rPrChange w:id="18533" w:author="M00000676" w:date="2023-12-01T15:22:13Z">
                  <w:rPr>
                    <w:ins w:id="18534" w:author="M00000676" w:date="2023-11-25T17:21:30Z"/>
                    <w:rFonts w:hint="default" w:cs="宋体"/>
                    <w:color w:val="auto"/>
                    <w:kern w:val="0"/>
                    <w:sz w:val="20"/>
                    <w:szCs w:val="20"/>
                    <w:highlight w:val="green"/>
                    <w:lang w:val="en-US" w:eastAsia="zh-CN"/>
                  </w:rPr>
                </w:rPrChange>
              </w:rPr>
            </w:pPr>
            <w:ins w:id="18535" w:author="M00000676" w:date="2023-12-01T15:21:58Z">
              <w:r>
                <w:rPr>
                  <w:rFonts w:hint="eastAsia" w:cs="宋体"/>
                  <w:color w:val="FF0000"/>
                  <w:kern w:val="0"/>
                  <w:sz w:val="20"/>
                  <w:szCs w:val="20"/>
                  <w:highlight w:val="none"/>
                  <w:lang w:val="en-US" w:eastAsia="zh-CN"/>
                  <w:rPrChange w:id="18536" w:author="M00000676" w:date="2023-12-01T15:22:13Z">
                    <w:rPr>
                      <w:rFonts w:hint="eastAsia" w:cs="宋体"/>
                      <w:color w:val="auto"/>
                      <w:kern w:val="0"/>
                      <w:sz w:val="20"/>
                      <w:szCs w:val="20"/>
                      <w:highlight w:val="green"/>
                      <w:lang w:val="en-US" w:eastAsia="zh-CN"/>
                    </w:rPr>
                  </w:rPrChange>
                </w:rPr>
                <w:t>44</w:t>
              </w:r>
            </w:ins>
            <w:ins w:id="18537" w:author="M00000676" w:date="2023-12-01T15:22:23Z">
              <w:r>
                <w:rPr>
                  <w:rFonts w:hint="eastAsia" w:cs="宋体"/>
                  <w:color w:val="FF0000"/>
                  <w:kern w:val="0"/>
                  <w:sz w:val="20"/>
                  <w:szCs w:val="20"/>
                  <w:rPrChange w:id="18538" w:author="M00000676" w:date="2023-12-01T15:22:28Z">
                    <w:rPr>
                      <w:rFonts w:hint="eastAsia" w:cs="宋体"/>
                      <w:color w:val="auto"/>
                      <w:kern w:val="0"/>
                      <w:sz w:val="20"/>
                      <w:szCs w:val="20"/>
                    </w:rPr>
                  </w:rPrChange>
                </w:rPr>
                <w:t>℃</w:t>
              </w:r>
            </w:ins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  <w:tblPrExChange w:id="18540" w:author="M00032937" w:date="2024-06-28T09:50:19Z">
            <w:tblPrEx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285" w:hRule="atLeast"/>
          <w:jc w:val="center"/>
          <w:ins w:id="18539" w:author="M00007797" w:date="2023-06-16T16:05:57Z"/>
          <w:trPrChange w:id="18540" w:author="M00032937" w:date="2024-06-28T09:50:19Z">
            <w:trPr>
              <w:trHeight w:val="285" w:hRule="atLeast"/>
              <w:jc w:val="center"/>
            </w:trPr>
          </w:trPrChange>
        </w:trPr>
        <w:tc>
          <w:tcPr>
            <w:tcW w:w="20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8D8D8"/>
            <w:noWrap/>
            <w:vAlign w:val="center"/>
            <w:tcPrChange w:id="18541" w:author="M00032937" w:date="2024-06-28T09:50:19Z">
              <w:tcPr>
                <w:tcW w:w="14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D8D8D8"/>
                <w:noWrap/>
                <w:vAlign w:val="center"/>
              </w:tcPr>
            </w:tcPrChange>
          </w:tcPr>
          <w:p>
            <w:pPr>
              <w:jc w:val="center"/>
              <w:rPr>
                <w:ins w:id="18542" w:author="M00007797" w:date="2023-06-16T16:05:57Z"/>
                <w:rFonts w:cs="宋体"/>
                <w:color w:val="auto"/>
                <w:kern w:val="0"/>
                <w:sz w:val="20"/>
                <w:szCs w:val="20"/>
              </w:rPr>
            </w:pPr>
            <w:ins w:id="18543" w:author="M00007797" w:date="2023-06-16T16:05:57Z">
              <w:r>
                <w:rPr>
                  <w:rFonts w:hint="eastAsia" w:cs="宋体"/>
                  <w:color w:val="auto"/>
                  <w:kern w:val="0"/>
                  <w:sz w:val="20"/>
                  <w:szCs w:val="20"/>
                </w:rPr>
                <w:t xml:space="preserve"> 电热丝功率</w:t>
              </w:r>
            </w:ins>
          </w:p>
        </w:tc>
        <w:tc>
          <w:tcPr>
            <w:tcW w:w="7694" w:type="dxa"/>
            <w:gridSpan w:val="8"/>
            <w:tcBorders>
              <w:top w:val="single" w:color="auto" w:sz="4" w:space="0"/>
              <w:left w:val="nil"/>
              <w:bottom w:val="single" w:color="auto" w:sz="4" w:space="0"/>
              <w:right w:val="single" w:color="000000" w:sz="4" w:space="0"/>
            </w:tcBorders>
            <w:noWrap/>
            <w:vAlign w:val="center"/>
            <w:tcPrChange w:id="18544" w:author="M00032937" w:date="2024-06-28T09:50:19Z">
              <w:tcPr>
                <w:tcW w:w="6900" w:type="dxa"/>
                <w:gridSpan w:val="8"/>
                <w:tcBorders>
                  <w:top w:val="single" w:color="auto" w:sz="4" w:space="0"/>
                  <w:left w:val="nil"/>
                  <w:bottom w:val="single" w:color="auto" w:sz="4" w:space="0"/>
                  <w:right w:val="single" w:color="000000" w:sz="4" w:space="0"/>
                </w:tcBorders>
                <w:noWrap/>
                <w:vAlign w:val="center"/>
              </w:tcPr>
            </w:tcPrChange>
          </w:tcPr>
          <w:p>
            <w:pPr>
              <w:jc w:val="center"/>
              <w:rPr>
                <w:ins w:id="18545" w:author="M00007797" w:date="2023-06-16T16:05:57Z"/>
                <w:rFonts w:cs="宋体"/>
                <w:color w:val="auto"/>
                <w:kern w:val="0"/>
                <w:sz w:val="20"/>
                <w:szCs w:val="20"/>
              </w:rPr>
            </w:pPr>
            <w:ins w:id="18546" w:author="M00007797" w:date="2023-06-16T16:14:13Z">
              <w:r>
                <w:rPr>
                  <w:rFonts w:hint="eastAsia" w:cs="宋体"/>
                  <w:color w:val="auto"/>
                  <w:kern w:val="0"/>
                  <w:sz w:val="20"/>
                  <w:szCs w:val="20"/>
                  <w:highlight w:val="none"/>
                  <w:lang w:val="en-US" w:eastAsia="zh-CN"/>
                </w:rPr>
                <w:t>40</w:t>
              </w:r>
            </w:ins>
            <w:ins w:id="18547" w:author="M00007797" w:date="2023-06-16T16:05:57Z">
              <w:r>
                <w:rPr>
                  <w:rFonts w:hint="eastAsia" w:cs="宋体"/>
                  <w:color w:val="auto"/>
                  <w:kern w:val="0"/>
                  <w:sz w:val="20"/>
                  <w:szCs w:val="20"/>
                  <w:highlight w:val="none"/>
                </w:rPr>
                <w:t>W</w:t>
              </w:r>
            </w:ins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  <w:tblPrExChange w:id="18549" w:author="M00032937" w:date="2024-06-28T09:50:19Z">
            <w:tblPrEx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540" w:hRule="atLeast"/>
          <w:jc w:val="center"/>
          <w:ins w:id="18548" w:author="M00007797" w:date="2023-06-16T16:05:57Z"/>
          <w:trPrChange w:id="18549" w:author="M00032937" w:date="2024-06-28T09:50:19Z">
            <w:trPr>
              <w:trHeight w:val="540" w:hRule="atLeast"/>
              <w:jc w:val="center"/>
            </w:trPr>
          </w:trPrChange>
        </w:trPr>
        <w:tc>
          <w:tcPr>
            <w:tcW w:w="20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8D8D8"/>
            <w:noWrap/>
            <w:vAlign w:val="center"/>
            <w:tcPrChange w:id="18550" w:author="M00032937" w:date="2024-06-28T09:50:19Z">
              <w:tcPr>
                <w:tcW w:w="14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D8D8D8"/>
                <w:noWrap/>
                <w:vAlign w:val="center"/>
              </w:tcPr>
            </w:tcPrChange>
          </w:tcPr>
          <w:p>
            <w:pPr>
              <w:jc w:val="center"/>
              <w:rPr>
                <w:ins w:id="18551" w:author="M00007797" w:date="2023-06-16T16:05:57Z"/>
                <w:rFonts w:cs="宋体"/>
                <w:color w:val="auto"/>
                <w:kern w:val="0"/>
                <w:sz w:val="20"/>
                <w:szCs w:val="20"/>
              </w:rPr>
            </w:pPr>
            <w:ins w:id="18552" w:author="M00007797" w:date="2023-06-16T16:05:57Z">
              <w:r>
                <w:rPr>
                  <w:rFonts w:hint="eastAsia" w:cs="宋体"/>
                  <w:color w:val="auto"/>
                  <w:kern w:val="0"/>
                  <w:sz w:val="20"/>
                  <w:szCs w:val="20"/>
                </w:rPr>
                <w:t>坐温定义</w:t>
              </w:r>
            </w:ins>
          </w:p>
        </w:tc>
        <w:tc>
          <w:tcPr>
            <w:tcW w:w="7694" w:type="dxa"/>
            <w:gridSpan w:val="8"/>
            <w:tcBorders>
              <w:top w:val="single" w:color="auto" w:sz="4" w:space="0"/>
              <w:left w:val="nil"/>
              <w:bottom w:val="single" w:color="auto" w:sz="4" w:space="0"/>
              <w:right w:val="single" w:color="000000" w:sz="4" w:space="0"/>
            </w:tcBorders>
            <w:vAlign w:val="center"/>
            <w:tcPrChange w:id="18553" w:author="M00032937" w:date="2024-06-28T09:50:19Z">
              <w:tcPr>
                <w:tcW w:w="6900" w:type="dxa"/>
                <w:gridSpan w:val="8"/>
                <w:tcBorders>
                  <w:top w:val="single" w:color="auto" w:sz="4" w:space="0"/>
                  <w:left w:val="nil"/>
                  <w:bottom w:val="single" w:color="auto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rPr>
                <w:ins w:id="18554" w:author="M00007797" w:date="2023-06-16T16:05:57Z"/>
                <w:rFonts w:hint="eastAsia" w:eastAsia="宋体" w:cs="宋体"/>
                <w:color w:val="auto"/>
                <w:kern w:val="0"/>
                <w:sz w:val="20"/>
                <w:szCs w:val="20"/>
                <w:lang w:val="en-US" w:eastAsia="zh-CN"/>
              </w:rPr>
            </w:pPr>
            <w:ins w:id="18555" w:author="M00007797" w:date="2023-06-16T16:05:57Z">
              <w:r>
                <w:rPr>
                  <w:rFonts w:hint="eastAsia" w:cs="宋体"/>
                  <w:color w:val="auto"/>
                  <w:kern w:val="0"/>
                  <w:sz w:val="20"/>
                  <w:szCs w:val="20"/>
                  <w:highlight w:val="none"/>
                </w:rPr>
                <w:t>开机时，坐温保持设置温度；检测到着坐信号后，坐圈表面温度逐渐下降，最后保持在3</w:t>
              </w:r>
            </w:ins>
            <w:ins w:id="18556" w:author="M00007797" w:date="2023-06-16T16:05:57Z">
              <w:del w:id="18557" w:author="M00000676" w:date="2023-12-01T15:23:18Z">
                <w:r>
                  <w:rPr>
                    <w:rFonts w:hint="default" w:cs="宋体"/>
                    <w:color w:val="auto"/>
                    <w:kern w:val="0"/>
                    <w:sz w:val="20"/>
                    <w:szCs w:val="20"/>
                    <w:highlight w:val="none"/>
                    <w:lang w:val="en-US" w:eastAsia="zh-CN"/>
                  </w:rPr>
                  <w:delText>3</w:delText>
                </w:r>
              </w:del>
            </w:ins>
            <w:ins w:id="18558" w:author="M00000676" w:date="2023-12-01T15:23:18Z">
              <w:r>
                <w:rPr>
                  <w:rFonts w:hint="eastAsia" w:cs="宋体"/>
                  <w:color w:val="auto"/>
                  <w:kern w:val="0"/>
                  <w:sz w:val="20"/>
                  <w:szCs w:val="20"/>
                  <w:highlight w:val="none"/>
                  <w:lang w:val="en-US" w:eastAsia="zh-CN"/>
                </w:rPr>
                <w:t>4</w:t>
              </w:r>
            </w:ins>
            <w:ins w:id="18559" w:author="M00007797" w:date="2023-06-16T16:05:57Z">
              <w:r>
                <w:rPr>
                  <w:rFonts w:hint="eastAsia" w:cs="宋体"/>
                  <w:color w:val="auto"/>
                  <w:kern w:val="0"/>
                  <w:sz w:val="20"/>
                  <w:szCs w:val="20"/>
                  <w:highlight w:val="none"/>
                </w:rPr>
                <w:t>℃（对应软件设定</w:t>
              </w:r>
            </w:ins>
            <w:ins w:id="18560" w:author="M00000676" w:date="2023-12-01T15:23:30Z">
              <w:r>
                <w:rPr>
                  <w:rFonts w:hint="eastAsia" w:cs="宋体"/>
                  <w:color w:val="auto"/>
                  <w:kern w:val="0"/>
                  <w:sz w:val="20"/>
                  <w:szCs w:val="20"/>
                  <w:highlight w:val="none"/>
                  <w:lang w:val="en-US" w:eastAsia="zh-CN"/>
                </w:rPr>
                <w:t>37</w:t>
              </w:r>
            </w:ins>
            <w:ins w:id="18561" w:author="M00000676" w:date="2023-12-01T15:23:40Z">
              <w:r>
                <w:rPr>
                  <w:rFonts w:hint="eastAsia" w:cs="宋体"/>
                  <w:color w:val="000000" w:themeColor="text1"/>
                  <w:kern w:val="0"/>
                  <w:sz w:val="20"/>
                  <w:szCs w:val="20"/>
                  <w:rPrChange w:id="18562" w:author="M00000676" w:date="2023-12-01T15:23:47Z">
                    <w:rPr>
                      <w:rFonts w:hint="eastAsia" w:cs="宋体"/>
                      <w:color w:val="FF0000"/>
                      <w:kern w:val="0"/>
                      <w:sz w:val="20"/>
                      <w:szCs w:val="20"/>
                    </w:rPr>
                  </w:rPrChange>
                  <w14:textFill>
                    <w14:solidFill>
                      <w14:schemeClr w14:val="tx1"/>
                    </w14:solidFill>
                  </w14:textFill>
                </w:rPr>
                <w:t>℃</w:t>
              </w:r>
            </w:ins>
            <w:ins w:id="18563" w:author="M00007797" w:date="2023-06-16T16:05:57Z">
              <w:del w:id="18564" w:author="M00000676" w:date="2023-12-01T15:23:27Z">
                <w:r>
                  <w:rPr>
                    <w:rFonts w:hint="eastAsia" w:cs="宋体"/>
                    <w:color w:val="auto"/>
                    <w:kern w:val="0"/>
                    <w:sz w:val="20"/>
                    <w:szCs w:val="20"/>
                    <w:highlight w:val="none"/>
                  </w:rPr>
                  <w:delText>阻值为</w:delText>
                </w:r>
              </w:del>
            </w:ins>
            <w:ins w:id="18565" w:author="M00007797" w:date="2023-06-16T16:05:57Z">
              <w:del w:id="18566" w:author="M00000676" w:date="2023-12-01T15:23:26Z">
                <w:r>
                  <w:rPr>
                    <w:rFonts w:hint="eastAsia" w:cs="宋体"/>
                    <w:kern w:val="0"/>
                    <w:sz w:val="20"/>
                    <w:szCs w:val="20"/>
                    <w:highlight w:val="none"/>
                  </w:rPr>
                  <w:delText>31.5</w:delText>
                </w:r>
              </w:del>
            </w:ins>
            <w:ins w:id="18567" w:author="M00007797" w:date="2023-06-16T16:05:57Z">
              <w:del w:id="18568" w:author="M00000676" w:date="2023-12-01T15:23:26Z">
                <w:r>
                  <w:rPr>
                    <w:rFonts w:hint="eastAsia" w:cs="宋体"/>
                    <w:color w:val="auto"/>
                    <w:kern w:val="0"/>
                    <w:sz w:val="20"/>
                    <w:szCs w:val="20"/>
                    <w:highlight w:val="none"/>
                  </w:rPr>
                  <w:delText>kΩ</w:delText>
                </w:r>
              </w:del>
            </w:ins>
            <w:ins w:id="18569" w:author="M00007797" w:date="2023-06-16T16:05:57Z">
              <w:r>
                <w:rPr>
                  <w:rFonts w:hint="eastAsia" w:cs="宋体"/>
                  <w:color w:val="auto"/>
                  <w:kern w:val="0"/>
                  <w:sz w:val="20"/>
                  <w:szCs w:val="20"/>
                  <w:highlight w:val="none"/>
                </w:rPr>
                <w:t>）；离坐后坐温加热到设置温度</w:t>
              </w:r>
            </w:ins>
            <w:ins w:id="18570" w:author="M00007797" w:date="2023-06-16T16:05:57Z">
              <w:r>
                <w:rPr>
                  <w:rFonts w:hint="eastAsia" w:cs="宋体"/>
                  <w:color w:val="auto"/>
                  <w:kern w:val="0"/>
                  <w:sz w:val="20"/>
                  <w:szCs w:val="20"/>
                  <w:highlight w:val="none"/>
                  <w:lang w:eastAsia="zh-CN"/>
                </w:rPr>
                <w:t>。</w:t>
              </w:r>
            </w:ins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  <w:tblPrExChange w:id="18572" w:author="M00032937" w:date="2024-06-28T09:50:19Z">
            <w:tblPrEx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23" w:hRule="atLeast"/>
          <w:jc w:val="center"/>
          <w:ins w:id="18571" w:author="M00007797" w:date="2023-06-16T16:05:57Z"/>
          <w:trPrChange w:id="18572" w:author="M00032937" w:date="2024-06-28T09:50:19Z">
            <w:trPr>
              <w:trHeight w:val="623" w:hRule="atLeast"/>
              <w:jc w:val="center"/>
            </w:trPr>
          </w:trPrChange>
        </w:trPr>
        <w:tc>
          <w:tcPr>
            <w:tcW w:w="20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8D8D8"/>
            <w:noWrap/>
            <w:vAlign w:val="center"/>
            <w:tcPrChange w:id="18573" w:author="M00032937" w:date="2024-06-28T09:50:19Z">
              <w:tcPr>
                <w:tcW w:w="14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D8D8D8"/>
                <w:noWrap/>
                <w:vAlign w:val="center"/>
              </w:tcPr>
            </w:tcPrChange>
          </w:tcPr>
          <w:p>
            <w:pPr>
              <w:jc w:val="center"/>
              <w:rPr>
                <w:ins w:id="18574" w:author="M00007797" w:date="2023-06-16T16:05:57Z"/>
                <w:rFonts w:cs="宋体"/>
                <w:color w:val="auto"/>
                <w:kern w:val="0"/>
                <w:sz w:val="20"/>
                <w:szCs w:val="20"/>
              </w:rPr>
            </w:pPr>
            <w:ins w:id="18575" w:author="M00007797" w:date="2023-06-16T16:05:57Z">
              <w:r>
                <w:rPr>
                  <w:rFonts w:hint="eastAsia" w:cs="宋体"/>
                  <w:color w:val="auto"/>
                  <w:kern w:val="0"/>
                  <w:sz w:val="20"/>
                  <w:szCs w:val="20"/>
                </w:rPr>
                <w:t>坐温</w:t>
              </w:r>
            </w:ins>
            <w:ins w:id="18576" w:author="M00007797" w:date="2023-06-16T16:05:57Z">
              <w:r>
                <w:rPr>
                  <w:rFonts w:cs="宋体"/>
                  <w:color w:val="auto"/>
                  <w:kern w:val="0"/>
                  <w:sz w:val="20"/>
                  <w:szCs w:val="20"/>
                </w:rPr>
                <w:t>偏差</w:t>
              </w:r>
            </w:ins>
          </w:p>
        </w:tc>
        <w:tc>
          <w:tcPr>
            <w:tcW w:w="7694" w:type="dxa"/>
            <w:gridSpan w:val="8"/>
            <w:tcBorders>
              <w:top w:val="single" w:color="auto" w:sz="4" w:space="0"/>
              <w:left w:val="nil"/>
              <w:bottom w:val="single" w:color="auto" w:sz="4" w:space="0"/>
              <w:right w:val="single" w:color="000000" w:sz="4" w:space="0"/>
            </w:tcBorders>
            <w:vAlign w:val="center"/>
            <w:tcPrChange w:id="18577" w:author="M00032937" w:date="2024-06-28T09:50:19Z">
              <w:tcPr>
                <w:tcW w:w="6900" w:type="dxa"/>
                <w:gridSpan w:val="8"/>
                <w:tcBorders>
                  <w:top w:val="single" w:color="auto" w:sz="4" w:space="0"/>
                  <w:left w:val="nil"/>
                  <w:bottom w:val="single" w:color="auto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rPr>
                <w:ins w:id="18578" w:author="M00007797" w:date="2023-06-16T16:05:57Z"/>
                <w:rFonts w:cs="宋体"/>
                <w:color w:val="auto"/>
                <w:kern w:val="0"/>
                <w:sz w:val="20"/>
                <w:szCs w:val="20"/>
              </w:rPr>
            </w:pPr>
            <w:ins w:id="18579" w:author="M00007797" w:date="2023-06-16T16:05:57Z">
              <w:r>
                <w:rPr>
                  <w:rFonts w:hint="eastAsia" w:cs="宋体"/>
                  <w:color w:val="auto"/>
                  <w:kern w:val="0"/>
                  <w:sz w:val="20"/>
                  <w:szCs w:val="20"/>
                </w:rPr>
                <w:t>满足GB/T34549</w:t>
              </w:r>
            </w:ins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  <w:tblPrExChange w:id="18581" w:author="M00032937" w:date="2024-06-28T09:50:19Z">
            <w:tblPrEx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23" w:hRule="atLeast"/>
          <w:jc w:val="center"/>
          <w:ins w:id="18580" w:author="M00007797" w:date="2023-06-16T16:05:57Z"/>
          <w:trPrChange w:id="18581" w:author="M00032937" w:date="2024-06-28T09:50:19Z">
            <w:trPr>
              <w:trHeight w:val="623" w:hRule="atLeast"/>
              <w:jc w:val="center"/>
            </w:trPr>
          </w:trPrChange>
        </w:trPr>
        <w:tc>
          <w:tcPr>
            <w:tcW w:w="20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8D8D8"/>
            <w:noWrap/>
            <w:vAlign w:val="center"/>
            <w:tcPrChange w:id="18582" w:author="M00032937" w:date="2024-06-28T09:50:19Z">
              <w:tcPr>
                <w:tcW w:w="14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D8D8D8"/>
                <w:noWrap/>
                <w:vAlign w:val="center"/>
              </w:tcPr>
            </w:tcPrChange>
          </w:tcPr>
          <w:p>
            <w:pPr>
              <w:jc w:val="center"/>
              <w:rPr>
                <w:ins w:id="18583" w:author="M00007797" w:date="2023-06-16T16:05:57Z"/>
                <w:rFonts w:hint="default" w:eastAsia="宋体" w:cs="宋体"/>
                <w:color w:val="auto"/>
                <w:kern w:val="0"/>
                <w:sz w:val="20"/>
                <w:szCs w:val="20"/>
                <w:lang w:val="en-US" w:eastAsia="zh-CN"/>
              </w:rPr>
            </w:pPr>
            <w:ins w:id="18584" w:author="M00007797" w:date="2023-06-16T16:05:57Z">
              <w:r>
                <w:rPr>
                  <w:rFonts w:hint="eastAsia" w:cs="宋体"/>
                  <w:color w:val="auto"/>
                  <w:kern w:val="0"/>
                  <w:sz w:val="20"/>
                  <w:szCs w:val="20"/>
                  <w:lang w:val="en-US" w:eastAsia="zh-CN"/>
                </w:rPr>
                <w:t>备注</w:t>
              </w:r>
            </w:ins>
          </w:p>
        </w:tc>
        <w:tc>
          <w:tcPr>
            <w:tcW w:w="7694" w:type="dxa"/>
            <w:gridSpan w:val="8"/>
            <w:tcBorders>
              <w:top w:val="single" w:color="auto" w:sz="4" w:space="0"/>
              <w:left w:val="nil"/>
              <w:bottom w:val="single" w:color="auto" w:sz="4" w:space="0"/>
              <w:right w:val="single" w:color="000000" w:sz="4" w:space="0"/>
            </w:tcBorders>
            <w:vAlign w:val="center"/>
            <w:tcPrChange w:id="18585" w:author="M00032937" w:date="2024-06-28T09:50:19Z">
              <w:tcPr>
                <w:tcW w:w="6900" w:type="dxa"/>
                <w:gridSpan w:val="8"/>
                <w:tcBorders>
                  <w:top w:val="single" w:color="auto" w:sz="4" w:space="0"/>
                  <w:left w:val="nil"/>
                  <w:bottom w:val="single" w:color="auto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rPr>
                <w:ins w:id="18586" w:author="M00007797" w:date="2023-06-16T16:05:57Z"/>
                <w:rFonts w:hint="eastAsia" w:cs="宋体"/>
                <w:color w:val="auto"/>
                <w:kern w:val="0"/>
                <w:sz w:val="20"/>
                <w:szCs w:val="20"/>
              </w:rPr>
            </w:pPr>
            <w:ins w:id="18587" w:author="M00007797" w:date="2023-06-19T14:38:44Z">
              <w:r>
                <w:rPr>
                  <w:rFonts w:hint="eastAsia"/>
                  <w:highlight w:val="none"/>
                </w:rPr>
                <w:t>关（熄灭）</w:t>
              </w:r>
            </w:ins>
            <w:ins w:id="18588" w:author="M00007797" w:date="2023-06-19T14:38:44Z">
              <w:r>
                <w:rPr>
                  <w:rFonts w:hint="eastAsia"/>
                  <w:highlight w:val="none"/>
                  <w:lang w:eastAsia="zh-CN"/>
                </w:rPr>
                <w:t>、</w:t>
              </w:r>
            </w:ins>
            <w:ins w:id="18589" w:author="M00007797" w:date="2023-06-19T14:38:51Z">
              <w:r>
                <w:rPr>
                  <w:rFonts w:hint="eastAsia"/>
                  <w:highlight w:val="none"/>
                  <w:lang w:val="en-US" w:eastAsia="zh-CN"/>
                </w:rPr>
                <w:t>低</w:t>
              </w:r>
            </w:ins>
            <w:ins w:id="18590" w:author="M00007797" w:date="2023-06-19T14:38:44Z">
              <w:del w:id="18591" w:author="M00032937" w:date="2024-06-28T09:26:03Z">
                <w:r>
                  <w:rPr>
                    <w:rFonts w:hint="eastAsia"/>
                    <w:highlight w:val="none"/>
                    <w:lang w:val="en-US" w:eastAsia="zh-CN"/>
                  </w:rPr>
                  <w:delText>档</w:delText>
                </w:r>
              </w:del>
            </w:ins>
            <w:ins w:id="18592" w:author="M00032937" w:date="2024-06-28T09:26:03Z">
              <w:r>
                <w:rPr>
                  <w:rFonts w:hint="eastAsia"/>
                  <w:highlight w:val="none"/>
                  <w:lang w:val="en-US" w:eastAsia="zh-CN"/>
                </w:rPr>
                <w:t>挡</w:t>
              </w:r>
            </w:ins>
            <w:ins w:id="18593" w:author="M00007797" w:date="2023-06-19T14:38:44Z">
              <w:r>
                <w:rPr>
                  <w:rFonts w:hint="eastAsia"/>
                  <w:highlight w:val="none"/>
                </w:rPr>
                <w:t>（</w:t>
              </w:r>
            </w:ins>
            <w:ins w:id="18594" w:author="M00007797" w:date="2023-06-19T14:38:44Z">
              <w:r>
                <w:rPr>
                  <w:rFonts w:hint="eastAsia"/>
                  <w:highlight w:val="none"/>
                  <w:lang w:val="en-US" w:eastAsia="zh-CN"/>
                </w:rPr>
                <w:t>蓝色</w:t>
              </w:r>
            </w:ins>
            <w:ins w:id="18595" w:author="M00007797" w:date="2023-06-19T14:38:44Z">
              <w:r>
                <w:rPr>
                  <w:rFonts w:hint="eastAsia"/>
                  <w:highlight w:val="none"/>
                </w:rPr>
                <w:t>）</w:t>
              </w:r>
            </w:ins>
            <w:ins w:id="18596" w:author="M00007797" w:date="2023-06-19T14:38:44Z">
              <w:r>
                <w:rPr>
                  <w:rFonts w:hint="eastAsia"/>
                  <w:highlight w:val="none"/>
                  <w:lang w:eastAsia="zh-CN"/>
                </w:rPr>
                <w:t>、</w:t>
              </w:r>
            </w:ins>
            <w:ins w:id="18597" w:author="M00007797" w:date="2023-06-19T14:38:55Z">
              <w:r>
                <w:rPr>
                  <w:rFonts w:hint="eastAsia"/>
                  <w:highlight w:val="none"/>
                  <w:lang w:val="en-US" w:eastAsia="zh-CN"/>
                </w:rPr>
                <w:t>中</w:t>
              </w:r>
            </w:ins>
            <w:ins w:id="18598" w:author="M00007797" w:date="2023-06-19T14:38:44Z">
              <w:del w:id="18599" w:author="M00032937" w:date="2024-06-28T09:26:03Z">
                <w:r>
                  <w:rPr>
                    <w:rFonts w:hint="eastAsia"/>
                    <w:highlight w:val="none"/>
                    <w:lang w:val="en-US" w:eastAsia="zh-CN"/>
                  </w:rPr>
                  <w:delText>档</w:delText>
                </w:r>
              </w:del>
            </w:ins>
            <w:ins w:id="18600" w:author="M00032937" w:date="2024-06-28T09:26:03Z">
              <w:r>
                <w:rPr>
                  <w:rFonts w:hint="eastAsia"/>
                  <w:highlight w:val="none"/>
                  <w:lang w:val="en-US" w:eastAsia="zh-CN"/>
                </w:rPr>
                <w:t>挡</w:t>
              </w:r>
            </w:ins>
            <w:ins w:id="18601" w:author="M00007797" w:date="2023-06-19T14:38:44Z">
              <w:r>
                <w:rPr>
                  <w:rFonts w:hint="eastAsia"/>
                  <w:highlight w:val="none"/>
                </w:rPr>
                <w:t>（</w:t>
              </w:r>
            </w:ins>
            <w:ins w:id="18602" w:author="M00007797" w:date="2023-06-19T14:39:02Z">
              <w:r>
                <w:rPr>
                  <w:rFonts w:hint="eastAsia"/>
                  <w:highlight w:val="none"/>
                  <w:lang w:val="en-US" w:eastAsia="zh-CN"/>
                </w:rPr>
                <w:t>粉</w:t>
              </w:r>
            </w:ins>
            <w:ins w:id="18603" w:author="M00007797" w:date="2023-06-19T14:38:44Z">
              <w:r>
                <w:rPr>
                  <w:rFonts w:hint="eastAsia"/>
                  <w:highlight w:val="none"/>
                  <w:lang w:val="en-US" w:eastAsia="zh-CN"/>
                </w:rPr>
                <w:t>色</w:t>
              </w:r>
            </w:ins>
            <w:ins w:id="18604" w:author="M00007797" w:date="2023-06-19T14:38:44Z">
              <w:r>
                <w:rPr>
                  <w:rFonts w:hint="eastAsia"/>
                  <w:highlight w:val="none"/>
                </w:rPr>
                <w:t>）</w:t>
              </w:r>
            </w:ins>
            <w:ins w:id="18605" w:author="M00007797" w:date="2023-06-19T14:38:44Z">
              <w:r>
                <w:rPr>
                  <w:rFonts w:hint="eastAsia"/>
                  <w:highlight w:val="none"/>
                  <w:lang w:eastAsia="zh-CN"/>
                </w:rPr>
                <w:t>、</w:t>
              </w:r>
            </w:ins>
            <w:ins w:id="18606" w:author="M00007797" w:date="2023-06-19T14:38:59Z">
              <w:r>
                <w:rPr>
                  <w:rFonts w:hint="eastAsia"/>
                  <w:highlight w:val="none"/>
                  <w:lang w:val="en-US" w:eastAsia="zh-CN"/>
                </w:rPr>
                <w:t>高</w:t>
              </w:r>
            </w:ins>
            <w:ins w:id="18607" w:author="M00007797" w:date="2023-06-19T14:38:44Z">
              <w:del w:id="18608" w:author="M00032937" w:date="2024-06-28T09:26:03Z">
                <w:r>
                  <w:rPr>
                    <w:rFonts w:hint="eastAsia"/>
                    <w:highlight w:val="none"/>
                    <w:lang w:val="en-US" w:eastAsia="zh-CN"/>
                  </w:rPr>
                  <w:delText>档</w:delText>
                </w:r>
              </w:del>
            </w:ins>
            <w:ins w:id="18609" w:author="M00032937" w:date="2024-06-28T09:26:03Z">
              <w:r>
                <w:rPr>
                  <w:rFonts w:hint="eastAsia"/>
                  <w:highlight w:val="none"/>
                  <w:lang w:val="en-US" w:eastAsia="zh-CN"/>
                </w:rPr>
                <w:t>挡</w:t>
              </w:r>
            </w:ins>
            <w:ins w:id="18610" w:author="M00007797" w:date="2023-06-19T14:38:44Z">
              <w:r>
                <w:rPr>
                  <w:rFonts w:hint="eastAsia"/>
                  <w:highlight w:val="none"/>
                </w:rPr>
                <w:t>（</w:t>
              </w:r>
            </w:ins>
            <w:ins w:id="18611" w:author="M00007797" w:date="2023-06-19T14:39:05Z">
              <w:r>
                <w:rPr>
                  <w:rFonts w:hint="eastAsia"/>
                  <w:highlight w:val="none"/>
                  <w:lang w:val="en-US" w:eastAsia="zh-CN"/>
                </w:rPr>
                <w:t>红</w:t>
              </w:r>
            </w:ins>
            <w:ins w:id="18612" w:author="M00007797" w:date="2023-06-19T14:38:44Z">
              <w:r>
                <w:rPr>
                  <w:rFonts w:hint="eastAsia"/>
                  <w:highlight w:val="none"/>
                  <w:lang w:val="en-US" w:eastAsia="zh-CN"/>
                </w:rPr>
                <w:t>色</w:t>
              </w:r>
            </w:ins>
            <w:ins w:id="18613" w:author="M00007797" w:date="2023-06-19T14:38:44Z">
              <w:r>
                <w:rPr>
                  <w:rFonts w:hint="eastAsia"/>
                  <w:highlight w:val="none"/>
                </w:rPr>
                <w:t>）</w:t>
              </w:r>
            </w:ins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  <w:tblPrExChange w:id="18615" w:author="M00032937" w:date="2024-06-28T09:50:19Z">
            <w:tblPrEx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23" w:hRule="atLeast"/>
          <w:jc w:val="center"/>
          <w:ins w:id="18614" w:author="M00000676" w:date="2023-11-29T08:35:55Z"/>
          <w:trPrChange w:id="18615" w:author="M00032937" w:date="2024-06-28T09:50:19Z">
            <w:trPr>
              <w:trHeight w:val="623" w:hRule="atLeast"/>
              <w:jc w:val="center"/>
            </w:trPr>
          </w:trPrChange>
        </w:trPr>
        <w:tc>
          <w:tcPr>
            <w:tcW w:w="2095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D8D8D8"/>
            <w:noWrap/>
            <w:vAlign w:val="center"/>
            <w:tcPrChange w:id="18616" w:author="M00032937" w:date="2024-06-28T09:50:19Z">
              <w:tcPr>
                <w:tcW w:w="1454" w:type="dxa"/>
                <w:vMerge w:val="restart"/>
                <w:tcBorders>
                  <w:top w:val="single" w:color="auto" w:sz="4" w:space="0"/>
                  <w:left w:val="single" w:color="auto" w:sz="4" w:space="0"/>
                  <w:right w:val="single" w:color="auto" w:sz="4" w:space="0"/>
                </w:tcBorders>
                <w:shd w:val="clear" w:color="auto" w:fill="D8D8D8"/>
                <w:noWrap/>
                <w:vAlign w:val="center"/>
              </w:tcPr>
            </w:tcPrChange>
          </w:tcPr>
          <w:p>
            <w:pPr>
              <w:jc w:val="center"/>
              <w:rPr>
                <w:ins w:id="18617" w:author="M00000676" w:date="2023-11-29T08:35:55Z"/>
                <w:rFonts w:hint="eastAsia" w:cs="宋体"/>
                <w:color w:val="auto"/>
                <w:kern w:val="0"/>
                <w:sz w:val="20"/>
                <w:szCs w:val="20"/>
                <w:highlight w:val="none"/>
                <w:lang w:val="en-US" w:eastAsia="zh-CN"/>
                <w:rPrChange w:id="18618" w:author="M00000676" w:date="2023-11-29T08:39:33Z">
                  <w:rPr>
                    <w:ins w:id="18619" w:author="M00000676" w:date="2023-11-29T08:35:55Z"/>
                    <w:rFonts w:hint="eastAsia" w:cs="宋体"/>
                    <w:color w:val="auto"/>
                    <w:kern w:val="0"/>
                    <w:sz w:val="20"/>
                    <w:szCs w:val="20"/>
                    <w:highlight w:val="green"/>
                    <w:lang w:val="en-US" w:eastAsia="zh-CN"/>
                  </w:rPr>
                </w:rPrChange>
              </w:rPr>
            </w:pPr>
            <w:ins w:id="18620" w:author="M00000676" w:date="2023-11-29T08:39:25Z">
              <w:bookmarkStart w:id="958" w:name="_Toc7095"/>
              <w:bookmarkStart w:id="959" w:name="_Toc3180"/>
              <w:bookmarkStart w:id="960" w:name="_Toc32011"/>
              <w:r>
                <w:rPr>
                  <w:rFonts w:hint="eastAsia" w:cs="宋体"/>
                  <w:color w:val="auto"/>
                  <w:kern w:val="0"/>
                  <w:sz w:val="20"/>
                  <w:szCs w:val="20"/>
                  <w:highlight w:val="none"/>
                  <w:lang w:val="en-US" w:eastAsia="zh-CN"/>
                  <w:rPrChange w:id="18621" w:author="M00000676" w:date="2023-11-29T08:39:33Z">
                    <w:rPr>
                      <w:rFonts w:hint="eastAsia" w:cs="宋体"/>
                      <w:color w:val="auto"/>
                      <w:kern w:val="0"/>
                      <w:sz w:val="20"/>
                      <w:szCs w:val="20"/>
                      <w:highlight w:val="green"/>
                      <w:lang w:val="en-US" w:eastAsia="zh-CN"/>
                    </w:rPr>
                  </w:rPrChange>
                </w:rPr>
                <w:t>ECO</w:t>
              </w:r>
            </w:ins>
          </w:p>
        </w:tc>
        <w:tc>
          <w:tcPr>
            <w:tcW w:w="2758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  <w:tcPrChange w:id="18622" w:author="M00032937" w:date="2024-06-28T09:50:19Z">
              <w:tcPr>
                <w:tcW w:w="1964" w:type="dxa"/>
                <w:tcBorders>
                  <w:top w:val="single" w:color="auto" w:sz="4" w:space="0"/>
                  <w:left w:val="nil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jc w:val="both"/>
              <w:rPr>
                <w:ins w:id="18624" w:author="M00000676" w:date="2023-11-29T08:35:55Z"/>
                <w:rFonts w:hint="default" w:eastAsia="宋体"/>
                <w:highlight w:val="none"/>
                <w:lang w:val="en-US" w:eastAsia="zh-CN"/>
                <w:rPrChange w:id="18625" w:author="M00000676" w:date="2023-11-29T08:38:08Z">
                  <w:rPr>
                    <w:ins w:id="18626" w:author="M00000676" w:date="2023-11-29T08:35:55Z"/>
                    <w:rFonts w:hint="default" w:eastAsia="宋体"/>
                    <w:highlight w:val="green"/>
                    <w:lang w:val="en-US" w:eastAsia="zh-CN"/>
                  </w:rPr>
                </w:rPrChange>
              </w:rPr>
              <w:pPrChange w:id="18623" w:author="M00000676" w:date="2023-11-29T08:39:53Z">
                <w:pPr/>
              </w:pPrChange>
            </w:pPr>
            <w:ins w:id="18627" w:author="M00000676" w:date="2023-11-29T08:37:14Z">
              <w:r>
                <w:rPr>
                  <w:rFonts w:hint="eastAsia"/>
                  <w:highlight w:val="none"/>
                  <w:lang w:val="en-US" w:eastAsia="zh-CN"/>
                  <w:rPrChange w:id="18628" w:author="M00000676" w:date="2023-11-29T08:38:08Z">
                    <w:rPr>
                      <w:rFonts w:hint="eastAsia"/>
                      <w:highlight w:val="green"/>
                      <w:lang w:val="en-US" w:eastAsia="zh-CN"/>
                    </w:rPr>
                  </w:rPrChange>
                </w:rPr>
                <w:t>E</w:t>
              </w:r>
            </w:ins>
            <w:ins w:id="18629" w:author="M00000676" w:date="2023-11-29T08:37:15Z">
              <w:r>
                <w:rPr>
                  <w:rFonts w:hint="eastAsia"/>
                  <w:highlight w:val="none"/>
                  <w:lang w:val="en-US" w:eastAsia="zh-CN"/>
                  <w:rPrChange w:id="18630" w:author="M00000676" w:date="2023-11-29T08:38:08Z">
                    <w:rPr>
                      <w:rFonts w:hint="eastAsia"/>
                      <w:highlight w:val="green"/>
                      <w:lang w:val="en-US" w:eastAsia="zh-CN"/>
                    </w:rPr>
                  </w:rPrChange>
                </w:rPr>
                <w:t>CO</w:t>
              </w:r>
            </w:ins>
            <w:ins w:id="18631" w:author="M00000676" w:date="2023-11-29T08:37:16Z">
              <w:r>
                <w:rPr>
                  <w:rFonts w:hint="eastAsia"/>
                  <w:highlight w:val="none"/>
                  <w:lang w:val="en-US" w:eastAsia="zh-CN"/>
                  <w:rPrChange w:id="18632" w:author="M00000676" w:date="2023-11-29T08:38:08Z">
                    <w:rPr>
                      <w:rFonts w:hint="eastAsia"/>
                      <w:highlight w:val="green"/>
                      <w:lang w:val="en-US" w:eastAsia="zh-CN"/>
                    </w:rPr>
                  </w:rPrChange>
                </w:rPr>
                <w:t>触发</w:t>
              </w:r>
            </w:ins>
            <w:ins w:id="18633" w:author="M00000676" w:date="2023-11-29T08:37:17Z">
              <w:r>
                <w:rPr>
                  <w:rFonts w:hint="eastAsia"/>
                  <w:highlight w:val="none"/>
                  <w:lang w:val="en-US" w:eastAsia="zh-CN"/>
                  <w:rPrChange w:id="18634" w:author="M00000676" w:date="2023-11-29T08:38:08Z">
                    <w:rPr>
                      <w:rFonts w:hint="eastAsia"/>
                      <w:highlight w:val="green"/>
                      <w:lang w:val="en-US" w:eastAsia="zh-CN"/>
                    </w:rPr>
                  </w:rPrChange>
                </w:rPr>
                <w:t>条件</w:t>
              </w:r>
            </w:ins>
          </w:p>
        </w:tc>
        <w:tc>
          <w:tcPr>
            <w:tcW w:w="1997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8635" w:author="M00032937" w:date="2024-06-28T09:50:19Z">
              <w:tcPr>
                <w:tcW w:w="1997" w:type="dxa"/>
                <w:gridSpan w:val="4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jc w:val="both"/>
              <w:rPr>
                <w:ins w:id="18637" w:author="M00000676" w:date="2023-11-29T08:35:55Z"/>
                <w:rFonts w:hint="eastAsia"/>
                <w:highlight w:val="none"/>
                <w:rPrChange w:id="18638" w:author="M00000676" w:date="2023-11-29T08:38:08Z">
                  <w:rPr>
                    <w:ins w:id="18639" w:author="M00000676" w:date="2023-11-29T08:35:55Z"/>
                    <w:rFonts w:hint="eastAsia"/>
                    <w:highlight w:val="green"/>
                  </w:rPr>
                </w:rPrChange>
              </w:rPr>
              <w:pPrChange w:id="18636" w:author="M00000676" w:date="2023-11-29T08:39:53Z">
                <w:pPr/>
              </w:pPrChange>
            </w:pPr>
            <w:ins w:id="18640" w:author="M00000676" w:date="2023-11-29T08:37:31Z">
              <w:r>
                <w:rPr>
                  <w:rFonts w:hint="eastAsia"/>
                  <w:color w:val="auto"/>
                  <w:highlight w:val="none"/>
                  <w:lang w:val="en-US" w:eastAsia="zh-CN"/>
                  <w:rPrChange w:id="18641" w:author="M00000676" w:date="2023-11-29T08:38:08Z">
                    <w:rPr>
                      <w:rFonts w:hint="eastAsia"/>
                      <w:color w:val="auto"/>
                      <w:highlight w:val="green"/>
                      <w:lang w:val="en-US" w:eastAsia="zh-CN"/>
                    </w:rPr>
                  </w:rPrChange>
                </w:rPr>
                <w:t>座温开启，着座后离座无操作30min后</w:t>
              </w:r>
            </w:ins>
          </w:p>
        </w:tc>
        <w:tc>
          <w:tcPr>
            <w:tcW w:w="2939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000000" w:sz="4" w:space="0"/>
            </w:tcBorders>
            <w:vAlign w:val="center"/>
            <w:tcPrChange w:id="18642" w:author="M00032937" w:date="2024-06-28T09:50:19Z">
              <w:tcPr>
                <w:tcW w:w="2939" w:type="dxa"/>
                <w:gridSpan w:val="3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jc w:val="both"/>
              <w:rPr>
                <w:ins w:id="18644" w:author="M00000676" w:date="2023-11-29T08:35:55Z"/>
                <w:rFonts w:hint="eastAsia"/>
                <w:highlight w:val="none"/>
                <w:rPrChange w:id="18645" w:author="M00000676" w:date="2023-11-29T08:38:08Z">
                  <w:rPr>
                    <w:ins w:id="18646" w:author="M00000676" w:date="2023-11-29T08:35:55Z"/>
                    <w:rFonts w:hint="eastAsia"/>
                    <w:highlight w:val="green"/>
                  </w:rPr>
                </w:rPrChange>
              </w:rPr>
              <w:pPrChange w:id="18643" w:author="M00000676" w:date="2023-11-29T08:39:53Z">
                <w:pPr/>
              </w:pPrChange>
            </w:pPr>
            <w:ins w:id="18647" w:author="M00000676" w:date="2023-11-29T08:37:57Z">
              <w:r>
                <w:rPr>
                  <w:rFonts w:hint="eastAsia"/>
                  <w:color w:val="auto"/>
                  <w:highlight w:val="none"/>
                  <w:lang w:val="en-US" w:eastAsia="zh-CN"/>
                  <w:rPrChange w:id="18648" w:author="M00000676" w:date="2023-11-29T08:38:08Z">
                    <w:rPr>
                      <w:rFonts w:hint="eastAsia"/>
                      <w:color w:val="auto"/>
                      <w:highlight w:val="green"/>
                      <w:lang w:val="en-US" w:eastAsia="zh-CN"/>
                    </w:rPr>
                  </w:rPrChange>
                </w:rPr>
                <w:t>开启节电ECO模式，</w:t>
              </w:r>
            </w:ins>
            <w:ins w:id="18649" w:author="M00000676" w:date="2023-11-29T08:38:34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座温降低至34°并保持</w:t>
              </w:r>
            </w:ins>
            <w:ins w:id="18650" w:author="M00000676" w:date="2023-11-29T08:39:44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。</w:t>
              </w:r>
            </w:ins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  <w:tblPrExChange w:id="18652" w:author="M00032937" w:date="2024-06-28T09:50:19Z">
            <w:tblPrEx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23" w:hRule="atLeast"/>
          <w:jc w:val="center"/>
          <w:ins w:id="18651" w:author="M00000676" w:date="2023-11-29T08:35:56Z"/>
          <w:trPrChange w:id="18652" w:author="M00032937" w:date="2024-06-28T09:50:19Z">
            <w:trPr>
              <w:trHeight w:val="623" w:hRule="atLeast"/>
              <w:jc w:val="center"/>
            </w:trPr>
          </w:trPrChange>
        </w:trPr>
        <w:tc>
          <w:tcPr>
            <w:tcW w:w="2095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8D8D8"/>
            <w:noWrap/>
            <w:vAlign w:val="center"/>
            <w:tcPrChange w:id="18653" w:author="M00032937" w:date="2024-06-28T09:50:19Z">
              <w:tcPr>
                <w:tcW w:w="1454" w:type="dxa"/>
                <w:vMerge w:val="continue"/>
                <w:tcBorders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D8D8D8"/>
                <w:noWrap/>
                <w:vAlign w:val="center"/>
              </w:tcPr>
            </w:tcPrChange>
          </w:tcPr>
          <w:p>
            <w:pPr>
              <w:jc w:val="center"/>
              <w:rPr>
                <w:ins w:id="18654" w:author="M00000676" w:date="2023-11-29T08:35:56Z"/>
                <w:rFonts w:hint="eastAsia" w:cs="宋体"/>
                <w:color w:val="auto"/>
                <w:kern w:val="0"/>
                <w:sz w:val="20"/>
                <w:szCs w:val="20"/>
                <w:highlight w:val="none"/>
                <w:lang w:val="en-US" w:eastAsia="zh-CN"/>
                <w:rPrChange w:id="18655" w:author="M00000676" w:date="2023-11-29T08:39:33Z">
                  <w:rPr>
                    <w:ins w:id="18656" w:author="M00000676" w:date="2023-11-29T08:35:56Z"/>
                    <w:rFonts w:hint="eastAsia" w:cs="宋体"/>
                    <w:color w:val="auto"/>
                    <w:kern w:val="0"/>
                    <w:sz w:val="20"/>
                    <w:szCs w:val="20"/>
                    <w:highlight w:val="green"/>
                    <w:lang w:val="en-US" w:eastAsia="zh-CN"/>
                  </w:rPr>
                </w:rPrChange>
              </w:rPr>
            </w:pPr>
          </w:p>
        </w:tc>
        <w:tc>
          <w:tcPr>
            <w:tcW w:w="2768" w:type="dxa"/>
            <w:gridSpan w:val="3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  <w:tcPrChange w:id="18657" w:author="M00032937" w:date="2024-06-28T09:50:19Z">
              <w:tcPr>
                <w:tcW w:w="1974" w:type="dxa"/>
                <w:gridSpan w:val="2"/>
                <w:tcBorders>
                  <w:top w:val="single" w:color="auto" w:sz="4" w:space="0"/>
                  <w:left w:val="nil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jc w:val="both"/>
              <w:rPr>
                <w:ins w:id="18659" w:author="M00000676" w:date="2023-11-29T08:35:56Z"/>
                <w:rFonts w:hint="eastAsia"/>
                <w:highlight w:val="none"/>
                <w:rPrChange w:id="18660" w:author="M00000676" w:date="2023-11-29T08:39:33Z">
                  <w:rPr>
                    <w:ins w:id="18661" w:author="M00000676" w:date="2023-11-29T08:35:56Z"/>
                    <w:rFonts w:hint="eastAsia"/>
                    <w:highlight w:val="green"/>
                  </w:rPr>
                </w:rPrChange>
              </w:rPr>
              <w:pPrChange w:id="18658" w:author="M00000676" w:date="2023-11-29T08:39:53Z">
                <w:pPr/>
              </w:pPrChange>
            </w:pPr>
            <w:ins w:id="18662" w:author="M00000676" w:date="2023-11-29T08:39:06Z">
              <w:r>
                <w:rPr>
                  <w:color w:val="auto"/>
                  <w:highlight w:val="none"/>
                  <w:rPrChange w:id="18663" w:author="M00000676" w:date="2023-11-29T08:39:33Z">
                    <w:rPr>
                      <w:color w:val="auto"/>
                      <w:highlight w:val="green"/>
                    </w:rPr>
                  </w:rPrChange>
                </w:rPr>
                <w:t>进入商务模式</w:t>
              </w:r>
            </w:ins>
            <w:ins w:id="18664" w:author="M00000676" w:date="2023-11-29T08:39:06Z">
              <w:r>
                <w:rPr>
                  <w:rFonts w:hint="eastAsia"/>
                  <w:highlight w:val="none"/>
                  <w:lang w:val="en-US" w:eastAsia="zh-CN"/>
                  <w:rPrChange w:id="18665" w:author="M00000676" w:date="2023-11-29T08:39:33Z">
                    <w:rPr>
                      <w:rFonts w:hint="eastAsia"/>
                      <w:highlight w:val="green"/>
                      <w:lang w:val="en-US" w:eastAsia="zh-CN"/>
                    </w:rPr>
                  </w:rPrChange>
                </w:rPr>
                <w:t>时</w:t>
              </w:r>
            </w:ins>
          </w:p>
        </w:tc>
        <w:tc>
          <w:tcPr>
            <w:tcW w:w="1997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8666" w:author="M00032937" w:date="2024-06-28T09:50:19Z">
              <w:tcPr>
                <w:tcW w:w="1997" w:type="dxa"/>
                <w:gridSpan w:val="4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jc w:val="both"/>
              <w:rPr>
                <w:ins w:id="18668" w:author="M00000676" w:date="2023-11-29T08:35:56Z"/>
                <w:rFonts w:hint="eastAsia"/>
                <w:highlight w:val="none"/>
                <w:rPrChange w:id="18669" w:author="M00000676" w:date="2023-11-29T08:39:33Z">
                  <w:rPr>
                    <w:ins w:id="18670" w:author="M00000676" w:date="2023-11-29T08:35:56Z"/>
                    <w:rFonts w:hint="eastAsia"/>
                    <w:highlight w:val="green"/>
                  </w:rPr>
                </w:rPrChange>
              </w:rPr>
              <w:pPrChange w:id="18667" w:author="M00000676" w:date="2023-11-29T08:39:53Z">
                <w:pPr/>
              </w:pPrChange>
            </w:pPr>
            <w:ins w:id="18671" w:author="M00000676" w:date="2023-11-29T08:39:10Z">
              <w:r>
                <w:rPr>
                  <w:color w:val="auto"/>
                  <w:highlight w:val="none"/>
                  <w:rPrChange w:id="18672" w:author="M00000676" w:date="2023-11-29T08:39:33Z">
                    <w:rPr>
                      <w:color w:val="auto"/>
                      <w:highlight w:val="green"/>
                    </w:rPr>
                  </w:rPrChange>
                </w:rPr>
                <w:t>关闭ECO节电功能</w:t>
              </w:r>
            </w:ins>
          </w:p>
        </w:tc>
        <w:tc>
          <w:tcPr>
            <w:tcW w:w="292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000000" w:sz="4" w:space="0"/>
            </w:tcBorders>
            <w:vAlign w:val="center"/>
            <w:tcPrChange w:id="18673" w:author="M00032937" w:date="2024-06-28T09:50:19Z">
              <w:tcPr>
                <w:tcW w:w="2929" w:type="dxa"/>
                <w:gridSpan w:val="2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pStyle w:val="187"/>
              <w:widowControl w:val="0"/>
              <w:numPr>
                <w:ilvl w:val="0"/>
                <w:numId w:val="0"/>
              </w:numPr>
              <w:jc w:val="both"/>
              <w:rPr>
                <w:ins w:id="18675" w:author="M00000676" w:date="2023-11-29T08:35:56Z"/>
                <w:rFonts w:hint="eastAsia"/>
                <w:highlight w:val="none"/>
                <w:rPrChange w:id="18676" w:author="M00000676" w:date="2023-11-29T08:39:33Z">
                  <w:rPr>
                    <w:ins w:id="18677" w:author="M00000676" w:date="2023-11-29T08:35:56Z"/>
                    <w:rFonts w:hint="eastAsia"/>
                    <w:highlight w:val="green"/>
                  </w:rPr>
                </w:rPrChange>
              </w:rPr>
              <w:pPrChange w:id="18674" w:author="M00000676" w:date="2023-12-01T17:51:51Z">
                <w:pPr/>
              </w:pPrChange>
            </w:pPr>
            <w:ins w:id="18678" w:author="M00000676" w:date="2023-12-01T17:52:25Z">
              <w:r>
                <w:rPr>
                  <w:rFonts w:hint="eastAsia"/>
                  <w:color w:val="auto"/>
                  <w:highlight w:val="none"/>
                  <w:vertAlign w:val="baseline"/>
                  <w:lang w:val="en-US" w:eastAsia="zh-CN"/>
                </w:rPr>
                <w:t>着坐</w:t>
              </w:r>
            </w:ins>
            <w:ins w:id="18679" w:author="M00000676" w:date="2023-11-29T08:39:14Z">
              <w:r>
                <w:rPr>
                  <w:rFonts w:hint="eastAsia"/>
                  <w:color w:val="auto"/>
                  <w:highlight w:val="none"/>
                  <w:vertAlign w:val="baseline"/>
                  <w:lang w:val="en-US" w:eastAsia="zh-CN"/>
                  <w:rPrChange w:id="18680" w:author="M00000676" w:date="2023-11-29T08:39:33Z">
                    <w:rPr>
                      <w:rFonts w:hint="eastAsia"/>
                      <w:color w:val="auto"/>
                      <w:highlight w:val="green"/>
                      <w:vertAlign w:val="baseline"/>
                      <w:lang w:val="en-US" w:eastAsia="zh-CN"/>
                    </w:rPr>
                  </w:rPrChange>
                </w:rPr>
                <w:t>可</w:t>
              </w:r>
            </w:ins>
            <w:ins w:id="18681" w:author="M00000676" w:date="2023-11-29T08:39:14Z">
              <w:r>
                <w:rPr>
                  <w:rFonts w:hint="eastAsia"/>
                  <w:highlight w:val="none"/>
                  <w:lang w:val="en-US" w:eastAsia="zh-CN"/>
                  <w:rPrChange w:id="18682" w:author="M00000676" w:date="2023-11-29T08:39:33Z">
                    <w:rPr>
                      <w:rFonts w:hint="eastAsia"/>
                      <w:highlight w:val="green"/>
                      <w:lang w:val="en-US" w:eastAsia="zh-CN"/>
                    </w:rPr>
                  </w:rPrChange>
                </w:rPr>
                <w:t>退出节电ECO模式</w:t>
              </w:r>
            </w:ins>
            <w:ins w:id="18683" w:author="M00000676" w:date="2023-12-01T17:52:29Z">
              <w:r>
                <w:rPr>
                  <w:rFonts w:hint="eastAsia"/>
                  <w:highlight w:val="none"/>
                  <w:lang w:val="en-US" w:eastAsia="zh-CN"/>
                </w:rPr>
                <w:t>。</w:t>
              </w:r>
            </w:ins>
          </w:p>
        </w:tc>
      </w:tr>
    </w:tbl>
    <w:p>
      <w:pPr>
        <w:pStyle w:val="5"/>
        <w:tabs>
          <w:tab w:val="left" w:pos="1134"/>
          <w:tab w:val="left" w:pos="1146"/>
          <w:tab w:val="left" w:pos="1287"/>
        </w:tabs>
        <w:bidi w:val="0"/>
        <w:ind w:left="714"/>
        <w:rPr>
          <w:ins w:id="18685" w:author="M00007797" w:date="2023-06-16T16:05:57Z"/>
          <w:rFonts w:hint="default"/>
          <w:color w:val="auto"/>
          <w:highlight w:val="none"/>
          <w:lang w:val="en-US" w:eastAsia="zh-CN"/>
        </w:rPr>
        <w:pPrChange w:id="18684" w:author="M00000676" w:date="2023-11-25T17:34:41Z">
          <w:pPr>
            <w:pStyle w:val="5"/>
            <w:tabs>
              <w:tab w:val="left" w:pos="1134"/>
              <w:tab w:val="left" w:pos="1146"/>
              <w:tab w:val="left" w:pos="1287"/>
            </w:tabs>
            <w:bidi w:val="0"/>
          </w:pPr>
        </w:pPrChange>
      </w:pPr>
      <w:ins w:id="18686" w:author="M00007797" w:date="2023-06-16T16:05:57Z">
        <w:bookmarkStart w:id="961" w:name="_Toc19581"/>
        <w:bookmarkStart w:id="962" w:name="_Toc1822"/>
        <w:bookmarkStart w:id="963" w:name="_Toc25728"/>
        <w:bookmarkStart w:id="964" w:name="_Toc24685"/>
        <w:bookmarkStart w:id="965" w:name="_Toc11810"/>
        <w:bookmarkStart w:id="966" w:name="_Toc14916"/>
        <w:r>
          <w:rPr>
            <w:rFonts w:hint="eastAsia"/>
            <w:color w:val="auto"/>
            <w:highlight w:val="none"/>
            <w:lang w:val="en-US" w:eastAsia="zh-CN"/>
          </w:rPr>
          <w:t>风温挡位</w:t>
        </w:r>
        <w:bookmarkEnd w:id="958"/>
        <w:bookmarkEnd w:id="959"/>
        <w:bookmarkEnd w:id="960"/>
        <w:bookmarkEnd w:id="961"/>
        <w:bookmarkEnd w:id="962"/>
        <w:bookmarkEnd w:id="963"/>
        <w:bookmarkEnd w:id="964"/>
        <w:bookmarkEnd w:id="965"/>
        <w:bookmarkEnd w:id="966"/>
      </w:ins>
    </w:p>
    <w:tbl>
      <w:tblPr>
        <w:tblStyle w:val="89"/>
        <w:tblW w:w="9775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  <w:tblPrChange w:id="18687" w:author="M00032937" w:date="2024-06-28T09:51:10Z">
          <w:tblPr>
            <w:tblStyle w:val="89"/>
            <w:tblW w:w="8341" w:type="dxa"/>
            <w:jc w:val="center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autofit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2098"/>
        <w:gridCol w:w="1934"/>
        <w:gridCol w:w="2033"/>
        <w:gridCol w:w="3710"/>
        <w:tblGridChange w:id="18688">
          <w:tblGrid>
            <w:gridCol w:w="1458"/>
            <w:gridCol w:w="1819"/>
            <w:gridCol w:w="1973"/>
            <w:gridCol w:w="3091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690" w:author="M00032937" w:date="2024-06-28T09:51:10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8689" w:author="M00007797" w:date="2023-06-16T16:05:57Z"/>
          <w:trPrChange w:id="18690" w:author="M00032937" w:date="2024-06-28T09:51:10Z">
            <w:trPr>
              <w:jc w:val="center"/>
            </w:trPr>
          </w:trPrChange>
        </w:trPr>
        <w:tc>
          <w:tcPr>
            <w:tcW w:w="2098" w:type="dxa"/>
            <w:vAlign w:val="center"/>
            <w:tcPrChange w:id="18691" w:author="M00032937" w:date="2024-06-28T09:51:10Z">
              <w:tcPr>
                <w:tcW w:w="1458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693" w:author="M00007797" w:date="2023-06-16T16:05:57Z"/>
                <w:color w:val="auto"/>
              </w:rPr>
              <w:pPrChange w:id="18692" w:author="M00000676" w:date="2023-12-01T15:10:21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694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挡</w:t>
              </w:r>
            </w:ins>
            <w:ins w:id="18695" w:author="M00007797" w:date="2023-06-16T16:05:57Z">
              <w:r>
                <w:rPr>
                  <w:rFonts w:hint="eastAsia"/>
                  <w:color w:val="auto"/>
                </w:rPr>
                <w:t>位</w:t>
              </w:r>
            </w:ins>
          </w:p>
        </w:tc>
        <w:tc>
          <w:tcPr>
            <w:tcW w:w="1934" w:type="dxa"/>
            <w:vAlign w:val="center"/>
            <w:tcPrChange w:id="18696" w:author="M00032937" w:date="2024-06-28T09:51:10Z">
              <w:tcPr>
                <w:tcW w:w="1819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698" w:author="M00007797" w:date="2023-06-16T16:05:57Z"/>
                <w:rFonts w:hint="eastAsia" w:eastAsia="宋体"/>
                <w:color w:val="auto"/>
                <w:lang w:val="en-US" w:eastAsia="zh-CN"/>
              </w:rPr>
              <w:pPrChange w:id="18697" w:author="M00000676" w:date="2023-12-01T15:10:21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699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风温</w:t>
              </w:r>
            </w:ins>
          </w:p>
        </w:tc>
        <w:tc>
          <w:tcPr>
            <w:tcW w:w="2033" w:type="dxa"/>
            <w:vAlign w:val="center"/>
            <w:tcPrChange w:id="18700" w:author="M00032937" w:date="2024-06-28T09:51:10Z">
              <w:tcPr>
                <w:tcW w:w="1973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702" w:author="M00007797" w:date="2023-06-16T16:05:57Z"/>
                <w:color w:val="auto"/>
              </w:rPr>
              <w:pPrChange w:id="18701" w:author="M00000676" w:date="2023-12-01T15:10:21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703" w:author="M00007797" w:date="2023-06-16T16:05:57Z">
              <w:r>
                <w:rPr>
                  <w:rFonts w:hint="eastAsia"/>
                  <w:color w:val="auto"/>
                </w:rPr>
                <w:t>允许</w:t>
              </w:r>
            </w:ins>
            <w:ins w:id="18704" w:author="M00007797" w:date="2023-06-16T16:05:57Z">
              <w:r>
                <w:rPr>
                  <w:color w:val="auto"/>
                </w:rPr>
                <w:t>偏差</w:t>
              </w:r>
            </w:ins>
          </w:p>
        </w:tc>
        <w:tc>
          <w:tcPr>
            <w:tcW w:w="3710" w:type="dxa"/>
            <w:vAlign w:val="center"/>
            <w:tcPrChange w:id="18705" w:author="M00032937" w:date="2024-06-28T09:51:10Z">
              <w:tcPr>
                <w:tcW w:w="3091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707" w:author="M00007797" w:date="2023-06-16T16:05:57Z"/>
                <w:rFonts w:hint="default" w:eastAsia="宋体"/>
                <w:color w:val="auto"/>
                <w:lang w:val="en-US" w:eastAsia="zh-CN"/>
              </w:rPr>
              <w:pPrChange w:id="18706" w:author="M00000676" w:date="2023-12-01T15:10:26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708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备注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710" w:author="M00032937" w:date="2024-06-28T09:51:10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8709" w:author="M00007797" w:date="2023-06-16T16:05:57Z"/>
          <w:trPrChange w:id="18710" w:author="M00032937" w:date="2024-06-28T09:51:10Z">
            <w:trPr>
              <w:jc w:val="center"/>
            </w:trPr>
          </w:trPrChange>
        </w:trPr>
        <w:tc>
          <w:tcPr>
            <w:tcW w:w="2098" w:type="dxa"/>
            <w:vAlign w:val="center"/>
            <w:tcPrChange w:id="18711" w:author="M00032937" w:date="2024-06-28T09:51:10Z">
              <w:tcPr>
                <w:tcW w:w="1458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713" w:author="M00007797" w:date="2023-06-16T16:05:57Z"/>
                <w:rFonts w:hint="default" w:eastAsia="宋体"/>
                <w:color w:val="auto"/>
                <w:lang w:val="en-US" w:eastAsia="zh-CN"/>
              </w:rPr>
              <w:pPrChange w:id="18712" w:author="M00000676" w:date="2023-12-01T15:10:21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714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低挡</w:t>
              </w:r>
            </w:ins>
          </w:p>
        </w:tc>
        <w:tc>
          <w:tcPr>
            <w:tcW w:w="1934" w:type="dxa"/>
            <w:vAlign w:val="center"/>
            <w:tcPrChange w:id="18715" w:author="M00032937" w:date="2024-06-28T09:51:10Z">
              <w:tcPr>
                <w:tcW w:w="1819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717" w:author="M00007797" w:date="2023-06-16T16:05:57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pPrChange w:id="18716" w:author="M00000676" w:date="2023-12-01T15:10:21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718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35</w:t>
              </w:r>
            </w:ins>
            <w:ins w:id="18719" w:author="M00007797" w:date="2023-06-16T16:05:57Z">
              <w:r>
                <w:rPr>
                  <w:rFonts w:hint="eastAsia"/>
                  <w:color w:val="auto"/>
                </w:rPr>
                <w:t>℃</w:t>
              </w:r>
            </w:ins>
          </w:p>
        </w:tc>
        <w:tc>
          <w:tcPr>
            <w:tcW w:w="2033" w:type="dxa"/>
            <w:vAlign w:val="center"/>
            <w:tcPrChange w:id="18720" w:author="M00032937" w:date="2024-06-28T09:51:10Z">
              <w:tcPr>
                <w:tcW w:w="1973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722" w:author="M00007797" w:date="2023-06-16T16:05:57Z"/>
                <w:rFonts w:hint="eastAsia" w:eastAsia="宋体"/>
                <w:color w:val="auto"/>
                <w:lang w:val="en-US" w:eastAsia="zh-CN"/>
              </w:rPr>
              <w:pPrChange w:id="18721" w:author="M00000676" w:date="2023-12-01T15:10:21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723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-10～+</w:t>
              </w:r>
            </w:ins>
            <w:ins w:id="18724" w:author="M00007797" w:date="2023-06-16T16:12:42Z">
              <w:del w:id="18725" w:author="M00000676" w:date="2023-12-01T15:24:05Z">
                <w:r>
                  <w:rPr>
                    <w:rFonts w:hint="default"/>
                    <w:color w:val="auto"/>
                    <w:lang w:val="en-US" w:eastAsia="zh-CN"/>
                  </w:rPr>
                  <w:delText>10</w:delText>
                </w:r>
              </w:del>
            </w:ins>
            <w:ins w:id="18726" w:author="M00000676" w:date="2023-12-01T15:24:05Z">
              <w:r>
                <w:rPr>
                  <w:rFonts w:hint="eastAsia"/>
                  <w:color w:val="auto"/>
                  <w:lang w:val="en-US" w:eastAsia="zh-CN"/>
                </w:rPr>
                <w:t>5</w:t>
              </w:r>
            </w:ins>
            <w:ins w:id="18727" w:author="M00007797" w:date="2023-06-16T16:05:57Z">
              <w:r>
                <w:rPr>
                  <w:rFonts w:hint="eastAsia"/>
                  <w:color w:val="auto"/>
                </w:rPr>
                <w:t>℃</w:t>
              </w:r>
            </w:ins>
          </w:p>
        </w:tc>
        <w:tc>
          <w:tcPr>
            <w:tcW w:w="3710" w:type="dxa"/>
            <w:vMerge w:val="restart"/>
            <w:vAlign w:val="center"/>
            <w:tcPrChange w:id="18728" w:author="M00032937" w:date="2024-06-28T09:51:10Z">
              <w:tcPr>
                <w:tcW w:w="3091" w:type="dxa"/>
                <w:vMerge w:val="restart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730" w:author="M00007797" w:date="2023-06-16T16:05:57Z"/>
                <w:rFonts w:hint="eastAsia"/>
                <w:color w:val="auto"/>
              </w:rPr>
              <w:pPrChange w:id="18729" w:author="M00000676" w:date="2023-12-01T15:10:26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731" w:author="M00007797" w:date="2023-06-19T14:39:16Z">
              <w:r>
                <w:rPr>
                  <w:rFonts w:hint="eastAsia"/>
                  <w:highlight w:val="none"/>
                </w:rPr>
                <w:t>关（熄灭）</w:t>
              </w:r>
            </w:ins>
            <w:ins w:id="18732" w:author="M00007797" w:date="2023-06-19T14:39:16Z">
              <w:r>
                <w:rPr>
                  <w:rFonts w:hint="eastAsia"/>
                  <w:highlight w:val="none"/>
                  <w:lang w:eastAsia="zh-CN"/>
                </w:rPr>
                <w:t>、</w:t>
              </w:r>
            </w:ins>
            <w:ins w:id="18733" w:author="M00007797" w:date="2023-06-19T14:39:16Z">
              <w:r>
                <w:rPr>
                  <w:rFonts w:hint="eastAsia"/>
                  <w:highlight w:val="none"/>
                  <w:lang w:val="en-US" w:eastAsia="zh-CN"/>
                </w:rPr>
                <w:t>低</w:t>
              </w:r>
            </w:ins>
            <w:ins w:id="18734" w:author="M00007797" w:date="2023-06-19T14:39:16Z">
              <w:del w:id="18735" w:author="M00032937" w:date="2024-06-28T09:26:03Z">
                <w:r>
                  <w:rPr>
                    <w:rFonts w:hint="eastAsia"/>
                    <w:highlight w:val="none"/>
                    <w:lang w:val="en-US" w:eastAsia="zh-CN"/>
                  </w:rPr>
                  <w:delText>档</w:delText>
                </w:r>
              </w:del>
            </w:ins>
            <w:ins w:id="18736" w:author="M00032937" w:date="2024-06-28T09:26:03Z">
              <w:r>
                <w:rPr>
                  <w:rFonts w:hint="eastAsia"/>
                  <w:highlight w:val="none"/>
                  <w:lang w:val="en-US" w:eastAsia="zh-CN"/>
                </w:rPr>
                <w:t>挡</w:t>
              </w:r>
            </w:ins>
            <w:ins w:id="18737" w:author="M00007797" w:date="2023-06-19T14:39:16Z">
              <w:r>
                <w:rPr>
                  <w:rFonts w:hint="eastAsia"/>
                  <w:highlight w:val="none"/>
                </w:rPr>
                <w:t>（</w:t>
              </w:r>
            </w:ins>
            <w:ins w:id="18738" w:author="M00007797" w:date="2023-06-19T14:39:16Z">
              <w:r>
                <w:rPr>
                  <w:rFonts w:hint="eastAsia"/>
                  <w:highlight w:val="none"/>
                  <w:lang w:val="en-US" w:eastAsia="zh-CN"/>
                </w:rPr>
                <w:t>蓝色</w:t>
              </w:r>
            </w:ins>
            <w:ins w:id="18739" w:author="M00007797" w:date="2023-06-19T14:39:16Z">
              <w:r>
                <w:rPr>
                  <w:rFonts w:hint="eastAsia"/>
                  <w:highlight w:val="none"/>
                </w:rPr>
                <w:t>）</w:t>
              </w:r>
            </w:ins>
            <w:ins w:id="18740" w:author="M00007797" w:date="2023-06-19T14:39:16Z">
              <w:r>
                <w:rPr>
                  <w:rFonts w:hint="eastAsia"/>
                  <w:highlight w:val="none"/>
                  <w:lang w:eastAsia="zh-CN"/>
                </w:rPr>
                <w:t>、</w:t>
              </w:r>
            </w:ins>
            <w:ins w:id="18741" w:author="M00007797" w:date="2023-06-19T14:39:16Z">
              <w:r>
                <w:rPr>
                  <w:rFonts w:hint="eastAsia"/>
                  <w:highlight w:val="none"/>
                  <w:lang w:val="en-US" w:eastAsia="zh-CN"/>
                </w:rPr>
                <w:t>中</w:t>
              </w:r>
            </w:ins>
            <w:ins w:id="18742" w:author="M00007797" w:date="2023-06-19T14:39:16Z">
              <w:del w:id="18743" w:author="M00032937" w:date="2024-06-28T09:26:03Z">
                <w:r>
                  <w:rPr>
                    <w:rFonts w:hint="eastAsia"/>
                    <w:highlight w:val="none"/>
                    <w:lang w:val="en-US" w:eastAsia="zh-CN"/>
                  </w:rPr>
                  <w:delText>档</w:delText>
                </w:r>
              </w:del>
            </w:ins>
            <w:ins w:id="18744" w:author="M00032937" w:date="2024-06-28T09:26:03Z">
              <w:r>
                <w:rPr>
                  <w:rFonts w:hint="eastAsia"/>
                  <w:highlight w:val="none"/>
                  <w:lang w:val="en-US" w:eastAsia="zh-CN"/>
                </w:rPr>
                <w:t>挡</w:t>
              </w:r>
            </w:ins>
            <w:ins w:id="18745" w:author="M00007797" w:date="2023-06-19T14:39:16Z">
              <w:r>
                <w:rPr>
                  <w:rFonts w:hint="eastAsia"/>
                  <w:highlight w:val="none"/>
                </w:rPr>
                <w:t>（</w:t>
              </w:r>
            </w:ins>
            <w:ins w:id="18746" w:author="M00007797" w:date="2023-06-19T14:39:16Z">
              <w:r>
                <w:rPr>
                  <w:rFonts w:hint="eastAsia"/>
                  <w:highlight w:val="none"/>
                  <w:lang w:val="en-US" w:eastAsia="zh-CN"/>
                </w:rPr>
                <w:t>粉色</w:t>
              </w:r>
            </w:ins>
            <w:ins w:id="18747" w:author="M00007797" w:date="2023-06-19T14:39:16Z">
              <w:r>
                <w:rPr>
                  <w:rFonts w:hint="eastAsia"/>
                  <w:highlight w:val="none"/>
                </w:rPr>
                <w:t>）</w:t>
              </w:r>
            </w:ins>
            <w:ins w:id="18748" w:author="M00007797" w:date="2023-06-19T14:39:16Z">
              <w:r>
                <w:rPr>
                  <w:rFonts w:hint="eastAsia"/>
                  <w:highlight w:val="none"/>
                  <w:lang w:eastAsia="zh-CN"/>
                </w:rPr>
                <w:t>、</w:t>
              </w:r>
            </w:ins>
            <w:ins w:id="18749" w:author="M00007797" w:date="2023-06-19T14:39:16Z">
              <w:r>
                <w:rPr>
                  <w:rFonts w:hint="eastAsia"/>
                  <w:highlight w:val="none"/>
                  <w:lang w:val="en-US" w:eastAsia="zh-CN"/>
                </w:rPr>
                <w:t>高</w:t>
              </w:r>
            </w:ins>
            <w:ins w:id="18750" w:author="M00007797" w:date="2023-06-19T14:39:16Z">
              <w:del w:id="18751" w:author="M00032937" w:date="2024-06-28T09:26:03Z">
                <w:r>
                  <w:rPr>
                    <w:rFonts w:hint="eastAsia"/>
                    <w:highlight w:val="none"/>
                    <w:lang w:val="en-US" w:eastAsia="zh-CN"/>
                  </w:rPr>
                  <w:delText>档</w:delText>
                </w:r>
              </w:del>
            </w:ins>
            <w:ins w:id="18752" w:author="M00032937" w:date="2024-06-28T09:26:03Z">
              <w:r>
                <w:rPr>
                  <w:rFonts w:hint="eastAsia"/>
                  <w:highlight w:val="none"/>
                  <w:lang w:val="en-US" w:eastAsia="zh-CN"/>
                </w:rPr>
                <w:t>挡</w:t>
              </w:r>
            </w:ins>
            <w:ins w:id="18753" w:author="M00007797" w:date="2023-06-19T14:39:16Z">
              <w:r>
                <w:rPr>
                  <w:rFonts w:hint="eastAsia"/>
                  <w:highlight w:val="none"/>
                </w:rPr>
                <w:t>（</w:t>
              </w:r>
            </w:ins>
            <w:ins w:id="18754" w:author="M00007797" w:date="2023-06-19T14:39:16Z">
              <w:r>
                <w:rPr>
                  <w:rFonts w:hint="eastAsia"/>
                  <w:highlight w:val="none"/>
                  <w:lang w:val="en-US" w:eastAsia="zh-CN"/>
                </w:rPr>
                <w:t>红色</w:t>
              </w:r>
            </w:ins>
            <w:ins w:id="18755" w:author="M00007797" w:date="2023-06-19T14:39:16Z">
              <w:r>
                <w:rPr>
                  <w:rFonts w:hint="eastAsia"/>
                  <w:highlight w:val="none"/>
                </w:rPr>
                <w:t>）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757" w:author="M00032937" w:date="2024-06-28T09:51:10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8756" w:author="M00007797" w:date="2023-06-16T16:05:57Z"/>
          <w:trPrChange w:id="18757" w:author="M00032937" w:date="2024-06-28T09:51:10Z">
            <w:trPr>
              <w:jc w:val="center"/>
            </w:trPr>
          </w:trPrChange>
        </w:trPr>
        <w:tc>
          <w:tcPr>
            <w:tcW w:w="2098" w:type="dxa"/>
            <w:vAlign w:val="center"/>
            <w:tcPrChange w:id="18758" w:author="M00032937" w:date="2024-06-28T09:51:10Z">
              <w:tcPr>
                <w:tcW w:w="1458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760" w:author="M00007797" w:date="2023-06-16T16:05:57Z"/>
                <w:rFonts w:hint="default" w:eastAsia="宋体"/>
                <w:color w:val="auto"/>
                <w:lang w:val="en-US" w:eastAsia="zh-CN"/>
              </w:rPr>
              <w:pPrChange w:id="18759" w:author="M00000676" w:date="2023-12-01T15:10:21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761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中挡</w:t>
              </w:r>
            </w:ins>
          </w:p>
        </w:tc>
        <w:tc>
          <w:tcPr>
            <w:tcW w:w="1934" w:type="dxa"/>
            <w:vAlign w:val="center"/>
            <w:tcPrChange w:id="18762" w:author="M00032937" w:date="2024-06-28T09:51:10Z">
              <w:tcPr>
                <w:tcW w:w="1819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764" w:author="M00007797" w:date="2023-06-16T16:05:57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pPrChange w:id="18763" w:author="M00000676" w:date="2023-12-01T15:10:21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765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45</w:t>
              </w:r>
            </w:ins>
            <w:ins w:id="18766" w:author="M00007797" w:date="2023-06-16T16:05:57Z">
              <w:r>
                <w:rPr>
                  <w:rFonts w:hint="eastAsia"/>
                  <w:color w:val="auto"/>
                </w:rPr>
                <w:t>℃</w:t>
              </w:r>
            </w:ins>
          </w:p>
        </w:tc>
        <w:tc>
          <w:tcPr>
            <w:tcW w:w="2033" w:type="dxa"/>
            <w:vAlign w:val="center"/>
            <w:tcPrChange w:id="18767" w:author="M00032937" w:date="2024-06-28T09:51:10Z">
              <w:tcPr>
                <w:tcW w:w="1973" w:type="dxa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769" w:author="M00007797" w:date="2023-06-16T16:05:57Z"/>
                <w:rFonts w:hint="eastAsia"/>
                <w:color w:val="auto"/>
              </w:rPr>
              <w:pPrChange w:id="18768" w:author="M00000676" w:date="2023-12-01T15:10:21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770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-10～+</w:t>
              </w:r>
            </w:ins>
            <w:ins w:id="18771" w:author="M00007797" w:date="2023-06-16T16:12:44Z">
              <w:del w:id="18772" w:author="M00000676" w:date="2023-12-01T15:24:10Z">
                <w:r>
                  <w:rPr>
                    <w:rFonts w:hint="default"/>
                    <w:color w:val="auto"/>
                    <w:lang w:val="en-US" w:eastAsia="zh-CN"/>
                  </w:rPr>
                  <w:delText>1</w:delText>
                </w:r>
              </w:del>
            </w:ins>
            <w:ins w:id="18773" w:author="M00007797" w:date="2023-06-16T16:12:45Z">
              <w:del w:id="18774" w:author="M00000676" w:date="2023-12-01T15:24:10Z">
                <w:r>
                  <w:rPr>
                    <w:rFonts w:hint="default"/>
                    <w:color w:val="auto"/>
                    <w:lang w:val="en-US" w:eastAsia="zh-CN"/>
                  </w:rPr>
                  <w:delText>0</w:delText>
                </w:r>
              </w:del>
            </w:ins>
            <w:ins w:id="18775" w:author="M00000676" w:date="2023-12-01T15:24:10Z">
              <w:r>
                <w:rPr>
                  <w:rFonts w:hint="eastAsia"/>
                  <w:color w:val="auto"/>
                  <w:lang w:val="en-US" w:eastAsia="zh-CN"/>
                </w:rPr>
                <w:t>5</w:t>
              </w:r>
            </w:ins>
            <w:ins w:id="18776" w:author="M00007797" w:date="2023-06-16T16:05:57Z">
              <w:r>
                <w:rPr>
                  <w:rFonts w:hint="eastAsia"/>
                  <w:color w:val="auto"/>
                </w:rPr>
                <w:t>℃</w:t>
              </w:r>
            </w:ins>
          </w:p>
        </w:tc>
        <w:tc>
          <w:tcPr>
            <w:tcW w:w="3710" w:type="dxa"/>
            <w:vMerge w:val="continue"/>
            <w:tcPrChange w:id="18777" w:author="M00032937" w:date="2024-06-28T09:51:10Z">
              <w:tcPr>
                <w:tcW w:w="3091" w:type="dxa"/>
                <w:vMerge w:val="continue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8778" w:author="M00007797" w:date="2023-06-16T16:05:57Z"/>
                <w:rFonts w:hint="eastAsia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780" w:author="M00032937" w:date="2024-06-28T09:51:10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8779" w:author="M00007797" w:date="2023-06-16T16:05:57Z"/>
          <w:trPrChange w:id="18780" w:author="M00032937" w:date="2024-06-28T09:51:10Z">
            <w:trPr>
              <w:jc w:val="center"/>
            </w:trPr>
          </w:trPrChange>
        </w:trPr>
        <w:tc>
          <w:tcPr>
            <w:tcW w:w="2098" w:type="dxa"/>
            <w:vAlign w:val="center"/>
            <w:tcPrChange w:id="18781" w:author="M00032937" w:date="2024-06-28T09:51:10Z">
              <w:tcPr>
                <w:tcW w:w="1458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783" w:author="M00007797" w:date="2023-06-16T16:05:57Z"/>
                <w:rFonts w:hint="default" w:eastAsia="宋体"/>
                <w:color w:val="auto"/>
                <w:lang w:val="en-US" w:eastAsia="zh-CN"/>
              </w:rPr>
              <w:pPrChange w:id="18782" w:author="M00000676" w:date="2023-12-01T15:10:21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784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高挡</w:t>
              </w:r>
            </w:ins>
          </w:p>
        </w:tc>
        <w:tc>
          <w:tcPr>
            <w:tcW w:w="1934" w:type="dxa"/>
            <w:vAlign w:val="center"/>
            <w:tcPrChange w:id="18785" w:author="M00032937" w:date="2024-06-28T09:51:10Z">
              <w:tcPr>
                <w:tcW w:w="1819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787" w:author="M00007797" w:date="2023-06-16T16:05:57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pPrChange w:id="18786" w:author="M00000676" w:date="2023-12-01T15:10:21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788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55</w:t>
              </w:r>
            </w:ins>
            <w:ins w:id="18789" w:author="M00007797" w:date="2023-06-16T16:05:57Z">
              <w:r>
                <w:rPr>
                  <w:rFonts w:hint="eastAsia"/>
                  <w:color w:val="auto"/>
                </w:rPr>
                <w:t>℃</w:t>
              </w:r>
            </w:ins>
          </w:p>
        </w:tc>
        <w:tc>
          <w:tcPr>
            <w:tcW w:w="2033" w:type="dxa"/>
            <w:vAlign w:val="center"/>
            <w:tcPrChange w:id="18790" w:author="M00032937" w:date="2024-06-28T09:51:10Z">
              <w:tcPr>
                <w:tcW w:w="1973" w:type="dxa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792" w:author="M00007797" w:date="2023-06-16T16:05:57Z"/>
                <w:rFonts w:hint="eastAsia"/>
                <w:color w:val="auto"/>
              </w:rPr>
              <w:pPrChange w:id="18791" w:author="M00000676" w:date="2023-12-01T15:10:21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793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-10～+</w:t>
              </w:r>
            </w:ins>
            <w:ins w:id="18794" w:author="M00007797" w:date="2023-06-16T16:12:47Z">
              <w:del w:id="18795" w:author="M00000676" w:date="2023-12-01T15:24:11Z">
                <w:r>
                  <w:rPr>
                    <w:rFonts w:hint="default"/>
                    <w:color w:val="auto"/>
                    <w:lang w:val="en-US" w:eastAsia="zh-CN"/>
                  </w:rPr>
                  <w:delText>10</w:delText>
                </w:r>
              </w:del>
            </w:ins>
            <w:ins w:id="18796" w:author="M00000676" w:date="2023-12-01T15:24:11Z">
              <w:r>
                <w:rPr>
                  <w:rFonts w:hint="eastAsia"/>
                  <w:color w:val="auto"/>
                  <w:lang w:val="en-US" w:eastAsia="zh-CN"/>
                </w:rPr>
                <w:t>5</w:t>
              </w:r>
            </w:ins>
            <w:ins w:id="18797" w:author="M00007797" w:date="2023-06-16T16:05:57Z">
              <w:r>
                <w:rPr>
                  <w:rFonts w:hint="eastAsia"/>
                  <w:color w:val="auto"/>
                </w:rPr>
                <w:t>℃</w:t>
              </w:r>
            </w:ins>
          </w:p>
        </w:tc>
        <w:tc>
          <w:tcPr>
            <w:tcW w:w="3710" w:type="dxa"/>
            <w:vMerge w:val="continue"/>
            <w:tcPrChange w:id="18798" w:author="M00032937" w:date="2024-06-28T09:51:10Z">
              <w:tcPr>
                <w:tcW w:w="3091" w:type="dxa"/>
                <w:vMerge w:val="continue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8799" w:author="M00007797" w:date="2023-06-16T16:05:57Z"/>
                <w:rFonts w:hint="eastAsia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801" w:author="M00032937" w:date="2024-06-28T09:51:10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328" w:hRule="atLeast"/>
          <w:jc w:val="center"/>
          <w:ins w:id="18800" w:author="M00007797" w:date="2023-06-16T16:05:57Z"/>
          <w:trPrChange w:id="18801" w:author="M00032937" w:date="2024-06-28T09:51:10Z">
            <w:trPr>
              <w:trHeight w:val="328" w:hRule="atLeast"/>
              <w:jc w:val="center"/>
            </w:trPr>
          </w:trPrChange>
        </w:trPr>
        <w:tc>
          <w:tcPr>
            <w:tcW w:w="2098" w:type="dxa"/>
            <w:vAlign w:val="center"/>
            <w:tcPrChange w:id="18802" w:author="M00032937" w:date="2024-06-28T09:51:10Z">
              <w:tcPr>
                <w:tcW w:w="1458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804" w:author="M00007797" w:date="2023-06-16T16:05:57Z"/>
                <w:rFonts w:hint="default" w:eastAsia="宋体"/>
                <w:color w:val="auto"/>
                <w:lang w:val="en-US" w:eastAsia="zh-CN"/>
              </w:rPr>
              <w:pPrChange w:id="18803" w:author="M00000676" w:date="2023-12-01T15:10:21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805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关挡</w:t>
              </w:r>
            </w:ins>
          </w:p>
        </w:tc>
        <w:tc>
          <w:tcPr>
            <w:tcW w:w="1934" w:type="dxa"/>
            <w:vAlign w:val="center"/>
            <w:tcPrChange w:id="18806" w:author="M00032937" w:date="2024-06-28T09:51:10Z">
              <w:tcPr>
                <w:tcW w:w="1819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808" w:author="M00007797" w:date="2023-06-16T16:05:57Z"/>
                <w:rFonts w:hint="default" w:eastAsia="宋体"/>
                <w:color w:val="auto"/>
                <w:lang w:val="en-US" w:eastAsia="zh-CN"/>
              </w:rPr>
              <w:pPrChange w:id="18807" w:author="M00000676" w:date="2023-12-01T15:10:21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809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常温</w:t>
              </w:r>
            </w:ins>
          </w:p>
        </w:tc>
        <w:tc>
          <w:tcPr>
            <w:tcW w:w="2033" w:type="dxa"/>
            <w:vAlign w:val="center"/>
            <w:tcPrChange w:id="18810" w:author="M00032937" w:date="2024-06-28T09:51:10Z">
              <w:tcPr>
                <w:tcW w:w="1973" w:type="dxa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812" w:author="M00007797" w:date="2023-06-16T16:05:57Z"/>
                <w:rFonts w:hint="default" w:eastAsia="宋体"/>
                <w:color w:val="auto"/>
                <w:lang w:val="en-US" w:eastAsia="zh-CN"/>
              </w:rPr>
              <w:pPrChange w:id="18811" w:author="M00000676" w:date="2023-12-01T15:10:21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813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/</w:t>
              </w:r>
            </w:ins>
          </w:p>
        </w:tc>
        <w:tc>
          <w:tcPr>
            <w:tcW w:w="3710" w:type="dxa"/>
            <w:vMerge w:val="continue"/>
            <w:tcPrChange w:id="18814" w:author="M00032937" w:date="2024-06-28T09:51:10Z">
              <w:tcPr>
                <w:tcW w:w="3091" w:type="dxa"/>
                <w:vMerge w:val="continue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8815" w:author="M00007797" w:date="2023-06-16T16:05:57Z"/>
                <w:rFonts w:hint="eastAsia"/>
                <w:color w:val="auto"/>
              </w:rPr>
            </w:pPr>
          </w:p>
        </w:tc>
      </w:tr>
    </w:tbl>
    <w:p>
      <w:pPr>
        <w:pStyle w:val="5"/>
        <w:tabs>
          <w:tab w:val="left" w:pos="1134"/>
          <w:tab w:val="left" w:pos="1146"/>
          <w:tab w:val="left" w:pos="1287"/>
        </w:tabs>
        <w:bidi w:val="0"/>
        <w:ind w:left="714"/>
        <w:rPr>
          <w:ins w:id="18817" w:author="M00007797" w:date="2023-06-16T16:05:57Z"/>
          <w:rFonts w:hint="default"/>
          <w:color w:val="auto"/>
          <w:highlight w:val="none"/>
          <w:lang w:val="en-US" w:eastAsia="zh-CN"/>
        </w:rPr>
        <w:pPrChange w:id="18816" w:author="M00000676" w:date="2023-11-25T17:34:41Z">
          <w:pPr>
            <w:pStyle w:val="5"/>
            <w:tabs>
              <w:tab w:val="left" w:pos="1134"/>
              <w:tab w:val="left" w:pos="1146"/>
              <w:tab w:val="left" w:pos="1287"/>
            </w:tabs>
            <w:bidi w:val="0"/>
          </w:pPr>
        </w:pPrChange>
      </w:pPr>
      <w:ins w:id="18818" w:author="M00007797" w:date="2023-06-16T16:05:57Z">
        <w:bookmarkStart w:id="967" w:name="_Toc18654"/>
        <w:bookmarkStart w:id="968" w:name="_Toc14370"/>
        <w:bookmarkStart w:id="969" w:name="_Toc6292"/>
        <w:bookmarkStart w:id="970" w:name="_Toc177"/>
        <w:bookmarkStart w:id="971" w:name="_Toc9025"/>
        <w:bookmarkStart w:id="972" w:name="_Toc7207"/>
        <w:bookmarkStart w:id="973" w:name="_Toc30308"/>
        <w:bookmarkStart w:id="974" w:name="_Toc16078"/>
        <w:r>
          <w:rPr>
            <w:rFonts w:hint="eastAsia"/>
            <w:color w:val="auto"/>
            <w:highlight w:val="none"/>
            <w:lang w:val="en-US" w:eastAsia="zh-CN"/>
          </w:rPr>
          <w:t>风速</w:t>
        </w:r>
      </w:ins>
      <w:ins w:id="18819" w:author="M00007797" w:date="2023-06-16T16:05:57Z">
        <w:del w:id="18820" w:author="M00000676" w:date="2023-12-01T15:24:35Z">
          <w:r>
            <w:rPr>
              <w:rFonts w:hint="eastAsia"/>
              <w:color w:val="auto"/>
              <w:highlight w:val="none"/>
              <w:lang w:val="en-US" w:eastAsia="zh-CN"/>
            </w:rPr>
            <w:delText>档</w:delText>
          </w:r>
        </w:del>
      </w:ins>
      <w:ins w:id="18821" w:author="M00000676" w:date="2023-12-01T15:24:35Z">
        <w:r>
          <w:rPr>
            <w:rFonts w:hint="eastAsia"/>
            <w:color w:val="auto"/>
            <w:highlight w:val="none"/>
            <w:lang w:val="en-US" w:eastAsia="zh-CN"/>
          </w:rPr>
          <w:t>挡</w:t>
        </w:r>
      </w:ins>
      <w:ins w:id="18822" w:author="M00007797" w:date="2023-06-16T16:05:57Z">
        <w:r>
          <w:rPr>
            <w:rFonts w:hint="eastAsia"/>
            <w:color w:val="auto"/>
            <w:highlight w:val="none"/>
            <w:lang w:val="en-US" w:eastAsia="zh-CN"/>
          </w:rPr>
          <w:t>位</w:t>
        </w:r>
        <w:bookmarkEnd w:id="967"/>
        <w:bookmarkEnd w:id="968"/>
        <w:bookmarkEnd w:id="969"/>
        <w:bookmarkEnd w:id="970"/>
        <w:bookmarkEnd w:id="971"/>
        <w:bookmarkEnd w:id="972"/>
        <w:bookmarkEnd w:id="973"/>
        <w:bookmarkEnd w:id="974"/>
      </w:ins>
    </w:p>
    <w:tbl>
      <w:tblPr>
        <w:tblStyle w:val="89"/>
        <w:tblW w:w="973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  <w:tblPrChange w:id="18823" w:author="M00032937" w:date="2024-06-28T09:51:28Z">
          <w:tblPr>
            <w:tblStyle w:val="89"/>
            <w:tblW w:w="6089" w:type="dxa"/>
            <w:jc w:val="center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autofit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3433"/>
        <w:gridCol w:w="3457"/>
        <w:gridCol w:w="2842"/>
        <w:tblGridChange w:id="18824">
          <w:tblGrid>
            <w:gridCol w:w="897"/>
            <w:gridCol w:w="883"/>
            <w:gridCol w:w="1871"/>
            <w:gridCol w:w="166"/>
            <w:gridCol w:w="2272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826" w:author="M00032937" w:date="2024-06-28T09:51:28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8825" w:author="M00007797" w:date="2023-06-16T16:05:57Z"/>
          <w:trPrChange w:id="18826" w:author="M00032937" w:date="2024-06-28T09:51:28Z">
            <w:trPr>
              <w:jc w:val="center"/>
            </w:trPr>
          </w:trPrChange>
        </w:trPr>
        <w:tc>
          <w:tcPr>
            <w:tcW w:w="3433" w:type="dxa"/>
            <w:vAlign w:val="center"/>
            <w:tcPrChange w:id="18827" w:author="M00032937" w:date="2024-06-28T09:51:28Z">
              <w:tcPr>
                <w:tcW w:w="1780" w:type="dxa"/>
                <w:gridSpan w:val="2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829" w:author="M00007797" w:date="2023-06-16T16:05:57Z"/>
                <w:color w:val="auto"/>
              </w:rPr>
              <w:pPrChange w:id="18828" w:author="M00000676" w:date="2023-12-01T15:10:08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830" w:author="M00007797" w:date="2023-06-16T16:05:57Z">
              <w:del w:id="18831" w:author="M00000676" w:date="2023-12-01T15:24:39Z">
                <w:r>
                  <w:rPr>
                    <w:rFonts w:hint="eastAsia"/>
                    <w:color w:val="auto"/>
                    <w:lang w:val="en-US" w:eastAsia="zh-CN"/>
                  </w:rPr>
                  <w:delText>档</w:delText>
                </w:r>
              </w:del>
            </w:ins>
            <w:ins w:id="18832" w:author="M00000676" w:date="2023-12-01T15:24:39Z">
              <w:r>
                <w:rPr>
                  <w:rFonts w:hint="eastAsia"/>
                  <w:color w:val="auto"/>
                  <w:lang w:val="en-US" w:eastAsia="zh-CN"/>
                </w:rPr>
                <w:t>挡</w:t>
              </w:r>
            </w:ins>
            <w:ins w:id="18833" w:author="M00007797" w:date="2023-06-16T16:05:57Z">
              <w:r>
                <w:rPr>
                  <w:rFonts w:hint="eastAsia"/>
                  <w:color w:val="auto"/>
                </w:rPr>
                <w:t>位</w:t>
              </w:r>
            </w:ins>
          </w:p>
        </w:tc>
        <w:tc>
          <w:tcPr>
            <w:tcW w:w="3457" w:type="dxa"/>
            <w:vAlign w:val="center"/>
            <w:tcPrChange w:id="18834" w:author="M00032937" w:date="2024-06-28T09:51:28Z">
              <w:tcPr>
                <w:tcW w:w="2037" w:type="dxa"/>
                <w:gridSpan w:val="2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836" w:author="M00007797" w:date="2023-06-16T16:05:57Z"/>
                <w:rFonts w:hint="default" w:eastAsia="宋体"/>
                <w:color w:val="auto"/>
                <w:lang w:val="en-US" w:eastAsia="zh-CN"/>
              </w:rPr>
              <w:pPrChange w:id="18835" w:author="M00000676" w:date="2023-12-01T15:10:08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837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转速</w:t>
              </w:r>
            </w:ins>
          </w:p>
        </w:tc>
        <w:tc>
          <w:tcPr>
            <w:tcW w:w="2842" w:type="dxa"/>
            <w:vAlign w:val="center"/>
            <w:tcPrChange w:id="18838" w:author="M00032937" w:date="2024-06-28T09:51:28Z">
              <w:tcPr>
                <w:tcW w:w="2272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840" w:author="M00007797" w:date="2023-06-16T16:05:57Z"/>
                <w:rFonts w:hint="default" w:eastAsia="宋体"/>
                <w:color w:val="auto"/>
                <w:lang w:val="en-US" w:eastAsia="zh-CN"/>
              </w:rPr>
              <w:pPrChange w:id="18839" w:author="M00000676" w:date="2023-12-01T15:10:08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841" w:author="M00007797" w:date="2023-06-16T16:15:38Z">
              <w:r>
                <w:rPr>
                  <w:rFonts w:hint="eastAsia"/>
                  <w:color w:val="auto"/>
                  <w:lang w:val="en-US" w:eastAsia="zh-CN"/>
                </w:rPr>
                <w:t>备注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843" w:author="M00032937" w:date="2024-06-28T09:51:28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8842" w:author="M00007797" w:date="2023-06-16T16:05:57Z"/>
          <w:trPrChange w:id="18843" w:author="M00032937" w:date="2024-06-28T09:51:28Z">
            <w:trPr>
              <w:jc w:val="center"/>
            </w:trPr>
          </w:trPrChange>
        </w:trPr>
        <w:tc>
          <w:tcPr>
            <w:tcW w:w="3433" w:type="dxa"/>
            <w:vAlign w:val="center"/>
            <w:tcPrChange w:id="18844" w:author="M00032937" w:date="2024-06-28T09:51:28Z">
              <w:tcPr>
                <w:tcW w:w="1780" w:type="dxa"/>
                <w:gridSpan w:val="2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846" w:author="M00007797" w:date="2023-06-16T16:05:57Z"/>
                <w:rFonts w:hint="default" w:eastAsia="宋体"/>
                <w:color w:val="auto"/>
                <w:lang w:val="en-US" w:eastAsia="zh-CN"/>
              </w:rPr>
              <w:pPrChange w:id="18845" w:author="M00000676" w:date="2023-12-01T15:10:08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847" w:author="M00007797" w:date="2023-06-16T16:15:15Z">
              <w:r>
                <w:rPr>
                  <w:rFonts w:hint="eastAsia"/>
                  <w:color w:val="auto"/>
                  <w:lang w:val="en-US" w:eastAsia="zh-CN"/>
                </w:rPr>
                <w:t>1</w:t>
              </w:r>
            </w:ins>
            <w:ins w:id="18848" w:author="M00000676" w:date="2023-12-01T15:24:44Z">
              <w:r>
                <w:rPr>
                  <w:rFonts w:hint="eastAsia"/>
                  <w:color w:val="auto"/>
                  <w:lang w:val="en-US" w:eastAsia="zh-CN"/>
                </w:rPr>
                <w:t>挡</w:t>
              </w:r>
            </w:ins>
            <w:ins w:id="18849" w:author="M00007797" w:date="2023-06-16T16:05:57Z">
              <w:del w:id="18850" w:author="M00000676" w:date="2023-12-01T15:24:44Z">
                <w:r>
                  <w:rPr>
                    <w:rFonts w:hint="eastAsia"/>
                    <w:color w:val="auto"/>
                    <w:lang w:val="en-US" w:eastAsia="zh-CN"/>
                  </w:rPr>
                  <w:delText>档</w:delText>
                </w:r>
              </w:del>
            </w:ins>
          </w:p>
        </w:tc>
        <w:tc>
          <w:tcPr>
            <w:tcW w:w="3457" w:type="dxa"/>
            <w:vAlign w:val="center"/>
            <w:tcPrChange w:id="18851" w:author="M00032937" w:date="2024-06-28T09:51:28Z">
              <w:tcPr>
                <w:tcW w:w="2037" w:type="dxa"/>
                <w:gridSpan w:val="2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853" w:author="M00007797" w:date="2023-06-16T16:05:57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pPrChange w:id="18852" w:author="M00000676" w:date="2023-12-01T15:10:08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854" w:author="M00007797" w:date="2023-06-16T16:15:22Z">
              <w:r>
                <w:rPr>
                  <w:rFonts w:hint="eastAsia"/>
                  <w:lang w:val="en-US" w:eastAsia="zh-CN"/>
                </w:rPr>
                <w:t>8</w:t>
              </w:r>
            </w:ins>
            <w:ins w:id="18855" w:author="M00007797" w:date="2023-06-16T16:15:23Z">
              <w:r>
                <w:rPr>
                  <w:rFonts w:hint="eastAsia"/>
                  <w:lang w:val="en-US" w:eastAsia="zh-CN"/>
                </w:rPr>
                <w:t>5</w:t>
              </w:r>
            </w:ins>
            <w:ins w:id="18856" w:author="M00007797" w:date="2023-06-16T16:05:57Z">
              <w:r>
                <w:rPr>
                  <w:rFonts w:hint="eastAsia"/>
                </w:rPr>
                <w:t>000</w:t>
              </w:r>
            </w:ins>
          </w:p>
        </w:tc>
        <w:tc>
          <w:tcPr>
            <w:tcW w:w="2842" w:type="dxa"/>
            <w:vAlign w:val="center"/>
            <w:tcPrChange w:id="18857" w:author="M00032937" w:date="2024-06-28T09:51:28Z">
              <w:tcPr>
                <w:tcW w:w="2272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859" w:author="M00007797" w:date="2023-06-16T16:05:57Z"/>
                <w:rFonts w:hint="eastAsia" w:eastAsia="宋体"/>
                <w:color w:val="auto"/>
                <w:lang w:val="en-US" w:eastAsia="zh-CN"/>
              </w:rPr>
              <w:pPrChange w:id="18858" w:author="M00000676" w:date="2023-12-01T15:10:08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861" w:author="M00032937" w:date="2024-06-28T09:51:28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8860" w:author="M00007797" w:date="2023-06-16T16:05:57Z"/>
          <w:trPrChange w:id="18861" w:author="M00032937" w:date="2024-06-28T09:51:28Z">
            <w:trPr>
              <w:jc w:val="center"/>
            </w:trPr>
          </w:trPrChange>
        </w:trPr>
        <w:tc>
          <w:tcPr>
            <w:tcW w:w="3433" w:type="dxa"/>
            <w:vAlign w:val="center"/>
            <w:tcPrChange w:id="18862" w:author="M00032937" w:date="2024-06-28T09:51:28Z">
              <w:tcPr>
                <w:tcW w:w="1780" w:type="dxa"/>
                <w:gridSpan w:val="2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864" w:author="M00007797" w:date="2023-06-16T16:05:57Z"/>
                <w:rFonts w:hint="default" w:eastAsia="宋体"/>
                <w:color w:val="auto"/>
                <w:lang w:val="en-US" w:eastAsia="zh-CN"/>
              </w:rPr>
              <w:pPrChange w:id="18863" w:author="M00000676" w:date="2023-12-01T15:10:08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865" w:author="M00007797" w:date="2023-06-16T16:15:17Z">
              <w:r>
                <w:rPr>
                  <w:rFonts w:hint="eastAsia"/>
                  <w:color w:val="auto"/>
                  <w:lang w:val="en-US" w:eastAsia="zh-CN"/>
                </w:rPr>
                <w:t>2</w:t>
              </w:r>
            </w:ins>
            <w:ins w:id="18866" w:author="M00000676" w:date="2023-12-01T15:24:47Z">
              <w:r>
                <w:rPr>
                  <w:rFonts w:hint="eastAsia"/>
                  <w:color w:val="auto"/>
                  <w:lang w:val="en-US" w:eastAsia="zh-CN"/>
                </w:rPr>
                <w:t>挡</w:t>
              </w:r>
            </w:ins>
            <w:ins w:id="18867" w:author="M00007797" w:date="2023-06-16T16:15:18Z">
              <w:del w:id="18868" w:author="M00000676" w:date="2023-12-01T15:24:47Z">
                <w:r>
                  <w:rPr>
                    <w:rFonts w:hint="eastAsia"/>
                    <w:color w:val="auto"/>
                    <w:lang w:val="en-US" w:eastAsia="zh-CN"/>
                  </w:rPr>
                  <w:delText>档</w:delText>
                </w:r>
              </w:del>
            </w:ins>
          </w:p>
        </w:tc>
        <w:tc>
          <w:tcPr>
            <w:tcW w:w="3457" w:type="dxa"/>
            <w:vAlign w:val="center"/>
            <w:tcPrChange w:id="18869" w:author="M00032937" w:date="2024-06-28T09:51:28Z">
              <w:tcPr>
                <w:tcW w:w="2037" w:type="dxa"/>
                <w:gridSpan w:val="2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871" w:author="M00007797" w:date="2023-06-16T16:05:57Z"/>
                <w:rFonts w:hint="default" w:ascii="宋体" w:hAnsi="宋体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pPrChange w:id="18870" w:author="M00000676" w:date="2023-12-01T15:10:08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872" w:author="M00007797" w:date="2023-06-16T16:15:26Z">
              <w:r>
                <w:rPr>
                  <w:rFonts w:hint="eastAsia" w:cs="Times New Roman"/>
                  <w:color w:val="auto"/>
                  <w:kern w:val="2"/>
                  <w:sz w:val="21"/>
                  <w:szCs w:val="21"/>
                  <w:lang w:val="en-US" w:eastAsia="zh-CN" w:bidi="ar-SA"/>
                </w:rPr>
                <w:t>1</w:t>
              </w:r>
            </w:ins>
            <w:ins w:id="18873" w:author="M00007797" w:date="2023-06-16T16:15:27Z">
              <w:r>
                <w:rPr>
                  <w:rFonts w:hint="eastAsia" w:cs="Times New Roman"/>
                  <w:color w:val="auto"/>
                  <w:kern w:val="2"/>
                  <w:sz w:val="21"/>
                  <w:szCs w:val="21"/>
                  <w:lang w:val="en-US" w:eastAsia="zh-CN" w:bidi="ar-SA"/>
                </w:rPr>
                <w:t>0</w:t>
              </w:r>
            </w:ins>
            <w:ins w:id="18874" w:author="M00007797" w:date="2023-06-16T16:15:28Z">
              <w:r>
                <w:rPr>
                  <w:rFonts w:hint="eastAsia" w:cs="Times New Roman"/>
                  <w:color w:val="auto"/>
                  <w:kern w:val="2"/>
                  <w:sz w:val="21"/>
                  <w:szCs w:val="21"/>
                  <w:lang w:val="en-US" w:eastAsia="zh-CN" w:bidi="ar-SA"/>
                </w:rPr>
                <w:t>50</w:t>
              </w:r>
            </w:ins>
            <w:ins w:id="18875" w:author="M00007797" w:date="2023-06-16T16:15:29Z">
              <w:r>
                <w:rPr>
                  <w:rFonts w:hint="eastAsia" w:cs="Times New Roman"/>
                  <w:color w:val="auto"/>
                  <w:kern w:val="2"/>
                  <w:sz w:val="21"/>
                  <w:szCs w:val="21"/>
                  <w:lang w:val="en-US" w:eastAsia="zh-CN" w:bidi="ar-SA"/>
                </w:rPr>
                <w:t>00</w:t>
              </w:r>
            </w:ins>
          </w:p>
        </w:tc>
        <w:tc>
          <w:tcPr>
            <w:tcW w:w="2842" w:type="dxa"/>
            <w:vAlign w:val="center"/>
            <w:tcPrChange w:id="18876" w:author="M00032937" w:date="2024-06-28T09:51:28Z">
              <w:tcPr>
                <w:tcW w:w="2272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878" w:author="M00007797" w:date="2023-06-16T16:05:57Z"/>
                <w:rFonts w:hint="eastAsia"/>
                <w:color w:val="auto"/>
              </w:rPr>
              <w:pPrChange w:id="18877" w:author="M00000676" w:date="2023-12-01T15:10:08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880" w:author="M00032937" w:date="2024-06-28T09:51:28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jc w:val="center"/>
          <w:ins w:id="18879" w:author="M00000676" w:date="2023-12-01T15:24:24Z"/>
          <w:trPrChange w:id="18880" w:author="M00032937" w:date="2024-06-28T09:51:28Z">
            <w:trPr>
              <w:gridAfter w:val="2"/>
              <w:wAfter w:w="2438" w:type="dxa"/>
              <w:jc w:val="center"/>
            </w:trPr>
          </w:trPrChange>
        </w:trPr>
        <w:tc>
          <w:tcPr>
            <w:tcW w:w="3433" w:type="dxa"/>
            <w:vAlign w:val="center"/>
            <w:tcPrChange w:id="18881" w:author="M00032937" w:date="2024-06-28T09:51:28Z"/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882" w:author="M00000676" w:date="2023-12-01T15:24:24Z"/>
                <w:rFonts w:hint="default"/>
                <w:color w:val="auto"/>
                <w:lang w:val="en-US" w:eastAsia="zh-CN"/>
              </w:rPr>
            </w:pPr>
            <w:ins w:id="18883" w:author="M00000676" w:date="2023-12-01T15:24:25Z">
              <w:bookmarkStart w:id="975" w:name="_Toc22899"/>
              <w:bookmarkStart w:id="976" w:name="_Toc1996"/>
              <w:r>
                <w:rPr>
                  <w:rFonts w:hint="eastAsia"/>
                  <w:color w:val="auto"/>
                  <w:lang w:val="en-US" w:eastAsia="zh-CN"/>
                </w:rPr>
                <w:t>3</w:t>
              </w:r>
            </w:ins>
            <w:ins w:id="18884" w:author="M00000676" w:date="2023-12-01T15:24:49Z">
              <w:r>
                <w:rPr>
                  <w:rFonts w:hint="eastAsia"/>
                  <w:color w:val="auto"/>
                  <w:lang w:val="en-US" w:eastAsia="zh-CN"/>
                </w:rPr>
                <w:t>挡</w:t>
              </w:r>
            </w:ins>
          </w:p>
        </w:tc>
        <w:tc>
          <w:tcPr>
            <w:tcW w:w="3457" w:type="dxa"/>
            <w:vAlign w:val="center"/>
            <w:tcPrChange w:id="18885" w:author="M00032937" w:date="2024-06-28T09:51:28Z"/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886" w:author="M00000676" w:date="2023-12-01T15:24:24Z"/>
                <w:rFonts w:hint="default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ins w:id="18887" w:author="M00000676" w:date="2023-12-01T15:24:59Z">
              <w:r>
                <w:rPr>
                  <w:rFonts w:hint="eastAsia" w:cs="Times New Roman"/>
                  <w:color w:val="auto"/>
                  <w:kern w:val="2"/>
                  <w:sz w:val="21"/>
                  <w:szCs w:val="21"/>
                  <w:lang w:val="en-US" w:eastAsia="zh-CN" w:bidi="ar-SA"/>
                </w:rPr>
                <w:t>1</w:t>
              </w:r>
            </w:ins>
            <w:ins w:id="18888" w:author="M00000676" w:date="2023-12-01T15:25:05Z">
              <w:r>
                <w:rPr>
                  <w:rFonts w:hint="eastAsia" w:cs="Times New Roman"/>
                  <w:color w:val="auto"/>
                  <w:kern w:val="2"/>
                  <w:sz w:val="21"/>
                  <w:szCs w:val="21"/>
                  <w:lang w:val="en-US" w:eastAsia="zh-CN" w:bidi="ar-SA"/>
                </w:rPr>
                <w:t>2</w:t>
              </w:r>
            </w:ins>
            <w:ins w:id="18889" w:author="M00000676" w:date="2023-12-01T15:25:01Z">
              <w:r>
                <w:rPr>
                  <w:rFonts w:hint="eastAsia" w:cs="Times New Roman"/>
                  <w:color w:val="auto"/>
                  <w:kern w:val="2"/>
                  <w:sz w:val="21"/>
                  <w:szCs w:val="21"/>
                  <w:lang w:val="en-US" w:eastAsia="zh-CN" w:bidi="ar-SA"/>
                </w:rPr>
                <w:t>0000</w:t>
              </w:r>
            </w:ins>
          </w:p>
        </w:tc>
        <w:tc>
          <w:tcPr>
            <w:tcW w:w="2842" w:type="dxa"/>
            <w:vAlign w:val="center"/>
            <w:tcPrChange w:id="18890" w:author="M00032937" w:date="2024-06-28T09:51:28Z"/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891" w:author="M00000676" w:date="2023-12-01T15:24:24Z"/>
                <w:rFonts w:hint="eastAsia"/>
                <w:color w:val="auto"/>
              </w:rPr>
            </w:pPr>
          </w:p>
        </w:tc>
      </w:tr>
    </w:tbl>
    <w:p>
      <w:pPr>
        <w:pStyle w:val="4"/>
        <w:bidi w:val="0"/>
        <w:rPr>
          <w:ins w:id="18892" w:author="M00007797" w:date="2023-06-16T16:05:57Z"/>
          <w:rFonts w:hint="eastAsia"/>
          <w:color w:val="auto"/>
          <w:lang w:val="en-US" w:eastAsia="zh-CN"/>
        </w:rPr>
      </w:pPr>
      <w:ins w:id="18893" w:author="M00007797" w:date="2023-06-16T16:05:57Z">
        <w:bookmarkStart w:id="977" w:name="_Toc9056"/>
        <w:bookmarkStart w:id="978" w:name="_Toc21786"/>
        <w:bookmarkStart w:id="979" w:name="_Toc1789"/>
        <w:bookmarkStart w:id="980" w:name="_Toc14099"/>
        <w:bookmarkStart w:id="981" w:name="_Toc7471"/>
        <w:bookmarkStart w:id="982" w:name="_Toc14452"/>
        <w:r>
          <w:rPr>
            <w:rFonts w:hint="eastAsia"/>
            <w:color w:val="auto"/>
            <w:lang w:val="en-US" w:eastAsia="zh-CN"/>
          </w:rPr>
          <w:t>陶瓷冲水时序</w:t>
        </w:r>
        <w:bookmarkEnd w:id="975"/>
        <w:bookmarkEnd w:id="976"/>
        <w:bookmarkEnd w:id="977"/>
        <w:bookmarkEnd w:id="978"/>
        <w:bookmarkEnd w:id="979"/>
        <w:bookmarkEnd w:id="980"/>
        <w:bookmarkEnd w:id="981"/>
        <w:bookmarkEnd w:id="982"/>
      </w:ins>
    </w:p>
    <w:p>
      <w:pPr>
        <w:pStyle w:val="5"/>
        <w:tabs>
          <w:tab w:val="left" w:pos="1134"/>
          <w:tab w:val="left" w:pos="1146"/>
          <w:tab w:val="left" w:pos="1287"/>
        </w:tabs>
        <w:bidi w:val="0"/>
        <w:ind w:left="714"/>
        <w:rPr>
          <w:ins w:id="18895" w:author="M00000676" w:date="2024-03-22T09:52:38Z"/>
          <w:rFonts w:hint="default"/>
          <w:color w:val="auto"/>
          <w:highlight w:val="none"/>
          <w:lang w:val="en-US" w:eastAsia="zh-CN"/>
        </w:rPr>
        <w:pPrChange w:id="18894" w:author="M00000676" w:date="2023-11-25T17:34:41Z">
          <w:pPr>
            <w:pStyle w:val="5"/>
            <w:tabs>
              <w:tab w:val="left" w:pos="1134"/>
              <w:tab w:val="left" w:pos="1146"/>
              <w:tab w:val="left" w:pos="1287"/>
            </w:tabs>
            <w:bidi w:val="0"/>
          </w:pPr>
        </w:pPrChange>
      </w:pPr>
      <w:ins w:id="18896" w:author="M00007797" w:date="2023-06-16T16:05:57Z">
        <w:del w:id="18897" w:author="M00000676" w:date="2023-12-01T15:18:41Z">
          <w:bookmarkStart w:id="983" w:name="_Toc995"/>
          <w:bookmarkStart w:id="984" w:name="_Toc21002"/>
          <w:bookmarkStart w:id="985" w:name="_Toc6724"/>
          <w:bookmarkStart w:id="986" w:name="_Toc15281"/>
          <w:bookmarkStart w:id="987" w:name="_Toc1703"/>
          <w:bookmarkStart w:id="988" w:name="_Toc31186"/>
          <w:bookmarkStart w:id="989" w:name="_Toc22155"/>
          <w:bookmarkStart w:id="990" w:name="_Toc32232"/>
          <w:bookmarkStart w:id="991" w:name="_Toc10560"/>
          <w:bookmarkStart w:id="992" w:name="_Toc15010"/>
          <w:r>
            <w:rPr>
              <w:rFonts w:hint="eastAsia"/>
              <w:color w:val="auto"/>
              <w:highlight w:val="none"/>
              <w:lang w:val="en-US" w:eastAsia="zh-CN"/>
            </w:rPr>
            <w:delText>小冲</w:delText>
          </w:r>
          <w:bookmarkEnd w:id="983"/>
          <w:bookmarkEnd w:id="984"/>
          <w:bookmarkEnd w:id="985"/>
          <w:bookmarkEnd w:id="986"/>
        </w:del>
      </w:ins>
      <w:ins w:id="18898" w:author="M00000676" w:date="2023-12-01T15:18:41Z">
        <w:r>
          <w:rPr>
            <w:rFonts w:hint="eastAsia"/>
            <w:color w:val="auto"/>
            <w:highlight w:val="none"/>
            <w:lang w:val="en-US" w:eastAsia="zh-CN"/>
          </w:rPr>
          <w:t>冲水</w:t>
        </w:r>
      </w:ins>
      <w:ins w:id="18899" w:author="M00000676" w:date="2023-12-01T15:18:42Z">
        <w:r>
          <w:rPr>
            <w:rFonts w:hint="eastAsia"/>
            <w:color w:val="auto"/>
            <w:highlight w:val="none"/>
            <w:lang w:val="en-US" w:eastAsia="zh-CN"/>
          </w:rPr>
          <w:t>方式</w:t>
        </w:r>
        <w:bookmarkEnd w:id="987"/>
        <w:bookmarkEnd w:id="988"/>
        <w:bookmarkEnd w:id="989"/>
        <w:bookmarkEnd w:id="990"/>
        <w:bookmarkEnd w:id="991"/>
        <w:bookmarkEnd w:id="992"/>
      </w:ins>
      <w:ins w:id="18900" w:author="M00007797" w:date="2023-06-16T16:05:57Z">
        <w:r>
          <w:rPr>
            <w:rFonts w:hint="eastAsia"/>
            <w:color w:val="auto"/>
            <w:highlight w:val="none"/>
            <w:lang w:val="en-US" w:eastAsia="zh-CN"/>
          </w:rPr>
          <w:t xml:space="preserve"> </w:t>
        </w:r>
      </w:ins>
    </w:p>
    <w:tbl>
      <w:tblPr>
        <w:tblStyle w:val="89"/>
        <w:tblW w:w="0" w:type="auto"/>
        <w:tblInd w:w="8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  <w:tblPrChange w:id="18901" w:author="M00000676" w:date="2024-03-22T10:28:39Z">
          <w:tblPr>
            <w:tblStyle w:val="89"/>
            <w:tblW w:w="0" w:type="auto"/>
            <w:tblInd w:w="0" w:type="dxa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autofit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1334"/>
        <w:gridCol w:w="919"/>
        <w:gridCol w:w="919"/>
        <w:gridCol w:w="919"/>
        <w:gridCol w:w="919"/>
        <w:gridCol w:w="923"/>
        <w:gridCol w:w="2400"/>
        <w:tblGridChange w:id="18902">
          <w:tblGrid>
            <w:gridCol w:w="1440"/>
            <w:gridCol w:w="1440"/>
            <w:gridCol w:w="1440"/>
            <w:gridCol w:w="1440"/>
            <w:gridCol w:w="1440"/>
            <w:gridCol w:w="1440"/>
            <w:gridCol w:w="1440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904" w:author="M00000676" w:date="2024-03-22T10:28:39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468" w:hRule="atLeast"/>
          <w:ins w:id="18903" w:author="M00000676" w:date="2024-03-22T09:52:54Z"/>
        </w:trPr>
        <w:tc>
          <w:tcPr>
            <w:tcW w:w="1334" w:type="dxa"/>
            <w:vAlign w:val="center"/>
            <w:tcPrChange w:id="18905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both"/>
              <w:rPr>
                <w:ins w:id="18907" w:author="M00000676" w:date="2024-03-22T09:52:54Z"/>
                <w:rFonts w:hint="default"/>
                <w:b/>
                <w:bCs/>
                <w:color w:val="auto"/>
                <w:highlight w:val="lightGray"/>
                <w:vertAlign w:val="baseline"/>
                <w:lang w:val="en-US" w:eastAsia="zh-CN"/>
                <w:rPrChange w:id="18908" w:author="M00032937" w:date="2024-06-28T10:17:01Z">
                  <w:rPr>
                    <w:ins w:id="18909" w:author="M00000676" w:date="2024-03-22T09:52:54Z"/>
                    <w:rFonts w:hint="default"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8906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</w:pPr>
              </w:pPrChange>
            </w:pPr>
            <w:ins w:id="18910" w:author="M00000676" w:date="2024-03-22T10:35:14Z">
              <w:bookmarkStart w:id="993" w:name="_Toc9040"/>
              <w:r>
                <w:rPr>
                  <w:rFonts w:hint="default"/>
                  <w:b/>
                  <w:bCs/>
                  <w:color w:val="auto"/>
                  <w:highlight w:val="lightGray"/>
                  <w:vertAlign w:val="baseline"/>
                  <w:lang w:val="en-US" w:eastAsia="zh-CN"/>
                  <w:rPrChange w:id="18911" w:author="M00032937" w:date="2024-06-28T10:17:01Z">
                    <w:rPr>
                      <w:rFonts w:hint="eastAsia"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水效</w:t>
              </w:r>
            </w:ins>
            <w:ins w:id="18912" w:author="M00000676" w:date="2024-03-22T10:35:09Z">
              <w:del w:id="18913" w:author="M00032937" w:date="2024-06-28T09:26:03Z">
                <w:r>
                  <w:rPr>
                    <w:rFonts w:hint="default"/>
                    <w:b/>
                    <w:bCs/>
                    <w:color w:val="auto"/>
                    <w:highlight w:val="lightGray"/>
                    <w:vertAlign w:val="baseline"/>
                    <w:lang w:val="en-US" w:eastAsia="zh-CN"/>
                    <w:rPrChange w:id="18914" w:author="M00032937" w:date="2024-06-28T10:17:01Z">
                      <w:rPr>
                        <w:rFonts w:hint="eastAsia"/>
                        <w:color w:val="auto"/>
                        <w:highlight w:val="none"/>
                        <w:vertAlign w:val="baseline"/>
                        <w:lang w:val="en-US" w:eastAsia="zh-CN"/>
                      </w:rPr>
                    </w:rPrChange>
                  </w:rPr>
                  <w:delText>档</w:delText>
                </w:r>
              </w:del>
            </w:ins>
            <w:ins w:id="18915" w:author="M00032937" w:date="2024-06-28T09:26:03Z">
              <w:r>
                <w:rPr>
                  <w:rFonts w:hint="eastAsia"/>
                  <w:b/>
                  <w:bCs/>
                  <w:highlight w:val="lightGray"/>
                  <w:lang w:val="en-US" w:eastAsia="zh-CN"/>
                  <w:rPrChange w:id="18916" w:author="M00032937" w:date="2024-06-28T10:17:01Z">
                    <w:rPr>
                      <w:rFonts w:hint="eastAsia"/>
                      <w:lang w:val="en-US" w:eastAsia="zh-CN"/>
                    </w:rPr>
                  </w:rPrChange>
                </w:rPr>
                <w:t>挡</w:t>
              </w:r>
            </w:ins>
            <w:ins w:id="18917" w:author="M00000676" w:date="2024-03-22T10:35:09Z">
              <w:r>
                <w:rPr>
                  <w:rFonts w:hint="default"/>
                  <w:b/>
                  <w:bCs/>
                  <w:color w:val="auto"/>
                  <w:highlight w:val="lightGray"/>
                  <w:vertAlign w:val="baseline"/>
                  <w:lang w:val="en-US" w:eastAsia="zh-CN"/>
                  <w:rPrChange w:id="18918" w:author="M00032937" w:date="2024-06-28T10:17:01Z">
                    <w:rPr>
                      <w:rFonts w:hint="eastAsia"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位</w:t>
              </w:r>
              <w:bookmarkEnd w:id="993"/>
            </w:ins>
          </w:p>
        </w:tc>
        <w:tc>
          <w:tcPr>
            <w:tcW w:w="919" w:type="dxa"/>
            <w:vAlign w:val="center"/>
            <w:tcPrChange w:id="18919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both"/>
              <w:rPr>
                <w:ins w:id="18921" w:author="M00000676" w:date="2024-03-22T09:52:54Z"/>
                <w:rFonts w:hint="default"/>
                <w:b/>
                <w:bCs/>
                <w:color w:val="auto"/>
                <w:highlight w:val="lightGray"/>
                <w:vertAlign w:val="baseline"/>
                <w:lang w:val="en-US" w:eastAsia="zh-CN"/>
                <w:rPrChange w:id="18922" w:author="M00032937" w:date="2024-06-28T10:17:01Z">
                  <w:rPr>
                    <w:ins w:id="18923" w:author="M00000676" w:date="2024-03-22T09:52:54Z"/>
                    <w:rFonts w:hint="default"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8920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</w:pPr>
              </w:pPrChange>
            </w:pPr>
            <w:ins w:id="18924" w:author="M00000676" w:date="2024-03-22T09:53:23Z">
              <w:bookmarkStart w:id="994" w:name="_Toc84"/>
              <w:r>
                <w:rPr>
                  <w:rFonts w:hint="default"/>
                  <w:b/>
                  <w:bCs/>
                  <w:color w:val="auto"/>
                  <w:highlight w:val="lightGray"/>
                  <w:vertAlign w:val="baseline"/>
                  <w:lang w:val="en-US" w:eastAsia="zh-CN"/>
                  <w:rPrChange w:id="18925" w:author="M00032937" w:date="2024-06-28T10:17:01Z">
                    <w:rPr>
                      <w:rFonts w:hint="eastAsia"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冲刷</w:t>
              </w:r>
              <w:bookmarkEnd w:id="994"/>
            </w:ins>
          </w:p>
        </w:tc>
        <w:tc>
          <w:tcPr>
            <w:tcW w:w="919" w:type="dxa"/>
            <w:vAlign w:val="center"/>
            <w:tcPrChange w:id="18926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both"/>
              <w:rPr>
                <w:ins w:id="18928" w:author="M00000676" w:date="2024-03-22T09:52:54Z"/>
                <w:rFonts w:hint="default"/>
                <w:b/>
                <w:bCs/>
                <w:color w:val="auto"/>
                <w:highlight w:val="lightGray"/>
                <w:vertAlign w:val="baseline"/>
                <w:lang w:val="en-US" w:eastAsia="zh-CN"/>
                <w:rPrChange w:id="18929" w:author="M00032937" w:date="2024-06-28T10:17:01Z">
                  <w:rPr>
                    <w:ins w:id="18930" w:author="M00000676" w:date="2024-03-22T09:52:54Z"/>
                    <w:rFonts w:hint="default"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8927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</w:pPr>
              </w:pPrChange>
            </w:pPr>
            <w:ins w:id="18931" w:author="M00000676" w:date="2024-03-22T09:53:26Z">
              <w:bookmarkStart w:id="995" w:name="_Toc4291"/>
              <w:r>
                <w:rPr>
                  <w:rFonts w:hint="default"/>
                  <w:b/>
                  <w:bCs/>
                  <w:color w:val="auto"/>
                  <w:highlight w:val="lightGray"/>
                  <w:vertAlign w:val="baseline"/>
                  <w:lang w:val="en-US" w:eastAsia="zh-CN"/>
                  <w:rPrChange w:id="18932" w:author="M00032937" w:date="2024-06-28T10:17:01Z">
                    <w:rPr>
                      <w:rFonts w:hint="eastAsia"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间隔</w:t>
              </w:r>
              <w:bookmarkEnd w:id="995"/>
            </w:ins>
          </w:p>
        </w:tc>
        <w:tc>
          <w:tcPr>
            <w:tcW w:w="919" w:type="dxa"/>
            <w:vAlign w:val="center"/>
            <w:tcPrChange w:id="18933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both"/>
              <w:rPr>
                <w:ins w:id="18935" w:author="M00000676" w:date="2024-03-22T09:52:54Z"/>
                <w:rFonts w:hint="default"/>
                <w:b/>
                <w:bCs/>
                <w:color w:val="auto"/>
                <w:highlight w:val="lightGray"/>
                <w:vertAlign w:val="baseline"/>
                <w:lang w:val="en-US" w:eastAsia="zh-CN"/>
                <w:rPrChange w:id="18936" w:author="M00032937" w:date="2024-06-28T10:17:01Z">
                  <w:rPr>
                    <w:ins w:id="18937" w:author="M00000676" w:date="2024-03-22T09:52:54Z"/>
                    <w:rFonts w:hint="default"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8934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</w:pPr>
              </w:pPrChange>
            </w:pPr>
            <w:ins w:id="18938" w:author="M00000676" w:date="2024-03-22T09:53:29Z">
              <w:bookmarkStart w:id="996" w:name="_Toc3380"/>
              <w:r>
                <w:rPr>
                  <w:rFonts w:hint="default"/>
                  <w:b/>
                  <w:bCs/>
                  <w:color w:val="auto"/>
                  <w:highlight w:val="lightGray"/>
                  <w:vertAlign w:val="baseline"/>
                  <w:lang w:val="en-US" w:eastAsia="zh-CN"/>
                  <w:rPrChange w:id="18939" w:author="M00032937" w:date="2024-06-28T10:17:01Z">
                    <w:rPr>
                      <w:rFonts w:hint="eastAsia"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虹吸</w:t>
              </w:r>
              <w:bookmarkEnd w:id="996"/>
            </w:ins>
          </w:p>
        </w:tc>
        <w:tc>
          <w:tcPr>
            <w:tcW w:w="919" w:type="dxa"/>
            <w:vAlign w:val="center"/>
            <w:tcPrChange w:id="18940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both"/>
              <w:rPr>
                <w:ins w:id="18942" w:author="M00000676" w:date="2024-03-22T09:52:54Z"/>
                <w:rFonts w:hint="default"/>
                <w:b/>
                <w:bCs/>
                <w:color w:val="auto"/>
                <w:highlight w:val="lightGray"/>
                <w:vertAlign w:val="baseline"/>
                <w:lang w:val="en-US" w:eastAsia="zh-CN"/>
                <w:rPrChange w:id="18943" w:author="M00032937" w:date="2024-06-28T10:17:01Z">
                  <w:rPr>
                    <w:ins w:id="18944" w:author="M00000676" w:date="2024-03-22T09:52:54Z"/>
                    <w:rFonts w:hint="default"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8941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</w:pPr>
              </w:pPrChange>
            </w:pPr>
            <w:ins w:id="18945" w:author="M00000676" w:date="2024-03-22T09:53:31Z">
              <w:bookmarkStart w:id="997" w:name="_Toc25109"/>
              <w:r>
                <w:rPr>
                  <w:rFonts w:hint="default"/>
                  <w:b/>
                  <w:bCs/>
                  <w:color w:val="auto"/>
                  <w:highlight w:val="lightGray"/>
                  <w:vertAlign w:val="baseline"/>
                  <w:lang w:val="en-US" w:eastAsia="zh-CN"/>
                  <w:rPrChange w:id="18946" w:author="M00032937" w:date="2024-06-28T10:17:01Z">
                    <w:rPr>
                      <w:rFonts w:hint="eastAsia"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间隔</w:t>
              </w:r>
              <w:bookmarkEnd w:id="997"/>
            </w:ins>
          </w:p>
        </w:tc>
        <w:tc>
          <w:tcPr>
            <w:tcW w:w="923" w:type="dxa"/>
            <w:vAlign w:val="center"/>
            <w:tcPrChange w:id="18947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both"/>
              <w:rPr>
                <w:ins w:id="18949" w:author="M00000676" w:date="2024-03-22T09:52:54Z"/>
                <w:rFonts w:hint="default"/>
                <w:b/>
                <w:bCs/>
                <w:color w:val="auto"/>
                <w:highlight w:val="lightGray"/>
                <w:vertAlign w:val="baseline"/>
                <w:lang w:val="en-US" w:eastAsia="zh-CN"/>
                <w:rPrChange w:id="18950" w:author="M00032937" w:date="2024-06-28T10:17:01Z">
                  <w:rPr>
                    <w:ins w:id="18951" w:author="M00000676" w:date="2024-03-22T09:52:54Z"/>
                    <w:rFonts w:hint="default"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8948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</w:pPr>
              </w:pPrChange>
            </w:pPr>
            <w:ins w:id="18952" w:author="M00000676" w:date="2024-03-22T09:53:34Z">
              <w:bookmarkStart w:id="998" w:name="_Toc19075"/>
              <w:r>
                <w:rPr>
                  <w:rFonts w:hint="default"/>
                  <w:b/>
                  <w:bCs/>
                  <w:color w:val="auto"/>
                  <w:highlight w:val="lightGray"/>
                  <w:vertAlign w:val="baseline"/>
                  <w:lang w:val="en-US" w:eastAsia="zh-CN"/>
                  <w:rPrChange w:id="18953" w:author="M00032937" w:date="2024-06-28T10:17:01Z">
                    <w:rPr>
                      <w:rFonts w:hint="eastAsia"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补水</w:t>
              </w:r>
              <w:bookmarkEnd w:id="998"/>
            </w:ins>
          </w:p>
        </w:tc>
        <w:tc>
          <w:tcPr>
            <w:tcW w:w="2400" w:type="dxa"/>
            <w:vAlign w:val="center"/>
            <w:tcPrChange w:id="18954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center"/>
              <w:rPr>
                <w:ins w:id="18956" w:author="M00000676" w:date="2024-03-22T09:52:54Z"/>
                <w:rFonts w:hint="default"/>
                <w:b/>
                <w:bCs/>
                <w:color w:val="auto"/>
                <w:highlight w:val="lightGray"/>
                <w:vertAlign w:val="baseline"/>
                <w:lang w:val="en-US" w:eastAsia="zh-CN"/>
                <w:rPrChange w:id="18957" w:author="M00032937" w:date="2024-06-28T10:17:01Z">
                  <w:rPr>
                    <w:ins w:id="18958" w:author="M00000676" w:date="2024-03-22T09:52:54Z"/>
                    <w:rFonts w:hint="default"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8955" w:author="M00032937" w:date="2024-06-28T10:16:03Z">
                <w:pPr>
                  <w:pStyle w:val="5"/>
                  <w:widowControl w:val="0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  <w:jc w:val="center"/>
                </w:pPr>
              </w:pPrChange>
            </w:pPr>
            <w:ins w:id="18959" w:author="M00000676" w:date="2024-03-22T09:59:09Z">
              <w:bookmarkStart w:id="999" w:name="_Toc19194"/>
              <w:r>
                <w:rPr>
                  <w:rFonts w:hint="default"/>
                  <w:b/>
                  <w:bCs/>
                  <w:color w:val="auto"/>
                  <w:highlight w:val="lightGray"/>
                  <w:vertAlign w:val="baseline"/>
                  <w:lang w:val="en-US" w:eastAsia="zh-CN"/>
                  <w:rPrChange w:id="18960" w:author="M00032937" w:date="2024-06-28T10:17:01Z">
                    <w:rPr>
                      <w:rFonts w:hint="eastAsia"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冲水</w:t>
              </w:r>
            </w:ins>
            <w:ins w:id="18961" w:author="M00000676" w:date="2024-03-22T09:59:10Z">
              <w:r>
                <w:rPr>
                  <w:rFonts w:hint="default"/>
                  <w:b/>
                  <w:bCs/>
                  <w:color w:val="auto"/>
                  <w:highlight w:val="lightGray"/>
                  <w:vertAlign w:val="baseline"/>
                  <w:lang w:val="en-US" w:eastAsia="zh-CN"/>
                  <w:rPrChange w:id="18962" w:author="M00032937" w:date="2024-06-28T10:17:01Z">
                    <w:rPr>
                      <w:rFonts w:hint="eastAsia"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间隔</w:t>
              </w:r>
            </w:ins>
            <w:ins w:id="18963" w:author="M00000676" w:date="2024-03-22T09:59:12Z">
              <w:r>
                <w:rPr>
                  <w:rFonts w:hint="default"/>
                  <w:b/>
                  <w:bCs/>
                  <w:color w:val="auto"/>
                  <w:highlight w:val="lightGray"/>
                  <w:vertAlign w:val="baseline"/>
                  <w:lang w:val="en-US" w:eastAsia="zh-CN"/>
                  <w:rPrChange w:id="18964" w:author="M00032937" w:date="2024-06-28T10:17:01Z">
                    <w:rPr>
                      <w:rFonts w:hint="eastAsia"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时间</w:t>
              </w:r>
              <w:bookmarkEnd w:id="999"/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966" w:author="M00000676" w:date="2024-03-22T10:28:39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36" w:hRule="atLeast"/>
          <w:ins w:id="18965" w:author="M00000676" w:date="2024-03-22T09:52:54Z"/>
        </w:trPr>
        <w:tc>
          <w:tcPr>
            <w:tcW w:w="1334" w:type="dxa"/>
            <w:vAlign w:val="center"/>
            <w:tcPrChange w:id="18967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both"/>
              <w:rPr>
                <w:ins w:id="18969" w:author="M00000676" w:date="2024-03-22T09:52:54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8970" w:author="M00032937" w:date="2024-06-28T10:17:01Z">
                  <w:rPr>
                    <w:ins w:id="18971" w:author="M00000676" w:date="2024-03-22T09:52:54Z"/>
                    <w:rFonts w:hint="default"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8968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</w:pPr>
              </w:pPrChange>
            </w:pPr>
            <w:ins w:id="18972" w:author="M00000676" w:date="2024-03-22T09:53:20Z">
              <w:bookmarkStart w:id="1000" w:name="_Toc3964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8973" w:author="M00032937" w:date="2024-06-28T10:17:01Z">
                    <w:rPr>
                      <w:rFonts w:hint="eastAsia"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水效模式</w:t>
              </w:r>
            </w:ins>
            <w:ins w:id="18974" w:author="M00000676" w:date="2024-03-22T09:53:42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8975" w:author="M00032937" w:date="2024-06-28T10:17:01Z">
                    <w:rPr>
                      <w:rFonts w:hint="eastAsia"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1</w:t>
              </w:r>
              <w:bookmarkEnd w:id="1000"/>
            </w:ins>
          </w:p>
        </w:tc>
        <w:tc>
          <w:tcPr>
            <w:tcW w:w="919" w:type="dxa"/>
            <w:vAlign w:val="center"/>
            <w:tcPrChange w:id="18976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both"/>
              <w:rPr>
                <w:ins w:id="18978" w:author="M00000676" w:date="2024-03-22T09:52:54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8979" w:author="M00032937" w:date="2024-06-28T10:17:01Z">
                  <w:rPr>
                    <w:ins w:id="18980" w:author="M00000676" w:date="2024-03-22T09:52:54Z"/>
                    <w:rFonts w:hint="default"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8977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</w:pPr>
              </w:pPrChange>
            </w:pPr>
            <w:ins w:id="18981" w:author="M00000676" w:date="2024-03-22T09:56:03Z">
              <w:bookmarkStart w:id="1001" w:name="_Toc22195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8982" w:author="M00032937" w:date="2024-06-28T10:17:01Z">
                    <w:rPr>
                      <w:rFonts w:hint="eastAsia"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1</w:t>
              </w:r>
            </w:ins>
            <w:ins w:id="18983" w:author="M00000676" w:date="2024-03-22T09:56:04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8984" w:author="M00032937" w:date="2024-06-28T10:17:01Z">
                    <w:rPr>
                      <w:rFonts w:hint="eastAsia"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.</w:t>
              </w:r>
            </w:ins>
            <w:ins w:id="18985" w:author="M00000676" w:date="2024-03-22T09:56:05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8986" w:author="M00032937" w:date="2024-06-28T10:17:01Z">
                    <w:rPr>
                      <w:rFonts w:hint="eastAsia"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5</w:t>
              </w:r>
            </w:ins>
            <w:ins w:id="18987" w:author="M00000676" w:date="2024-03-22T09:56:28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8988" w:author="M00032937" w:date="2024-06-28T10:17:01Z">
                    <w:rPr>
                      <w:rFonts w:hint="eastAsia"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s</w:t>
              </w:r>
              <w:bookmarkEnd w:id="1001"/>
            </w:ins>
          </w:p>
        </w:tc>
        <w:tc>
          <w:tcPr>
            <w:tcW w:w="919" w:type="dxa"/>
            <w:vAlign w:val="center"/>
            <w:tcPrChange w:id="18989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both"/>
              <w:rPr>
                <w:ins w:id="18991" w:author="M00000676" w:date="2024-03-22T09:52:54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8992" w:author="M00032937" w:date="2024-06-28T10:17:01Z">
                  <w:rPr>
                    <w:ins w:id="18993" w:author="M00000676" w:date="2024-03-22T09:52:54Z"/>
                    <w:rFonts w:hint="default"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8990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</w:pPr>
              </w:pPrChange>
            </w:pPr>
            <w:ins w:id="18994" w:author="M00000676" w:date="2024-03-22T09:56:14Z">
              <w:bookmarkStart w:id="1002" w:name="_Toc20362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8995" w:author="M00032937" w:date="2024-06-28T10:17:01Z">
                    <w:rPr>
                      <w:rFonts w:hint="eastAsia"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0.5</w:t>
              </w:r>
            </w:ins>
            <w:ins w:id="18996" w:author="M00000676" w:date="2024-03-22T09:56:30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8997" w:author="M00032937" w:date="2024-06-28T10:17:01Z">
                    <w:rPr>
                      <w:rFonts w:hint="eastAsia"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s</w:t>
              </w:r>
              <w:bookmarkEnd w:id="1002"/>
            </w:ins>
          </w:p>
        </w:tc>
        <w:tc>
          <w:tcPr>
            <w:tcW w:w="919" w:type="dxa"/>
            <w:vAlign w:val="center"/>
            <w:tcPrChange w:id="18998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both"/>
              <w:rPr>
                <w:ins w:id="19000" w:author="M00000676" w:date="2024-03-22T09:52:54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001" w:author="M00032937" w:date="2024-06-28T10:17:01Z">
                  <w:rPr>
                    <w:ins w:id="19002" w:author="M00000676" w:date="2024-03-22T09:52:54Z"/>
                    <w:rFonts w:hint="default"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8999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</w:pPr>
              </w:pPrChange>
            </w:pPr>
            <w:ins w:id="19003" w:author="M00000676" w:date="2024-03-22T09:56:07Z">
              <w:bookmarkStart w:id="1003" w:name="_Toc4989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004" w:author="M00032937" w:date="2024-06-28T10:17:01Z">
                    <w:rPr>
                      <w:rFonts w:hint="eastAsia"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1.8</w:t>
              </w:r>
            </w:ins>
            <w:ins w:id="19005" w:author="M00000676" w:date="2024-03-22T09:56:31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006" w:author="M00032937" w:date="2024-06-28T10:17:01Z">
                    <w:rPr>
                      <w:rFonts w:hint="eastAsia"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s</w:t>
              </w:r>
              <w:bookmarkEnd w:id="1003"/>
            </w:ins>
          </w:p>
        </w:tc>
        <w:tc>
          <w:tcPr>
            <w:tcW w:w="919" w:type="dxa"/>
            <w:vAlign w:val="center"/>
            <w:tcPrChange w:id="19007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both"/>
              <w:rPr>
                <w:ins w:id="19009" w:author="M00000676" w:date="2024-03-22T09:52:54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010" w:author="M00032937" w:date="2024-06-28T10:17:01Z">
                  <w:rPr>
                    <w:ins w:id="19011" w:author="M00000676" w:date="2024-03-22T09:52:54Z"/>
                    <w:rFonts w:hint="default"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008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</w:pPr>
              </w:pPrChange>
            </w:pPr>
            <w:ins w:id="19012" w:author="M00000676" w:date="2024-03-22T09:57:09Z">
              <w:bookmarkStart w:id="1004" w:name="_Toc4771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013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0</w:t>
              </w:r>
            </w:ins>
            <w:ins w:id="19014" w:author="M00000676" w:date="2024-03-22T09:56:32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015" w:author="M00032937" w:date="2024-06-28T10:17:01Z">
                    <w:rPr>
                      <w:rFonts w:hint="eastAsia"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s</w:t>
              </w:r>
              <w:bookmarkEnd w:id="1004"/>
            </w:ins>
          </w:p>
        </w:tc>
        <w:tc>
          <w:tcPr>
            <w:tcW w:w="923" w:type="dxa"/>
            <w:vAlign w:val="center"/>
            <w:tcPrChange w:id="19016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both"/>
              <w:rPr>
                <w:ins w:id="19018" w:author="M00000676" w:date="2024-03-22T09:52:54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019" w:author="M00032937" w:date="2024-06-28T10:17:01Z">
                  <w:rPr>
                    <w:ins w:id="19020" w:author="M00000676" w:date="2024-03-22T09:52:54Z"/>
                    <w:rFonts w:hint="default"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017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</w:pPr>
              </w:pPrChange>
            </w:pPr>
            <w:ins w:id="19021" w:author="M00000676" w:date="2024-03-22T09:56:09Z">
              <w:bookmarkStart w:id="1005" w:name="_Toc19092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022" w:author="M00032937" w:date="2024-06-28T10:17:01Z">
                    <w:rPr>
                      <w:rFonts w:hint="eastAsia"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5</w:t>
              </w:r>
            </w:ins>
            <w:ins w:id="19023" w:author="M00000676" w:date="2024-03-22T09:56:33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024" w:author="M00032937" w:date="2024-06-28T10:17:01Z">
                    <w:rPr>
                      <w:rFonts w:hint="eastAsia"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s</w:t>
              </w:r>
              <w:bookmarkEnd w:id="1005"/>
            </w:ins>
          </w:p>
        </w:tc>
        <w:tc>
          <w:tcPr>
            <w:tcW w:w="2400" w:type="dxa"/>
            <w:vAlign w:val="center"/>
            <w:tcPrChange w:id="19025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center"/>
              <w:rPr>
                <w:ins w:id="19027" w:author="M00000676" w:date="2024-03-22T09:52:54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028" w:author="M00032937" w:date="2024-06-28T10:17:01Z">
                  <w:rPr>
                    <w:ins w:id="19029" w:author="M00000676" w:date="2024-03-22T09:52:54Z"/>
                    <w:rFonts w:hint="default"/>
                    <w:b w:val="0"/>
                    <w:bCs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026" w:author="M00032937" w:date="2024-06-28T10:16:03Z">
                <w:pPr>
                  <w:pStyle w:val="5"/>
                  <w:widowControl w:val="0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  <w:jc w:val="center"/>
                </w:pPr>
              </w:pPrChange>
            </w:pPr>
            <w:ins w:id="19030" w:author="M00000676" w:date="2024-03-22T10:07:29Z">
              <w:bookmarkStart w:id="1006" w:name="_Toc10773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031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0</w:t>
              </w:r>
            </w:ins>
            <w:ins w:id="19032" w:author="M00000676" w:date="2024-03-22T10:07:35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033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/</w:t>
              </w:r>
            </w:ins>
            <w:ins w:id="19034" w:author="M00000676" w:date="2024-03-22T10:07:37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035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30</w:t>
              </w:r>
            </w:ins>
            <w:ins w:id="19036" w:author="M00000676" w:date="2024-03-22T10:07:38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037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/</w:t>
              </w:r>
            </w:ins>
            <w:ins w:id="19038" w:author="M00000676" w:date="2024-03-22T10:07:50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039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60</w:t>
              </w:r>
            </w:ins>
            <w:ins w:id="19040" w:author="M00000676" w:date="2024-03-22T10:07:51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041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s</w:t>
              </w:r>
              <w:bookmarkEnd w:id="1006"/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9043" w:author="M00000676" w:date="2024-03-22T10:28:39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36" w:hRule="atLeast"/>
          <w:ins w:id="19042" w:author="M00000676" w:date="2024-03-22T09:52:54Z"/>
        </w:trPr>
        <w:tc>
          <w:tcPr>
            <w:tcW w:w="1334" w:type="dxa"/>
            <w:vAlign w:val="center"/>
            <w:tcPrChange w:id="19044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both"/>
              <w:rPr>
                <w:ins w:id="19046" w:author="M00000676" w:date="2024-03-22T10:01:33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047" w:author="M00032937" w:date="2024-06-28T10:17:01Z">
                  <w:rPr>
                    <w:ins w:id="19048" w:author="M00000676" w:date="2024-03-22T10:01:33Z"/>
                    <w:rFonts w:hint="eastAsia"/>
                    <w:b w:val="0"/>
                    <w:bCs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045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</w:pPr>
              </w:pPrChange>
            </w:pPr>
            <w:ins w:id="19049" w:author="M00000676" w:date="2024-03-22T09:58:06Z">
              <w:bookmarkStart w:id="1007" w:name="_Toc5823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050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水效模式</w:t>
              </w:r>
            </w:ins>
            <w:ins w:id="19051" w:author="M00000676" w:date="2024-03-22T09:58:10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052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2</w:t>
              </w:r>
              <w:bookmarkEnd w:id="1007"/>
            </w:ins>
          </w:p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both"/>
              <w:rPr>
                <w:ins w:id="19054" w:author="M00000676" w:date="2024-03-22T09:52:54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055" w:author="M00032937" w:date="2024-06-28T10:17:01Z">
                  <w:rPr>
                    <w:ins w:id="19056" w:author="M00000676" w:date="2024-03-22T09:52:54Z"/>
                    <w:rFonts w:hint="eastAsia"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053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</w:pPr>
              </w:pPrChange>
            </w:pPr>
            <w:ins w:id="19057" w:author="M00000676" w:date="2024-03-22T10:01:45Z">
              <w:bookmarkStart w:id="1008" w:name="_Toc2988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058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（</w:t>
              </w:r>
            </w:ins>
            <w:ins w:id="19059" w:author="M00000676" w:date="2024-03-22T10:01:39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060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默认</w:t>
              </w:r>
            </w:ins>
            <w:ins w:id="19061" w:author="M00000676" w:date="2024-03-22T10:01:48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062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）</w:t>
              </w:r>
              <w:bookmarkEnd w:id="1008"/>
            </w:ins>
          </w:p>
        </w:tc>
        <w:tc>
          <w:tcPr>
            <w:tcW w:w="919" w:type="dxa"/>
            <w:vAlign w:val="center"/>
            <w:tcPrChange w:id="19063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both"/>
              <w:rPr>
                <w:ins w:id="19065" w:author="M00000676" w:date="2024-03-22T09:52:54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066" w:author="M00032937" w:date="2024-06-28T10:17:01Z">
                  <w:rPr>
                    <w:ins w:id="19067" w:author="M00000676" w:date="2024-03-22T09:52:54Z"/>
                    <w:rFonts w:hint="eastAsia"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064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</w:pPr>
              </w:pPrChange>
            </w:pPr>
            <w:ins w:id="19068" w:author="M00000676" w:date="2024-03-22T09:57:16Z">
              <w:bookmarkStart w:id="1009" w:name="_Toc9941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069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4s</w:t>
              </w:r>
              <w:bookmarkEnd w:id="1009"/>
            </w:ins>
          </w:p>
        </w:tc>
        <w:tc>
          <w:tcPr>
            <w:tcW w:w="919" w:type="dxa"/>
            <w:vAlign w:val="center"/>
            <w:tcPrChange w:id="19070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both"/>
              <w:rPr>
                <w:ins w:id="19072" w:author="M00000676" w:date="2024-03-22T09:52:54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073" w:author="M00032937" w:date="2024-06-28T10:17:01Z">
                  <w:rPr>
                    <w:ins w:id="19074" w:author="M00000676" w:date="2024-03-22T09:52:54Z"/>
                    <w:rFonts w:hint="eastAsia"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071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</w:pPr>
              </w:pPrChange>
            </w:pPr>
            <w:ins w:id="19075" w:author="M00000676" w:date="2024-03-22T09:57:40Z">
              <w:bookmarkStart w:id="1010" w:name="_Toc10109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076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0.5s</w:t>
              </w:r>
              <w:bookmarkEnd w:id="1010"/>
            </w:ins>
          </w:p>
        </w:tc>
        <w:tc>
          <w:tcPr>
            <w:tcW w:w="919" w:type="dxa"/>
            <w:vAlign w:val="center"/>
            <w:tcPrChange w:id="19077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both"/>
              <w:rPr>
                <w:ins w:id="19079" w:author="M00000676" w:date="2024-03-22T09:52:54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080" w:author="M00032937" w:date="2024-06-28T10:17:01Z">
                  <w:rPr>
                    <w:ins w:id="19081" w:author="M00000676" w:date="2024-03-22T09:52:54Z"/>
                    <w:rFonts w:hint="eastAsia"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078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</w:pPr>
              </w:pPrChange>
            </w:pPr>
            <w:ins w:id="19082" w:author="M00000676" w:date="2024-03-22T09:57:18Z">
              <w:bookmarkStart w:id="1011" w:name="_Toc12109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083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3</w:t>
              </w:r>
            </w:ins>
            <w:ins w:id="19084" w:author="M00000676" w:date="2024-03-22T09:57:20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085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.8</w:t>
              </w:r>
            </w:ins>
            <w:ins w:id="19086" w:author="M00000676" w:date="2024-03-22T09:57:21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087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s</w:t>
              </w:r>
              <w:bookmarkEnd w:id="1011"/>
            </w:ins>
          </w:p>
        </w:tc>
        <w:tc>
          <w:tcPr>
            <w:tcW w:w="919" w:type="dxa"/>
            <w:vAlign w:val="center"/>
            <w:tcPrChange w:id="19088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both"/>
              <w:rPr>
                <w:ins w:id="19090" w:author="M00000676" w:date="2024-03-22T09:52:54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091" w:author="M00032937" w:date="2024-06-28T10:17:01Z">
                  <w:rPr>
                    <w:ins w:id="19092" w:author="M00000676" w:date="2024-03-22T09:52:54Z"/>
                    <w:rFonts w:hint="eastAsia"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089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</w:pPr>
              </w:pPrChange>
            </w:pPr>
            <w:ins w:id="19093" w:author="M00000676" w:date="2024-03-22T09:57:45Z">
              <w:bookmarkStart w:id="1012" w:name="_Toc14833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094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0s</w:t>
              </w:r>
              <w:bookmarkEnd w:id="1012"/>
            </w:ins>
          </w:p>
        </w:tc>
        <w:tc>
          <w:tcPr>
            <w:tcW w:w="923" w:type="dxa"/>
            <w:vAlign w:val="center"/>
            <w:tcPrChange w:id="19095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both"/>
              <w:rPr>
                <w:ins w:id="19097" w:author="M00000676" w:date="2024-03-22T09:52:54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098" w:author="M00032937" w:date="2024-06-28T10:17:01Z">
                  <w:rPr>
                    <w:ins w:id="19099" w:author="M00000676" w:date="2024-03-22T09:52:54Z"/>
                    <w:rFonts w:hint="eastAsia"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096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</w:pPr>
              </w:pPrChange>
            </w:pPr>
            <w:ins w:id="19100" w:author="M00000676" w:date="2024-03-22T09:57:23Z">
              <w:bookmarkStart w:id="1013" w:name="_Toc13688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101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5</w:t>
              </w:r>
            </w:ins>
            <w:ins w:id="19102" w:author="M00000676" w:date="2024-03-22T09:57:24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103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s</w:t>
              </w:r>
              <w:bookmarkEnd w:id="1013"/>
            </w:ins>
          </w:p>
        </w:tc>
        <w:tc>
          <w:tcPr>
            <w:tcW w:w="2400" w:type="dxa"/>
            <w:vAlign w:val="center"/>
            <w:tcPrChange w:id="19104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center"/>
              <w:rPr>
                <w:ins w:id="19106" w:author="M00000676" w:date="2024-03-22T09:52:54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107" w:author="M00032937" w:date="2024-06-28T10:17:01Z">
                  <w:rPr>
                    <w:ins w:id="19108" w:author="M00000676" w:date="2024-03-22T09:52:54Z"/>
                    <w:rFonts w:hint="eastAsia"/>
                    <w:b w:val="0"/>
                    <w:bCs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105" w:author="M00032937" w:date="2024-06-28T10:16:03Z">
                <w:pPr>
                  <w:pStyle w:val="5"/>
                  <w:widowControl w:val="0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  <w:jc w:val="center"/>
                </w:pPr>
              </w:pPrChange>
            </w:pPr>
            <w:ins w:id="19109" w:author="M00000676" w:date="2024-03-22T10:26:46Z">
              <w:bookmarkStart w:id="1014" w:name="_Toc11134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110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0/30/60s</w:t>
              </w:r>
              <w:bookmarkEnd w:id="1014"/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9112" w:author="M00000676" w:date="2024-03-22T10:28:39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36" w:hRule="atLeast"/>
          <w:ins w:id="19111" w:author="M00000676" w:date="2024-03-22T09:52:54Z"/>
        </w:trPr>
        <w:tc>
          <w:tcPr>
            <w:tcW w:w="1334" w:type="dxa"/>
            <w:vAlign w:val="center"/>
            <w:tcPrChange w:id="19113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both"/>
              <w:rPr>
                <w:ins w:id="19115" w:author="M00000676" w:date="2024-03-22T09:52:54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116" w:author="M00032937" w:date="2024-06-28T10:17:01Z">
                  <w:rPr>
                    <w:ins w:id="19117" w:author="M00000676" w:date="2024-03-22T09:52:54Z"/>
                    <w:rFonts w:hint="eastAsia"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114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</w:pPr>
              </w:pPrChange>
            </w:pPr>
            <w:ins w:id="19118" w:author="M00000676" w:date="2024-03-22T09:58:07Z">
              <w:bookmarkStart w:id="1015" w:name="_Toc7884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119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水效模式</w:t>
              </w:r>
            </w:ins>
            <w:ins w:id="19120" w:author="M00000676" w:date="2024-03-22T09:58:14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121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3</w:t>
              </w:r>
              <w:bookmarkEnd w:id="1015"/>
            </w:ins>
          </w:p>
        </w:tc>
        <w:tc>
          <w:tcPr>
            <w:tcW w:w="919" w:type="dxa"/>
            <w:vAlign w:val="center"/>
            <w:tcPrChange w:id="19122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both"/>
              <w:rPr>
                <w:ins w:id="19124" w:author="M00000676" w:date="2024-03-22T09:52:54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125" w:author="M00032937" w:date="2024-06-28T10:17:01Z">
                  <w:rPr>
                    <w:ins w:id="19126" w:author="M00000676" w:date="2024-03-22T09:52:54Z"/>
                    <w:rFonts w:hint="eastAsia"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123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</w:pPr>
              </w:pPrChange>
            </w:pPr>
            <w:ins w:id="19127" w:author="M00000676" w:date="2024-03-22T09:57:33Z">
              <w:bookmarkStart w:id="1016" w:name="_Toc22318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128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5</w:t>
              </w:r>
            </w:ins>
            <w:ins w:id="19129" w:author="M00000676" w:date="2024-03-22T09:57:50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130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s</w:t>
              </w:r>
              <w:bookmarkEnd w:id="1016"/>
            </w:ins>
          </w:p>
        </w:tc>
        <w:tc>
          <w:tcPr>
            <w:tcW w:w="919" w:type="dxa"/>
            <w:vAlign w:val="center"/>
            <w:tcPrChange w:id="19131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both"/>
              <w:rPr>
                <w:ins w:id="19133" w:author="M00000676" w:date="2024-03-22T09:52:54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134" w:author="M00032937" w:date="2024-06-28T10:17:01Z">
                  <w:rPr>
                    <w:ins w:id="19135" w:author="M00000676" w:date="2024-03-22T09:52:54Z"/>
                    <w:rFonts w:hint="eastAsia"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132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</w:pPr>
              </w:pPrChange>
            </w:pPr>
            <w:ins w:id="19136" w:author="M00000676" w:date="2024-03-22T09:57:41Z">
              <w:bookmarkStart w:id="1017" w:name="_Toc32728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137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0.5s</w:t>
              </w:r>
              <w:bookmarkEnd w:id="1017"/>
            </w:ins>
          </w:p>
        </w:tc>
        <w:tc>
          <w:tcPr>
            <w:tcW w:w="919" w:type="dxa"/>
            <w:vAlign w:val="center"/>
            <w:tcPrChange w:id="19138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both"/>
              <w:rPr>
                <w:ins w:id="19140" w:author="M00000676" w:date="2024-03-22T09:52:54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141" w:author="M00032937" w:date="2024-06-28T10:17:01Z">
                  <w:rPr>
                    <w:ins w:id="19142" w:author="M00000676" w:date="2024-03-22T09:52:54Z"/>
                    <w:rFonts w:hint="eastAsia"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139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</w:pPr>
              </w:pPrChange>
            </w:pPr>
            <w:ins w:id="19143" w:author="M00000676" w:date="2024-03-22T09:57:34Z">
              <w:bookmarkStart w:id="1018" w:name="_Toc13913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144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5</w:t>
              </w:r>
            </w:ins>
            <w:ins w:id="19145" w:author="M00000676" w:date="2024-03-22T09:57:49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146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s</w:t>
              </w:r>
              <w:bookmarkEnd w:id="1018"/>
            </w:ins>
          </w:p>
        </w:tc>
        <w:tc>
          <w:tcPr>
            <w:tcW w:w="919" w:type="dxa"/>
            <w:vAlign w:val="center"/>
            <w:tcPrChange w:id="19147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both"/>
              <w:rPr>
                <w:ins w:id="19149" w:author="M00000676" w:date="2024-03-22T09:52:54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150" w:author="M00032937" w:date="2024-06-28T10:17:01Z">
                  <w:rPr>
                    <w:ins w:id="19151" w:author="M00000676" w:date="2024-03-22T09:52:54Z"/>
                    <w:rFonts w:hint="eastAsia"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148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</w:pPr>
              </w:pPrChange>
            </w:pPr>
            <w:ins w:id="19152" w:author="M00000676" w:date="2024-03-22T09:57:46Z">
              <w:bookmarkStart w:id="1019" w:name="_Toc20364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153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0s</w:t>
              </w:r>
              <w:bookmarkEnd w:id="1019"/>
            </w:ins>
          </w:p>
        </w:tc>
        <w:tc>
          <w:tcPr>
            <w:tcW w:w="923" w:type="dxa"/>
            <w:vAlign w:val="center"/>
            <w:tcPrChange w:id="19154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both"/>
              <w:rPr>
                <w:ins w:id="19156" w:author="M00000676" w:date="2024-03-22T09:52:54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157" w:author="M00032937" w:date="2024-06-28T10:17:01Z">
                  <w:rPr>
                    <w:ins w:id="19158" w:author="M00000676" w:date="2024-03-22T09:52:54Z"/>
                    <w:rFonts w:hint="eastAsia"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155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</w:pPr>
              </w:pPrChange>
            </w:pPr>
            <w:ins w:id="19159" w:author="M00000676" w:date="2024-03-22T09:57:35Z">
              <w:bookmarkStart w:id="1020" w:name="_Toc9023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160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6</w:t>
              </w:r>
            </w:ins>
            <w:ins w:id="19161" w:author="M00000676" w:date="2024-03-22T09:57:52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162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s</w:t>
              </w:r>
              <w:bookmarkEnd w:id="1020"/>
            </w:ins>
          </w:p>
        </w:tc>
        <w:tc>
          <w:tcPr>
            <w:tcW w:w="2400" w:type="dxa"/>
            <w:vAlign w:val="center"/>
            <w:tcPrChange w:id="19163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center"/>
              <w:rPr>
                <w:ins w:id="19165" w:author="M00000676" w:date="2024-03-22T09:52:54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166" w:author="M00032937" w:date="2024-06-28T10:17:01Z">
                  <w:rPr>
                    <w:ins w:id="19167" w:author="M00000676" w:date="2024-03-22T09:52:54Z"/>
                    <w:rFonts w:hint="eastAsia"/>
                    <w:b w:val="0"/>
                    <w:bCs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164" w:author="M00032937" w:date="2024-06-28T10:16:03Z">
                <w:pPr>
                  <w:pStyle w:val="5"/>
                  <w:widowControl w:val="0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  <w:jc w:val="center"/>
                </w:pPr>
              </w:pPrChange>
            </w:pPr>
            <w:ins w:id="19168" w:author="M00000676" w:date="2024-03-22T10:26:48Z">
              <w:bookmarkStart w:id="1021" w:name="_Toc2546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169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0/30/60s</w:t>
              </w:r>
              <w:bookmarkEnd w:id="1021"/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9171" w:author="M00000676" w:date="2024-03-22T10:28:22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468" w:hRule="atLeast"/>
          <w:ins w:id="19170" w:author="M00000676" w:date="2024-03-22T09:52:54Z"/>
          <w:trPrChange w:id="19171" w:author="M00000676" w:date="2024-03-22T10:28:22Z">
            <w:trPr>
              <w:gridAfter w:val="6"/>
              <w:wAfter w:w="8640" w:type="dxa"/>
            </w:trPr>
          </w:trPrChange>
        </w:trPr>
        <w:tc>
          <w:tcPr>
            <w:tcW w:w="8333" w:type="dxa"/>
            <w:gridSpan w:val="7"/>
            <w:vAlign w:val="top"/>
            <w:tcPrChange w:id="19172" w:author="M00000676" w:date="2024-03-22T10:28:22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center"/>
              <w:rPr>
                <w:ins w:id="19174" w:author="M00000676" w:date="2024-03-22T10:33:34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175" w:author="M00032937" w:date="2024-06-28T10:17:01Z">
                  <w:rPr>
                    <w:ins w:id="19176" w:author="M00000676" w:date="2024-03-22T10:33:34Z"/>
                    <w:rFonts w:hint="eastAsia"/>
                    <w:b w:val="0"/>
                    <w:bCs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173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  <w:jc w:val="center"/>
                </w:pPr>
              </w:pPrChange>
            </w:pPr>
            <w:ins w:id="19177" w:author="M00000676" w:date="2024-03-22T10:08:17Z">
              <w:bookmarkStart w:id="1022" w:name="_Toc12645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178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备注</w:t>
              </w:r>
            </w:ins>
            <w:ins w:id="19179" w:author="M00000676" w:date="2024-03-22T10:23:29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180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1</w:t>
              </w:r>
            </w:ins>
            <w:ins w:id="19181" w:author="M00000676" w:date="2024-03-22T10:08:19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182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：</w:t>
              </w:r>
              <w:bookmarkEnd w:id="1022"/>
            </w:ins>
          </w:p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center"/>
              <w:rPr>
                <w:ins w:id="19184" w:author="M00000676" w:date="2024-03-22T10:30:07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185" w:author="M00032937" w:date="2024-06-28T10:17:01Z">
                  <w:rPr>
                    <w:ins w:id="19186" w:author="M00000676" w:date="2024-03-22T10:30:07Z"/>
                    <w:rFonts w:hint="eastAsia"/>
                    <w:b w:val="0"/>
                    <w:bCs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183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  <w:jc w:val="center"/>
                </w:pPr>
              </w:pPrChange>
            </w:pPr>
            <w:ins w:id="19187" w:author="M00000676" w:date="2024-03-22T10:08:24Z">
              <w:bookmarkStart w:id="1023" w:name="_Toc26004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188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整机</w:t>
              </w:r>
            </w:ins>
            <w:ins w:id="19189" w:author="M00000676" w:date="2024-03-22T10:08:11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190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出厂</w:t>
              </w:r>
            </w:ins>
            <w:ins w:id="19191" w:author="M00000676" w:date="2024-03-22T10:08:12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192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第一次</w:t>
              </w:r>
            </w:ins>
            <w:ins w:id="19193" w:author="M00000676" w:date="2024-03-22T10:08:27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194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，</w:t>
              </w:r>
            </w:ins>
            <w:ins w:id="19195" w:author="M00000676" w:date="2024-03-22T10:08:30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196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默认</w:t>
              </w:r>
            </w:ins>
            <w:ins w:id="19197" w:author="M00000676" w:date="2024-03-22T10:08:33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198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水效</w:t>
              </w:r>
            </w:ins>
            <w:ins w:id="19199" w:author="M00000676" w:date="2024-03-22T10:08:40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00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模式</w:t>
              </w:r>
            </w:ins>
            <w:ins w:id="19201" w:author="M00000676" w:date="2024-03-22T10:08:33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02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2</w:t>
              </w:r>
            </w:ins>
            <w:ins w:id="19203" w:author="M00000676" w:date="2024-03-22T10:08:34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04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，</w:t>
              </w:r>
            </w:ins>
            <w:ins w:id="19205" w:author="M00000676" w:date="2024-03-22T10:08:50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06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可</w:t>
              </w:r>
            </w:ins>
            <w:ins w:id="19207" w:author="M00000676" w:date="2024-03-22T10:08:51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08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通过</w:t>
              </w:r>
            </w:ins>
            <w:ins w:id="19209" w:author="M00000676" w:date="2024-03-22T10:11:28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10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“</w:t>
              </w:r>
            </w:ins>
            <w:ins w:id="19211" w:author="M00000676" w:date="2024-03-22T10:11:21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12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水效</w:t>
              </w:r>
            </w:ins>
            <w:ins w:id="19213" w:author="M00000676" w:date="2024-03-22T10:11:26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14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调节</w:t>
              </w:r>
            </w:ins>
            <w:ins w:id="19215" w:author="M00000676" w:date="2024-03-22T10:09:30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16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模式</w:t>
              </w:r>
            </w:ins>
            <w:ins w:id="19217" w:author="M00000676" w:date="2024-03-22T10:11:33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18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”</w:t>
              </w:r>
            </w:ins>
            <w:ins w:id="19219" w:author="M00000676" w:date="2024-03-22T10:09:32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20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调节</w:t>
              </w:r>
            </w:ins>
            <w:ins w:id="19221" w:author="M00000676" w:date="2024-03-22T10:09:33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22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水效，</w:t>
              </w:r>
            </w:ins>
            <w:ins w:id="19223" w:author="M00000676" w:date="2024-03-22T10:09:41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24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保存</w:t>
              </w:r>
            </w:ins>
            <w:ins w:id="19225" w:author="M00000676" w:date="2024-03-22T10:09:44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26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成功</w:t>
              </w:r>
            </w:ins>
            <w:ins w:id="19227" w:author="M00000676" w:date="2024-03-22T10:09:48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28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之后</w:t>
              </w:r>
            </w:ins>
            <w:ins w:id="19229" w:author="M00000676" w:date="2024-03-22T10:09:49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30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为</w:t>
              </w:r>
            </w:ins>
            <w:ins w:id="19231" w:author="M00000676" w:date="2024-03-22T10:08:02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32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断电</w:t>
              </w:r>
            </w:ins>
            <w:ins w:id="19233" w:author="M00000676" w:date="2024-03-22T10:08:04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34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记忆</w:t>
              </w:r>
            </w:ins>
            <w:ins w:id="19235" w:author="M00000676" w:date="2024-03-22T10:10:16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36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。</w:t>
              </w:r>
              <w:bookmarkEnd w:id="1023"/>
            </w:ins>
          </w:p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center"/>
              <w:rPr>
                <w:ins w:id="19238" w:author="M00000676" w:date="2024-03-22T10:33:30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239" w:author="M00032937" w:date="2024-06-28T10:17:01Z">
                  <w:rPr>
                    <w:ins w:id="19240" w:author="M00000676" w:date="2024-03-22T10:33:30Z"/>
                    <w:rFonts w:hint="eastAsia"/>
                    <w:b w:val="0"/>
                    <w:bCs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237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  <w:jc w:val="center"/>
                </w:pPr>
              </w:pPrChange>
            </w:pPr>
            <w:ins w:id="19241" w:author="M00000676" w:date="2024-03-22T10:30:11Z">
              <w:bookmarkStart w:id="1024" w:name="_Toc20962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42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备注</w:t>
              </w:r>
            </w:ins>
            <w:ins w:id="19243" w:author="M00000676" w:date="2024-03-22T10:33:58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44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2</w:t>
              </w:r>
            </w:ins>
            <w:ins w:id="19245" w:author="M00000676" w:date="2024-03-22T10:30:11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46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：</w:t>
              </w:r>
              <w:bookmarkEnd w:id="1024"/>
            </w:ins>
          </w:p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center"/>
              <w:rPr>
                <w:ins w:id="19248" w:author="M00000676" w:date="2024-03-22T10:33:14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249" w:author="M00032937" w:date="2024-06-28T10:17:01Z">
                  <w:rPr>
                    <w:ins w:id="19250" w:author="M00000676" w:date="2024-03-22T10:33:14Z"/>
                    <w:rFonts w:hint="eastAsia"/>
                    <w:b w:val="0"/>
                    <w:bCs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247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  <w:jc w:val="center"/>
                </w:pPr>
              </w:pPrChange>
            </w:pPr>
            <w:ins w:id="19251" w:author="M00000676" w:date="2024-03-22T10:33:27Z">
              <w:bookmarkStart w:id="1025" w:name="_Toc6427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52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1</w:t>
              </w:r>
            </w:ins>
            <w:ins w:id="19253" w:author="M00000676" w:date="2024-03-22T10:33:28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54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）</w:t>
              </w:r>
            </w:ins>
            <w:ins w:id="19255" w:author="M00000676" w:date="2024-03-22T10:30:22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56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大冲</w:t>
              </w:r>
            </w:ins>
            <w:ins w:id="19257" w:author="M00000676" w:date="2024-03-22T10:32:48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58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初始</w:t>
              </w:r>
            </w:ins>
            <w:ins w:id="19259" w:author="M00000676" w:date="2024-03-22T10:32:52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60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默认</w:t>
              </w:r>
            </w:ins>
            <w:ins w:id="19261" w:author="M00000676" w:date="2024-03-22T10:32:57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62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为</w:t>
              </w:r>
            </w:ins>
            <w:ins w:id="19263" w:author="M00000676" w:date="2024-03-22T10:30:26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64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水效</w:t>
              </w:r>
            </w:ins>
            <w:ins w:id="19265" w:author="M00000676" w:date="2024-03-22T10:30:27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66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模式</w:t>
              </w:r>
            </w:ins>
            <w:ins w:id="19267" w:author="M00000676" w:date="2024-03-22T10:30:28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68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2</w:t>
              </w:r>
            </w:ins>
            <w:ins w:id="19269" w:author="M00000676" w:date="2024-03-22T10:32:07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70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，</w:t>
              </w:r>
            </w:ins>
            <w:ins w:id="19271" w:author="M00000676" w:date="2024-03-22T10:33:01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72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可</w:t>
              </w:r>
            </w:ins>
            <w:ins w:id="19273" w:author="M00000676" w:date="2024-03-22T10:33:03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74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通过</w:t>
              </w:r>
            </w:ins>
            <w:ins w:id="19275" w:author="M00000676" w:date="2024-03-22T10:32:14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76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“</w:t>
              </w:r>
            </w:ins>
            <w:ins w:id="19277" w:author="M00000676" w:date="2024-03-22T10:32:15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78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水效</w:t>
              </w:r>
            </w:ins>
            <w:ins w:id="19279" w:author="M00000676" w:date="2024-03-22T10:32:17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80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调节</w:t>
              </w:r>
            </w:ins>
            <w:ins w:id="19281" w:author="M00000676" w:date="2024-03-22T10:32:18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82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模式</w:t>
              </w:r>
            </w:ins>
            <w:ins w:id="19283" w:author="M00000676" w:date="2024-03-22T10:32:14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84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”</w:t>
              </w:r>
            </w:ins>
            <w:ins w:id="19285" w:author="M00000676" w:date="2024-03-22T10:33:11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86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调节</w:t>
              </w:r>
            </w:ins>
            <w:ins w:id="19287" w:author="M00000676" w:date="2024-03-22T10:33:23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88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。</w:t>
              </w:r>
              <w:bookmarkEnd w:id="1025"/>
            </w:ins>
          </w:p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center"/>
              <w:rPr>
                <w:ins w:id="19290" w:author="M00000676" w:date="2024-03-22T09:52:54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291" w:author="M00032937" w:date="2024-06-28T10:17:01Z">
                  <w:rPr>
                    <w:ins w:id="19292" w:author="M00000676" w:date="2024-03-22T09:52:54Z"/>
                    <w:rFonts w:hint="default"/>
                    <w:b w:val="0"/>
                    <w:bCs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289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  <w:jc w:val="center"/>
                </w:pPr>
              </w:pPrChange>
            </w:pPr>
            <w:ins w:id="19293" w:author="M00000676" w:date="2024-03-22T10:33:46Z">
              <w:bookmarkStart w:id="1026" w:name="_Toc27385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94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2）</w:t>
              </w:r>
            </w:ins>
            <w:ins w:id="19295" w:author="M00000676" w:date="2024-03-22T10:30:32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96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小冲</w:t>
              </w:r>
            </w:ins>
            <w:ins w:id="19297" w:author="M00000676" w:date="2024-03-22T10:30:54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98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对应</w:t>
              </w:r>
            </w:ins>
            <w:ins w:id="19299" w:author="M00000676" w:date="2024-03-22T10:30:56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00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水效</w:t>
              </w:r>
            </w:ins>
            <w:ins w:id="19301" w:author="M00000676" w:date="2024-03-22T10:30:58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02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模式1</w:t>
              </w:r>
            </w:ins>
            <w:ins w:id="19303" w:author="M00000676" w:date="2024-03-22T10:31:04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04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。</w:t>
              </w:r>
              <w:bookmarkEnd w:id="1026"/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9306" w:author="M00000676" w:date="2024-03-22T10:28:22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468" w:hRule="atLeast"/>
          <w:ins w:id="19305" w:author="M00000676" w:date="2024-03-22T09:52:54Z"/>
          <w:trPrChange w:id="19306" w:author="M00000676" w:date="2024-03-22T10:28:22Z">
            <w:trPr>
              <w:gridAfter w:val="6"/>
              <w:wAfter w:w="8640" w:type="dxa"/>
            </w:trPr>
          </w:trPrChange>
        </w:trPr>
        <w:tc>
          <w:tcPr>
            <w:tcW w:w="8333" w:type="dxa"/>
            <w:gridSpan w:val="7"/>
            <w:vAlign w:val="center"/>
            <w:tcPrChange w:id="19307" w:author="M00000676" w:date="2024-03-22T10:28:22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center"/>
              <w:rPr>
                <w:ins w:id="19309" w:author="M00000676" w:date="2024-03-22T10:12:52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310" w:author="M00032937" w:date="2024-06-28T10:17:01Z">
                  <w:rPr>
                    <w:ins w:id="19311" w:author="M00000676" w:date="2024-03-22T10:12:52Z"/>
                    <w:rFonts w:hint="eastAsia"/>
                    <w:b w:val="0"/>
                    <w:bCs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308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  <w:jc w:val="center"/>
                </w:pPr>
              </w:pPrChange>
            </w:pPr>
            <w:ins w:id="19312" w:author="M00000676" w:date="2024-03-22T10:12:40Z">
              <w:bookmarkStart w:id="1027" w:name="_Toc23281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13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水效</w:t>
              </w:r>
            </w:ins>
            <w:ins w:id="19314" w:author="M00000676" w:date="2024-03-22T10:12:43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15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调节</w:t>
              </w:r>
            </w:ins>
            <w:ins w:id="19316" w:author="M00000676" w:date="2024-03-22T10:12:46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17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模式</w:t>
              </w:r>
            </w:ins>
            <w:ins w:id="19318" w:author="M00000676" w:date="2024-03-22T10:12:48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19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操作</w:t>
              </w:r>
            </w:ins>
            <w:ins w:id="19320" w:author="M00000676" w:date="2024-03-22T10:12:49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21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:</w:t>
              </w:r>
              <w:bookmarkEnd w:id="1027"/>
            </w:ins>
          </w:p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center"/>
              <w:rPr>
                <w:ins w:id="19323" w:author="M00000676" w:date="2024-03-22T10:16:13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324" w:author="M00032937" w:date="2024-06-28T10:17:01Z">
                  <w:rPr>
                    <w:ins w:id="19325" w:author="M00000676" w:date="2024-03-22T10:16:13Z"/>
                    <w:rFonts w:hint="default"/>
                    <w:b w:val="0"/>
                    <w:bCs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322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  <w:jc w:val="center"/>
                </w:pPr>
              </w:pPrChange>
            </w:pPr>
            <w:ins w:id="19326" w:author="M00000676" w:date="2024-03-22T10:13:20Z">
              <w:bookmarkStart w:id="1028" w:name="_Toc1469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27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整机</w:t>
              </w:r>
            </w:ins>
            <w:ins w:id="19328" w:author="M00000676" w:date="2024-03-22T10:13:15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29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断电</w:t>
              </w:r>
            </w:ins>
            <w:ins w:id="19330" w:author="M00000676" w:date="2024-03-22T10:13:23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31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时</w:t>
              </w:r>
            </w:ins>
            <w:ins w:id="19332" w:author="M00000676" w:date="2024-03-22T10:13:24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33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，</w:t>
              </w:r>
            </w:ins>
            <w:ins w:id="19334" w:author="M00000676" w:date="2024-03-22T10:13:25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35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长按</w:t>
              </w:r>
            </w:ins>
            <w:ins w:id="19336" w:author="M00000676" w:date="2024-03-22T10:13:32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37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“</w:t>
              </w:r>
            </w:ins>
            <w:ins w:id="19338" w:author="M00000676" w:date="2024-03-22T10:13:35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39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智能</w:t>
              </w:r>
            </w:ins>
            <w:ins w:id="19340" w:author="M00000676" w:date="2024-03-22T10:13:36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41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臀洗</w:t>
              </w:r>
            </w:ins>
            <w:ins w:id="19342" w:author="M00000676" w:date="2024-03-22T10:13:37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43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键</w:t>
              </w:r>
            </w:ins>
            <w:ins w:id="19344" w:author="M00000676" w:date="2024-03-22T10:13:39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45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或者</w:t>
              </w:r>
            </w:ins>
            <w:ins w:id="19346" w:author="M00000676" w:date="2024-03-22T10:13:40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47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旋钮</w:t>
              </w:r>
            </w:ins>
            <w:ins w:id="19348" w:author="M00000676" w:date="2024-03-22T10:13:41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49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中间</w:t>
              </w:r>
            </w:ins>
            <w:ins w:id="19350" w:author="M00000676" w:date="2024-03-22T10:13:43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51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键</w:t>
              </w:r>
            </w:ins>
            <w:ins w:id="19352" w:author="M00000676" w:date="2024-03-22T10:13:32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53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”</w:t>
              </w:r>
            </w:ins>
            <w:ins w:id="19354" w:author="M00000676" w:date="2024-03-22T10:14:04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55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5</w:t>
              </w:r>
            </w:ins>
            <w:ins w:id="19356" w:author="M00000676" w:date="2024-03-22T10:14:06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57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s</w:t>
              </w:r>
            </w:ins>
            <w:ins w:id="19358" w:author="M00000676" w:date="2024-03-22T10:14:09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59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,</w:t>
              </w:r>
            </w:ins>
            <w:ins w:id="19360" w:author="M00000676" w:date="2024-03-22T10:14:16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61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蜂鸣器</w:t>
              </w:r>
            </w:ins>
            <w:ins w:id="19362" w:author="M00000676" w:date="2024-03-22T10:14:18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63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“</w:t>
              </w:r>
            </w:ins>
            <w:ins w:id="19364" w:author="M00000676" w:date="2024-03-22T10:14:21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65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长咚</w:t>
              </w:r>
            </w:ins>
            <w:ins w:id="19366" w:author="M00000676" w:date="2024-03-22T10:14:18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67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”</w:t>
              </w:r>
            </w:ins>
            <w:ins w:id="19368" w:author="M00000676" w:date="2024-03-22T10:14:25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69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一声</w:t>
              </w:r>
            </w:ins>
            <w:ins w:id="19370" w:author="M00000676" w:date="2024-03-22T10:14:36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71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，</w:t>
              </w:r>
            </w:ins>
            <w:ins w:id="19372" w:author="M00000676" w:date="2024-03-22T10:14:29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73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进入</w:t>
              </w:r>
            </w:ins>
            <w:ins w:id="19374" w:author="M00000676" w:date="2024-03-22T10:14:41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75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“</w:t>
              </w:r>
            </w:ins>
            <w:ins w:id="19376" w:author="M00000676" w:date="2024-03-22T10:14:45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77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水效</w:t>
              </w:r>
            </w:ins>
            <w:ins w:id="19378" w:author="M00000676" w:date="2024-03-22T10:14:46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79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调节</w:t>
              </w:r>
            </w:ins>
            <w:ins w:id="19380" w:author="M00000676" w:date="2024-03-22T10:14:47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81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模式</w:t>
              </w:r>
            </w:ins>
            <w:ins w:id="19382" w:author="M00000676" w:date="2024-03-22T10:14:41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83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”</w:t>
              </w:r>
            </w:ins>
            <w:ins w:id="19384" w:author="M00000676" w:date="2024-03-22T10:15:14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85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。</w:t>
              </w:r>
            </w:ins>
            <w:ins w:id="19386" w:author="M00000676" w:date="2024-03-22T10:15:16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87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此时</w:t>
              </w:r>
            </w:ins>
            <w:ins w:id="19388" w:author="M00000676" w:date="2024-03-22T10:15:18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89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操作</w:t>
              </w:r>
            </w:ins>
            <w:ins w:id="19390" w:author="M00000676" w:date="2024-03-22T10:15:23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91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遥控器</w:t>
              </w:r>
            </w:ins>
            <w:ins w:id="19392" w:author="M00000676" w:date="2024-03-22T10:15:35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93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“</w:t>
              </w:r>
            </w:ins>
            <w:ins w:id="19394" w:author="M00000676" w:date="2024-03-22T10:15:37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95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坐温</w:t>
              </w:r>
            </w:ins>
            <w:ins w:id="19396" w:author="M00000676" w:date="2024-03-22T10:15:35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97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”</w:t>
              </w:r>
            </w:ins>
            <w:ins w:id="19398" w:author="M00000676" w:date="2024-03-22T10:15:42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99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键，</w:t>
              </w:r>
            </w:ins>
            <w:ins w:id="19400" w:author="M00000676" w:date="2024-03-22T10:18:37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01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对应</w:t>
              </w:r>
            </w:ins>
            <w:ins w:id="19402" w:author="M00000676" w:date="2024-03-22T10:18:40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03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关系</w:t>
              </w:r>
            </w:ins>
            <w:ins w:id="19404" w:author="M00000676" w:date="2024-03-22T10:18:41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05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如下</w:t>
              </w:r>
            </w:ins>
            <w:ins w:id="19406" w:author="M00000676" w:date="2024-03-22T10:18:42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07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：</w:t>
              </w:r>
              <w:bookmarkEnd w:id="1028"/>
            </w:ins>
          </w:p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center"/>
              <w:rPr>
                <w:ins w:id="19409" w:author="M00000676" w:date="2024-03-22T10:16:15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410" w:author="M00032937" w:date="2024-06-28T10:17:01Z">
                  <w:rPr>
                    <w:ins w:id="19411" w:author="M00000676" w:date="2024-03-22T10:16:15Z"/>
                    <w:rFonts w:hint="eastAsia"/>
                    <w:b w:val="0"/>
                    <w:bCs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408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  <w:jc w:val="center"/>
                </w:pPr>
              </w:pPrChange>
            </w:pPr>
            <w:ins w:id="19412" w:author="M00000676" w:date="2024-03-22T10:16:17Z">
              <w:bookmarkStart w:id="1029" w:name="_Toc21230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13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1</w:t>
              </w:r>
            </w:ins>
            <w:ins w:id="19414" w:author="M00000676" w:date="2024-03-22T10:16:15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15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) 高</w:t>
              </w:r>
            </w:ins>
            <w:ins w:id="19416" w:author="M00000676" w:date="2024-03-22T10:16:15Z">
              <w:del w:id="19417" w:author="M00032937" w:date="2024-06-28T09:26:03Z">
                <w:r>
                  <w:rPr>
                    <w:rFonts w:hint="default"/>
                    <w:b w:val="0"/>
                    <w:bCs w:val="0"/>
                    <w:color w:val="auto"/>
                    <w:highlight w:val="lightGray"/>
                    <w:vertAlign w:val="baseline"/>
                    <w:lang w:val="en-US" w:eastAsia="zh-CN"/>
                    <w:rPrChange w:id="19418" w:author="M00032937" w:date="2024-06-28T10:17:01Z">
                      <w:rPr>
                        <w:rFonts w:hint="eastAsia"/>
                        <w:b w:val="0"/>
                        <w:bCs/>
                        <w:color w:val="auto"/>
                        <w:highlight w:val="none"/>
                        <w:vertAlign w:val="baseline"/>
                        <w:lang w:val="en-US" w:eastAsia="zh-CN"/>
                      </w:rPr>
                    </w:rPrChange>
                  </w:rPr>
                  <w:delText>档</w:delText>
                </w:r>
              </w:del>
            </w:ins>
            <w:ins w:id="19419" w:author="M00032937" w:date="2024-06-28T09:26:03Z">
              <w:r>
                <w:rPr>
                  <w:rFonts w:hint="eastAsia"/>
                  <w:b w:val="0"/>
                  <w:bCs w:val="0"/>
                  <w:highlight w:val="lightGray"/>
                  <w:lang w:val="en-US" w:eastAsia="zh-CN"/>
                  <w:rPrChange w:id="19420" w:author="M00032937" w:date="2024-06-28T10:17:01Z">
                    <w:rPr>
                      <w:rFonts w:hint="eastAsia"/>
                      <w:lang w:val="en-US" w:eastAsia="zh-CN"/>
                    </w:rPr>
                  </w:rPrChange>
                </w:rPr>
                <w:t>挡</w:t>
              </w:r>
            </w:ins>
            <w:ins w:id="19421" w:author="M00000676" w:date="2024-03-22T10:17:32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22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坐</w:t>
              </w:r>
            </w:ins>
            <w:ins w:id="19423" w:author="M00000676" w:date="2024-03-22T10:16:15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24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温对应三级冲水模式</w:t>
              </w:r>
            </w:ins>
            <w:ins w:id="19425" w:author="M00000676" w:date="2024-03-22T10:17:14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26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。</w:t>
              </w:r>
              <w:bookmarkEnd w:id="1029"/>
            </w:ins>
          </w:p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center"/>
              <w:rPr>
                <w:ins w:id="19428" w:author="M00000676" w:date="2024-03-22T10:16:15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429" w:author="M00032937" w:date="2024-06-28T10:17:01Z">
                  <w:rPr>
                    <w:ins w:id="19430" w:author="M00000676" w:date="2024-03-22T10:16:15Z"/>
                    <w:rFonts w:hint="eastAsia"/>
                    <w:b w:val="0"/>
                    <w:bCs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427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  <w:jc w:val="center"/>
                </w:pPr>
              </w:pPrChange>
            </w:pPr>
            <w:ins w:id="19431" w:author="M00000676" w:date="2024-03-22T10:16:20Z">
              <w:bookmarkStart w:id="1030" w:name="_Toc2444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32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2</w:t>
              </w:r>
            </w:ins>
            <w:ins w:id="19433" w:author="M00000676" w:date="2024-03-22T10:16:15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34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) 中</w:t>
              </w:r>
            </w:ins>
            <w:ins w:id="19435" w:author="M00000676" w:date="2024-03-22T10:16:15Z">
              <w:del w:id="19436" w:author="M00032937" w:date="2024-06-28T09:26:03Z">
                <w:r>
                  <w:rPr>
                    <w:rFonts w:hint="default"/>
                    <w:b w:val="0"/>
                    <w:bCs w:val="0"/>
                    <w:color w:val="auto"/>
                    <w:highlight w:val="lightGray"/>
                    <w:vertAlign w:val="baseline"/>
                    <w:lang w:val="en-US" w:eastAsia="zh-CN"/>
                    <w:rPrChange w:id="19437" w:author="M00032937" w:date="2024-06-28T10:17:01Z">
                      <w:rPr>
                        <w:rFonts w:hint="eastAsia"/>
                        <w:b w:val="0"/>
                        <w:bCs/>
                        <w:color w:val="auto"/>
                        <w:highlight w:val="none"/>
                        <w:vertAlign w:val="baseline"/>
                        <w:lang w:val="en-US" w:eastAsia="zh-CN"/>
                      </w:rPr>
                    </w:rPrChange>
                  </w:rPr>
                  <w:delText>档</w:delText>
                </w:r>
              </w:del>
            </w:ins>
            <w:ins w:id="19438" w:author="M00032937" w:date="2024-06-28T09:26:03Z">
              <w:r>
                <w:rPr>
                  <w:rFonts w:hint="eastAsia"/>
                  <w:b w:val="0"/>
                  <w:bCs w:val="0"/>
                  <w:highlight w:val="lightGray"/>
                  <w:lang w:val="en-US" w:eastAsia="zh-CN"/>
                  <w:rPrChange w:id="19439" w:author="M00032937" w:date="2024-06-28T10:17:01Z">
                    <w:rPr>
                      <w:rFonts w:hint="eastAsia"/>
                      <w:lang w:val="en-US" w:eastAsia="zh-CN"/>
                    </w:rPr>
                  </w:rPrChange>
                </w:rPr>
                <w:t>挡</w:t>
              </w:r>
            </w:ins>
            <w:ins w:id="19440" w:author="M00000676" w:date="2024-03-22T10:17:47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41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坐</w:t>
              </w:r>
            </w:ins>
            <w:ins w:id="19442" w:author="M00000676" w:date="2024-03-22T10:16:15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43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温对应二级水效模式</w:t>
              </w:r>
            </w:ins>
            <w:ins w:id="19444" w:author="M00000676" w:date="2024-03-22T10:17:17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45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。</w:t>
              </w:r>
              <w:bookmarkEnd w:id="1030"/>
            </w:ins>
          </w:p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center"/>
              <w:rPr>
                <w:ins w:id="19447" w:author="M00000676" w:date="2024-03-22T10:16:15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448" w:author="M00032937" w:date="2024-06-28T10:17:01Z">
                  <w:rPr>
                    <w:ins w:id="19449" w:author="M00000676" w:date="2024-03-22T10:16:15Z"/>
                    <w:rFonts w:hint="eastAsia"/>
                    <w:b w:val="0"/>
                    <w:bCs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446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  <w:jc w:val="center"/>
                </w:pPr>
              </w:pPrChange>
            </w:pPr>
            <w:ins w:id="19450" w:author="M00000676" w:date="2024-03-22T10:16:22Z">
              <w:bookmarkStart w:id="1031" w:name="_Toc13902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51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3</w:t>
              </w:r>
            </w:ins>
            <w:ins w:id="19452" w:author="M00000676" w:date="2024-03-22T10:16:15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53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) 低</w:t>
              </w:r>
            </w:ins>
            <w:ins w:id="19454" w:author="M00000676" w:date="2024-03-22T10:16:15Z">
              <w:del w:id="19455" w:author="M00032937" w:date="2024-06-28T09:26:03Z">
                <w:r>
                  <w:rPr>
                    <w:rFonts w:hint="default"/>
                    <w:b w:val="0"/>
                    <w:bCs w:val="0"/>
                    <w:color w:val="auto"/>
                    <w:highlight w:val="lightGray"/>
                    <w:vertAlign w:val="baseline"/>
                    <w:lang w:val="en-US" w:eastAsia="zh-CN"/>
                    <w:rPrChange w:id="19456" w:author="M00032937" w:date="2024-06-28T10:17:01Z">
                      <w:rPr>
                        <w:rFonts w:hint="eastAsia"/>
                        <w:b w:val="0"/>
                        <w:bCs/>
                        <w:color w:val="auto"/>
                        <w:highlight w:val="none"/>
                        <w:vertAlign w:val="baseline"/>
                        <w:lang w:val="en-US" w:eastAsia="zh-CN"/>
                      </w:rPr>
                    </w:rPrChange>
                  </w:rPr>
                  <w:delText>档</w:delText>
                </w:r>
              </w:del>
            </w:ins>
            <w:ins w:id="19457" w:author="M00032937" w:date="2024-06-28T09:26:03Z">
              <w:r>
                <w:rPr>
                  <w:rFonts w:hint="eastAsia"/>
                  <w:b w:val="0"/>
                  <w:bCs w:val="0"/>
                  <w:highlight w:val="lightGray"/>
                  <w:lang w:val="en-US" w:eastAsia="zh-CN"/>
                  <w:rPrChange w:id="19458" w:author="M00032937" w:date="2024-06-28T10:17:01Z">
                    <w:rPr>
                      <w:rFonts w:hint="eastAsia"/>
                      <w:lang w:val="en-US" w:eastAsia="zh-CN"/>
                    </w:rPr>
                  </w:rPrChange>
                </w:rPr>
                <w:t>挡</w:t>
              </w:r>
            </w:ins>
            <w:ins w:id="19459" w:author="M00000676" w:date="2024-03-22T10:17:55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60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坐</w:t>
              </w:r>
            </w:ins>
            <w:ins w:id="19461" w:author="M00000676" w:date="2024-03-22T10:16:15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62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温对应一级水效模式</w:t>
              </w:r>
            </w:ins>
            <w:ins w:id="19463" w:author="M00000676" w:date="2024-03-22T10:17:20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64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。</w:t>
              </w:r>
              <w:bookmarkEnd w:id="1031"/>
            </w:ins>
          </w:p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center"/>
              <w:rPr>
                <w:ins w:id="19466" w:author="M00000676" w:date="2024-03-22T10:18:57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467" w:author="M00032937" w:date="2024-06-28T10:17:01Z">
                  <w:rPr>
                    <w:ins w:id="19468" w:author="M00000676" w:date="2024-03-22T10:18:57Z"/>
                    <w:rFonts w:hint="eastAsia"/>
                    <w:b w:val="0"/>
                    <w:bCs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465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  <w:jc w:val="center"/>
                </w:pPr>
              </w:pPrChange>
            </w:pPr>
            <w:ins w:id="19469" w:author="M00000676" w:date="2024-03-22T10:16:24Z">
              <w:bookmarkStart w:id="1032" w:name="_Toc18569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70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4</w:t>
              </w:r>
            </w:ins>
            <w:ins w:id="19471" w:author="M00000676" w:date="2024-03-22T10:16:15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72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)</w:t>
              </w:r>
            </w:ins>
            <w:ins w:id="19473" w:author="M00000676" w:date="2024-03-22T10:17:08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74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475" w:author="M00000676" w:date="2024-03-22T10:16:15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76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关</w:t>
              </w:r>
            </w:ins>
            <w:ins w:id="19477" w:author="M00000676" w:date="2024-03-22T10:16:15Z">
              <w:del w:id="19478" w:author="M00032937" w:date="2024-06-28T09:26:03Z">
                <w:r>
                  <w:rPr>
                    <w:rFonts w:hint="default"/>
                    <w:b w:val="0"/>
                    <w:bCs w:val="0"/>
                    <w:color w:val="auto"/>
                    <w:highlight w:val="lightGray"/>
                    <w:vertAlign w:val="baseline"/>
                    <w:lang w:val="en-US" w:eastAsia="zh-CN"/>
                    <w:rPrChange w:id="19479" w:author="M00032937" w:date="2024-06-28T10:17:01Z">
                      <w:rPr>
                        <w:rFonts w:hint="eastAsia"/>
                        <w:b w:val="0"/>
                        <w:bCs/>
                        <w:color w:val="auto"/>
                        <w:highlight w:val="none"/>
                        <w:vertAlign w:val="baseline"/>
                        <w:lang w:val="en-US" w:eastAsia="zh-CN"/>
                      </w:rPr>
                    </w:rPrChange>
                  </w:rPr>
                  <w:delText>档</w:delText>
                </w:r>
              </w:del>
            </w:ins>
            <w:ins w:id="19480" w:author="M00032937" w:date="2024-06-28T09:26:03Z">
              <w:r>
                <w:rPr>
                  <w:rFonts w:hint="eastAsia"/>
                  <w:b w:val="0"/>
                  <w:bCs w:val="0"/>
                  <w:highlight w:val="lightGray"/>
                  <w:lang w:val="en-US" w:eastAsia="zh-CN"/>
                  <w:rPrChange w:id="19481" w:author="M00032937" w:date="2024-06-28T10:17:01Z">
                    <w:rPr>
                      <w:rFonts w:hint="eastAsia"/>
                      <w:lang w:val="en-US" w:eastAsia="zh-CN"/>
                    </w:rPr>
                  </w:rPrChange>
                </w:rPr>
                <w:t>挡</w:t>
              </w:r>
            </w:ins>
            <w:ins w:id="19482" w:author="M00000676" w:date="2024-03-22T10:18:09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83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坐</w:t>
              </w:r>
            </w:ins>
            <w:ins w:id="19484" w:author="M00000676" w:date="2024-03-22T10:16:15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85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温，设置无效，保持上一次水效设置。</w:t>
              </w:r>
              <w:bookmarkEnd w:id="1032"/>
            </w:ins>
            <w:ins w:id="19486" w:author="M00000676" w:date="2024-03-22T10:12:22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87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ab/>
              </w:r>
            </w:ins>
          </w:p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center"/>
              <w:rPr>
                <w:ins w:id="19489" w:author="M00000676" w:date="2024-03-22T10:18:27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490" w:author="M00032937" w:date="2024-06-28T10:17:01Z">
                  <w:rPr>
                    <w:ins w:id="19491" w:author="M00000676" w:date="2024-03-22T10:18:27Z"/>
                    <w:rFonts w:hint="default"/>
                    <w:b w:val="0"/>
                    <w:bCs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488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  <w:jc w:val="center"/>
                </w:pPr>
              </w:pPrChange>
            </w:pPr>
            <w:ins w:id="19492" w:author="M00000676" w:date="2024-03-22T10:19:16Z">
              <w:bookmarkStart w:id="1033" w:name="_Toc14875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93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调节</w:t>
              </w:r>
            </w:ins>
            <w:ins w:id="19494" w:author="M00000676" w:date="2024-03-22T10:19:18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95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完成</w:t>
              </w:r>
            </w:ins>
            <w:ins w:id="19496" w:author="M00000676" w:date="2024-03-22T10:19:19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97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后，</w:t>
              </w:r>
            </w:ins>
            <w:ins w:id="19498" w:author="M00000676" w:date="2024-03-22T10:19:21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99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长按</w:t>
              </w:r>
            </w:ins>
            <w:ins w:id="19500" w:author="M00000676" w:date="2024-03-22T10:19:28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01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“</w:t>
              </w:r>
            </w:ins>
            <w:ins w:id="19502" w:author="M00000676" w:date="2024-03-22T10:19:35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03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电源键</w:t>
              </w:r>
            </w:ins>
            <w:ins w:id="19504" w:author="M00000676" w:date="2024-03-22T10:19:37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05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或</w:t>
              </w:r>
            </w:ins>
            <w:ins w:id="19506" w:author="M00000676" w:date="2024-03-22T10:19:41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07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旋钮</w:t>
              </w:r>
            </w:ins>
            <w:ins w:id="19508" w:author="M00000676" w:date="2024-03-22T10:19:44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09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中间键</w:t>
              </w:r>
            </w:ins>
            <w:ins w:id="19510" w:author="M00000676" w:date="2024-03-22T10:19:28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11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”</w:t>
              </w:r>
            </w:ins>
            <w:ins w:id="19512" w:author="M00000676" w:date="2024-03-22T10:19:47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13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3</w:t>
              </w:r>
            </w:ins>
            <w:ins w:id="19514" w:author="M00000676" w:date="2024-03-22T10:19:49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15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s</w:t>
              </w:r>
            </w:ins>
            <w:ins w:id="19516" w:author="M00000676" w:date="2024-03-22T10:19:51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17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，</w:t>
              </w:r>
            </w:ins>
            <w:ins w:id="19518" w:author="M00000676" w:date="2024-03-22T10:20:09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19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蜂鸣器</w:t>
              </w:r>
            </w:ins>
            <w:ins w:id="19520" w:author="M00000676" w:date="2024-03-22T10:20:13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21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“</w:t>
              </w:r>
            </w:ins>
            <w:ins w:id="19522" w:author="M00000676" w:date="2024-03-22T10:20:16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23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长咚</w:t>
              </w:r>
            </w:ins>
            <w:ins w:id="19524" w:author="M00000676" w:date="2024-03-22T10:20:13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25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”</w:t>
              </w:r>
            </w:ins>
            <w:ins w:id="19526" w:author="M00000676" w:date="2024-03-22T10:20:18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27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一声</w:t>
              </w:r>
            </w:ins>
            <w:ins w:id="19528" w:author="M00000676" w:date="2024-03-22T10:20:19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29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，</w:t>
              </w:r>
            </w:ins>
            <w:ins w:id="19530" w:author="M00000676" w:date="2024-03-22T10:20:20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31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进入</w:t>
              </w:r>
            </w:ins>
            <w:ins w:id="19532" w:author="M00000676" w:date="2024-03-22T10:20:22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33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开机</w:t>
              </w:r>
            </w:ins>
            <w:ins w:id="19534" w:author="M00000676" w:date="2024-03-22T10:20:25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35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模式</w:t>
              </w:r>
            </w:ins>
            <w:ins w:id="19536" w:author="M00000676" w:date="2024-03-22T10:20:42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37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，</w:t>
              </w:r>
            </w:ins>
            <w:ins w:id="19538" w:author="M00000676" w:date="2024-03-22T10:20:45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39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并</w:t>
              </w:r>
            </w:ins>
            <w:ins w:id="19540" w:author="M00000676" w:date="2024-03-22T10:20:46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41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保存</w:t>
              </w:r>
            </w:ins>
            <w:ins w:id="19542" w:author="M00000676" w:date="2024-03-22T10:20:58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43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水效</w:t>
              </w:r>
            </w:ins>
            <w:ins w:id="19544" w:author="M00000676" w:date="2024-03-22T10:21:00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45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模式</w:t>
              </w:r>
            </w:ins>
            <w:ins w:id="19546" w:author="M00000676" w:date="2024-03-22T10:21:01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47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对应</w:t>
              </w:r>
            </w:ins>
            <w:ins w:id="19548" w:author="M00000676" w:date="2024-03-22T10:21:02Z">
              <w:del w:id="19549" w:author="M00032937" w:date="2024-06-28T09:26:03Z">
                <w:r>
                  <w:rPr>
                    <w:rFonts w:hint="default"/>
                    <w:b w:val="0"/>
                    <w:bCs w:val="0"/>
                    <w:color w:val="auto"/>
                    <w:highlight w:val="lightGray"/>
                    <w:vertAlign w:val="baseline"/>
                    <w:lang w:val="en-US" w:eastAsia="zh-CN"/>
                    <w:rPrChange w:id="19550" w:author="M00032937" w:date="2024-06-28T10:17:01Z">
                      <w:rPr>
                        <w:rFonts w:hint="eastAsia"/>
                        <w:b w:val="0"/>
                        <w:bCs/>
                        <w:color w:val="auto"/>
                        <w:highlight w:val="none"/>
                        <w:vertAlign w:val="baseline"/>
                        <w:lang w:val="en-US" w:eastAsia="zh-CN"/>
                      </w:rPr>
                    </w:rPrChange>
                  </w:rPr>
                  <w:delText>档</w:delText>
                </w:r>
              </w:del>
            </w:ins>
            <w:ins w:id="19551" w:author="M00032937" w:date="2024-06-28T09:26:03Z">
              <w:r>
                <w:rPr>
                  <w:rFonts w:hint="eastAsia"/>
                  <w:b w:val="0"/>
                  <w:bCs w:val="0"/>
                  <w:highlight w:val="lightGray"/>
                  <w:lang w:val="en-US" w:eastAsia="zh-CN"/>
                  <w:rPrChange w:id="19552" w:author="M00032937" w:date="2024-06-28T10:17:01Z">
                    <w:rPr>
                      <w:rFonts w:hint="eastAsia"/>
                      <w:lang w:val="en-US" w:eastAsia="zh-CN"/>
                    </w:rPr>
                  </w:rPrChange>
                </w:rPr>
                <w:t>挡</w:t>
              </w:r>
            </w:ins>
            <w:ins w:id="19553" w:author="M00000676" w:date="2024-03-22T10:21:02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54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位</w:t>
              </w:r>
            </w:ins>
            <w:ins w:id="19555" w:author="M00000676" w:date="2024-03-22T10:21:10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56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，</w:t>
              </w:r>
            </w:ins>
            <w:ins w:id="19557" w:author="M00000676" w:date="2024-03-22T10:21:14Z">
              <w:del w:id="19558" w:author="M00032937" w:date="2024-06-28T09:26:03Z">
                <w:r>
                  <w:rPr>
                    <w:rFonts w:hint="default"/>
                    <w:b w:val="0"/>
                    <w:bCs w:val="0"/>
                    <w:color w:val="auto"/>
                    <w:highlight w:val="lightGray"/>
                    <w:vertAlign w:val="baseline"/>
                    <w:lang w:val="en-US" w:eastAsia="zh-CN"/>
                    <w:rPrChange w:id="19559" w:author="M00032937" w:date="2024-06-28T10:17:01Z">
                      <w:rPr>
                        <w:rFonts w:hint="eastAsia"/>
                        <w:b w:val="0"/>
                        <w:bCs/>
                        <w:color w:val="auto"/>
                        <w:highlight w:val="none"/>
                        <w:vertAlign w:val="baseline"/>
                        <w:lang w:val="en-US" w:eastAsia="zh-CN"/>
                      </w:rPr>
                    </w:rPrChange>
                  </w:rPr>
                  <w:delText>档</w:delText>
                </w:r>
              </w:del>
            </w:ins>
            <w:ins w:id="19560" w:author="M00032937" w:date="2024-06-28T09:26:03Z">
              <w:r>
                <w:rPr>
                  <w:rFonts w:hint="eastAsia"/>
                  <w:b w:val="0"/>
                  <w:bCs w:val="0"/>
                  <w:highlight w:val="lightGray"/>
                  <w:lang w:val="en-US" w:eastAsia="zh-CN"/>
                  <w:rPrChange w:id="19561" w:author="M00032937" w:date="2024-06-28T10:17:01Z">
                    <w:rPr>
                      <w:rFonts w:hint="eastAsia"/>
                      <w:lang w:val="en-US" w:eastAsia="zh-CN"/>
                    </w:rPr>
                  </w:rPrChange>
                </w:rPr>
                <w:t>挡</w:t>
              </w:r>
            </w:ins>
            <w:ins w:id="19562" w:author="M00000676" w:date="2024-03-22T10:21:14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63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位</w:t>
              </w:r>
            </w:ins>
            <w:ins w:id="19564" w:author="M00000676" w:date="2024-03-22T10:21:17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65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断电</w:t>
              </w:r>
            </w:ins>
            <w:ins w:id="19566" w:author="M00000676" w:date="2024-03-22T10:21:18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67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记忆</w:t>
              </w:r>
            </w:ins>
            <w:ins w:id="19568" w:author="M00000676" w:date="2024-03-22T10:20:26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69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。</w:t>
              </w:r>
              <w:bookmarkEnd w:id="1033"/>
            </w:ins>
          </w:p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center"/>
              <w:rPr>
                <w:ins w:id="19571" w:author="M00000676" w:date="2024-03-22T09:52:54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572" w:author="M00032937" w:date="2024-06-28T10:17:01Z">
                  <w:rPr>
                    <w:ins w:id="19573" w:author="M00000676" w:date="2024-03-22T09:52:54Z"/>
                    <w:rFonts w:hint="eastAsia"/>
                    <w:b w:val="0"/>
                    <w:bCs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570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  <w:jc w:val="center"/>
                </w:pPr>
              </w:pPrChange>
            </w:pPr>
            <w:ins w:id="19574" w:author="M00000676" w:date="2024-03-22T10:21:35Z">
              <w:bookmarkStart w:id="1034" w:name="_Toc4037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75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进入</w:t>
              </w:r>
            </w:ins>
            <w:ins w:id="19576" w:author="M00000676" w:date="2024-03-22T10:21:58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77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“水效调节模式”</w:t>
              </w:r>
            </w:ins>
            <w:ins w:id="19578" w:author="M00000676" w:date="2024-03-22T10:22:09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79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后</w:t>
              </w:r>
            </w:ins>
            <w:ins w:id="19580" w:author="M00000676" w:date="2024-03-22T10:22:02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81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，</w:t>
              </w:r>
            </w:ins>
            <w:ins w:id="19582" w:author="M00000676" w:date="2024-03-22T10:18:28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83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超过1min未操作遥控器，会自动进入开机状态，但不保存。</w:t>
              </w:r>
              <w:bookmarkEnd w:id="1034"/>
            </w:ins>
          </w:p>
        </w:tc>
      </w:tr>
    </w:tbl>
    <w:p>
      <w:pPr>
        <w:tabs>
          <w:tab w:val="left" w:pos="756"/>
          <w:tab w:val="left" w:pos="1134"/>
          <w:tab w:val="left" w:pos="1146"/>
          <w:tab w:val="left" w:pos="1287"/>
        </w:tabs>
        <w:bidi w:val="0"/>
        <w:rPr>
          <w:ins w:id="19585" w:author="M00007797" w:date="2023-06-16T16:05:57Z"/>
          <w:del w:id="19586" w:author="M00000676" w:date="2024-03-22T10:27:46Z"/>
          <w:rFonts w:hint="default"/>
          <w:lang w:val="en-US" w:eastAsia="zh-CN"/>
        </w:rPr>
        <w:pPrChange w:id="19584" w:author="M00032937" w:date="2024-06-28T10:16:03Z">
          <w:pPr>
            <w:pStyle w:val="5"/>
            <w:tabs>
              <w:tab w:val="left" w:pos="1134"/>
              <w:tab w:val="left" w:pos="1146"/>
              <w:tab w:val="left" w:pos="1287"/>
            </w:tabs>
            <w:bidi w:val="0"/>
          </w:pPr>
        </w:pPrChange>
      </w:pPr>
      <w:ins w:id="19587" w:author="M00007797" w:date="2023-06-16T16:05:57Z">
        <w:del w:id="19588" w:author="M00000676" w:date="2024-03-22T10:27:47Z">
          <w:r>
            <w:rPr>
              <w:rFonts w:hint="eastAsia"/>
              <w:lang w:val="en-US" w:eastAsia="zh-CN"/>
            </w:rPr>
            <w:delText xml:space="preserve"> </w:delText>
          </w:r>
        </w:del>
      </w:ins>
    </w:p>
    <w:p>
      <w:pPr>
        <w:numPr>
          <w:ilvl w:val="0"/>
          <w:numId w:val="0"/>
        </w:numPr>
        <w:ind w:left="840" w:leftChars="0" w:firstLine="210" w:firstLineChars="100"/>
        <w:rPr>
          <w:ins w:id="19590" w:author="M00007797" w:date="2023-06-16T16:21:57Z"/>
          <w:del w:id="19591" w:author="M00000676" w:date="2023-12-01T15:18:17Z"/>
          <w:rFonts w:hint="eastAsia"/>
          <w:lang w:val="en-US" w:eastAsia="zh-CN"/>
        </w:rPr>
        <w:pPrChange w:id="19589" w:author="M00032937" w:date="2024-06-28T10:16:03Z">
          <w:pPr>
            <w:pStyle w:val="190"/>
            <w:numPr>
              <w:ilvl w:val="0"/>
              <w:numId w:val="0"/>
            </w:numPr>
            <w:ind w:left="840" w:leftChars="0" w:firstLine="210" w:firstLineChars="100"/>
          </w:pPr>
        </w:pPrChange>
      </w:pPr>
      <w:ins w:id="19592" w:author="M00007797" w:date="2023-06-16T16:21:43Z">
        <w:del w:id="19593" w:author="M00000676" w:date="2023-12-01T15:18:17Z">
          <w:r>
            <w:rPr>
              <w:rFonts w:hint="eastAsia"/>
              <w:lang w:val="en-US" w:eastAsia="zh-CN"/>
            </w:rPr>
            <w:delText>冲水</w:delText>
          </w:r>
        </w:del>
      </w:ins>
      <w:ins w:id="19594" w:author="M00007797" w:date="2023-06-16T16:21:45Z">
        <w:del w:id="19595" w:author="M00000676" w:date="2023-12-01T15:18:17Z">
          <w:r>
            <w:rPr>
              <w:rFonts w:hint="eastAsia"/>
              <w:lang w:val="en-US" w:eastAsia="zh-CN"/>
            </w:rPr>
            <w:delText>时长</w:delText>
          </w:r>
        </w:del>
      </w:ins>
      <w:ins w:id="19596" w:author="M00007797" w:date="2023-06-16T16:21:46Z">
        <w:del w:id="19597" w:author="M00000676" w:date="2023-12-01T15:18:17Z">
          <w:r>
            <w:rPr>
              <w:rFonts w:hint="eastAsia"/>
              <w:lang w:val="en-US" w:eastAsia="zh-CN"/>
            </w:rPr>
            <w:delText>：</w:delText>
          </w:r>
        </w:del>
      </w:ins>
      <w:ins w:id="19598" w:author="M00007797" w:date="2023-06-16T16:21:48Z">
        <w:del w:id="19599" w:author="M00000676" w:date="2023-12-01T15:18:17Z">
          <w:r>
            <w:rPr>
              <w:rFonts w:hint="eastAsia"/>
              <w:lang w:val="en-US" w:eastAsia="zh-CN"/>
            </w:rPr>
            <w:delText>2.</w:delText>
          </w:r>
        </w:del>
      </w:ins>
      <w:ins w:id="19600" w:author="M00007797" w:date="2023-06-16T16:21:49Z">
        <w:del w:id="19601" w:author="M00000676" w:date="2023-12-01T15:18:17Z">
          <w:r>
            <w:rPr>
              <w:rFonts w:hint="eastAsia"/>
              <w:lang w:val="en-US" w:eastAsia="zh-CN"/>
            </w:rPr>
            <w:delText>4</w:delText>
          </w:r>
        </w:del>
      </w:ins>
      <w:ins w:id="19602" w:author="M00007797" w:date="2023-06-16T16:21:50Z">
        <w:del w:id="19603" w:author="M00000676" w:date="2023-12-01T15:18:17Z">
          <w:r>
            <w:rPr>
              <w:rFonts w:hint="eastAsia"/>
              <w:lang w:val="en-US" w:eastAsia="zh-CN"/>
            </w:rPr>
            <w:delText>s</w:delText>
          </w:r>
        </w:del>
      </w:ins>
      <w:ins w:id="19604" w:author="M00007797" w:date="2023-06-16T16:05:57Z">
        <w:del w:id="19605" w:author="M00000676" w:date="2023-12-01T15:18:17Z">
          <w:r>
            <w:rPr>
              <w:rFonts w:hint="eastAsia"/>
              <w:lang w:val="en-US" w:eastAsia="zh-CN"/>
            </w:rPr>
            <w:delText>；</w:delText>
          </w:r>
        </w:del>
      </w:ins>
    </w:p>
    <w:p>
      <w:pPr>
        <w:numPr>
          <w:ilvl w:val="0"/>
          <w:numId w:val="0"/>
        </w:numPr>
        <w:ind w:left="840" w:leftChars="0" w:firstLine="210" w:firstLineChars="100"/>
        <w:rPr>
          <w:ins w:id="19607" w:author="M00007797" w:date="2023-06-16T16:05:57Z"/>
          <w:del w:id="19608" w:author="M00000676" w:date="2023-12-01T15:18:17Z"/>
          <w:rFonts w:hint="default"/>
          <w:lang w:val="en-US" w:eastAsia="zh-CN"/>
        </w:rPr>
        <w:pPrChange w:id="19606" w:author="M00032937" w:date="2024-06-28T10:16:03Z">
          <w:pPr>
            <w:pStyle w:val="190"/>
            <w:numPr>
              <w:ilvl w:val="0"/>
              <w:numId w:val="0"/>
            </w:numPr>
            <w:ind w:left="840" w:leftChars="0" w:firstLine="210" w:firstLineChars="100"/>
          </w:pPr>
        </w:pPrChange>
      </w:pPr>
      <w:ins w:id="19609" w:author="M00007797" w:date="2023-06-16T16:22:00Z">
        <w:del w:id="19610" w:author="M00000676" w:date="2023-12-01T15:18:17Z">
          <w:r>
            <w:rPr>
              <w:rFonts w:hint="eastAsia"/>
              <w:lang w:val="en-US" w:eastAsia="zh-CN"/>
            </w:rPr>
            <w:delText>冲水</w:delText>
          </w:r>
        </w:del>
      </w:ins>
      <w:ins w:id="19611" w:author="M00007797" w:date="2023-06-16T16:22:02Z">
        <w:del w:id="19612" w:author="M00000676" w:date="2023-12-01T15:18:17Z">
          <w:r>
            <w:rPr>
              <w:rFonts w:hint="eastAsia"/>
              <w:lang w:val="en-US" w:eastAsia="zh-CN"/>
            </w:rPr>
            <w:delText>水量</w:delText>
          </w:r>
        </w:del>
      </w:ins>
      <w:ins w:id="19613" w:author="M00007797" w:date="2023-06-16T16:22:03Z">
        <w:del w:id="19614" w:author="M00000676" w:date="2023-12-01T15:18:17Z">
          <w:r>
            <w:rPr>
              <w:rFonts w:hint="eastAsia"/>
              <w:lang w:val="en-US" w:eastAsia="zh-CN"/>
            </w:rPr>
            <w:delText>：</w:delText>
          </w:r>
        </w:del>
      </w:ins>
      <w:ins w:id="19615" w:author="M00007797" w:date="2023-06-16T16:22:10Z">
        <w:del w:id="19616" w:author="M00000676" w:date="2023-12-01T15:18:17Z">
          <w:r>
            <w:rPr>
              <w:rFonts w:hint="eastAsia"/>
              <w:lang w:val="en-US" w:eastAsia="zh-CN"/>
            </w:rPr>
            <w:delText>3.3-3.5L</w:delText>
          </w:r>
        </w:del>
      </w:ins>
      <w:ins w:id="19617" w:author="M00007797" w:date="2023-06-16T16:22:12Z">
        <w:del w:id="19618" w:author="M00000676" w:date="2023-12-01T15:18:17Z">
          <w:r>
            <w:rPr>
              <w:rFonts w:hint="eastAsia"/>
              <w:lang w:val="en-US" w:eastAsia="zh-CN"/>
            </w:rPr>
            <w:delText>；</w:delText>
          </w:r>
        </w:del>
      </w:ins>
    </w:p>
    <w:p>
      <w:pPr>
        <w:tabs>
          <w:tab w:val="left" w:pos="756"/>
          <w:tab w:val="left" w:pos="1134"/>
          <w:tab w:val="left" w:pos="1146"/>
          <w:tab w:val="left" w:pos="1287"/>
        </w:tabs>
        <w:bidi w:val="0"/>
        <w:rPr>
          <w:ins w:id="19620" w:author="M00007797" w:date="2023-06-16T16:05:57Z"/>
          <w:del w:id="19621" w:author="M00000676" w:date="2023-12-01T15:18:26Z"/>
          <w:rFonts w:hint="default"/>
          <w:lang w:val="en-US" w:eastAsia="zh-CN"/>
        </w:rPr>
        <w:pPrChange w:id="19619" w:author="M00032937" w:date="2024-06-28T10:16:03Z">
          <w:pPr>
            <w:pStyle w:val="5"/>
            <w:tabs>
              <w:tab w:val="left" w:pos="1134"/>
              <w:tab w:val="left" w:pos="1146"/>
              <w:tab w:val="left" w:pos="1287"/>
            </w:tabs>
            <w:bidi w:val="0"/>
          </w:pPr>
        </w:pPrChange>
      </w:pPr>
      <w:ins w:id="19622" w:author="M00007797" w:date="2023-06-16T16:05:57Z">
        <w:del w:id="19623" w:author="M00000676" w:date="2023-12-01T15:18:26Z">
          <w:bookmarkStart w:id="1035" w:name="_Toc27258"/>
          <w:bookmarkStart w:id="1036" w:name="_Toc30819"/>
          <w:bookmarkStart w:id="1037" w:name="_Toc29194"/>
          <w:r>
            <w:rPr>
              <w:rFonts w:hint="eastAsia"/>
              <w:lang w:val="en-US" w:eastAsia="zh-CN"/>
            </w:rPr>
            <w:delText>大冲</w:delText>
          </w:r>
          <w:bookmarkEnd w:id="1035"/>
          <w:bookmarkEnd w:id="1036"/>
          <w:bookmarkEnd w:id="1037"/>
        </w:del>
      </w:ins>
    </w:p>
    <w:p>
      <w:pPr>
        <w:numPr>
          <w:ilvl w:val="0"/>
          <w:numId w:val="0"/>
        </w:numPr>
        <w:ind w:left="840" w:leftChars="0" w:firstLine="210" w:firstLineChars="100"/>
        <w:rPr>
          <w:ins w:id="19625" w:author="M00007797" w:date="2023-06-16T16:22:25Z"/>
          <w:del w:id="19626" w:author="M00000676" w:date="2023-12-01T15:18:26Z"/>
          <w:rFonts w:hint="eastAsia"/>
          <w:lang w:val="en-US" w:eastAsia="zh-CN"/>
        </w:rPr>
        <w:pPrChange w:id="19624" w:author="M00032937" w:date="2024-06-28T10:16:03Z">
          <w:pPr>
            <w:pStyle w:val="190"/>
            <w:numPr>
              <w:ilvl w:val="0"/>
              <w:numId w:val="0"/>
            </w:numPr>
            <w:ind w:left="840" w:leftChars="0" w:firstLine="210" w:firstLineChars="100"/>
          </w:pPr>
        </w:pPrChange>
      </w:pPr>
      <w:ins w:id="19627" w:author="M00007797" w:date="2023-06-16T16:22:25Z">
        <w:del w:id="19628" w:author="M00000676" w:date="2023-12-01T15:18:26Z">
          <w:r>
            <w:rPr>
              <w:rFonts w:hint="eastAsia"/>
              <w:lang w:val="en-US" w:eastAsia="zh-CN"/>
            </w:rPr>
            <w:delText>冲水时长：</w:delText>
          </w:r>
        </w:del>
      </w:ins>
      <w:ins w:id="19629" w:author="M00007797" w:date="2023-06-16T16:22:35Z">
        <w:del w:id="19630" w:author="M00000676" w:date="2023-12-01T15:18:26Z">
          <w:r>
            <w:rPr>
              <w:rFonts w:hint="eastAsia"/>
              <w:lang w:val="en-US" w:eastAsia="zh-CN"/>
            </w:rPr>
            <w:delText>3.</w:delText>
          </w:r>
        </w:del>
      </w:ins>
      <w:ins w:id="19631" w:author="M00007797" w:date="2023-06-16T16:22:36Z">
        <w:del w:id="19632" w:author="M00000676" w:date="2023-12-01T15:18:26Z">
          <w:r>
            <w:rPr>
              <w:rFonts w:hint="eastAsia"/>
              <w:lang w:val="en-US" w:eastAsia="zh-CN"/>
            </w:rPr>
            <w:delText>6</w:delText>
          </w:r>
        </w:del>
      </w:ins>
      <w:ins w:id="19633" w:author="M00007797" w:date="2023-06-16T16:22:25Z">
        <w:del w:id="19634" w:author="M00000676" w:date="2023-12-01T15:18:26Z">
          <w:r>
            <w:rPr>
              <w:rFonts w:hint="eastAsia"/>
              <w:lang w:val="en-US" w:eastAsia="zh-CN"/>
            </w:rPr>
            <w:delText>s；</w:delText>
          </w:r>
        </w:del>
      </w:ins>
    </w:p>
    <w:p>
      <w:pPr>
        <w:numPr>
          <w:ilvl w:val="0"/>
          <w:numId w:val="0"/>
        </w:numPr>
        <w:ind w:left="840" w:leftChars="0" w:firstLine="210" w:firstLineChars="100"/>
        <w:rPr>
          <w:ins w:id="19636" w:author="M00007797" w:date="2023-06-16T16:23:28Z"/>
          <w:del w:id="19637" w:author="M00000676" w:date="2023-12-01T15:18:26Z"/>
          <w:rFonts w:hint="eastAsia"/>
          <w:lang w:val="en-US" w:eastAsia="zh-CN"/>
        </w:rPr>
        <w:pPrChange w:id="19635" w:author="M00032937" w:date="2024-06-28T10:16:03Z">
          <w:pPr>
            <w:pStyle w:val="190"/>
            <w:numPr>
              <w:ilvl w:val="0"/>
              <w:numId w:val="0"/>
            </w:numPr>
            <w:ind w:left="840" w:leftChars="0" w:firstLine="210" w:firstLineChars="100"/>
          </w:pPr>
        </w:pPrChange>
      </w:pPr>
      <w:ins w:id="19638" w:author="M00007797" w:date="2023-06-16T16:22:25Z">
        <w:del w:id="19639" w:author="M00000676" w:date="2023-12-01T15:18:26Z">
          <w:r>
            <w:rPr>
              <w:rFonts w:hint="eastAsia"/>
              <w:lang w:val="en-US" w:eastAsia="zh-CN"/>
            </w:rPr>
            <w:delText>冲水水量：</w:delText>
          </w:r>
        </w:del>
      </w:ins>
      <w:ins w:id="19640" w:author="M00007797" w:date="2023-06-16T16:22:53Z">
        <w:del w:id="19641" w:author="M00000676" w:date="2023-12-01T15:18:26Z">
          <w:r>
            <w:rPr>
              <w:rFonts w:hint="eastAsia"/>
              <w:lang w:val="en-US" w:eastAsia="zh-CN"/>
            </w:rPr>
            <w:delText>4.</w:delText>
          </w:r>
        </w:del>
      </w:ins>
      <w:ins w:id="19642" w:author="M00007797" w:date="2023-06-16T16:22:54Z">
        <w:del w:id="19643" w:author="M00000676" w:date="2023-12-01T15:18:26Z">
          <w:r>
            <w:rPr>
              <w:rFonts w:hint="eastAsia"/>
              <w:lang w:val="en-US" w:eastAsia="zh-CN"/>
            </w:rPr>
            <w:delText>7</w:delText>
          </w:r>
        </w:del>
      </w:ins>
      <w:ins w:id="19644" w:author="M00007797" w:date="2023-06-16T16:22:25Z">
        <w:del w:id="19645" w:author="M00000676" w:date="2023-12-01T15:18:26Z">
          <w:r>
            <w:rPr>
              <w:rFonts w:hint="eastAsia"/>
              <w:lang w:val="en-US" w:eastAsia="zh-CN"/>
            </w:rPr>
            <w:delText>-</w:delText>
          </w:r>
        </w:del>
      </w:ins>
      <w:ins w:id="19646" w:author="M00007797" w:date="2023-06-16T16:22:59Z">
        <w:del w:id="19647" w:author="M00000676" w:date="2023-12-01T15:18:26Z">
          <w:r>
            <w:rPr>
              <w:rFonts w:hint="eastAsia"/>
              <w:lang w:val="en-US" w:eastAsia="zh-CN"/>
            </w:rPr>
            <w:delText>4.</w:delText>
          </w:r>
        </w:del>
      </w:ins>
      <w:ins w:id="19648" w:author="M00007797" w:date="2023-06-16T16:23:00Z">
        <w:del w:id="19649" w:author="M00000676" w:date="2023-12-01T15:18:26Z">
          <w:r>
            <w:rPr>
              <w:rFonts w:hint="eastAsia"/>
              <w:lang w:val="en-US" w:eastAsia="zh-CN"/>
            </w:rPr>
            <w:delText>9</w:delText>
          </w:r>
        </w:del>
      </w:ins>
      <w:ins w:id="19650" w:author="M00007797" w:date="2023-06-16T16:22:25Z">
        <w:del w:id="19651" w:author="M00000676" w:date="2023-12-01T15:18:26Z">
          <w:r>
            <w:rPr>
              <w:rFonts w:hint="eastAsia"/>
              <w:lang w:val="en-US" w:eastAsia="zh-CN"/>
            </w:rPr>
            <w:delText>L；</w:delText>
          </w:r>
        </w:del>
      </w:ins>
    </w:p>
    <w:p>
      <w:pPr>
        <w:rPr>
          <w:ins w:id="19652" w:author="M00007797" w:date="2023-06-16T16:23:42Z"/>
          <w:del w:id="19653" w:author="M00000676" w:date="2023-12-01T15:18:28Z"/>
          <w:rFonts w:hint="eastAsia"/>
        </w:rPr>
      </w:pPr>
    </w:p>
    <w:p>
      <w:pPr>
        <w:rPr>
          <w:ins w:id="19654" w:author="M00007797" w:date="2023-06-16T16:24:16Z"/>
          <w:del w:id="19655" w:author="M00000676" w:date="2023-12-01T15:18:10Z"/>
          <w:rFonts w:hint="eastAsia"/>
          <w:lang w:val="en-US" w:eastAsia="zh-CN"/>
        </w:rPr>
      </w:pPr>
      <w:ins w:id="19656" w:author="M00007797" w:date="2023-06-19T17:20:45Z">
        <w:del w:id="19657" w:author="M00000676" w:date="2023-12-01T15:18:10Z">
          <w:r>
            <w:rPr>
              <w:rFonts w:hint="eastAsia"/>
              <w:lang w:val="en-US" w:eastAsia="zh-CN"/>
            </w:rPr>
            <w:delText>*</w:delText>
          </w:r>
        </w:del>
      </w:ins>
      <w:ins w:id="19658" w:author="M00007797" w:date="2023-06-16T16:23:25Z">
        <w:del w:id="19659" w:author="M00000676" w:date="2023-12-01T15:18:10Z">
          <w:r>
            <w:rPr>
              <w:rFonts w:hint="eastAsia"/>
            </w:rPr>
            <w:delText>功能运行次序：冲刷虹吸</w:delText>
          </w:r>
        </w:del>
      </w:ins>
      <w:ins w:id="19660" w:author="M00007797" w:date="2023-06-16T16:23:25Z">
        <w:del w:id="19661" w:author="M00000676" w:date="2023-12-01T15:18:10Z">
          <w:r>
            <w:rPr>
              <w:rFonts w:hint="eastAsia"/>
              <w:lang w:val="en-US" w:eastAsia="zh-CN"/>
            </w:rPr>
            <w:delText>同时双冲，</w:delText>
          </w:r>
        </w:del>
      </w:ins>
      <w:ins w:id="19662" w:author="M00007797" w:date="2023-06-16T16:23:25Z">
        <w:del w:id="19663" w:author="M00000676" w:date="2023-12-01T15:18:10Z">
          <w:r>
            <w:rPr>
              <w:rFonts w:hint="eastAsia"/>
              <w:highlight w:val="none"/>
              <w:lang w:val="en-US" w:eastAsia="zh-CN"/>
              <w:rPrChange w:id="19664" w:author="M00007797" w:date="2023-06-16T16:23:34Z">
                <w:rPr>
                  <w:rFonts w:hint="eastAsia"/>
                  <w:highlight w:val="yellow"/>
                  <w:lang w:val="en-US" w:eastAsia="zh-CN"/>
                </w:rPr>
              </w:rPrChange>
            </w:rPr>
            <w:delText>冲水前先开启水泵0.2秒断开0.1秒再冲水（包含大小冲）</w:delText>
          </w:r>
        </w:del>
      </w:ins>
      <w:ins w:id="19665" w:author="M00007797" w:date="2023-06-16T16:24:28Z">
        <w:del w:id="19666" w:author="M00000676" w:date="2023-12-01T15:18:10Z">
          <w:r>
            <w:rPr>
              <w:rFonts w:hint="eastAsia"/>
              <w:lang w:val="en-US" w:eastAsia="zh-CN"/>
            </w:rPr>
            <w:delText>；</w:delText>
          </w:r>
        </w:del>
      </w:ins>
    </w:p>
    <w:p>
      <w:pPr>
        <w:rPr>
          <w:ins w:id="19667" w:author="M00007797" w:date="2023-06-16T16:05:57Z"/>
          <w:del w:id="19668" w:author="M00000676" w:date="2023-12-01T15:18:10Z"/>
          <w:rFonts w:hint="eastAsia"/>
          <w:lang w:val="en-US" w:eastAsia="zh-CN"/>
        </w:rPr>
      </w:pPr>
      <w:ins w:id="19669" w:author="M00007797" w:date="2023-06-16T16:24:17Z">
        <w:del w:id="19670" w:author="M00000676" w:date="2023-12-01T15:18:10Z">
          <w:r>
            <w:rPr>
              <w:rFonts w:hint="eastAsia"/>
              <w:lang w:val="en-US" w:eastAsia="zh-CN"/>
            </w:rPr>
            <w:delText>* 补水方式由进水阀补水管进行补水</w:delText>
          </w:r>
        </w:del>
      </w:ins>
      <w:ins w:id="19671" w:author="M00007797" w:date="2023-06-16T16:24:25Z">
        <w:del w:id="19672" w:author="M00000676" w:date="2023-12-01T15:18:10Z">
          <w:r>
            <w:rPr>
              <w:rFonts w:hint="eastAsia"/>
              <w:lang w:val="en-US" w:eastAsia="zh-CN"/>
            </w:rPr>
            <w:delText>；</w:delText>
          </w:r>
        </w:del>
      </w:ins>
    </w:p>
    <w:p>
      <w:pPr>
        <w:ind w:firstLine="420"/>
        <w:rPr>
          <w:ins w:id="19673" w:author="M00032937" w:date="2024-06-28T08:49:07Z"/>
          <w:rFonts w:hint="eastAsia"/>
          <w:lang w:val="en-US" w:eastAsia="zh-CN"/>
        </w:rPr>
      </w:pPr>
      <w:ins w:id="19674" w:author="M00007797" w:date="2023-06-16T16:05:57Z">
        <w:del w:id="19675" w:author="M00000676" w:date="2023-12-01T15:18:29Z">
          <w:r>
            <w:rPr>
              <w:rFonts w:hint="eastAsia"/>
              <w:lang w:val="en-US" w:eastAsia="zh-CN"/>
            </w:rPr>
            <w:delText>*</w:delText>
          </w:r>
        </w:del>
      </w:ins>
      <w:ins w:id="19676" w:author="M00007797" w:date="2023-06-16T16:05:57Z">
        <w:r>
          <w:rPr>
            <w:rFonts w:hint="eastAsia"/>
            <w:lang w:val="en-US" w:eastAsia="zh-CN"/>
          </w:rPr>
          <w:t xml:space="preserve"> </w:t>
        </w:r>
      </w:ins>
    </w:p>
    <w:p>
      <w:pPr>
        <w:ind w:firstLine="420"/>
        <w:rPr>
          <w:ins w:id="19677" w:author="M00032937" w:date="2024-06-28T08:49:08Z"/>
          <w:rFonts w:hint="eastAsia"/>
          <w:lang w:val="en-US" w:eastAsia="zh-CN"/>
        </w:rPr>
      </w:pPr>
    </w:p>
    <w:p>
      <w:pPr>
        <w:ind w:firstLine="420"/>
        <w:rPr>
          <w:ins w:id="19678" w:author="M00032937" w:date="2024-06-28T08:49:08Z"/>
          <w:rFonts w:hint="eastAsia"/>
          <w:lang w:val="en-US" w:eastAsia="zh-CN"/>
        </w:rPr>
      </w:pPr>
    </w:p>
    <w:tbl>
      <w:tblPr>
        <w:tblStyle w:val="89"/>
        <w:tblW w:w="0" w:type="auto"/>
        <w:tblInd w:w="11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  <w:tblPrChange w:id="19679" w:author="M00032937" w:date="2024-06-28T09:23:01Z">
          <w:tblPr>
            <w:tblStyle w:val="89"/>
            <w:tblW w:w="0" w:type="auto"/>
            <w:tblInd w:w="0" w:type="dxa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autofit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3242"/>
        <w:gridCol w:w="3360"/>
        <w:gridCol w:w="3231"/>
        <w:tblGridChange w:id="19680">
          <w:tblGrid>
            <w:gridCol w:w="3360"/>
            <w:gridCol w:w="3360"/>
            <w:gridCol w:w="3360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9682" w:author="M00032937" w:date="2024-06-28T09:23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ins w:id="19681" w:author="M00032937" w:date="2024-06-28T08:51:23Z"/>
        </w:trPr>
        <w:tc>
          <w:tcPr>
            <w:tcW w:w="3242" w:type="dxa"/>
            <w:tcPrChange w:id="19683" w:author="M00032937" w:date="2024-06-28T09:23:01Z">
              <w:tcPr>
                <w:tcW w:w="3360" w:type="dxa"/>
              </w:tcPr>
            </w:tcPrChange>
          </w:tcPr>
          <w:p>
            <w:pPr>
              <w:widowControl w:val="0"/>
              <w:numPr>
                <w:ilvl w:val="2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jc w:val="center"/>
              <w:rPr>
                <w:ins w:id="19685" w:author="M00032937" w:date="2024-06-28T08:51:23Z"/>
                <w:rFonts w:hint="default"/>
                <w:b/>
                <w:bCs/>
                <w:highlight w:val="yellow"/>
                <w:vertAlign w:val="baseline"/>
                <w:lang w:val="en-US" w:eastAsia="zh-CN"/>
                <w:rPrChange w:id="19686" w:author="M00032937" w:date="2024-06-28T11:50:31Z">
                  <w:rPr>
                    <w:ins w:id="19687" w:author="M00032937" w:date="2024-06-28T08:51:23Z"/>
                    <w:rFonts w:hint="default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684" w:author="M00032937" w:date="2024-06-28T10:21:04Z">
                <w:pPr>
                  <w:pStyle w:val="5"/>
                  <w:numPr>
                    <w:ilvl w:val="2"/>
                    <w:numId w:val="0"/>
                  </w:numPr>
                  <w:tabs>
                    <w:tab w:val="left" w:pos="1134"/>
                    <w:tab w:val="left" w:pos="1287"/>
                  </w:tabs>
                </w:pPr>
              </w:pPrChange>
            </w:pPr>
            <w:ins w:id="19688" w:author="M00032937" w:date="2024-06-28T08:51:32Z">
              <w:bookmarkStart w:id="1038" w:name="_Toc20755"/>
              <w:r>
                <w:rPr>
                  <w:rFonts w:hint="default"/>
                  <w:b/>
                  <w:bCs/>
                  <w:highlight w:val="yellow"/>
                  <w:vertAlign w:val="baseline"/>
                  <w:lang w:val="en-US" w:eastAsia="zh-CN"/>
                  <w:rPrChange w:id="19689" w:author="M00032937" w:date="2024-06-28T11:50:31Z">
                    <w:rPr>
                      <w:rFonts w:hint="eastAsia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冲水</w:t>
              </w:r>
            </w:ins>
            <w:ins w:id="19690" w:author="M00032937" w:date="2024-06-28T08:51:33Z">
              <w:r>
                <w:rPr>
                  <w:rFonts w:hint="default"/>
                  <w:b/>
                  <w:bCs/>
                  <w:highlight w:val="yellow"/>
                  <w:vertAlign w:val="baseline"/>
                  <w:lang w:val="en-US" w:eastAsia="zh-CN"/>
                  <w:rPrChange w:id="19691" w:author="M00032937" w:date="2024-06-28T11:50:31Z">
                    <w:rPr>
                      <w:rFonts w:hint="eastAsia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模式</w:t>
              </w:r>
              <w:bookmarkEnd w:id="1038"/>
            </w:ins>
          </w:p>
        </w:tc>
        <w:tc>
          <w:tcPr>
            <w:tcW w:w="3360" w:type="dxa"/>
            <w:tcPrChange w:id="19692" w:author="M00032937" w:date="2024-06-28T09:23:01Z">
              <w:tcPr>
                <w:tcW w:w="3360" w:type="dxa"/>
              </w:tcPr>
            </w:tcPrChange>
          </w:tcPr>
          <w:p>
            <w:pPr>
              <w:widowControl w:val="0"/>
              <w:numPr>
                <w:ilvl w:val="2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jc w:val="center"/>
              <w:rPr>
                <w:ins w:id="19694" w:author="M00032937" w:date="2024-06-28T08:51:23Z"/>
                <w:rFonts w:hint="default"/>
                <w:b/>
                <w:bCs/>
                <w:highlight w:val="yellow"/>
                <w:vertAlign w:val="baseline"/>
                <w:lang w:val="en-US" w:eastAsia="zh-CN"/>
                <w:rPrChange w:id="19695" w:author="M00032937" w:date="2024-06-28T11:50:31Z">
                  <w:rPr>
                    <w:ins w:id="19696" w:author="M00032937" w:date="2024-06-28T08:51:23Z"/>
                    <w:rFonts w:hint="default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693" w:author="M00032937" w:date="2024-06-28T10:21:04Z">
                <w:pPr>
                  <w:pStyle w:val="5"/>
                  <w:numPr>
                    <w:ilvl w:val="2"/>
                    <w:numId w:val="0"/>
                  </w:numPr>
                  <w:tabs>
                    <w:tab w:val="left" w:pos="1134"/>
                    <w:tab w:val="left" w:pos="1287"/>
                  </w:tabs>
                </w:pPr>
              </w:pPrChange>
            </w:pPr>
            <w:ins w:id="19697" w:author="M00032937" w:date="2024-06-28T08:51:39Z">
              <w:bookmarkStart w:id="1039" w:name="_Toc16889"/>
              <w:r>
                <w:rPr>
                  <w:rFonts w:hint="default"/>
                  <w:b/>
                  <w:bCs/>
                  <w:highlight w:val="yellow"/>
                  <w:vertAlign w:val="baseline"/>
                  <w:lang w:val="en-US" w:eastAsia="zh-CN"/>
                  <w:rPrChange w:id="19698" w:author="M00032937" w:date="2024-06-28T11:50:31Z">
                    <w:rPr>
                      <w:rFonts w:hint="eastAsia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冲水时序</w:t>
              </w:r>
              <w:bookmarkEnd w:id="1039"/>
            </w:ins>
          </w:p>
        </w:tc>
        <w:tc>
          <w:tcPr>
            <w:tcW w:w="3231" w:type="dxa"/>
            <w:tcPrChange w:id="19699" w:author="M00032937" w:date="2024-06-28T09:23:01Z">
              <w:tcPr>
                <w:tcW w:w="3360" w:type="dxa"/>
              </w:tcPr>
            </w:tcPrChange>
          </w:tcPr>
          <w:p>
            <w:pPr>
              <w:widowControl w:val="0"/>
              <w:numPr>
                <w:ilvl w:val="2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jc w:val="center"/>
              <w:rPr>
                <w:ins w:id="19701" w:author="M00032937" w:date="2024-06-28T08:51:23Z"/>
                <w:rFonts w:hint="default"/>
                <w:b/>
                <w:bCs/>
                <w:highlight w:val="yellow"/>
                <w:vertAlign w:val="baseline"/>
                <w:lang w:val="en-US" w:eastAsia="zh-CN"/>
                <w:rPrChange w:id="19702" w:author="M00032937" w:date="2024-06-28T11:50:31Z">
                  <w:rPr>
                    <w:ins w:id="19703" w:author="M00032937" w:date="2024-06-28T08:51:23Z"/>
                    <w:rFonts w:hint="default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700" w:author="M00032937" w:date="2024-06-28T10:21:04Z">
                <w:pPr>
                  <w:pStyle w:val="5"/>
                  <w:numPr>
                    <w:ilvl w:val="2"/>
                    <w:numId w:val="0"/>
                  </w:numPr>
                  <w:tabs>
                    <w:tab w:val="left" w:pos="1134"/>
                    <w:tab w:val="left" w:pos="1287"/>
                  </w:tabs>
                </w:pPr>
              </w:pPrChange>
            </w:pPr>
            <w:ins w:id="19704" w:author="M00032937" w:date="2024-06-28T08:51:41Z">
              <w:bookmarkStart w:id="1040" w:name="_Toc7628"/>
              <w:r>
                <w:rPr>
                  <w:rFonts w:hint="default"/>
                  <w:b/>
                  <w:bCs/>
                  <w:highlight w:val="yellow"/>
                  <w:vertAlign w:val="baseline"/>
                  <w:lang w:val="en-US" w:eastAsia="zh-CN"/>
                  <w:rPrChange w:id="19705" w:author="M00032937" w:date="2024-06-28T11:50:31Z">
                    <w:rPr>
                      <w:rFonts w:hint="eastAsia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对应</w:t>
              </w:r>
            </w:ins>
            <w:ins w:id="19706" w:author="M00032937" w:date="2024-06-28T09:26:03Z">
              <w:r>
                <w:rPr>
                  <w:rFonts w:hint="default"/>
                  <w:b/>
                  <w:bCs/>
                  <w:highlight w:val="yellow"/>
                  <w:vertAlign w:val="baseline"/>
                  <w:lang w:val="en-US" w:eastAsia="zh-CN"/>
                  <w:rPrChange w:id="19707" w:author="M00032937" w:date="2024-06-28T11:50:31Z">
                    <w:rPr>
                      <w:rFonts w:hint="eastAsia"/>
                      <w:b w:val="0"/>
                      <w:bCs/>
                      <w:highlight w:val="yellow"/>
                      <w:vertAlign w:val="baseline"/>
                      <w:lang w:val="en-US" w:eastAsia="zh-CN"/>
                    </w:rPr>
                  </w:rPrChange>
                </w:rPr>
                <w:t>挡</w:t>
              </w:r>
            </w:ins>
            <w:ins w:id="19708" w:author="M00032937" w:date="2024-06-28T08:51:42Z">
              <w:r>
                <w:rPr>
                  <w:rFonts w:hint="default"/>
                  <w:b/>
                  <w:bCs/>
                  <w:highlight w:val="yellow"/>
                  <w:vertAlign w:val="baseline"/>
                  <w:lang w:val="en-US" w:eastAsia="zh-CN"/>
                  <w:rPrChange w:id="19709" w:author="M00032937" w:date="2024-06-28T11:50:31Z">
                    <w:rPr>
                      <w:rFonts w:hint="eastAsia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位</w:t>
              </w:r>
              <w:bookmarkEnd w:id="1040"/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9711" w:author="M00032937" w:date="2024-06-28T09:23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ins w:id="19710" w:author="M00032937" w:date="2024-06-28T08:51:23Z"/>
        </w:trPr>
        <w:tc>
          <w:tcPr>
            <w:tcW w:w="3242" w:type="dxa"/>
            <w:tcPrChange w:id="19712" w:author="M00032937" w:date="2024-06-28T09:23:01Z">
              <w:tcPr>
                <w:tcW w:w="3360" w:type="dxa"/>
              </w:tcPr>
            </w:tcPrChange>
          </w:tcPr>
          <w:p>
            <w:pPr>
              <w:widowControl w:val="0"/>
              <w:numPr>
                <w:ilvl w:val="2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jc w:val="center"/>
              <w:rPr>
                <w:ins w:id="19714" w:author="M00032937" w:date="2024-06-28T08:51:23Z"/>
                <w:rFonts w:hint="default"/>
                <w:b w:val="0"/>
                <w:bCs w:val="0"/>
                <w:highlight w:val="yellow"/>
                <w:vertAlign w:val="baseline"/>
                <w:lang w:val="en-US" w:eastAsia="zh-CN"/>
                <w:rPrChange w:id="19715" w:author="M00032937" w:date="2024-06-28T11:50:31Z">
                  <w:rPr>
                    <w:ins w:id="19716" w:author="M00032937" w:date="2024-06-28T08:51:23Z"/>
                    <w:rFonts w:hint="default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713" w:author="M00032937" w:date="2024-06-28T10:21:04Z">
                <w:pPr>
                  <w:pStyle w:val="5"/>
                  <w:numPr>
                    <w:ilvl w:val="2"/>
                    <w:numId w:val="0"/>
                  </w:numPr>
                  <w:tabs>
                    <w:tab w:val="left" w:pos="1134"/>
                    <w:tab w:val="left" w:pos="1287"/>
                  </w:tabs>
                </w:pPr>
              </w:pPrChange>
            </w:pPr>
            <w:ins w:id="19717" w:author="M00032937" w:date="2024-06-28T08:51:46Z">
              <w:bookmarkStart w:id="1041" w:name="_Toc22517"/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718" w:author="M00032937" w:date="2024-06-28T11:50:31Z">
                    <w:rPr>
                      <w:rFonts w:hint="eastAsia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小冲</w:t>
              </w:r>
              <w:bookmarkEnd w:id="1041"/>
            </w:ins>
          </w:p>
        </w:tc>
        <w:tc>
          <w:tcPr>
            <w:tcW w:w="3360" w:type="dxa"/>
            <w:tcPrChange w:id="19719" w:author="M00032937" w:date="2024-06-28T09:23:01Z">
              <w:tcPr>
                <w:tcW w:w="3360" w:type="dxa"/>
              </w:tcPr>
            </w:tcPrChange>
          </w:tcPr>
          <w:p>
            <w:pPr>
              <w:widowControl w:val="0"/>
              <w:numPr>
                <w:ilvl w:val="2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jc w:val="center"/>
              <w:rPr>
                <w:ins w:id="19721" w:author="M00032937" w:date="2024-06-28T08:51:23Z"/>
                <w:rFonts w:hint="default"/>
                <w:b w:val="0"/>
                <w:bCs w:val="0"/>
                <w:highlight w:val="yellow"/>
                <w:vertAlign w:val="baseline"/>
                <w:lang w:val="en-US" w:eastAsia="zh-CN"/>
                <w:rPrChange w:id="19722" w:author="M00032937" w:date="2024-06-28T11:50:31Z">
                  <w:rPr>
                    <w:ins w:id="19723" w:author="M00032937" w:date="2024-06-28T08:51:23Z"/>
                    <w:rFonts w:hint="eastAsia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720" w:author="M00032937" w:date="2024-06-28T10:21:04Z">
                <w:pPr>
                  <w:pStyle w:val="5"/>
                  <w:numPr>
                    <w:ilvl w:val="2"/>
                    <w:numId w:val="0"/>
                  </w:numPr>
                  <w:tabs>
                    <w:tab w:val="left" w:pos="1134"/>
                    <w:tab w:val="left" w:pos="1287"/>
                  </w:tabs>
                </w:pPr>
              </w:pPrChange>
            </w:pPr>
            <w:ins w:id="19724" w:author="M00032937" w:date="2024-06-28T08:52:30Z">
              <w:bookmarkStart w:id="1042" w:name="_Toc29953"/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725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1.</w:t>
              </w:r>
            </w:ins>
            <w:ins w:id="19726" w:author="M00032937" w:date="2024-06-28T08:52:31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727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5</w:t>
              </w:r>
            </w:ins>
            <w:ins w:id="19728" w:author="M00032937" w:date="2024-06-28T08:53:25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729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730" w:author="M00032937" w:date="2024-06-28T08:52:31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731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-</w:t>
              </w:r>
            </w:ins>
            <w:ins w:id="19732" w:author="M00032937" w:date="2024-06-28T08:53:26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733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734" w:author="M00032937" w:date="2024-06-28T08:52:32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735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0.</w:t>
              </w:r>
            </w:ins>
            <w:ins w:id="19736" w:author="M00032937" w:date="2024-06-28T08:52:33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737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5</w:t>
              </w:r>
            </w:ins>
            <w:ins w:id="19738" w:author="M00032937" w:date="2024-06-28T08:53:27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739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740" w:author="M00032937" w:date="2024-06-28T08:52:33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741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-</w:t>
              </w:r>
            </w:ins>
            <w:ins w:id="19742" w:author="M00032937" w:date="2024-06-28T08:53:28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743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744" w:author="M00032937" w:date="2024-06-28T08:52:35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745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1.</w:t>
              </w:r>
            </w:ins>
            <w:ins w:id="19746" w:author="M00032937" w:date="2024-06-28T08:52:36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747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8</w:t>
              </w:r>
            </w:ins>
            <w:ins w:id="19748" w:author="M00032937" w:date="2024-06-28T08:53:29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749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750" w:author="M00032937" w:date="2024-06-28T08:52:36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751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-</w:t>
              </w:r>
            </w:ins>
            <w:ins w:id="19752" w:author="M00032937" w:date="2024-06-28T08:53:29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753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754" w:author="M00032937" w:date="2024-06-28T08:52:38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755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0</w:t>
              </w:r>
            </w:ins>
            <w:ins w:id="19756" w:author="M00032937" w:date="2024-06-28T08:53:30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757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758" w:author="M00032937" w:date="2024-06-28T08:52:40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759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-</w:t>
              </w:r>
            </w:ins>
            <w:ins w:id="19760" w:author="M00032937" w:date="2024-06-28T08:53:31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761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762" w:author="M00032937" w:date="2024-06-28T08:52:43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763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5</w:t>
              </w:r>
              <w:bookmarkEnd w:id="1042"/>
            </w:ins>
          </w:p>
        </w:tc>
        <w:tc>
          <w:tcPr>
            <w:tcW w:w="3231" w:type="dxa"/>
            <w:tcPrChange w:id="19764" w:author="M00032937" w:date="2024-06-28T09:23:01Z">
              <w:tcPr>
                <w:tcW w:w="3360" w:type="dxa"/>
              </w:tcPr>
            </w:tcPrChange>
          </w:tcPr>
          <w:p>
            <w:pPr>
              <w:widowControl w:val="0"/>
              <w:numPr>
                <w:ilvl w:val="2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jc w:val="center"/>
              <w:rPr>
                <w:ins w:id="19766" w:author="M00032937" w:date="2024-06-28T08:51:23Z"/>
                <w:rFonts w:hint="default"/>
                <w:b w:val="0"/>
                <w:bCs w:val="0"/>
                <w:highlight w:val="yellow"/>
                <w:vertAlign w:val="baseline"/>
                <w:lang w:val="en-US" w:eastAsia="zh-CN"/>
                <w:rPrChange w:id="19767" w:author="M00032937" w:date="2024-06-28T11:50:31Z">
                  <w:rPr>
                    <w:ins w:id="19768" w:author="M00032937" w:date="2024-06-28T08:51:23Z"/>
                    <w:rFonts w:hint="eastAsia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765" w:author="M00032937" w:date="2024-06-28T10:21:04Z">
                <w:pPr>
                  <w:pStyle w:val="5"/>
                  <w:numPr>
                    <w:ilvl w:val="2"/>
                    <w:numId w:val="0"/>
                  </w:numPr>
                  <w:tabs>
                    <w:tab w:val="left" w:pos="1134"/>
                    <w:tab w:val="left" w:pos="1287"/>
                  </w:tabs>
                </w:pPr>
              </w:pPrChange>
            </w:pPr>
            <w:ins w:id="19769" w:author="M00032937" w:date="2024-06-28T08:54:09Z">
              <w:bookmarkStart w:id="1043" w:name="_Toc24050"/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770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\</w:t>
              </w:r>
              <w:bookmarkEnd w:id="1043"/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9772" w:author="M00032937" w:date="2024-06-28T09:23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ins w:id="19771" w:author="M00032937" w:date="2024-06-28T08:51:23Z"/>
        </w:trPr>
        <w:tc>
          <w:tcPr>
            <w:tcW w:w="3242" w:type="dxa"/>
            <w:tcPrChange w:id="19773" w:author="M00032937" w:date="2024-06-28T09:23:01Z">
              <w:tcPr>
                <w:tcW w:w="3360" w:type="dxa"/>
              </w:tcPr>
            </w:tcPrChange>
          </w:tcPr>
          <w:p>
            <w:pPr>
              <w:widowControl w:val="0"/>
              <w:numPr>
                <w:ilvl w:val="2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jc w:val="center"/>
              <w:rPr>
                <w:ins w:id="19775" w:author="M00032937" w:date="2024-06-28T08:51:23Z"/>
                <w:rFonts w:hint="default"/>
                <w:b w:val="0"/>
                <w:bCs w:val="0"/>
                <w:highlight w:val="yellow"/>
                <w:vertAlign w:val="baseline"/>
                <w:lang w:val="en-US" w:eastAsia="zh-CN"/>
                <w:rPrChange w:id="19776" w:author="M00032937" w:date="2024-06-28T11:50:31Z">
                  <w:rPr>
                    <w:ins w:id="19777" w:author="M00032937" w:date="2024-06-28T08:51:23Z"/>
                    <w:rFonts w:hint="default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774" w:author="M00032937" w:date="2024-06-28T10:21:04Z">
                <w:pPr>
                  <w:pStyle w:val="5"/>
                  <w:numPr>
                    <w:ilvl w:val="2"/>
                    <w:numId w:val="0"/>
                  </w:numPr>
                  <w:tabs>
                    <w:tab w:val="left" w:pos="1134"/>
                    <w:tab w:val="left" w:pos="1287"/>
                  </w:tabs>
                </w:pPr>
              </w:pPrChange>
            </w:pPr>
            <w:ins w:id="19778" w:author="M00032937" w:date="2024-06-28T08:51:53Z">
              <w:bookmarkStart w:id="1044" w:name="_Toc15056"/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779" w:author="M00032937" w:date="2024-06-28T11:50:31Z">
                    <w:rPr>
                      <w:rFonts w:hint="eastAsia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一级水效</w:t>
              </w:r>
              <w:bookmarkEnd w:id="1044"/>
            </w:ins>
          </w:p>
        </w:tc>
        <w:tc>
          <w:tcPr>
            <w:tcW w:w="3360" w:type="dxa"/>
            <w:tcPrChange w:id="19780" w:author="M00032937" w:date="2024-06-28T09:23:01Z">
              <w:tcPr>
                <w:tcW w:w="3360" w:type="dxa"/>
              </w:tcPr>
            </w:tcPrChange>
          </w:tcPr>
          <w:p>
            <w:pPr>
              <w:widowControl w:val="0"/>
              <w:numPr>
                <w:ilvl w:val="2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jc w:val="center"/>
              <w:rPr>
                <w:ins w:id="19782" w:author="M00032937" w:date="2024-06-28T08:51:23Z"/>
                <w:rFonts w:hint="default"/>
                <w:b w:val="0"/>
                <w:bCs w:val="0"/>
                <w:highlight w:val="yellow"/>
                <w:vertAlign w:val="baseline"/>
                <w:lang w:val="en-US" w:eastAsia="zh-CN"/>
                <w:rPrChange w:id="19783" w:author="M00032937" w:date="2024-06-28T11:50:31Z">
                  <w:rPr>
                    <w:ins w:id="19784" w:author="M00032937" w:date="2024-06-28T08:51:23Z"/>
                    <w:rFonts w:hint="eastAsia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781" w:author="M00032937" w:date="2024-06-28T10:21:04Z">
                <w:pPr>
                  <w:pStyle w:val="5"/>
                  <w:numPr>
                    <w:ilvl w:val="2"/>
                    <w:numId w:val="0"/>
                  </w:numPr>
                  <w:tabs>
                    <w:tab w:val="left" w:pos="1134"/>
                    <w:tab w:val="left" w:pos="1287"/>
                  </w:tabs>
                </w:pPr>
              </w:pPrChange>
            </w:pPr>
            <w:ins w:id="19785" w:author="M00032937" w:date="2024-06-28T08:52:56Z">
              <w:bookmarkStart w:id="1045" w:name="_Toc5461"/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786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1.5</w:t>
              </w:r>
            </w:ins>
            <w:ins w:id="19787" w:author="M00032937" w:date="2024-06-28T08:53:33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788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789" w:author="M00032937" w:date="2024-06-28T08:52:56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790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-</w:t>
              </w:r>
            </w:ins>
            <w:ins w:id="19791" w:author="M00032937" w:date="2024-06-28T08:53:34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792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793" w:author="M00032937" w:date="2024-06-28T08:52:56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794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0.5</w:t>
              </w:r>
            </w:ins>
            <w:ins w:id="19795" w:author="M00032937" w:date="2024-06-28T08:53:35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796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797" w:author="M00032937" w:date="2024-06-28T08:52:56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798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-</w:t>
              </w:r>
            </w:ins>
            <w:ins w:id="19799" w:author="M00032937" w:date="2024-06-28T08:53:36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00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801" w:author="M00032937" w:date="2024-06-28T08:52:56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02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1.8</w:t>
              </w:r>
            </w:ins>
            <w:ins w:id="19803" w:author="M00032937" w:date="2024-06-28T08:53:38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04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805" w:author="M00032937" w:date="2024-06-28T08:52:56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06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-</w:t>
              </w:r>
            </w:ins>
            <w:ins w:id="19807" w:author="M00032937" w:date="2024-06-28T08:53:39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08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809" w:author="M00032937" w:date="2024-06-28T08:52:56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10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0</w:t>
              </w:r>
            </w:ins>
            <w:ins w:id="19811" w:author="M00032937" w:date="2024-06-28T08:53:40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12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813" w:author="M00032937" w:date="2024-06-28T08:52:56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14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-</w:t>
              </w:r>
            </w:ins>
            <w:ins w:id="19815" w:author="M00032937" w:date="2024-06-28T08:53:41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16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817" w:author="M00032937" w:date="2024-06-28T08:52:56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18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5</w:t>
              </w:r>
              <w:bookmarkEnd w:id="1045"/>
            </w:ins>
          </w:p>
        </w:tc>
        <w:tc>
          <w:tcPr>
            <w:tcW w:w="3231" w:type="dxa"/>
            <w:tcPrChange w:id="19819" w:author="M00032937" w:date="2024-06-28T09:23:01Z">
              <w:tcPr>
                <w:tcW w:w="3360" w:type="dxa"/>
              </w:tcPr>
            </w:tcPrChange>
          </w:tcPr>
          <w:p>
            <w:pPr>
              <w:widowControl w:val="0"/>
              <w:numPr>
                <w:ilvl w:val="2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jc w:val="center"/>
              <w:rPr>
                <w:ins w:id="19821" w:author="M00032937" w:date="2024-06-28T08:51:23Z"/>
                <w:rFonts w:hint="default"/>
                <w:b w:val="0"/>
                <w:bCs w:val="0"/>
                <w:highlight w:val="yellow"/>
                <w:vertAlign w:val="baseline"/>
                <w:lang w:val="en-US" w:eastAsia="zh-CN"/>
                <w:rPrChange w:id="19822" w:author="M00032937" w:date="2024-06-28T11:50:31Z">
                  <w:rPr>
                    <w:ins w:id="19823" w:author="M00032937" w:date="2024-06-28T08:51:23Z"/>
                    <w:rFonts w:hint="eastAsia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820" w:author="M00032937" w:date="2024-06-28T10:21:04Z">
                <w:pPr>
                  <w:pStyle w:val="5"/>
                  <w:numPr>
                    <w:ilvl w:val="2"/>
                    <w:numId w:val="0"/>
                  </w:numPr>
                  <w:tabs>
                    <w:tab w:val="left" w:pos="1134"/>
                    <w:tab w:val="left" w:pos="1287"/>
                  </w:tabs>
                </w:pPr>
              </w:pPrChange>
            </w:pPr>
            <w:ins w:id="19824" w:author="M00032937" w:date="2024-06-28T08:54:27Z">
              <w:bookmarkStart w:id="1046" w:name="_Toc18905"/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25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低</w:t>
              </w:r>
            </w:ins>
            <w:ins w:id="19826" w:author="M00032937" w:date="2024-06-28T09:26:03Z">
              <w:r>
                <w:rPr>
                  <w:rFonts w:hint="eastAsia"/>
                  <w:b w:val="0"/>
                  <w:bCs w:val="0"/>
                  <w:highlight w:val="yellow"/>
                  <w:lang w:val="en-US" w:eastAsia="zh-CN"/>
                  <w:rPrChange w:id="19827" w:author="M00032937" w:date="2024-06-28T11:50:31Z">
                    <w:rPr>
                      <w:rFonts w:hint="eastAsia"/>
                      <w:lang w:val="en-US" w:eastAsia="zh-CN"/>
                    </w:rPr>
                  </w:rPrChange>
                </w:rPr>
                <w:t>挡</w:t>
              </w:r>
            </w:ins>
            <w:ins w:id="19828" w:author="M00032937" w:date="2024-06-28T08:54:28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29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座温</w:t>
              </w:r>
              <w:bookmarkEnd w:id="1046"/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9831" w:author="M00032937" w:date="2024-06-28T09:23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ins w:id="19830" w:author="M00032937" w:date="2024-06-28T08:51:23Z"/>
        </w:trPr>
        <w:tc>
          <w:tcPr>
            <w:tcW w:w="3242" w:type="dxa"/>
            <w:tcPrChange w:id="19832" w:author="M00032937" w:date="2024-06-28T09:23:01Z">
              <w:tcPr>
                <w:tcW w:w="3360" w:type="dxa"/>
              </w:tcPr>
            </w:tcPrChange>
          </w:tcPr>
          <w:p>
            <w:pPr>
              <w:widowControl w:val="0"/>
              <w:numPr>
                <w:ilvl w:val="2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jc w:val="center"/>
              <w:rPr>
                <w:ins w:id="19834" w:author="M00032937" w:date="2024-06-28T08:51:23Z"/>
                <w:rFonts w:hint="default"/>
                <w:b w:val="0"/>
                <w:bCs w:val="0"/>
                <w:highlight w:val="yellow"/>
                <w:vertAlign w:val="baseline"/>
                <w:lang w:val="en-US" w:eastAsia="zh-CN"/>
                <w:rPrChange w:id="19835" w:author="M00032937" w:date="2024-06-28T11:50:31Z">
                  <w:rPr>
                    <w:ins w:id="19836" w:author="M00032937" w:date="2024-06-28T08:51:23Z"/>
                    <w:rFonts w:hint="default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833" w:author="M00032937" w:date="2024-06-28T10:21:04Z">
                <w:pPr>
                  <w:pStyle w:val="5"/>
                  <w:numPr>
                    <w:ilvl w:val="2"/>
                    <w:numId w:val="0"/>
                  </w:numPr>
                  <w:tabs>
                    <w:tab w:val="left" w:pos="1134"/>
                    <w:tab w:val="left" w:pos="1287"/>
                  </w:tabs>
                </w:pPr>
              </w:pPrChange>
            </w:pPr>
            <w:ins w:id="19837" w:author="M00032937" w:date="2024-06-28T08:52:00Z">
              <w:bookmarkStart w:id="1047" w:name="_Toc22979"/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38" w:author="M00032937" w:date="2024-06-28T11:50:31Z">
                    <w:rPr>
                      <w:rFonts w:hint="eastAsia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二级水效</w:t>
              </w:r>
            </w:ins>
            <w:ins w:id="19839" w:author="M00032937" w:date="2024-06-28T08:54:12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40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（</w:t>
              </w:r>
            </w:ins>
            <w:ins w:id="19841" w:author="M00032937" w:date="2024-06-28T08:54:16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42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大冲</w:t>
              </w:r>
            </w:ins>
            <w:ins w:id="19843" w:author="M00032937" w:date="2024-06-28T08:54:17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44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默认</w:t>
              </w:r>
            </w:ins>
            <w:ins w:id="19845" w:author="M00032937" w:date="2024-06-28T09:26:03Z">
              <w:r>
                <w:rPr>
                  <w:rFonts w:hint="eastAsia"/>
                  <w:b w:val="0"/>
                  <w:bCs w:val="0"/>
                  <w:highlight w:val="yellow"/>
                  <w:lang w:val="en-US" w:eastAsia="zh-CN"/>
                  <w:rPrChange w:id="19846" w:author="M00032937" w:date="2024-06-28T11:50:31Z">
                    <w:rPr>
                      <w:rFonts w:hint="eastAsia"/>
                      <w:lang w:val="en-US" w:eastAsia="zh-CN"/>
                    </w:rPr>
                  </w:rPrChange>
                </w:rPr>
                <w:t>挡</w:t>
              </w:r>
            </w:ins>
            <w:ins w:id="19847" w:author="M00032937" w:date="2024-06-28T08:54:18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48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位</w:t>
              </w:r>
            </w:ins>
            <w:ins w:id="19849" w:author="M00032937" w:date="2024-06-28T08:54:12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50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）</w:t>
              </w:r>
              <w:bookmarkEnd w:id="1047"/>
            </w:ins>
          </w:p>
        </w:tc>
        <w:tc>
          <w:tcPr>
            <w:tcW w:w="3360" w:type="dxa"/>
            <w:tcPrChange w:id="19851" w:author="M00032937" w:date="2024-06-28T09:23:01Z">
              <w:tcPr>
                <w:tcW w:w="3360" w:type="dxa"/>
              </w:tcPr>
            </w:tcPrChange>
          </w:tcPr>
          <w:p>
            <w:pPr>
              <w:widowControl w:val="0"/>
              <w:numPr>
                <w:ilvl w:val="2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jc w:val="center"/>
              <w:rPr>
                <w:ins w:id="19853" w:author="M00032937" w:date="2024-06-28T08:51:23Z"/>
                <w:rFonts w:hint="default"/>
                <w:b w:val="0"/>
                <w:bCs w:val="0"/>
                <w:highlight w:val="yellow"/>
                <w:vertAlign w:val="baseline"/>
                <w:lang w:val="en-US" w:eastAsia="zh-CN"/>
                <w:rPrChange w:id="19854" w:author="M00032937" w:date="2024-06-28T11:50:31Z">
                  <w:rPr>
                    <w:ins w:id="19855" w:author="M00032937" w:date="2024-06-28T08:51:23Z"/>
                    <w:rFonts w:hint="eastAsia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852" w:author="M00032937" w:date="2024-06-28T10:21:04Z">
                <w:pPr>
                  <w:pStyle w:val="5"/>
                  <w:numPr>
                    <w:ilvl w:val="2"/>
                    <w:numId w:val="0"/>
                  </w:numPr>
                  <w:tabs>
                    <w:tab w:val="left" w:pos="1134"/>
                    <w:tab w:val="left" w:pos="1287"/>
                  </w:tabs>
                </w:pPr>
              </w:pPrChange>
            </w:pPr>
            <w:ins w:id="19856" w:author="M00032937" w:date="2024-06-28T08:52:58Z">
              <w:bookmarkStart w:id="1048" w:name="_Toc29837"/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57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4</w:t>
              </w:r>
            </w:ins>
            <w:ins w:id="19858" w:author="M00032937" w:date="2024-06-28T08:53:43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59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860" w:author="M00032937" w:date="2024-06-28T08:52:58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61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-</w:t>
              </w:r>
            </w:ins>
            <w:ins w:id="19862" w:author="M00032937" w:date="2024-06-28T08:53:44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63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864" w:author="M00032937" w:date="2024-06-28T08:52:59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65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0</w:t>
              </w:r>
            </w:ins>
            <w:ins w:id="19866" w:author="M00032937" w:date="2024-06-28T08:53:00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67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.5</w:t>
              </w:r>
            </w:ins>
            <w:ins w:id="19868" w:author="M00032937" w:date="2024-06-28T08:53:45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69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870" w:author="M00032937" w:date="2024-06-28T08:53:00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71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-</w:t>
              </w:r>
            </w:ins>
            <w:ins w:id="19872" w:author="M00032937" w:date="2024-06-28T08:53:46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73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874" w:author="M00032937" w:date="2024-06-28T08:53:02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75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3.8</w:t>
              </w:r>
            </w:ins>
            <w:ins w:id="19876" w:author="M00032937" w:date="2024-06-28T08:53:48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77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878" w:author="M00032937" w:date="2024-06-28T08:53:03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79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-</w:t>
              </w:r>
            </w:ins>
            <w:ins w:id="19880" w:author="M00032937" w:date="2024-06-28T08:53:49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81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882" w:author="M00032937" w:date="2024-06-28T08:53:03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83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0</w:t>
              </w:r>
            </w:ins>
            <w:ins w:id="19884" w:author="M00032937" w:date="2024-06-28T08:53:50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85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886" w:author="M00032937" w:date="2024-06-28T08:53:03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87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-</w:t>
              </w:r>
            </w:ins>
            <w:ins w:id="19888" w:author="M00032937" w:date="2024-06-28T08:53:51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89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890" w:author="M00032937" w:date="2024-06-28T08:53:05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91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5</w:t>
              </w:r>
              <w:bookmarkEnd w:id="1048"/>
            </w:ins>
          </w:p>
        </w:tc>
        <w:tc>
          <w:tcPr>
            <w:tcW w:w="3231" w:type="dxa"/>
            <w:tcPrChange w:id="19892" w:author="M00032937" w:date="2024-06-28T09:23:01Z">
              <w:tcPr>
                <w:tcW w:w="3360" w:type="dxa"/>
              </w:tcPr>
            </w:tcPrChange>
          </w:tcPr>
          <w:p>
            <w:pPr>
              <w:widowControl w:val="0"/>
              <w:numPr>
                <w:ilvl w:val="2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jc w:val="center"/>
              <w:rPr>
                <w:ins w:id="19894" w:author="M00032937" w:date="2024-06-28T08:51:23Z"/>
                <w:rFonts w:hint="default"/>
                <w:b w:val="0"/>
                <w:bCs w:val="0"/>
                <w:highlight w:val="yellow"/>
                <w:vertAlign w:val="baseline"/>
                <w:lang w:val="en-US" w:eastAsia="zh-CN"/>
                <w:rPrChange w:id="19895" w:author="M00032937" w:date="2024-06-28T11:50:31Z">
                  <w:rPr>
                    <w:ins w:id="19896" w:author="M00032937" w:date="2024-06-28T08:51:23Z"/>
                    <w:rFonts w:hint="eastAsia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893" w:author="M00032937" w:date="2024-06-28T10:21:04Z">
                <w:pPr>
                  <w:pStyle w:val="5"/>
                  <w:numPr>
                    <w:ilvl w:val="2"/>
                    <w:numId w:val="0"/>
                  </w:numPr>
                  <w:tabs>
                    <w:tab w:val="left" w:pos="1134"/>
                    <w:tab w:val="left" w:pos="1287"/>
                  </w:tabs>
                </w:pPr>
              </w:pPrChange>
            </w:pPr>
            <w:ins w:id="19897" w:author="M00032937" w:date="2024-06-28T09:14:00Z">
              <w:bookmarkStart w:id="1049" w:name="_Toc3015"/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98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中</w:t>
              </w:r>
            </w:ins>
            <w:ins w:id="19899" w:author="M00032937" w:date="2024-06-28T09:26:03Z">
              <w:r>
                <w:rPr>
                  <w:rFonts w:hint="eastAsia"/>
                  <w:b w:val="0"/>
                  <w:bCs w:val="0"/>
                  <w:highlight w:val="yellow"/>
                  <w:lang w:val="en-US" w:eastAsia="zh-CN"/>
                  <w:rPrChange w:id="19900" w:author="M00032937" w:date="2024-06-28T11:50:31Z">
                    <w:rPr>
                      <w:rFonts w:hint="eastAsia"/>
                      <w:lang w:val="en-US" w:eastAsia="zh-CN"/>
                    </w:rPr>
                  </w:rPrChange>
                </w:rPr>
                <w:t>挡</w:t>
              </w:r>
            </w:ins>
            <w:ins w:id="19901" w:author="M00032937" w:date="2024-06-28T09:14:02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02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座温</w:t>
              </w:r>
              <w:bookmarkEnd w:id="1049"/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9904" w:author="M00032937" w:date="2024-06-28T09:23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ins w:id="19903" w:author="M00032937" w:date="2024-06-28T08:51:23Z"/>
        </w:trPr>
        <w:tc>
          <w:tcPr>
            <w:tcW w:w="3242" w:type="dxa"/>
            <w:tcPrChange w:id="19905" w:author="M00032937" w:date="2024-06-28T09:23:01Z">
              <w:tcPr>
                <w:tcW w:w="3360" w:type="dxa"/>
              </w:tcPr>
            </w:tcPrChange>
          </w:tcPr>
          <w:p>
            <w:pPr>
              <w:widowControl w:val="0"/>
              <w:numPr>
                <w:ilvl w:val="2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jc w:val="center"/>
              <w:rPr>
                <w:ins w:id="19907" w:author="M00032937" w:date="2024-06-28T08:51:23Z"/>
                <w:rFonts w:hint="default"/>
                <w:b w:val="0"/>
                <w:bCs w:val="0"/>
                <w:highlight w:val="yellow"/>
                <w:vertAlign w:val="baseline"/>
                <w:lang w:val="en-US" w:eastAsia="zh-CN"/>
                <w:rPrChange w:id="19908" w:author="M00032937" w:date="2024-06-28T11:50:31Z">
                  <w:rPr>
                    <w:ins w:id="19909" w:author="M00032937" w:date="2024-06-28T08:51:23Z"/>
                    <w:rFonts w:hint="default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906" w:author="M00032937" w:date="2024-06-28T10:21:04Z">
                <w:pPr>
                  <w:pStyle w:val="5"/>
                  <w:numPr>
                    <w:ilvl w:val="2"/>
                    <w:numId w:val="0"/>
                  </w:numPr>
                  <w:tabs>
                    <w:tab w:val="left" w:pos="1134"/>
                    <w:tab w:val="left" w:pos="1287"/>
                  </w:tabs>
                </w:pPr>
              </w:pPrChange>
            </w:pPr>
            <w:ins w:id="19910" w:author="M00032937" w:date="2024-06-28T08:52:04Z">
              <w:bookmarkStart w:id="1050" w:name="_Toc31170"/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11" w:author="M00032937" w:date="2024-06-28T11:50:31Z">
                    <w:rPr>
                      <w:rFonts w:hint="eastAsia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三级水校</w:t>
              </w:r>
              <w:bookmarkEnd w:id="1050"/>
            </w:ins>
          </w:p>
        </w:tc>
        <w:tc>
          <w:tcPr>
            <w:tcW w:w="3360" w:type="dxa"/>
            <w:tcPrChange w:id="19912" w:author="M00032937" w:date="2024-06-28T09:23:01Z">
              <w:tcPr>
                <w:tcW w:w="3360" w:type="dxa"/>
              </w:tcPr>
            </w:tcPrChange>
          </w:tcPr>
          <w:p>
            <w:pPr>
              <w:widowControl w:val="0"/>
              <w:numPr>
                <w:ilvl w:val="2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jc w:val="center"/>
              <w:rPr>
                <w:ins w:id="19914" w:author="M00032937" w:date="2024-06-28T08:51:23Z"/>
                <w:rFonts w:hint="default"/>
                <w:b w:val="0"/>
                <w:bCs w:val="0"/>
                <w:highlight w:val="yellow"/>
                <w:vertAlign w:val="baseline"/>
                <w:lang w:val="en-US" w:eastAsia="zh-CN"/>
                <w:rPrChange w:id="19915" w:author="M00032937" w:date="2024-06-28T11:50:31Z">
                  <w:rPr>
                    <w:ins w:id="19916" w:author="M00032937" w:date="2024-06-28T08:51:23Z"/>
                    <w:rFonts w:hint="eastAsia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913" w:author="M00032937" w:date="2024-06-28T10:21:04Z">
                <w:pPr>
                  <w:pStyle w:val="5"/>
                  <w:numPr>
                    <w:ilvl w:val="2"/>
                    <w:numId w:val="0"/>
                  </w:numPr>
                  <w:tabs>
                    <w:tab w:val="left" w:pos="1134"/>
                    <w:tab w:val="left" w:pos="1287"/>
                  </w:tabs>
                </w:pPr>
              </w:pPrChange>
            </w:pPr>
            <w:ins w:id="19917" w:author="M00032937" w:date="2024-06-28T08:53:13Z">
              <w:bookmarkStart w:id="1051" w:name="_Toc5514"/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18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5</w:t>
              </w:r>
            </w:ins>
            <w:ins w:id="19919" w:author="M00032937" w:date="2024-06-28T08:53:53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20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921" w:author="M00032937" w:date="2024-06-28T08:53:14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22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-</w:t>
              </w:r>
            </w:ins>
            <w:ins w:id="19923" w:author="M00032937" w:date="2024-06-28T08:53:54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24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925" w:author="M00032937" w:date="2024-06-28T08:53:15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26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0.5</w:t>
              </w:r>
            </w:ins>
            <w:ins w:id="19927" w:author="M00032937" w:date="2024-06-28T08:53:55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28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929" w:author="M00032937" w:date="2024-06-28T08:53:15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30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-</w:t>
              </w:r>
            </w:ins>
            <w:ins w:id="19931" w:author="M00032937" w:date="2024-06-28T08:53:56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32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933" w:author="M00032937" w:date="2024-06-28T08:53:16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34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5</w:t>
              </w:r>
            </w:ins>
            <w:ins w:id="19935" w:author="M00032937" w:date="2024-06-28T08:53:57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36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937" w:author="M00032937" w:date="2024-06-28T08:53:17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38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-</w:t>
              </w:r>
            </w:ins>
            <w:ins w:id="19939" w:author="M00032937" w:date="2024-06-28T08:53:59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40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941" w:author="M00032937" w:date="2024-06-28T08:53:18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42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0</w:t>
              </w:r>
            </w:ins>
            <w:ins w:id="19943" w:author="M00032937" w:date="2024-06-28T08:54:00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44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945" w:author="M00032937" w:date="2024-06-28T08:53:18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46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-</w:t>
              </w:r>
            </w:ins>
            <w:ins w:id="19947" w:author="M00032937" w:date="2024-06-28T08:54:01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48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949" w:author="M00032937" w:date="2024-06-28T08:53:20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50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6</w:t>
              </w:r>
              <w:bookmarkEnd w:id="1051"/>
            </w:ins>
          </w:p>
        </w:tc>
        <w:tc>
          <w:tcPr>
            <w:tcW w:w="3231" w:type="dxa"/>
            <w:tcPrChange w:id="19951" w:author="M00032937" w:date="2024-06-28T09:23:01Z">
              <w:tcPr>
                <w:tcW w:w="3360" w:type="dxa"/>
              </w:tcPr>
            </w:tcPrChange>
          </w:tcPr>
          <w:p>
            <w:pPr>
              <w:widowControl w:val="0"/>
              <w:numPr>
                <w:ilvl w:val="2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jc w:val="center"/>
              <w:rPr>
                <w:ins w:id="19953" w:author="M00032937" w:date="2024-06-28T08:51:23Z"/>
                <w:rFonts w:hint="default"/>
                <w:b w:val="0"/>
                <w:bCs w:val="0"/>
                <w:highlight w:val="yellow"/>
                <w:vertAlign w:val="baseline"/>
                <w:lang w:val="en-US" w:eastAsia="zh-CN"/>
                <w:rPrChange w:id="19954" w:author="M00032937" w:date="2024-06-28T11:50:31Z">
                  <w:rPr>
                    <w:ins w:id="19955" w:author="M00032937" w:date="2024-06-28T08:51:23Z"/>
                    <w:rFonts w:hint="eastAsia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952" w:author="M00032937" w:date="2024-06-28T10:21:04Z">
                <w:pPr>
                  <w:pStyle w:val="5"/>
                  <w:numPr>
                    <w:ilvl w:val="2"/>
                    <w:numId w:val="0"/>
                  </w:numPr>
                  <w:tabs>
                    <w:tab w:val="left" w:pos="1134"/>
                    <w:tab w:val="left" w:pos="1287"/>
                  </w:tabs>
                </w:pPr>
              </w:pPrChange>
            </w:pPr>
            <w:ins w:id="19956" w:author="M00032937" w:date="2024-06-28T09:14:06Z">
              <w:bookmarkStart w:id="1052" w:name="_Toc20221"/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57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高</w:t>
              </w:r>
            </w:ins>
            <w:ins w:id="19958" w:author="M00032937" w:date="2024-06-28T09:26:03Z">
              <w:r>
                <w:rPr>
                  <w:rFonts w:hint="eastAsia"/>
                  <w:b w:val="0"/>
                  <w:bCs w:val="0"/>
                  <w:highlight w:val="yellow"/>
                  <w:lang w:val="en-US" w:eastAsia="zh-CN"/>
                  <w:rPrChange w:id="19959" w:author="M00032937" w:date="2024-06-28T11:50:31Z">
                    <w:rPr>
                      <w:rFonts w:hint="eastAsia"/>
                      <w:lang w:val="en-US" w:eastAsia="zh-CN"/>
                    </w:rPr>
                  </w:rPrChange>
                </w:rPr>
                <w:t>挡</w:t>
              </w:r>
            </w:ins>
            <w:ins w:id="19960" w:author="M00032937" w:date="2024-06-28T09:14:07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61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座温</w:t>
              </w:r>
              <w:bookmarkEnd w:id="1052"/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9963" w:author="M00032937" w:date="2024-06-28T09:23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26" w:hRule="atLeast"/>
          <w:ins w:id="19962" w:author="M00032937" w:date="2024-06-28T08:52:05Z"/>
          <w:trPrChange w:id="19963" w:author="M00032937" w:date="2024-06-28T09:23:01Z">
            <w:trPr>
              <w:trHeight w:val="926" w:hRule="atLeast"/>
            </w:trPr>
          </w:trPrChange>
        </w:trPr>
        <w:tc>
          <w:tcPr>
            <w:tcW w:w="9833" w:type="dxa"/>
            <w:gridSpan w:val="3"/>
            <w:tcPrChange w:id="19964" w:author="M00032937" w:date="2024-06-28T09:23:01Z">
              <w:tcPr>
                <w:tcW w:w="10080" w:type="dxa"/>
                <w:gridSpan w:val="3"/>
              </w:tcPr>
            </w:tcPrChange>
          </w:tcPr>
          <w:p>
            <w:pPr>
              <w:widowControl w:val="0"/>
              <w:numPr>
                <w:ilvl w:val="2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jc w:val="both"/>
              <w:rPr>
                <w:ins w:id="19966" w:author="M00032937" w:date="2024-06-28T09:16:24Z"/>
                <w:rFonts w:hint="default"/>
                <w:b w:val="0"/>
                <w:bCs w:val="0"/>
                <w:highlight w:val="yellow"/>
                <w:vertAlign w:val="baseline"/>
                <w:lang w:val="en-US" w:eastAsia="zh-CN"/>
                <w:rPrChange w:id="19967" w:author="M00032937" w:date="2024-06-28T11:50:31Z">
                  <w:rPr>
                    <w:ins w:id="19968" w:author="M00032937" w:date="2024-06-28T09:16:24Z"/>
                    <w:rFonts w:hint="eastAsia"/>
                    <w:b w:val="0"/>
                    <w:bCs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965" w:author="M00032937" w:date="2024-06-28T10:16:03Z">
                <w:pPr>
                  <w:pStyle w:val="5"/>
                  <w:numPr>
                    <w:ilvl w:val="2"/>
                    <w:numId w:val="0"/>
                  </w:numPr>
                  <w:tabs>
                    <w:tab w:val="left" w:pos="1134"/>
                    <w:tab w:val="left" w:pos="1287"/>
                  </w:tabs>
                </w:pPr>
              </w:pPrChange>
            </w:pPr>
            <w:ins w:id="19969" w:author="M00032937" w:date="2024-06-28T09:16:23Z">
              <w:bookmarkStart w:id="1053" w:name="_Toc625"/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70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备注</w:t>
              </w:r>
              <w:bookmarkEnd w:id="1053"/>
            </w:ins>
          </w:p>
          <w:p>
            <w:pPr>
              <w:widowControl w:val="0"/>
              <w:numPr>
                <w:ilvl w:val="2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jc w:val="both"/>
              <w:rPr>
                <w:ins w:id="19972" w:author="M00032937" w:date="2024-06-28T09:16:52Z"/>
                <w:rFonts w:hint="default"/>
                <w:b w:val="0"/>
                <w:bCs w:val="0"/>
                <w:color w:val="auto"/>
                <w:highlight w:val="yellow"/>
                <w:vertAlign w:val="baseline"/>
                <w:lang w:val="en-US" w:eastAsia="zh-CN"/>
                <w:rPrChange w:id="19973" w:author="M00032937" w:date="2024-06-28T11:50:31Z">
                  <w:rPr>
                    <w:ins w:id="19974" w:author="M00032937" w:date="2024-06-28T09:16:52Z"/>
                    <w:rFonts w:hint="eastAsia"/>
                    <w:b w:val="0"/>
                    <w:bCs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971" w:author="M00032937" w:date="2024-06-28T10:16:03Z">
                <w:pPr>
                  <w:pStyle w:val="5"/>
                  <w:numPr>
                    <w:ilvl w:val="2"/>
                    <w:numId w:val="0"/>
                  </w:numPr>
                  <w:tabs>
                    <w:tab w:val="left" w:pos="1134"/>
                    <w:tab w:val="left" w:pos="1287"/>
                  </w:tabs>
                </w:pPr>
              </w:pPrChange>
            </w:pPr>
            <w:ins w:id="19975" w:author="M00032937" w:date="2024-06-28T09:16:26Z">
              <w:bookmarkStart w:id="1054" w:name="_Toc30240"/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76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1.</w:t>
              </w:r>
            </w:ins>
            <w:ins w:id="19977" w:author="M00032937" w:date="2024-06-28T09:16:42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19978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整机断电时，长按“智能臀洗键或者旋钮中间键”5s,蜂鸣器“长咚”一声，进入“水效调节模式”。此时操作遥控器“坐温”键，</w:t>
              </w:r>
            </w:ins>
            <w:ins w:id="19979" w:author="M00032937" w:date="2024-06-28T09:16:49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19980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可以调节</w:t>
              </w:r>
            </w:ins>
            <w:ins w:id="19981" w:author="M00032937" w:date="2024-06-28T09:16:51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19982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水效模式</w:t>
              </w:r>
            </w:ins>
            <w:ins w:id="19983" w:author="M00032937" w:date="2024-06-28T09:16:52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19984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。</w:t>
              </w:r>
              <w:bookmarkEnd w:id="1054"/>
            </w:ins>
          </w:p>
          <w:p>
            <w:pPr>
              <w:widowControl w:val="0"/>
              <w:numPr>
                <w:ilvl w:val="2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jc w:val="both"/>
              <w:rPr>
                <w:ins w:id="19986" w:author="M00032937" w:date="2024-06-28T09:18:59Z"/>
                <w:rFonts w:hint="default"/>
                <w:b w:val="0"/>
                <w:bCs w:val="0"/>
                <w:color w:val="auto"/>
                <w:highlight w:val="yellow"/>
                <w:vertAlign w:val="baseline"/>
                <w:lang w:val="en-US" w:eastAsia="zh-CN"/>
                <w:rPrChange w:id="19987" w:author="M00032937" w:date="2024-06-28T11:50:31Z">
                  <w:rPr>
                    <w:ins w:id="19988" w:author="M00032937" w:date="2024-06-28T09:18:59Z"/>
                    <w:rFonts w:hint="eastAsia"/>
                    <w:b w:val="0"/>
                    <w:bCs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985" w:author="M00032937" w:date="2024-06-28T10:16:03Z">
                <w:pPr>
                  <w:pStyle w:val="5"/>
                  <w:numPr>
                    <w:ilvl w:val="2"/>
                    <w:numId w:val="0"/>
                  </w:numPr>
                  <w:tabs>
                    <w:tab w:val="left" w:pos="1134"/>
                    <w:tab w:val="left" w:pos="1287"/>
                  </w:tabs>
                </w:pPr>
              </w:pPrChange>
            </w:pPr>
            <w:ins w:id="19989" w:author="M00032937" w:date="2024-06-28T09:17:48Z">
              <w:bookmarkStart w:id="1055" w:name="_Toc10404"/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19990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2.</w:t>
              </w:r>
            </w:ins>
            <w:ins w:id="19991" w:author="M00032937" w:date="2024-06-28T09:18:23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19992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进入</w:t>
              </w:r>
            </w:ins>
            <w:ins w:id="19993" w:author="M00032937" w:date="2024-06-28T09:18:25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19994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水效</w:t>
              </w:r>
            </w:ins>
            <w:ins w:id="19995" w:author="M00032937" w:date="2024-06-28T09:18:29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19996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调节模式后</w:t>
              </w:r>
            </w:ins>
            <w:ins w:id="19997" w:author="M00032937" w:date="2024-06-28T09:18:30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19998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，</w:t>
              </w:r>
            </w:ins>
            <w:ins w:id="19999" w:author="M00032937" w:date="2024-06-28T09:18:32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00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未</w:t>
              </w:r>
            </w:ins>
            <w:ins w:id="20001" w:author="M00032937" w:date="2024-06-28T09:18:34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02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进行</w:t>
              </w:r>
            </w:ins>
            <w:ins w:id="20003" w:author="M00032937" w:date="2024-06-28T09:18:35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04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调节</w:t>
              </w:r>
            </w:ins>
            <w:ins w:id="20005" w:author="M00032937" w:date="2024-06-28T09:18:36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06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或</w:t>
              </w:r>
            </w:ins>
            <w:ins w:id="20007" w:author="M00032937" w:date="2024-06-28T09:18:40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08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调节</w:t>
              </w:r>
            </w:ins>
            <w:ins w:id="20009" w:author="M00032937" w:date="2024-06-28T09:18:41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10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为</w:t>
              </w:r>
            </w:ins>
            <w:ins w:id="20011" w:author="M00032937" w:date="2024-06-28T09:18:42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12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座温</w:t>
              </w:r>
            </w:ins>
            <w:ins w:id="20013" w:author="M00032937" w:date="2024-06-28T09:18:44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14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关</w:t>
              </w:r>
            </w:ins>
            <w:ins w:id="20015" w:author="M00032937" w:date="2024-06-28T09:26:03Z">
              <w:r>
                <w:rPr>
                  <w:rFonts w:hint="eastAsia"/>
                  <w:b w:val="0"/>
                  <w:bCs w:val="0"/>
                  <w:highlight w:val="yellow"/>
                  <w:lang w:val="en-US" w:eastAsia="zh-CN"/>
                  <w:rPrChange w:id="20016" w:author="M00032937" w:date="2024-06-28T11:50:31Z">
                    <w:rPr>
                      <w:rFonts w:hint="eastAsia"/>
                      <w:lang w:val="en-US" w:eastAsia="zh-CN"/>
                    </w:rPr>
                  </w:rPrChange>
                </w:rPr>
                <w:t>挡</w:t>
              </w:r>
            </w:ins>
            <w:ins w:id="20017" w:author="M00032937" w:date="2024-06-28T09:18:45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18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时</w:t>
              </w:r>
            </w:ins>
            <w:ins w:id="20019" w:author="M00032937" w:date="2024-06-28T09:18:46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20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，</w:t>
              </w:r>
            </w:ins>
            <w:ins w:id="20021" w:author="M00032937" w:date="2024-06-28T09:18:57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22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设置无效，保持上一次水效设置</w:t>
              </w:r>
            </w:ins>
            <w:ins w:id="20023" w:author="M00032937" w:date="2024-06-28T09:18:58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24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。</w:t>
              </w:r>
              <w:bookmarkEnd w:id="1055"/>
            </w:ins>
          </w:p>
          <w:p>
            <w:pPr>
              <w:widowControl w:val="0"/>
              <w:numPr>
                <w:ilvl w:val="2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jc w:val="both"/>
              <w:rPr>
                <w:ins w:id="20026" w:author="M00032937" w:date="2024-06-28T09:19:13Z"/>
                <w:rFonts w:hint="default"/>
                <w:b w:val="0"/>
                <w:bCs w:val="0"/>
                <w:color w:val="auto"/>
                <w:highlight w:val="yellow"/>
                <w:vertAlign w:val="baseline"/>
                <w:lang w:val="en-US" w:eastAsia="zh-CN"/>
                <w:rPrChange w:id="20027" w:author="M00032937" w:date="2024-06-28T11:50:31Z">
                  <w:rPr>
                    <w:ins w:id="20028" w:author="M00032937" w:date="2024-06-28T09:19:13Z"/>
                    <w:rFonts w:hint="eastAsia"/>
                    <w:b w:val="0"/>
                    <w:bCs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20025" w:author="M00032937" w:date="2024-06-28T10:16:03Z">
                <w:pPr>
                  <w:pStyle w:val="5"/>
                  <w:numPr>
                    <w:ilvl w:val="2"/>
                    <w:numId w:val="0"/>
                  </w:numPr>
                  <w:tabs>
                    <w:tab w:val="left" w:pos="1134"/>
                    <w:tab w:val="left" w:pos="1287"/>
                  </w:tabs>
                </w:pPr>
              </w:pPrChange>
            </w:pPr>
            <w:ins w:id="20029" w:author="M00032937" w:date="2024-06-28T09:19:00Z">
              <w:bookmarkStart w:id="1056" w:name="_Toc337"/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30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3</w:t>
              </w:r>
            </w:ins>
            <w:ins w:id="20031" w:author="M00032937" w:date="2024-06-28T09:19:01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32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.</w:t>
              </w:r>
            </w:ins>
            <w:ins w:id="20033" w:author="M00032937" w:date="2024-06-28T09:19:11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34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进入“水效调节模式”后，超过1min未操作遥控器，会自动进入开机状态，但不保存。</w:t>
              </w:r>
              <w:bookmarkEnd w:id="1056"/>
            </w:ins>
          </w:p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ind w:left="0" w:firstLine="420" w:firstLineChars="200"/>
              <w:jc w:val="both"/>
              <w:rPr>
                <w:ins w:id="20036" w:author="M00032937" w:date="2024-06-28T09:19:32Z"/>
                <w:rFonts w:hint="default"/>
                <w:b w:val="0"/>
                <w:bCs w:val="0"/>
                <w:color w:val="auto"/>
                <w:highlight w:val="yellow"/>
                <w:vertAlign w:val="baseline"/>
                <w:lang w:val="en-US" w:eastAsia="zh-CN"/>
                <w:rPrChange w:id="20037" w:author="M00032937" w:date="2024-06-28T11:50:31Z">
                  <w:rPr>
                    <w:ins w:id="20038" w:author="M00032937" w:date="2024-06-28T09:19:32Z"/>
                    <w:rFonts w:hint="eastAsia"/>
                    <w:b w:val="0"/>
                    <w:bCs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20035" w:author="M00032937" w:date="2024-06-28T10:16:03Z">
                <w:pPr>
                  <w:pStyle w:val="5"/>
                  <w:widowControl w:val="0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  <w:ind w:left="0" w:firstLine="420" w:firstLineChars="200"/>
                  <w:jc w:val="both"/>
                </w:pPr>
              </w:pPrChange>
            </w:pPr>
            <w:ins w:id="20039" w:author="M00032937" w:date="2024-06-28T09:19:14Z">
              <w:bookmarkStart w:id="1057" w:name="_Toc7112"/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40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4.</w:t>
              </w:r>
            </w:ins>
            <w:ins w:id="20041" w:author="M00032937" w:date="2024-06-28T09:19:32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42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调节水效，保存成功之后断电记忆。</w:t>
              </w:r>
              <w:bookmarkEnd w:id="1057"/>
            </w:ins>
          </w:p>
          <w:p>
            <w:pPr>
              <w:widowControl w:val="0"/>
              <w:numPr>
                <w:ilvl w:val="2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jc w:val="both"/>
              <w:rPr>
                <w:ins w:id="20044" w:author="M00032937" w:date="2024-06-28T08:52:05Z"/>
                <w:rFonts w:hint="default"/>
                <w:b w:val="0"/>
                <w:bCs w:val="0"/>
                <w:highlight w:val="yellow"/>
                <w:vertAlign w:val="baseline"/>
                <w:lang w:val="en-US" w:eastAsia="zh-CN"/>
                <w:rPrChange w:id="20045" w:author="M00032937" w:date="2024-06-28T11:50:31Z">
                  <w:rPr>
                    <w:ins w:id="20046" w:author="M00032937" w:date="2024-06-28T08:52:05Z"/>
                    <w:rFonts w:hint="eastAsia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20043" w:author="M00032937" w:date="2024-06-28T10:16:03Z">
                <w:pPr>
                  <w:pStyle w:val="5"/>
                  <w:numPr>
                    <w:ilvl w:val="2"/>
                    <w:numId w:val="0"/>
                  </w:numPr>
                  <w:tabs>
                    <w:tab w:val="left" w:pos="1134"/>
                    <w:tab w:val="left" w:pos="1287"/>
                  </w:tabs>
                </w:pPr>
              </w:pPrChange>
            </w:pPr>
            <w:ins w:id="20047" w:author="M00032937" w:date="2024-06-28T09:19:53Z">
              <w:bookmarkStart w:id="1058" w:name="_Toc16220"/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48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5.</w:t>
              </w:r>
            </w:ins>
            <w:ins w:id="20049" w:author="M00032937" w:date="2024-06-28T09:19:56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50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冲水</w:t>
              </w:r>
            </w:ins>
            <w:ins w:id="20051" w:author="M00032937" w:date="2024-06-28T09:19:58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52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间隔为</w:t>
              </w:r>
            </w:ins>
            <w:ins w:id="20053" w:author="M00032937" w:date="2024-06-28T09:20:00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54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30s</w:t>
              </w:r>
            </w:ins>
            <w:ins w:id="20055" w:author="M00032937" w:date="2024-06-28T09:20:03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56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（</w:t>
              </w:r>
            </w:ins>
            <w:ins w:id="20057" w:author="M00032937" w:date="2024-06-28T09:20:16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58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低压款</w:t>
              </w:r>
            </w:ins>
            <w:ins w:id="20059" w:author="M00032937" w:date="2024-06-28T09:20:18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60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5</w:t>
              </w:r>
            </w:ins>
            <w:ins w:id="20061" w:author="M00032937" w:date="2024-06-28T09:20:19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62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min</w:t>
              </w:r>
            </w:ins>
            <w:ins w:id="20063" w:author="M00032937" w:date="2024-06-28T09:20:20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64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内</w:t>
              </w:r>
            </w:ins>
            <w:ins w:id="20065" w:author="M00032937" w:date="2024-06-28T09:20:22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66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第一次</w:t>
              </w:r>
            </w:ins>
            <w:ins w:id="20067" w:author="M00032937" w:date="2024-06-28T09:20:23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68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间隔30</w:t>
              </w:r>
            </w:ins>
            <w:ins w:id="20069" w:author="M00032937" w:date="2024-06-28T09:20:24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70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s</w:t>
              </w:r>
            </w:ins>
            <w:ins w:id="20071" w:author="M00032937" w:date="2024-06-28T09:20:27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72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第二次间隔</w:t>
              </w:r>
            </w:ins>
            <w:ins w:id="20073" w:author="M00032937" w:date="2024-06-28T09:20:28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74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60</w:t>
              </w:r>
            </w:ins>
            <w:ins w:id="20075" w:author="M00032937" w:date="2024-06-28T09:20:29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76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s</w:t>
              </w:r>
            </w:ins>
            <w:ins w:id="20077" w:author="M00032937" w:date="2024-06-28T09:20:03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78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）</w:t>
              </w:r>
              <w:bookmarkEnd w:id="1058"/>
            </w:ins>
          </w:p>
        </w:tc>
      </w:tr>
    </w:tbl>
    <w:p>
      <w:pPr>
        <w:ind w:firstLine="420"/>
        <w:rPr>
          <w:ins w:id="20079" w:author="M00007797" w:date="2023-06-16T16:25:08Z"/>
          <w:rFonts w:hint="eastAsia"/>
          <w:lang w:val="en-US" w:eastAsia="zh-CN"/>
        </w:rPr>
      </w:pPr>
      <w:ins w:id="20080" w:author="M00007797" w:date="2023-06-16T16:05:57Z">
        <w:del w:id="20081" w:author="M00000676" w:date="2023-12-01T15:19:04Z">
          <w:r>
            <w:rPr>
              <w:rFonts w:hint="eastAsia"/>
              <w:lang w:val="en-US" w:eastAsia="zh-CN"/>
            </w:rPr>
            <w:delText>大小冲水补充</w:delText>
          </w:r>
        </w:del>
      </w:ins>
    </w:p>
    <w:tbl>
      <w:tblPr>
        <w:tblStyle w:val="89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  <w:tblPrChange w:id="20082" w:author="M00032937" w:date="2024-06-28T09:23:46Z">
          <w:tblPr>
            <w:tblStyle w:val="89"/>
            <w:tblW w:w="0" w:type="auto"/>
            <w:jc w:val="center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autofit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2729"/>
        <w:gridCol w:w="2733"/>
        <w:gridCol w:w="2460"/>
        <w:gridCol w:w="1890"/>
        <w:tblGridChange w:id="20083">
          <w:tblGrid>
            <w:gridCol w:w="758"/>
            <w:gridCol w:w="1762"/>
            <w:gridCol w:w="2520"/>
            <w:gridCol w:w="2520"/>
            <w:gridCol w:w="1761"/>
            <w:gridCol w:w="759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20085" w:author="M00032937" w:date="2024-06-28T09:23:46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</w:tblPrEx>
          </w:tblPrExChange>
        </w:tblPrEx>
        <w:trPr>
          <w:wBefore w:w="0" w:type="auto"/>
          <w:wAfter w:w="0" w:type="auto"/>
          <w:jc w:val="center"/>
          <w:ins w:id="20084" w:author="M00000676" w:date="2023-12-01T15:19:01Z"/>
          <w:trPrChange w:id="20085" w:author="M00032937" w:date="2024-06-28T09:23:46Z">
            <w:trPr>
              <w:gridBefore w:val="1"/>
              <w:gridAfter w:val="1"/>
              <w:wBefore w:w="758" w:type="dxa"/>
              <w:wAfter w:w="759" w:type="dxa"/>
              <w:jc w:val="center"/>
            </w:trPr>
          </w:trPrChange>
        </w:trPr>
        <w:tc>
          <w:tcPr>
            <w:tcW w:w="9812" w:type="dxa"/>
            <w:gridSpan w:val="4"/>
            <w:vAlign w:val="center"/>
            <w:tcPrChange w:id="20086" w:author="M00032937" w:date="2024-06-28T09:23:46Z">
              <w:tcPr>
                <w:tcW w:w="8563" w:type="dxa"/>
                <w:gridSpan w:val="4"/>
                <w:vAlign w:val="top"/>
              </w:tcPr>
            </w:tcPrChange>
          </w:tcPr>
          <w:p>
            <w:pPr>
              <w:widowControl/>
              <w:jc w:val="center"/>
              <w:rPr>
                <w:ins w:id="20088" w:author="M00000676" w:date="2023-12-01T15:19:01Z"/>
                <w:rFonts w:hint="default"/>
                <w:lang w:val="en-US" w:eastAsia="zh-CN"/>
              </w:rPr>
              <w:pPrChange w:id="20087" w:author="M00032937" w:date="2024-06-28T10:16:46Z">
                <w:pPr>
                  <w:widowControl w:val="0"/>
                  <w:jc w:val="center"/>
                </w:pPr>
              </w:pPrChange>
            </w:pPr>
            <w:ins w:id="20089" w:author="M00000676" w:date="2023-12-01T15:19:13Z">
              <w:r>
                <w:rPr>
                  <w:rFonts w:hint="default"/>
                  <w:b/>
                  <w:bCs/>
                  <w:highlight w:val="none"/>
                  <w:lang w:val="en-US" w:eastAsia="zh-CN"/>
                  <w:rPrChange w:id="20090" w:author="M00032937" w:date="2024-06-28T10:16:47Z">
                    <w:rPr>
                      <w:rFonts w:hint="eastAsia"/>
                      <w:highlight w:val="none"/>
                      <w:lang w:val="en-US" w:eastAsia="zh-CN"/>
                    </w:rPr>
                  </w:rPrChange>
                </w:rPr>
                <w:t>大小冲水补充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20092" w:author="M00032937" w:date="2024-06-28T10:20:45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20091" w:author="M00007797" w:date="2023-06-16T16:25:08Z"/>
          <w:trPrChange w:id="20092" w:author="M00032937" w:date="2024-06-28T10:20:45Z">
            <w:trPr>
              <w:jc w:val="center"/>
            </w:trPr>
          </w:trPrChange>
        </w:trPr>
        <w:tc>
          <w:tcPr>
            <w:tcW w:w="2729" w:type="dxa"/>
            <w:vAlign w:val="center"/>
            <w:tcPrChange w:id="20093" w:author="M00032937" w:date="2024-06-28T10:20:45Z">
              <w:tcPr>
                <w:tcW w:w="2520" w:type="dxa"/>
                <w:gridSpan w:val="2"/>
              </w:tcPr>
            </w:tcPrChange>
          </w:tcPr>
          <w:p>
            <w:pPr>
              <w:widowControl/>
              <w:jc w:val="center"/>
              <w:rPr>
                <w:ins w:id="20095" w:author="M00007797" w:date="2023-06-16T16:25:08Z"/>
                <w:rFonts w:hint="default"/>
                <w:lang w:val="en-US" w:eastAsia="zh-CN"/>
              </w:rPr>
              <w:pPrChange w:id="20094" w:author="M00032937" w:date="2024-06-28T10:20:54Z">
                <w:pPr>
                  <w:widowControl w:val="0"/>
                  <w:jc w:val="center"/>
                </w:pPr>
              </w:pPrChange>
            </w:pPr>
            <w:ins w:id="20096" w:author="M00007797" w:date="2023-06-16T16:25:08Z">
              <w:r>
                <w:rPr>
                  <w:rFonts w:hint="default"/>
                  <w:lang w:val="en-US" w:eastAsia="zh-CN"/>
                </w:rPr>
                <w:t>状态</w:t>
              </w:r>
            </w:ins>
          </w:p>
        </w:tc>
        <w:tc>
          <w:tcPr>
            <w:tcW w:w="2733" w:type="dxa"/>
            <w:vAlign w:val="center"/>
            <w:tcPrChange w:id="20097" w:author="M00032937" w:date="2024-06-28T10:20:45Z">
              <w:tcPr>
                <w:tcW w:w="2520" w:type="dxa"/>
              </w:tcPr>
            </w:tcPrChange>
          </w:tcPr>
          <w:p>
            <w:pPr>
              <w:widowControl/>
              <w:jc w:val="center"/>
              <w:rPr>
                <w:ins w:id="20099" w:author="M00007797" w:date="2023-06-16T16:25:08Z"/>
                <w:rFonts w:hint="default"/>
                <w:lang w:val="en-US" w:eastAsia="zh-CN"/>
              </w:rPr>
              <w:pPrChange w:id="20098" w:author="M00032937" w:date="2024-06-28T10:20:57Z">
                <w:pPr>
                  <w:widowControl w:val="0"/>
                  <w:jc w:val="center"/>
                </w:pPr>
              </w:pPrChange>
            </w:pPr>
            <w:ins w:id="20100" w:author="M00007797" w:date="2023-06-16T16:25:08Z">
              <w:r>
                <w:rPr>
                  <w:rFonts w:hint="default"/>
                  <w:lang w:val="en-US" w:eastAsia="zh-CN"/>
                </w:rPr>
                <w:t>时间/条件</w:t>
              </w:r>
            </w:ins>
          </w:p>
        </w:tc>
        <w:tc>
          <w:tcPr>
            <w:tcW w:w="2460" w:type="dxa"/>
            <w:vAlign w:val="center"/>
            <w:tcPrChange w:id="20101" w:author="M00032937" w:date="2024-06-28T10:20:45Z">
              <w:tcPr>
                <w:tcW w:w="2520" w:type="dxa"/>
              </w:tcPr>
            </w:tcPrChange>
          </w:tcPr>
          <w:p>
            <w:pPr>
              <w:widowControl/>
              <w:jc w:val="center"/>
              <w:rPr>
                <w:ins w:id="20103" w:author="M00007797" w:date="2023-06-16T16:25:08Z"/>
                <w:rFonts w:hint="default"/>
                <w:lang w:val="en-US" w:eastAsia="zh-CN"/>
              </w:rPr>
              <w:pPrChange w:id="20102" w:author="M00032937" w:date="2024-06-28T10:20:57Z">
                <w:pPr>
                  <w:widowControl w:val="0"/>
                  <w:jc w:val="center"/>
                </w:pPr>
              </w:pPrChange>
            </w:pPr>
            <w:ins w:id="20104" w:author="M00007797" w:date="2023-06-16T16:25:08Z">
              <w:r>
                <w:rPr>
                  <w:rFonts w:hint="default"/>
                  <w:lang w:val="en-US" w:eastAsia="zh-CN"/>
                </w:rPr>
                <w:t>冲水定义</w:t>
              </w:r>
            </w:ins>
          </w:p>
        </w:tc>
        <w:tc>
          <w:tcPr>
            <w:tcW w:w="1890" w:type="dxa"/>
            <w:vAlign w:val="center"/>
            <w:tcPrChange w:id="20105" w:author="M00032937" w:date="2024-06-28T10:20:45Z">
              <w:tcPr>
                <w:tcW w:w="2520" w:type="dxa"/>
                <w:gridSpan w:val="2"/>
              </w:tcPr>
            </w:tcPrChange>
          </w:tcPr>
          <w:p>
            <w:pPr>
              <w:widowControl/>
              <w:jc w:val="center"/>
              <w:rPr>
                <w:ins w:id="20107" w:author="M00007797" w:date="2023-06-16T16:25:08Z"/>
                <w:rFonts w:hint="default"/>
                <w:lang w:val="en-US" w:eastAsia="zh-CN"/>
              </w:rPr>
              <w:pPrChange w:id="20106" w:author="M00032937" w:date="2024-06-28T10:20:50Z">
                <w:pPr>
                  <w:widowControl w:val="0"/>
                  <w:jc w:val="center"/>
                </w:pPr>
              </w:pPrChange>
            </w:pPr>
            <w:ins w:id="20108" w:author="M00007797" w:date="2023-06-16T16:25:08Z">
              <w:r>
                <w:rPr>
                  <w:rFonts w:hint="default"/>
                  <w:lang w:val="en-US" w:eastAsia="zh-CN"/>
                </w:rPr>
                <w:t>备注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20110" w:author="M00032937" w:date="2024-06-28T10:20:45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20109" w:author="M00007797" w:date="2023-06-16T16:25:08Z"/>
          <w:trPrChange w:id="20110" w:author="M00032937" w:date="2024-06-28T10:20:45Z">
            <w:trPr>
              <w:jc w:val="center"/>
            </w:trPr>
          </w:trPrChange>
        </w:trPr>
        <w:tc>
          <w:tcPr>
            <w:tcW w:w="2729" w:type="dxa"/>
            <w:vMerge w:val="restart"/>
            <w:vAlign w:val="center"/>
            <w:tcPrChange w:id="20111" w:author="M00032937" w:date="2024-06-28T10:20:45Z">
              <w:tcPr>
                <w:tcW w:w="2520" w:type="dxa"/>
                <w:gridSpan w:val="2"/>
                <w:vMerge w:val="restart"/>
              </w:tcPr>
            </w:tcPrChange>
          </w:tcPr>
          <w:p>
            <w:pPr>
              <w:widowControl/>
              <w:jc w:val="center"/>
              <w:rPr>
                <w:ins w:id="20113" w:author="M00007797" w:date="2023-06-16T16:25:08Z"/>
                <w:rFonts w:hint="default"/>
                <w:vertAlign w:val="baseline"/>
                <w:lang w:val="en-US" w:eastAsia="zh-CN"/>
              </w:rPr>
              <w:pPrChange w:id="20112" w:author="M00032937" w:date="2024-06-28T10:20:54Z">
                <w:pPr>
                  <w:widowControl w:val="0"/>
                  <w:jc w:val="center"/>
                </w:pPr>
              </w:pPrChange>
            </w:pPr>
            <w:ins w:id="20114" w:author="M00007797" w:date="2023-06-16T16:25:08Z">
              <w:r>
                <w:rPr>
                  <w:rFonts w:hint="default"/>
                  <w:vertAlign w:val="baseline"/>
                  <w:lang w:val="en-US" w:eastAsia="zh-CN"/>
                </w:rPr>
                <w:t>着座</w:t>
              </w:r>
            </w:ins>
          </w:p>
        </w:tc>
        <w:tc>
          <w:tcPr>
            <w:tcW w:w="2733" w:type="dxa"/>
            <w:vAlign w:val="center"/>
            <w:tcPrChange w:id="20115" w:author="M00032937" w:date="2024-06-28T10:20:45Z">
              <w:tcPr>
                <w:tcW w:w="2520" w:type="dxa"/>
              </w:tcPr>
            </w:tcPrChange>
          </w:tcPr>
          <w:p>
            <w:pPr>
              <w:widowControl/>
              <w:jc w:val="center"/>
              <w:rPr>
                <w:ins w:id="20117" w:author="M00007797" w:date="2023-06-16T16:25:08Z"/>
                <w:rFonts w:hint="default"/>
                <w:lang w:val="en-US" w:eastAsia="zh-CN"/>
              </w:rPr>
              <w:pPrChange w:id="20116" w:author="M00032937" w:date="2024-06-28T10:20:57Z">
                <w:pPr>
                  <w:widowControl w:val="0"/>
                  <w:jc w:val="center"/>
                </w:pPr>
              </w:pPrChange>
            </w:pPr>
            <w:ins w:id="20118" w:author="M00007797" w:date="2023-06-16T16:25:08Z">
              <w:r>
                <w:rPr>
                  <w:rFonts w:hint="default"/>
                  <w:lang w:val="en-US" w:eastAsia="zh-CN"/>
                </w:rPr>
                <w:t>4s-2min</w:t>
              </w:r>
            </w:ins>
          </w:p>
        </w:tc>
        <w:tc>
          <w:tcPr>
            <w:tcW w:w="2460" w:type="dxa"/>
            <w:vAlign w:val="center"/>
            <w:tcPrChange w:id="20119" w:author="M00032937" w:date="2024-06-28T10:20:45Z">
              <w:tcPr>
                <w:tcW w:w="2520" w:type="dxa"/>
              </w:tcPr>
            </w:tcPrChange>
          </w:tcPr>
          <w:p>
            <w:pPr>
              <w:widowControl/>
              <w:jc w:val="center"/>
              <w:rPr>
                <w:ins w:id="20121" w:author="M00007797" w:date="2023-06-16T16:25:08Z"/>
                <w:rFonts w:hint="default"/>
                <w:lang w:val="en-US" w:eastAsia="zh-CN"/>
              </w:rPr>
              <w:pPrChange w:id="20120" w:author="M00032937" w:date="2024-06-28T10:20:57Z">
                <w:pPr>
                  <w:widowControl w:val="0"/>
                  <w:jc w:val="center"/>
                </w:pPr>
              </w:pPrChange>
            </w:pPr>
            <w:ins w:id="20122" w:author="M00007797" w:date="2023-06-16T16:25:08Z">
              <w:r>
                <w:rPr>
                  <w:rFonts w:hint="default"/>
                  <w:lang w:val="en-US" w:eastAsia="zh-CN"/>
                </w:rPr>
                <w:t>小冲水</w:t>
              </w:r>
            </w:ins>
          </w:p>
        </w:tc>
        <w:tc>
          <w:tcPr>
            <w:tcW w:w="1890" w:type="dxa"/>
            <w:vMerge w:val="restart"/>
            <w:vAlign w:val="center"/>
            <w:tcPrChange w:id="20123" w:author="M00032937" w:date="2024-06-28T10:20:45Z">
              <w:tcPr>
                <w:tcW w:w="2520" w:type="dxa"/>
                <w:gridSpan w:val="2"/>
                <w:vMerge w:val="restart"/>
              </w:tcPr>
            </w:tcPrChange>
          </w:tcPr>
          <w:p>
            <w:pPr>
              <w:widowControl/>
              <w:jc w:val="center"/>
              <w:rPr>
                <w:ins w:id="20125" w:author="M00007797" w:date="2023-06-16T16:25:08Z"/>
                <w:rFonts w:hint="default"/>
                <w:lang w:val="en-US" w:eastAsia="zh-CN"/>
              </w:rPr>
              <w:pPrChange w:id="20124" w:author="M00032937" w:date="2024-06-28T10:20:50Z">
                <w:pPr>
                  <w:widowControl w:val="0"/>
                  <w:jc w:val="center"/>
                </w:pPr>
              </w:pPrChange>
            </w:pPr>
            <w:ins w:id="20126" w:author="M00007797" w:date="2023-06-16T16:25:08Z">
              <w:r>
                <w:rPr>
                  <w:rFonts w:hint="eastAsia"/>
                  <w:lang w:val="en-US" w:eastAsia="zh-CN"/>
                </w:rPr>
                <w:t>自动冲水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20128" w:author="M00032937" w:date="2024-06-28T10:20:45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20127" w:author="M00007797" w:date="2023-06-16T16:25:08Z"/>
          <w:trPrChange w:id="20128" w:author="M00032937" w:date="2024-06-28T10:20:45Z">
            <w:trPr>
              <w:jc w:val="center"/>
            </w:trPr>
          </w:trPrChange>
        </w:trPr>
        <w:tc>
          <w:tcPr>
            <w:tcW w:w="2729" w:type="dxa"/>
            <w:vMerge w:val="continue"/>
            <w:vAlign w:val="center"/>
            <w:tcPrChange w:id="20129" w:author="M00032937" w:date="2024-06-28T10:20:45Z">
              <w:tcPr>
                <w:tcW w:w="2520" w:type="dxa"/>
                <w:gridSpan w:val="2"/>
                <w:vMerge w:val="continue"/>
              </w:tcPr>
            </w:tcPrChange>
          </w:tcPr>
          <w:p>
            <w:pPr>
              <w:widowControl/>
              <w:jc w:val="center"/>
              <w:rPr>
                <w:ins w:id="20131" w:author="M00007797" w:date="2023-06-16T16:25:08Z"/>
                <w:rFonts w:hint="default"/>
                <w:lang w:val="en-US" w:eastAsia="zh-CN"/>
              </w:rPr>
              <w:pPrChange w:id="20130" w:author="M00032937" w:date="2024-06-28T10:20:54Z">
                <w:pPr>
                  <w:widowControl w:val="0"/>
                  <w:jc w:val="center"/>
                </w:pPr>
              </w:pPrChange>
            </w:pPr>
          </w:p>
        </w:tc>
        <w:tc>
          <w:tcPr>
            <w:tcW w:w="2733" w:type="dxa"/>
            <w:vAlign w:val="center"/>
            <w:tcPrChange w:id="20132" w:author="M00032937" w:date="2024-06-28T10:20:45Z">
              <w:tcPr>
                <w:tcW w:w="2520" w:type="dxa"/>
              </w:tcPr>
            </w:tcPrChange>
          </w:tcPr>
          <w:p>
            <w:pPr>
              <w:widowControl/>
              <w:jc w:val="center"/>
              <w:rPr>
                <w:ins w:id="20134" w:author="M00007797" w:date="2023-06-16T16:25:08Z"/>
                <w:rFonts w:hint="default"/>
                <w:lang w:val="en-US" w:eastAsia="zh-CN"/>
              </w:rPr>
              <w:pPrChange w:id="20133" w:author="M00032937" w:date="2024-06-28T10:20:57Z">
                <w:pPr>
                  <w:widowControl w:val="0"/>
                  <w:jc w:val="center"/>
                </w:pPr>
              </w:pPrChange>
            </w:pPr>
            <w:ins w:id="20135" w:author="M00007797" w:date="2023-06-16T16:25:08Z">
              <w:r>
                <w:rPr>
                  <w:rFonts w:hint="default"/>
                  <w:lang w:val="en-US" w:eastAsia="zh-CN"/>
                </w:rPr>
                <w:t>大于2min</w:t>
              </w:r>
            </w:ins>
          </w:p>
        </w:tc>
        <w:tc>
          <w:tcPr>
            <w:tcW w:w="2460" w:type="dxa"/>
            <w:vAlign w:val="center"/>
            <w:tcPrChange w:id="20136" w:author="M00032937" w:date="2024-06-28T10:20:45Z">
              <w:tcPr>
                <w:tcW w:w="2520" w:type="dxa"/>
              </w:tcPr>
            </w:tcPrChange>
          </w:tcPr>
          <w:p>
            <w:pPr>
              <w:widowControl/>
              <w:jc w:val="center"/>
              <w:rPr>
                <w:ins w:id="20138" w:author="M00007797" w:date="2023-06-16T16:25:08Z"/>
                <w:rFonts w:hint="default"/>
                <w:lang w:val="en-US" w:eastAsia="zh-CN"/>
              </w:rPr>
              <w:pPrChange w:id="20137" w:author="M00032937" w:date="2024-06-28T10:20:57Z">
                <w:pPr>
                  <w:widowControl w:val="0"/>
                  <w:jc w:val="center"/>
                </w:pPr>
              </w:pPrChange>
            </w:pPr>
            <w:ins w:id="20139" w:author="M00007797" w:date="2023-06-16T16:25:08Z">
              <w:r>
                <w:rPr>
                  <w:rFonts w:hint="default"/>
                  <w:lang w:val="en-US" w:eastAsia="zh-CN"/>
                </w:rPr>
                <w:t>大冲水</w:t>
              </w:r>
            </w:ins>
          </w:p>
        </w:tc>
        <w:tc>
          <w:tcPr>
            <w:tcW w:w="1890" w:type="dxa"/>
            <w:vMerge w:val="continue"/>
            <w:vAlign w:val="center"/>
            <w:tcPrChange w:id="20140" w:author="M00032937" w:date="2024-06-28T10:20:45Z">
              <w:tcPr>
                <w:tcW w:w="2520" w:type="dxa"/>
                <w:gridSpan w:val="2"/>
                <w:vMerge w:val="continue"/>
              </w:tcPr>
            </w:tcPrChange>
          </w:tcPr>
          <w:p>
            <w:pPr>
              <w:widowControl/>
              <w:jc w:val="center"/>
              <w:rPr>
                <w:ins w:id="20142" w:author="M00007797" w:date="2023-06-16T16:25:08Z"/>
                <w:rFonts w:hint="default"/>
                <w:lang w:val="en-US" w:eastAsia="zh-CN"/>
              </w:rPr>
              <w:pPrChange w:id="20141" w:author="M00032937" w:date="2024-06-28T10:20:50Z">
                <w:pPr>
                  <w:widowControl w:val="0"/>
                  <w:jc w:val="center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20144" w:author="M00032937" w:date="2024-06-28T10:20:45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20143" w:author="M00007797" w:date="2023-06-16T16:25:08Z"/>
          <w:trPrChange w:id="20144" w:author="M00032937" w:date="2024-06-28T10:20:45Z">
            <w:trPr>
              <w:jc w:val="center"/>
            </w:trPr>
          </w:trPrChange>
        </w:trPr>
        <w:tc>
          <w:tcPr>
            <w:tcW w:w="2729" w:type="dxa"/>
            <w:vAlign w:val="center"/>
            <w:tcPrChange w:id="20145" w:author="M00032937" w:date="2024-06-28T10:20:45Z">
              <w:tcPr>
                <w:tcW w:w="2520" w:type="dxa"/>
                <w:gridSpan w:val="2"/>
              </w:tcPr>
            </w:tcPrChange>
          </w:tcPr>
          <w:p>
            <w:pPr>
              <w:widowControl/>
              <w:jc w:val="center"/>
              <w:rPr>
                <w:ins w:id="20147" w:author="M00007797" w:date="2023-06-16T16:25:08Z"/>
                <w:rFonts w:hint="default"/>
                <w:vertAlign w:val="baseline"/>
                <w:lang w:val="en-US" w:eastAsia="zh-CN"/>
              </w:rPr>
              <w:pPrChange w:id="20146" w:author="M00032937" w:date="2024-06-28T10:20:54Z">
                <w:pPr>
                  <w:widowControl w:val="0"/>
                  <w:jc w:val="center"/>
                </w:pPr>
              </w:pPrChange>
            </w:pPr>
            <w:ins w:id="20148" w:author="M00007797" w:date="2023-06-16T16:25:08Z">
              <w:r>
                <w:rPr>
                  <w:rFonts w:hint="default"/>
                  <w:rPrChange w:id="20149" w:author="M00007797" w:date="2023-06-19T17:23:55Z">
                    <w:rPr>
                      <w:rFonts w:hint="eastAsia"/>
                    </w:rPr>
                  </w:rPrChange>
                </w:rPr>
                <w:t>烘干冲水</w:t>
              </w:r>
            </w:ins>
          </w:p>
        </w:tc>
        <w:tc>
          <w:tcPr>
            <w:tcW w:w="2733" w:type="dxa"/>
            <w:vAlign w:val="center"/>
            <w:tcPrChange w:id="20150" w:author="M00032937" w:date="2024-06-28T10:20:45Z">
              <w:tcPr>
                <w:tcW w:w="2520" w:type="dxa"/>
              </w:tcPr>
            </w:tcPrChange>
          </w:tcPr>
          <w:p>
            <w:pPr>
              <w:widowControl/>
              <w:jc w:val="center"/>
              <w:rPr>
                <w:ins w:id="20152" w:author="M00007797" w:date="2023-06-16T16:25:08Z"/>
                <w:rFonts w:hint="default"/>
                <w:lang w:val="en-US" w:eastAsia="zh-CN"/>
              </w:rPr>
              <w:pPrChange w:id="20151" w:author="M00032937" w:date="2024-06-28T10:20:57Z">
                <w:pPr>
                  <w:widowControl w:val="0"/>
                  <w:jc w:val="center"/>
                </w:pPr>
              </w:pPrChange>
            </w:pPr>
            <w:ins w:id="20153" w:author="M00007797" w:date="2023-06-16T16:25:08Z">
              <w:r>
                <w:rPr>
                  <w:rFonts w:hint="default"/>
                  <w:lang w:val="en-US" w:eastAsia="zh-CN"/>
                </w:rPr>
                <w:t>着座清洗后</w:t>
              </w:r>
            </w:ins>
          </w:p>
        </w:tc>
        <w:tc>
          <w:tcPr>
            <w:tcW w:w="2460" w:type="dxa"/>
            <w:vAlign w:val="center"/>
            <w:tcPrChange w:id="20154" w:author="M00032937" w:date="2024-06-28T10:20:45Z">
              <w:tcPr>
                <w:tcW w:w="2520" w:type="dxa"/>
              </w:tcPr>
            </w:tcPrChange>
          </w:tcPr>
          <w:p>
            <w:pPr>
              <w:widowControl/>
              <w:jc w:val="center"/>
              <w:rPr>
                <w:ins w:id="20156" w:author="M00007797" w:date="2023-06-16T16:25:08Z"/>
                <w:rFonts w:hint="default"/>
                <w:lang w:val="en-US" w:eastAsia="zh-CN"/>
              </w:rPr>
              <w:pPrChange w:id="20155" w:author="M00032937" w:date="2024-06-28T10:20:57Z">
                <w:pPr>
                  <w:widowControl w:val="0"/>
                  <w:jc w:val="center"/>
                </w:pPr>
              </w:pPrChange>
            </w:pPr>
            <w:ins w:id="20157" w:author="M00007797" w:date="2023-06-16T16:25:08Z">
              <w:r>
                <w:rPr>
                  <w:rFonts w:hint="default"/>
                  <w:lang w:val="en-US" w:eastAsia="zh-CN"/>
                </w:rPr>
                <w:t>大冲水</w:t>
              </w:r>
            </w:ins>
          </w:p>
        </w:tc>
        <w:tc>
          <w:tcPr>
            <w:tcW w:w="1890" w:type="dxa"/>
            <w:vMerge w:val="continue"/>
            <w:vAlign w:val="center"/>
            <w:tcPrChange w:id="20158" w:author="M00032937" w:date="2024-06-28T10:20:45Z">
              <w:tcPr>
                <w:tcW w:w="2520" w:type="dxa"/>
                <w:gridSpan w:val="2"/>
                <w:vMerge w:val="continue"/>
              </w:tcPr>
            </w:tcPrChange>
          </w:tcPr>
          <w:p>
            <w:pPr>
              <w:widowControl/>
              <w:jc w:val="center"/>
              <w:rPr>
                <w:ins w:id="20160" w:author="M00007797" w:date="2023-06-16T16:25:08Z"/>
                <w:rFonts w:hint="default"/>
                <w:lang w:val="en-US" w:eastAsia="zh-CN"/>
              </w:rPr>
              <w:pPrChange w:id="20159" w:author="M00032937" w:date="2024-06-28T10:20:50Z">
                <w:pPr>
                  <w:widowControl w:val="0"/>
                  <w:jc w:val="center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20162" w:author="M00032937" w:date="2024-06-28T10:20:45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20161" w:author="M00007797" w:date="2023-06-16T16:25:08Z"/>
          <w:trPrChange w:id="20162" w:author="M00032937" w:date="2024-06-28T10:20:45Z">
            <w:trPr>
              <w:jc w:val="center"/>
            </w:trPr>
          </w:trPrChange>
        </w:trPr>
        <w:tc>
          <w:tcPr>
            <w:tcW w:w="2729" w:type="dxa"/>
            <w:vAlign w:val="center"/>
            <w:tcPrChange w:id="20163" w:author="M00032937" w:date="2024-06-28T10:20:45Z">
              <w:tcPr>
                <w:tcW w:w="2520" w:type="dxa"/>
                <w:gridSpan w:val="2"/>
              </w:tcPr>
            </w:tcPrChange>
          </w:tcPr>
          <w:p>
            <w:pPr>
              <w:widowControl/>
              <w:jc w:val="center"/>
              <w:rPr>
                <w:ins w:id="20165" w:author="M00007797" w:date="2023-06-16T16:25:08Z"/>
                <w:rFonts w:hint="default"/>
                <w:vertAlign w:val="baseline"/>
                <w:lang w:val="en-US" w:eastAsia="zh-CN"/>
              </w:rPr>
              <w:pPrChange w:id="20164" w:author="M00032937" w:date="2024-06-28T10:20:54Z">
                <w:pPr>
                  <w:widowControl w:val="0"/>
                  <w:jc w:val="center"/>
                </w:pPr>
              </w:pPrChange>
            </w:pPr>
            <w:ins w:id="20166" w:author="M00007797" w:date="2023-06-16T16:25:08Z">
              <w:r>
                <w:rPr>
                  <w:rFonts w:hint="default"/>
                  <w:vertAlign w:val="baseline"/>
                  <w:lang w:val="en-US" w:eastAsia="zh-CN"/>
                </w:rPr>
                <w:t>座圈打开（关盖冲水）</w:t>
              </w:r>
            </w:ins>
          </w:p>
        </w:tc>
        <w:tc>
          <w:tcPr>
            <w:tcW w:w="2733" w:type="dxa"/>
            <w:vAlign w:val="center"/>
            <w:tcPrChange w:id="20167" w:author="M00032937" w:date="2024-06-28T10:20:45Z">
              <w:tcPr>
                <w:tcW w:w="2520" w:type="dxa"/>
              </w:tcPr>
            </w:tcPrChange>
          </w:tcPr>
          <w:p>
            <w:pPr>
              <w:widowControl/>
              <w:jc w:val="center"/>
              <w:rPr>
                <w:ins w:id="20169" w:author="M00007797" w:date="2023-06-16T16:25:08Z"/>
                <w:rFonts w:hint="default"/>
                <w:lang w:val="en-US" w:eastAsia="zh-CN"/>
              </w:rPr>
              <w:pPrChange w:id="20168" w:author="M00032937" w:date="2024-06-28T10:20:57Z">
                <w:pPr>
                  <w:widowControl w:val="0"/>
                  <w:jc w:val="center"/>
                </w:pPr>
              </w:pPrChange>
            </w:pPr>
            <w:ins w:id="20170" w:author="M00007797" w:date="2023-06-16T16:25:08Z">
              <w:r>
                <w:rPr>
                  <w:rFonts w:hint="default"/>
                  <w:lang w:val="en-US" w:eastAsia="zh-CN"/>
                </w:rPr>
                <w:t>大于5s</w:t>
              </w:r>
            </w:ins>
          </w:p>
        </w:tc>
        <w:tc>
          <w:tcPr>
            <w:tcW w:w="2460" w:type="dxa"/>
            <w:vAlign w:val="center"/>
            <w:tcPrChange w:id="20171" w:author="M00032937" w:date="2024-06-28T10:20:45Z">
              <w:tcPr>
                <w:tcW w:w="2520" w:type="dxa"/>
              </w:tcPr>
            </w:tcPrChange>
          </w:tcPr>
          <w:p>
            <w:pPr>
              <w:widowControl/>
              <w:jc w:val="center"/>
              <w:rPr>
                <w:ins w:id="20173" w:author="M00007797" w:date="2023-06-16T16:25:08Z"/>
                <w:rFonts w:hint="default"/>
                <w:lang w:val="en-US" w:eastAsia="zh-CN"/>
              </w:rPr>
              <w:pPrChange w:id="20172" w:author="M00032937" w:date="2024-06-28T10:20:57Z">
                <w:pPr>
                  <w:widowControl w:val="0"/>
                  <w:jc w:val="center"/>
                </w:pPr>
              </w:pPrChange>
            </w:pPr>
            <w:ins w:id="20174" w:author="M00007797" w:date="2023-06-16T16:25:08Z">
              <w:r>
                <w:rPr>
                  <w:rFonts w:hint="default"/>
                  <w:lang w:val="en-US" w:eastAsia="zh-CN"/>
                </w:rPr>
                <w:t>小冲水</w:t>
              </w:r>
            </w:ins>
          </w:p>
        </w:tc>
        <w:tc>
          <w:tcPr>
            <w:tcW w:w="1890" w:type="dxa"/>
            <w:vMerge w:val="continue"/>
            <w:vAlign w:val="center"/>
            <w:tcPrChange w:id="20175" w:author="M00032937" w:date="2024-06-28T10:20:45Z">
              <w:tcPr>
                <w:tcW w:w="2520" w:type="dxa"/>
                <w:gridSpan w:val="2"/>
                <w:vMerge w:val="continue"/>
              </w:tcPr>
            </w:tcPrChange>
          </w:tcPr>
          <w:p>
            <w:pPr>
              <w:widowControl/>
              <w:jc w:val="center"/>
              <w:rPr>
                <w:ins w:id="20177" w:author="M00007797" w:date="2023-06-16T16:25:08Z"/>
                <w:rFonts w:hint="default"/>
                <w:lang w:val="en-US" w:eastAsia="zh-CN"/>
              </w:rPr>
              <w:pPrChange w:id="20176" w:author="M00032937" w:date="2024-06-28T10:20:50Z">
                <w:pPr>
                  <w:widowControl w:val="0"/>
                  <w:jc w:val="center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20179" w:author="M00032937" w:date="2024-06-28T10:20:45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20178" w:author="M00007797" w:date="2023-06-16T16:25:08Z"/>
          <w:trPrChange w:id="20179" w:author="M00032937" w:date="2024-06-28T10:20:45Z">
            <w:trPr>
              <w:jc w:val="center"/>
            </w:trPr>
          </w:trPrChange>
        </w:trPr>
        <w:tc>
          <w:tcPr>
            <w:tcW w:w="2729" w:type="dxa"/>
            <w:vAlign w:val="center"/>
            <w:tcPrChange w:id="20180" w:author="M00032937" w:date="2024-06-28T10:20:45Z">
              <w:tcPr>
                <w:tcW w:w="2520" w:type="dxa"/>
                <w:gridSpan w:val="2"/>
              </w:tcPr>
            </w:tcPrChange>
          </w:tcPr>
          <w:p>
            <w:pPr>
              <w:widowControl/>
              <w:jc w:val="center"/>
              <w:rPr>
                <w:ins w:id="20182" w:author="M00007797" w:date="2023-06-16T16:25:08Z"/>
                <w:rFonts w:hint="default"/>
                <w:lang w:val="en-US" w:eastAsia="zh-CN"/>
              </w:rPr>
              <w:pPrChange w:id="20181" w:author="M00032937" w:date="2024-06-28T10:20:54Z">
                <w:pPr>
                  <w:widowControl w:val="0"/>
                  <w:jc w:val="center"/>
                </w:pPr>
              </w:pPrChange>
            </w:pPr>
            <w:ins w:id="20183" w:author="M00007797" w:date="2023-06-16T16:25:08Z">
              <w:r>
                <w:rPr>
                  <w:rFonts w:hint="default"/>
                  <w:lang w:val="en-US" w:eastAsia="zh-CN"/>
                </w:rPr>
                <w:t>旋钮</w:t>
              </w:r>
            </w:ins>
          </w:p>
        </w:tc>
        <w:tc>
          <w:tcPr>
            <w:tcW w:w="2733" w:type="dxa"/>
            <w:vAlign w:val="center"/>
            <w:tcPrChange w:id="20184" w:author="M00032937" w:date="2024-06-28T10:20:45Z">
              <w:tcPr>
                <w:tcW w:w="2520" w:type="dxa"/>
              </w:tcPr>
            </w:tcPrChange>
          </w:tcPr>
          <w:p>
            <w:pPr>
              <w:widowControl/>
              <w:jc w:val="center"/>
              <w:rPr>
                <w:ins w:id="20186" w:author="M00007797" w:date="2023-06-16T16:25:08Z"/>
                <w:rFonts w:hint="default"/>
                <w:lang w:val="en-US" w:eastAsia="zh-CN"/>
              </w:rPr>
              <w:pPrChange w:id="20185" w:author="M00032937" w:date="2024-06-28T10:20:57Z">
                <w:pPr>
                  <w:widowControl w:val="0"/>
                  <w:jc w:val="center"/>
                </w:pPr>
              </w:pPrChange>
            </w:pPr>
            <w:ins w:id="20187" w:author="M00007797" w:date="2023-06-16T16:25:08Z">
              <w:r>
                <w:rPr>
                  <w:rFonts w:hint="default"/>
                  <w:lang w:val="en-US" w:eastAsia="zh-CN"/>
                </w:rPr>
                <w:t>短按</w:t>
              </w:r>
            </w:ins>
          </w:p>
        </w:tc>
        <w:tc>
          <w:tcPr>
            <w:tcW w:w="2460" w:type="dxa"/>
            <w:vAlign w:val="center"/>
            <w:tcPrChange w:id="20188" w:author="M00032937" w:date="2024-06-28T10:20:45Z">
              <w:tcPr>
                <w:tcW w:w="2520" w:type="dxa"/>
              </w:tcPr>
            </w:tcPrChange>
          </w:tcPr>
          <w:p>
            <w:pPr>
              <w:widowControl/>
              <w:jc w:val="center"/>
              <w:rPr>
                <w:ins w:id="20190" w:author="M00007797" w:date="2023-06-16T16:25:08Z"/>
                <w:rFonts w:hint="default"/>
                <w:lang w:val="en-US" w:eastAsia="zh-CN"/>
              </w:rPr>
              <w:pPrChange w:id="20189" w:author="M00032937" w:date="2024-06-28T10:20:57Z">
                <w:pPr>
                  <w:widowControl w:val="0"/>
                  <w:jc w:val="center"/>
                </w:pPr>
              </w:pPrChange>
            </w:pPr>
            <w:ins w:id="20191" w:author="M00007797" w:date="2023-06-16T16:25:08Z">
              <w:r>
                <w:rPr>
                  <w:rFonts w:hint="default"/>
                  <w:lang w:val="en-US" w:eastAsia="zh-CN"/>
                </w:rPr>
                <w:t>大冲水</w:t>
              </w:r>
            </w:ins>
          </w:p>
        </w:tc>
        <w:tc>
          <w:tcPr>
            <w:tcW w:w="1890" w:type="dxa"/>
            <w:vMerge w:val="restart"/>
            <w:vAlign w:val="center"/>
            <w:tcPrChange w:id="20192" w:author="M00032937" w:date="2024-06-28T10:20:45Z">
              <w:tcPr>
                <w:tcW w:w="2520" w:type="dxa"/>
                <w:gridSpan w:val="2"/>
                <w:vMerge w:val="restart"/>
              </w:tcPr>
            </w:tcPrChange>
          </w:tcPr>
          <w:p>
            <w:pPr>
              <w:widowControl/>
              <w:jc w:val="center"/>
              <w:rPr>
                <w:ins w:id="20194" w:author="M00007797" w:date="2023-06-16T16:25:08Z"/>
                <w:rFonts w:hint="default"/>
                <w:lang w:val="en-US" w:eastAsia="zh-CN"/>
              </w:rPr>
              <w:pPrChange w:id="20193" w:author="M00032937" w:date="2024-06-28T10:20:50Z">
                <w:pPr>
                  <w:widowControl w:val="0"/>
                  <w:jc w:val="center"/>
                </w:pPr>
              </w:pPrChange>
            </w:pPr>
            <w:ins w:id="20195" w:author="M00007797" w:date="2023-06-16T16:25:08Z">
              <w:r>
                <w:rPr>
                  <w:rFonts w:hint="eastAsia"/>
                  <w:lang w:val="en-US" w:eastAsia="zh-CN"/>
                </w:rPr>
                <w:t>手动冲水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20197" w:author="M00032937" w:date="2024-06-28T10:20:45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20196" w:author="M00007797" w:date="2023-06-16T16:25:08Z"/>
          <w:trPrChange w:id="20197" w:author="M00032937" w:date="2024-06-28T10:20:45Z">
            <w:trPr>
              <w:jc w:val="center"/>
            </w:trPr>
          </w:trPrChange>
        </w:trPr>
        <w:tc>
          <w:tcPr>
            <w:tcW w:w="2729" w:type="dxa"/>
            <w:vMerge w:val="restart"/>
            <w:vAlign w:val="center"/>
            <w:tcPrChange w:id="20198" w:author="M00032937" w:date="2024-06-28T10:20:45Z">
              <w:tcPr>
                <w:gridSpan w:val="2"/>
              </w:tcPr>
            </w:tcPrChange>
          </w:tcPr>
          <w:p>
            <w:pPr>
              <w:widowControl/>
              <w:jc w:val="center"/>
              <w:rPr>
                <w:ins w:id="20200" w:author="M00007797" w:date="2023-06-16T16:25:08Z"/>
                <w:rFonts w:hint="default"/>
                <w:lang w:val="en-US" w:eastAsia="zh-CN"/>
              </w:rPr>
              <w:pPrChange w:id="20199" w:author="M00032937" w:date="2024-06-28T10:20:54Z">
                <w:pPr>
                  <w:widowControl w:val="0"/>
                  <w:jc w:val="center"/>
                </w:pPr>
              </w:pPrChange>
            </w:pPr>
            <w:ins w:id="20201" w:author="M00007797" w:date="2023-06-16T16:25:08Z">
              <w:r>
                <w:rPr>
                  <w:rFonts w:hint="default"/>
                  <w:lang w:val="en-US" w:eastAsia="zh-CN"/>
                </w:rPr>
                <w:t>遥控冲水</w:t>
              </w:r>
            </w:ins>
          </w:p>
        </w:tc>
        <w:tc>
          <w:tcPr>
            <w:tcW w:w="2733" w:type="dxa"/>
            <w:vAlign w:val="center"/>
            <w:tcPrChange w:id="20202" w:author="M00032937" w:date="2024-06-28T10:20:45Z"/>
          </w:tcPr>
          <w:p>
            <w:pPr>
              <w:widowControl/>
              <w:jc w:val="center"/>
              <w:rPr>
                <w:ins w:id="20204" w:author="M00007797" w:date="2023-06-16T16:25:08Z"/>
                <w:rFonts w:hint="default"/>
                <w:lang w:val="en-US" w:eastAsia="zh-CN"/>
              </w:rPr>
              <w:pPrChange w:id="20203" w:author="M00032937" w:date="2024-06-28T10:20:57Z">
                <w:pPr>
                  <w:widowControl w:val="0"/>
                  <w:jc w:val="center"/>
                </w:pPr>
              </w:pPrChange>
            </w:pPr>
            <w:ins w:id="20205" w:author="M00007797" w:date="2023-06-16T16:25:08Z">
              <w:r>
                <w:rPr>
                  <w:rFonts w:hint="default"/>
                  <w:lang w:val="en-US" w:eastAsia="zh-CN"/>
                </w:rPr>
                <w:t>短按</w:t>
              </w:r>
            </w:ins>
          </w:p>
        </w:tc>
        <w:tc>
          <w:tcPr>
            <w:tcW w:w="2460" w:type="dxa"/>
            <w:vAlign w:val="center"/>
            <w:tcPrChange w:id="20206" w:author="M00032937" w:date="2024-06-28T10:20:45Z"/>
          </w:tcPr>
          <w:p>
            <w:pPr>
              <w:widowControl/>
              <w:jc w:val="center"/>
              <w:rPr>
                <w:ins w:id="20208" w:author="M00007797" w:date="2023-06-16T16:25:08Z"/>
                <w:rFonts w:hint="default"/>
                <w:lang w:val="en-US" w:eastAsia="zh-CN"/>
              </w:rPr>
              <w:pPrChange w:id="20207" w:author="M00032937" w:date="2024-06-28T10:20:57Z">
                <w:pPr>
                  <w:widowControl w:val="0"/>
                  <w:jc w:val="center"/>
                </w:pPr>
              </w:pPrChange>
            </w:pPr>
            <w:ins w:id="20209" w:author="M00007797" w:date="2023-06-16T16:25:08Z">
              <w:r>
                <w:rPr>
                  <w:rFonts w:hint="default"/>
                  <w:lang w:val="en-US" w:eastAsia="zh-CN"/>
                </w:rPr>
                <w:t>小冲水</w:t>
              </w:r>
            </w:ins>
          </w:p>
        </w:tc>
        <w:tc>
          <w:tcPr>
            <w:tcW w:w="1890" w:type="dxa"/>
            <w:vMerge w:val="continue"/>
            <w:vAlign w:val="center"/>
            <w:tcPrChange w:id="20210" w:author="M00032937" w:date="2024-06-28T10:20:45Z">
              <w:tcPr>
                <w:gridSpan w:val="2"/>
              </w:tcPr>
            </w:tcPrChange>
          </w:tcPr>
          <w:p>
            <w:pPr>
              <w:widowControl/>
              <w:jc w:val="left"/>
              <w:rPr>
                <w:ins w:id="20212" w:author="M00007797" w:date="2023-06-16T16:25:08Z"/>
                <w:rFonts w:hint="default"/>
                <w:lang w:val="en-US" w:eastAsia="zh-CN"/>
              </w:rPr>
              <w:pPrChange w:id="20211" w:author="M00032937" w:date="2024-06-28T10:16:03Z">
                <w:pPr>
                  <w:widowControl w:val="0"/>
                  <w:jc w:val="center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20214" w:author="M00032937" w:date="2024-06-28T10:20:45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20213" w:author="M00007797" w:date="2023-06-16T16:25:08Z"/>
          <w:trPrChange w:id="20214" w:author="M00032937" w:date="2024-06-28T10:20:45Z">
            <w:trPr>
              <w:jc w:val="center"/>
            </w:trPr>
          </w:trPrChange>
        </w:trPr>
        <w:tc>
          <w:tcPr>
            <w:tcW w:w="2729" w:type="dxa"/>
            <w:vMerge w:val="continue"/>
            <w:vAlign w:val="center"/>
            <w:tcPrChange w:id="20215" w:author="M00032937" w:date="2024-06-28T10:20:45Z">
              <w:tcPr>
                <w:gridSpan w:val="2"/>
              </w:tcPr>
            </w:tcPrChange>
          </w:tcPr>
          <w:p>
            <w:pPr>
              <w:widowControl/>
              <w:jc w:val="center"/>
              <w:rPr>
                <w:ins w:id="20217" w:author="M00007797" w:date="2023-06-16T16:25:08Z"/>
                <w:rFonts w:hint="default"/>
                <w:lang w:val="en-US" w:eastAsia="zh-CN"/>
              </w:rPr>
              <w:pPrChange w:id="20216" w:author="M00032937" w:date="2024-06-28T10:20:54Z">
                <w:pPr>
                  <w:widowControl w:val="0"/>
                  <w:jc w:val="center"/>
                </w:pPr>
              </w:pPrChange>
            </w:pPr>
          </w:p>
        </w:tc>
        <w:tc>
          <w:tcPr>
            <w:tcW w:w="2733" w:type="dxa"/>
            <w:vAlign w:val="center"/>
            <w:tcPrChange w:id="20218" w:author="M00032937" w:date="2024-06-28T10:20:45Z"/>
          </w:tcPr>
          <w:p>
            <w:pPr>
              <w:widowControl/>
              <w:jc w:val="center"/>
              <w:rPr>
                <w:ins w:id="20220" w:author="M00007797" w:date="2023-06-16T16:25:08Z"/>
                <w:rFonts w:hint="default"/>
                <w:lang w:val="en-US" w:eastAsia="zh-CN"/>
              </w:rPr>
              <w:pPrChange w:id="20219" w:author="M00032937" w:date="2024-06-28T10:20:57Z">
                <w:pPr>
                  <w:widowControl w:val="0"/>
                  <w:jc w:val="center"/>
                </w:pPr>
              </w:pPrChange>
            </w:pPr>
            <w:ins w:id="20221" w:author="M00007797" w:date="2023-06-16T16:25:08Z">
              <w:r>
                <w:rPr>
                  <w:rFonts w:hint="default"/>
                  <w:lang w:val="en-US" w:eastAsia="zh-CN"/>
                </w:rPr>
                <w:t>长按3s</w:t>
              </w:r>
            </w:ins>
          </w:p>
        </w:tc>
        <w:tc>
          <w:tcPr>
            <w:tcW w:w="2460" w:type="dxa"/>
            <w:vAlign w:val="center"/>
            <w:tcPrChange w:id="20222" w:author="M00032937" w:date="2024-06-28T10:20:45Z"/>
          </w:tcPr>
          <w:p>
            <w:pPr>
              <w:widowControl/>
              <w:jc w:val="center"/>
              <w:rPr>
                <w:ins w:id="20224" w:author="M00007797" w:date="2023-06-16T16:25:08Z"/>
                <w:rFonts w:hint="default"/>
                <w:lang w:val="en-US" w:eastAsia="zh-CN"/>
              </w:rPr>
              <w:pPrChange w:id="20223" w:author="M00032937" w:date="2024-06-28T10:20:57Z">
                <w:pPr>
                  <w:widowControl w:val="0"/>
                  <w:jc w:val="center"/>
                </w:pPr>
              </w:pPrChange>
            </w:pPr>
            <w:ins w:id="20225" w:author="M00007797" w:date="2023-06-16T16:25:08Z">
              <w:r>
                <w:rPr>
                  <w:rFonts w:hint="default"/>
                  <w:lang w:val="en-US" w:eastAsia="zh-CN"/>
                </w:rPr>
                <w:t>大冲水</w:t>
              </w:r>
            </w:ins>
          </w:p>
        </w:tc>
        <w:tc>
          <w:tcPr>
            <w:tcW w:w="1890" w:type="dxa"/>
            <w:vMerge w:val="continue"/>
            <w:vAlign w:val="center"/>
            <w:tcPrChange w:id="20226" w:author="M00032937" w:date="2024-06-28T10:20:45Z">
              <w:tcPr>
                <w:gridSpan w:val="2"/>
              </w:tcPr>
            </w:tcPrChange>
          </w:tcPr>
          <w:p>
            <w:pPr>
              <w:widowControl/>
              <w:jc w:val="left"/>
              <w:rPr>
                <w:ins w:id="20228" w:author="M00007797" w:date="2023-06-16T16:25:08Z"/>
                <w:rFonts w:hint="default"/>
                <w:lang w:val="en-US" w:eastAsia="zh-CN"/>
              </w:rPr>
              <w:pPrChange w:id="20227" w:author="M00032937" w:date="2024-06-28T10:16:03Z">
                <w:pPr>
                  <w:widowControl w:val="0"/>
                  <w:jc w:val="center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20230" w:author="M00032937" w:date="2024-06-28T10:20:45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20229" w:author="M00007797" w:date="2023-06-16T16:25:08Z"/>
          <w:trPrChange w:id="20230" w:author="M00032937" w:date="2024-06-28T10:20:45Z">
            <w:trPr>
              <w:jc w:val="center"/>
            </w:trPr>
          </w:trPrChange>
        </w:trPr>
        <w:tc>
          <w:tcPr>
            <w:tcW w:w="2729" w:type="dxa"/>
            <w:vAlign w:val="center"/>
            <w:tcPrChange w:id="20231" w:author="M00032937" w:date="2024-06-28T10:20:45Z">
              <w:tcPr>
                <w:tcW w:w="2520" w:type="dxa"/>
                <w:gridSpan w:val="2"/>
              </w:tcPr>
            </w:tcPrChange>
          </w:tcPr>
          <w:p>
            <w:pPr>
              <w:widowControl/>
              <w:jc w:val="center"/>
              <w:rPr>
                <w:ins w:id="20233" w:author="M00007797" w:date="2023-06-16T16:25:08Z"/>
                <w:rFonts w:hint="default"/>
                <w:vertAlign w:val="baseline"/>
                <w:lang w:val="en-US" w:eastAsia="zh-CN"/>
              </w:rPr>
              <w:pPrChange w:id="20232" w:author="M00032937" w:date="2024-06-28T10:20:54Z">
                <w:pPr>
                  <w:widowControl w:val="0"/>
                  <w:jc w:val="center"/>
                </w:pPr>
              </w:pPrChange>
            </w:pPr>
            <w:ins w:id="20234" w:author="M00007797" w:date="2023-06-16T16:25:08Z">
              <w:r>
                <w:rPr>
                  <w:rFonts w:hint="default"/>
                  <w:vertAlign w:val="baseline"/>
                  <w:lang w:val="en-US" w:eastAsia="zh-CN"/>
                </w:rPr>
                <w:t>脚踢冲水</w:t>
              </w:r>
            </w:ins>
          </w:p>
        </w:tc>
        <w:tc>
          <w:tcPr>
            <w:tcW w:w="2733" w:type="dxa"/>
            <w:vAlign w:val="center"/>
            <w:tcPrChange w:id="20235" w:author="M00032937" w:date="2024-06-28T10:20:45Z">
              <w:tcPr>
                <w:tcW w:w="2520" w:type="dxa"/>
              </w:tcPr>
            </w:tcPrChange>
          </w:tcPr>
          <w:p>
            <w:pPr>
              <w:widowControl/>
              <w:jc w:val="center"/>
              <w:rPr>
                <w:ins w:id="20237" w:author="M00007797" w:date="2023-06-16T16:25:08Z"/>
                <w:rFonts w:hint="default"/>
                <w:lang w:val="en-US" w:eastAsia="zh-CN"/>
              </w:rPr>
              <w:pPrChange w:id="20236" w:author="M00032937" w:date="2024-06-28T10:20:57Z">
                <w:pPr>
                  <w:widowControl w:val="0"/>
                  <w:jc w:val="center"/>
                </w:pPr>
              </w:pPrChange>
            </w:pPr>
            <w:ins w:id="20238" w:author="M00007797" w:date="2023-06-16T16:25:08Z">
              <w:r>
                <w:rPr>
                  <w:rFonts w:hint="default"/>
                  <w:lang w:val="en-US" w:eastAsia="zh-CN"/>
                </w:rPr>
                <w:t>短按</w:t>
              </w:r>
            </w:ins>
          </w:p>
        </w:tc>
        <w:tc>
          <w:tcPr>
            <w:tcW w:w="2460" w:type="dxa"/>
            <w:vAlign w:val="center"/>
            <w:tcPrChange w:id="20239" w:author="M00032937" w:date="2024-06-28T10:20:45Z">
              <w:tcPr>
                <w:tcW w:w="2520" w:type="dxa"/>
              </w:tcPr>
            </w:tcPrChange>
          </w:tcPr>
          <w:p>
            <w:pPr>
              <w:widowControl/>
              <w:jc w:val="center"/>
              <w:rPr>
                <w:ins w:id="20241" w:author="M00007797" w:date="2023-06-16T16:25:08Z"/>
                <w:rFonts w:hint="default"/>
                <w:lang w:val="en-US" w:eastAsia="zh-CN"/>
              </w:rPr>
              <w:pPrChange w:id="20240" w:author="M00032937" w:date="2024-06-28T10:20:57Z">
                <w:pPr>
                  <w:widowControl w:val="0"/>
                  <w:jc w:val="center"/>
                </w:pPr>
              </w:pPrChange>
            </w:pPr>
            <w:ins w:id="20242" w:author="M00007797" w:date="2023-06-16T16:25:08Z">
              <w:r>
                <w:rPr>
                  <w:rFonts w:hint="default"/>
                  <w:lang w:val="en-US" w:eastAsia="zh-CN"/>
                </w:rPr>
                <w:t>小冲水</w:t>
              </w:r>
            </w:ins>
          </w:p>
        </w:tc>
        <w:tc>
          <w:tcPr>
            <w:tcW w:w="1890" w:type="dxa"/>
            <w:vMerge w:val="continue"/>
            <w:vAlign w:val="center"/>
            <w:tcPrChange w:id="20243" w:author="M00032937" w:date="2024-06-28T10:20:45Z">
              <w:tcPr>
                <w:tcW w:w="2520" w:type="dxa"/>
                <w:gridSpan w:val="2"/>
                <w:vMerge w:val="continue"/>
              </w:tcPr>
            </w:tcPrChange>
          </w:tcPr>
          <w:p>
            <w:pPr>
              <w:widowControl/>
              <w:jc w:val="left"/>
              <w:rPr>
                <w:ins w:id="20245" w:author="M00007797" w:date="2023-06-16T16:25:08Z"/>
                <w:rFonts w:hint="default"/>
                <w:lang w:val="en-US" w:eastAsia="zh-CN"/>
              </w:rPr>
              <w:pPrChange w:id="20244" w:author="M00032937" w:date="2024-06-28T10:16:03Z">
                <w:pPr>
                  <w:widowControl w:val="0"/>
                  <w:jc w:val="center"/>
                </w:pPr>
              </w:pPrChange>
            </w:pPr>
          </w:p>
        </w:tc>
      </w:tr>
    </w:tbl>
    <w:p>
      <w:pPr>
        <w:pStyle w:val="3"/>
        <w:rPr>
          <w:ins w:id="20247" w:author="M00007797" w:date="2023-06-16T16:04:11Z"/>
          <w:rFonts w:hint="eastAsia"/>
          <w:lang w:val="en-US" w:eastAsia="zh-CN"/>
        </w:rPr>
        <w:pPrChange w:id="20246" w:author="M00007797" w:date="2023-06-16T16:06:12Z">
          <w:pPr/>
        </w:pPrChange>
      </w:pPr>
      <w:ins w:id="20248" w:author="M00007797" w:date="2023-06-16T16:06:10Z">
        <w:bookmarkStart w:id="1059" w:name="_Toc10338"/>
        <w:bookmarkStart w:id="1060" w:name="_Toc1836"/>
        <w:bookmarkStart w:id="1061" w:name="_Toc13047"/>
        <w:bookmarkStart w:id="1062" w:name="_Toc25881"/>
        <w:bookmarkStart w:id="1063" w:name="_Toc22048"/>
        <w:bookmarkStart w:id="1064" w:name="_Toc13342"/>
        <w:bookmarkStart w:id="1065" w:name="_Toc6760"/>
        <w:bookmarkStart w:id="1066" w:name="_Toc9134"/>
        <w:r>
          <w:rPr>
            <w:rFonts w:hint="eastAsia"/>
            <w:color w:val="auto"/>
            <w:lang w:val="en-US" w:eastAsia="zh-CN"/>
          </w:rPr>
          <w:t>软件功能</w:t>
        </w:r>
        <w:bookmarkEnd w:id="1059"/>
        <w:bookmarkEnd w:id="1060"/>
        <w:bookmarkEnd w:id="1061"/>
        <w:bookmarkEnd w:id="1062"/>
        <w:bookmarkEnd w:id="1063"/>
        <w:bookmarkEnd w:id="1064"/>
        <w:bookmarkEnd w:id="1065"/>
        <w:bookmarkEnd w:id="1066"/>
      </w:ins>
    </w:p>
    <w:p>
      <w:pPr>
        <w:pStyle w:val="4"/>
        <w:rPr>
          <w:del w:id="20249" w:author="M00007797" w:date="2023-06-16T16:04:11Z"/>
        </w:rPr>
      </w:pPr>
      <w:del w:id="20250" w:author="M00007797" w:date="2023-06-16T16:04:11Z">
        <w:r>
          <w:rPr>
            <w:rFonts w:hint="eastAsia"/>
          </w:rPr>
          <w:delText>功能性能规格</w:delText>
        </w:r>
        <w:bookmarkEnd w:id="796"/>
        <w:bookmarkEnd w:id="797"/>
        <w:bookmarkEnd w:id="798"/>
        <w:bookmarkEnd w:id="799"/>
        <w:bookmarkEnd w:id="800"/>
        <w:bookmarkEnd w:id="801"/>
        <w:bookmarkEnd w:id="802"/>
        <w:bookmarkEnd w:id="803"/>
        <w:bookmarkEnd w:id="804"/>
        <w:bookmarkEnd w:id="805"/>
        <w:bookmarkEnd w:id="806"/>
        <w:bookmarkEnd w:id="807"/>
        <w:bookmarkEnd w:id="808"/>
      </w:del>
    </w:p>
    <w:p>
      <w:pPr>
        <w:pStyle w:val="5"/>
        <w:ind w:left="1140"/>
        <w:rPr>
          <w:ins w:id="20252" w:author="M00009081" w:date="2024-06-28T10:54:31Z"/>
        </w:rPr>
        <w:pPrChange w:id="20251" w:author="M00000676" w:date="2023-11-25T17:34:41Z">
          <w:pPr>
            <w:pStyle w:val="5"/>
            <w:ind w:left="1146"/>
          </w:pPr>
        </w:pPrChange>
      </w:pPr>
      <w:ins w:id="20253" w:author="M00009081" w:date="2024-06-28T10:54:31Z">
        <w:bookmarkStart w:id="1067" w:name="_Toc26335"/>
        <w:bookmarkStart w:id="1068" w:name="_Toc21742"/>
        <w:bookmarkStart w:id="1069" w:name="_Toc23135"/>
        <w:bookmarkStart w:id="1070" w:name="_Toc9172"/>
        <w:bookmarkStart w:id="1071" w:name="_Toc16455"/>
        <w:bookmarkStart w:id="1072" w:name="_Toc1115"/>
        <w:bookmarkStart w:id="1073" w:name="_Toc22016"/>
        <w:bookmarkStart w:id="1074" w:name="_Toc7948"/>
        <w:bookmarkStart w:id="1075" w:name="_Toc19119"/>
        <w:bookmarkStart w:id="1076" w:name="_Toc1607"/>
        <w:bookmarkStart w:id="1077" w:name="_Toc9314"/>
        <w:bookmarkStart w:id="1078" w:name="_Toc6248488"/>
        <w:bookmarkStart w:id="1079" w:name="_Toc27231"/>
        <w:bookmarkStart w:id="1080" w:name="_Toc27204"/>
        <w:bookmarkStart w:id="1081" w:name="_Toc17011"/>
        <w:bookmarkStart w:id="1082" w:name="_Toc24217"/>
        <w:bookmarkStart w:id="1083" w:name="_Toc14415"/>
        <w:bookmarkStart w:id="1084" w:name="_Toc20145"/>
        <w:bookmarkStart w:id="1085" w:name="_Toc21999"/>
        <w:bookmarkStart w:id="1086" w:name="_Toc7131"/>
        <w:bookmarkStart w:id="1087" w:name="_Toc2378"/>
        <w:r>
          <w:rPr>
            <w:rFonts w:hint="eastAsia"/>
          </w:rPr>
          <w:t>上电复位</w:t>
        </w:r>
        <w:bookmarkEnd w:id="1067"/>
      </w:ins>
    </w:p>
    <w:p>
      <w:pPr>
        <w:pStyle w:val="187"/>
        <w:numPr>
          <w:ilvl w:val="0"/>
          <w:numId w:val="0"/>
        </w:numPr>
        <w:ind w:left="1260"/>
        <w:rPr>
          <w:ins w:id="20255" w:author="M00009081" w:date="2024-06-28T10:54:31Z"/>
          <w:rFonts w:hint="eastAsia"/>
          <w:color w:val="auto"/>
          <w:lang w:val="en-US" w:eastAsia="zh-CN"/>
        </w:rPr>
        <w:pPrChange w:id="20254" w:author="M00007797" w:date="2023-06-16T16:49:15Z">
          <w:pPr>
            <w:ind w:left="720"/>
          </w:pPr>
        </w:pPrChange>
      </w:pPr>
      <w:ins w:id="20256" w:author="M00009081" w:date="2024-06-28T10:54:31Z">
        <w:r>
          <w:rPr>
            <w:rFonts w:hint="eastAsia"/>
            <w:color w:val="auto"/>
            <w:lang w:val="en-US" w:eastAsia="zh-CN"/>
          </w:rPr>
          <w:t>操作方式：</w:t>
        </w:r>
      </w:ins>
    </w:p>
    <w:p>
      <w:pPr>
        <w:pStyle w:val="187"/>
        <w:numPr>
          <w:ilvl w:val="0"/>
          <w:numId w:val="0"/>
        </w:numPr>
        <w:ind w:left="1260" w:firstLine="210" w:firstLineChars="100"/>
        <w:rPr>
          <w:ins w:id="20258" w:author="M00009081" w:date="2024-06-28T10:54:31Z"/>
          <w:rFonts w:hint="eastAsia" w:cs="Times New Roman"/>
          <w:color w:val="auto"/>
          <w:lang w:val="en-US" w:eastAsia="zh-CN"/>
        </w:rPr>
        <w:pPrChange w:id="20257" w:author="M00007797" w:date="2023-06-16T16:49:15Z">
          <w:pPr>
            <w:ind w:left="720"/>
          </w:pPr>
        </w:pPrChange>
      </w:pPr>
      <w:ins w:id="20259" w:author="M00009081" w:date="2024-06-28T10:54:31Z">
        <w:r>
          <w:rPr>
            <w:rFonts w:hint="eastAsia" w:cs="Times New Roman"/>
            <w:color w:val="auto"/>
            <w:lang w:val="en-US" w:eastAsia="zh-CN"/>
          </w:rPr>
          <w:t>交流电供电</w:t>
        </w:r>
      </w:ins>
    </w:p>
    <w:p>
      <w:pPr>
        <w:pStyle w:val="187"/>
        <w:numPr>
          <w:ilvl w:val="0"/>
          <w:numId w:val="0"/>
        </w:numPr>
        <w:ind w:left="1260"/>
        <w:rPr>
          <w:ins w:id="20261" w:author="M00009081" w:date="2024-06-28T10:54:31Z"/>
          <w:rFonts w:hint="eastAsia"/>
          <w:color w:val="auto"/>
          <w:lang w:val="en-US" w:eastAsia="zh-CN"/>
        </w:rPr>
        <w:pPrChange w:id="20260" w:author="M00007797" w:date="2023-06-16T16:49:18Z">
          <w:pPr>
            <w:ind w:left="720"/>
          </w:pPr>
        </w:pPrChange>
      </w:pPr>
      <w:ins w:id="20262" w:author="M00009081" w:date="2024-06-28T10:54:31Z">
        <w:r>
          <w:rPr>
            <w:rFonts w:hint="eastAsia"/>
            <w:color w:val="auto"/>
            <w:lang w:val="en-US" w:eastAsia="zh-CN"/>
          </w:rPr>
          <w:t>功能描述：</w:t>
        </w:r>
      </w:ins>
    </w:p>
    <w:p>
      <w:pPr>
        <w:pStyle w:val="187"/>
        <w:numPr>
          <w:ilvl w:val="0"/>
          <w:numId w:val="0"/>
        </w:numPr>
        <w:tabs>
          <w:tab w:val="left" w:pos="756"/>
        </w:tabs>
        <w:ind w:left="1680" w:leftChars="800" w:firstLine="0" w:firstLineChars="0"/>
        <w:rPr>
          <w:del w:id="20264" w:author="M00009081" w:date="2024-06-28T10:54:29Z"/>
        </w:rPr>
        <w:pPrChange w:id="20263" w:author="M00009081" w:date="2024-06-28T10:55:16Z">
          <w:pPr>
            <w:pStyle w:val="5"/>
            <w:ind w:left="1146"/>
          </w:pPr>
        </w:pPrChange>
      </w:pPr>
      <w:ins w:id="20265" w:author="M00009081" w:date="2024-06-28T10:54:31Z">
        <w:r>
          <w:rPr>
            <w:rFonts w:hint="eastAsia" w:cs="Times New Roman"/>
            <w:color w:val="auto"/>
            <w:lang w:val="en-US" w:eastAsia="zh-CN"/>
          </w:rPr>
          <w:t>给机器通电，主板检测到交流电信号，对分配阀、清洗器进行复位动作、所有灯光全部点亮座温、水温、风温、水压、管位恢复至默认设置。自检结束时进入开机状态。</w:t>
        </w:r>
      </w:ins>
      <w:del w:id="20266" w:author="M00009081" w:date="2024-06-28T10:54:29Z">
        <w:r>
          <w:rPr>
            <w:rFonts w:hint="eastAsia"/>
          </w:rPr>
          <w:delText>上电复位</w:delText>
        </w:r>
        <w:bookmarkEnd w:id="1068"/>
        <w:bookmarkEnd w:id="1069"/>
        <w:bookmarkEnd w:id="1070"/>
        <w:bookmarkEnd w:id="1071"/>
        <w:bookmarkEnd w:id="1072"/>
        <w:bookmarkEnd w:id="1073"/>
        <w:bookmarkEnd w:id="1074"/>
        <w:bookmarkEnd w:id="1075"/>
        <w:bookmarkEnd w:id="1076"/>
        <w:bookmarkEnd w:id="1077"/>
        <w:bookmarkEnd w:id="1078"/>
        <w:bookmarkEnd w:id="1079"/>
        <w:bookmarkEnd w:id="1080"/>
        <w:bookmarkEnd w:id="1081"/>
        <w:bookmarkEnd w:id="1082"/>
        <w:bookmarkEnd w:id="1083"/>
        <w:bookmarkEnd w:id="1084"/>
        <w:bookmarkEnd w:id="1085"/>
        <w:bookmarkEnd w:id="1086"/>
        <w:bookmarkEnd w:id="1087"/>
      </w:del>
    </w:p>
    <w:p>
      <w:pPr>
        <w:pStyle w:val="187"/>
        <w:numPr>
          <w:ilvl w:val="0"/>
          <w:numId w:val="0"/>
        </w:numPr>
        <w:ind w:left="1680" w:leftChars="800" w:firstLine="0" w:firstLineChars="0"/>
        <w:rPr>
          <w:del w:id="20268" w:author="M00009081" w:date="2024-06-28T10:54:29Z"/>
        </w:rPr>
        <w:pPrChange w:id="20267" w:author="M00009081" w:date="2024-06-28T10:55:16Z">
          <w:pPr>
            <w:ind w:left="720"/>
          </w:pPr>
        </w:pPrChange>
      </w:pPr>
      <w:del w:id="20269" w:author="M00009081" w:date="2024-06-28T10:54:29Z">
        <w:r>
          <w:rPr>
            <w:rFonts w:hint="eastAsia"/>
            <w:color w:val="auto"/>
            <w:rPrChange w:id="20270" w:author="M00009081" w:date="2024-06-28T10:53:56Z">
              <w:rPr>
                <w:rFonts w:hint="eastAsia"/>
              </w:rPr>
            </w:rPrChange>
          </w:rPr>
          <w:delText>1、</w:delText>
        </w:r>
      </w:del>
      <w:del w:id="20271" w:author="M00009081" w:date="2024-06-28T10:54:29Z">
        <w:r>
          <w:rPr>
            <w:rFonts w:hint="eastAsia"/>
            <w:color w:val="auto"/>
            <w:rPrChange w:id="20272" w:author="M00009081" w:date="2024-06-28T10:53:56Z">
              <w:rPr>
                <w:rFonts w:hint="eastAsia"/>
              </w:rPr>
            </w:rPrChange>
          </w:rPr>
          <w:delText>操作方式：</w:delText>
        </w:r>
      </w:del>
      <w:del w:id="20273" w:author="M00009081" w:date="2024-06-28T10:54:29Z">
        <w:r>
          <w:rPr>
            <w:rFonts w:hint="eastAsia"/>
          </w:rPr>
          <w:delText>交流电供电</w:delText>
        </w:r>
      </w:del>
    </w:p>
    <w:p>
      <w:pPr>
        <w:pStyle w:val="187"/>
        <w:numPr>
          <w:ilvl w:val="0"/>
          <w:numId w:val="0"/>
        </w:numPr>
        <w:ind w:left="1680" w:leftChars="800" w:firstLine="0" w:firstLineChars="0"/>
        <w:rPr>
          <w:del w:id="20275" w:author="M00009081" w:date="2024-06-28T10:54:29Z"/>
        </w:rPr>
        <w:pPrChange w:id="20274" w:author="M00009081" w:date="2024-06-28T10:55:16Z">
          <w:pPr>
            <w:ind w:left="720"/>
          </w:pPr>
        </w:pPrChange>
      </w:pPr>
      <w:del w:id="20276" w:author="M00009081" w:date="2024-06-28T10:54:29Z">
        <w:r>
          <w:rPr>
            <w:rFonts w:hint="eastAsia"/>
          </w:rPr>
          <w:delText>2、功能描述：</w:delText>
        </w:r>
      </w:del>
    </w:p>
    <w:p>
      <w:pPr>
        <w:pStyle w:val="187"/>
        <w:numPr>
          <w:ilvl w:val="0"/>
          <w:numId w:val="0"/>
        </w:numPr>
        <w:ind w:left="1680" w:leftChars="800" w:firstLine="0" w:firstLineChars="0"/>
        <w:jc w:val="left"/>
        <w:rPr>
          <w:ins w:id="20278" w:author="M00000676" w:date="2023-12-13T08:48:59Z"/>
          <w:del w:id="20279" w:author="M00009081" w:date="2024-06-28T10:54:29Z"/>
          <w:rFonts w:hint="eastAsia"/>
          <w:lang w:val="en-US" w:eastAsia="zh-CN"/>
          <w:rPrChange w:id="20280" w:author="M00009081" w:date="2024-06-28T10:50:27Z">
            <w:rPr>
              <w:ins w:id="20281" w:author="M00000676" w:date="2023-12-13T08:48:59Z"/>
              <w:del w:id="20282" w:author="M00009081" w:date="2024-06-28T10:54:29Z"/>
              <w:rFonts w:hint="eastAsia"/>
              <w:lang w:val="en-US" w:eastAsia="zh-CN"/>
            </w:rPr>
          </w:rPrChange>
        </w:rPr>
        <w:pPrChange w:id="20277" w:author="M00009081" w:date="2024-06-28T10:55:16Z">
          <w:pPr>
            <w:numPr>
              <w:ilvl w:val="0"/>
              <w:numId w:val="19"/>
            </w:numPr>
            <w:ind w:left="1411" w:hanging="420"/>
            <w:jc w:val="left"/>
          </w:pPr>
        </w:pPrChange>
      </w:pPr>
      <w:del w:id="20283" w:author="M00009081" w:date="2024-06-28T10:54:29Z">
        <w:r>
          <w:rPr>
            <w:rFonts w:hint="eastAsia"/>
          </w:rPr>
          <w:delText>给机器通电，主板检测到交流电信号，对分配阀、清洗器进行复位动作、所有灯光全部点亮，座温、水温、风温、水压、管位恢复至</w:delText>
        </w:r>
      </w:del>
      <w:del w:id="20284" w:author="M00009081" w:date="2024-06-28T10:54:29Z">
        <w:r>
          <w:rPr>
            <w:rFonts w:hint="eastAsia"/>
            <w:lang w:val="en-US"/>
            <w:rPrChange w:id="20285" w:author="M00009081" w:date="2024-06-28T10:50:27Z">
              <w:rPr>
                <w:rFonts w:hint="default"/>
                <w:lang w:val="en-US"/>
              </w:rPr>
            </w:rPrChange>
          </w:rPr>
          <w:delText>中档，风速恢复至低档</w:delText>
        </w:r>
      </w:del>
      <w:ins w:id="20286" w:author="M00007797" w:date="2023-06-16T16:46:29Z">
        <w:del w:id="20287" w:author="M00009081" w:date="2024-06-28T10:54:29Z">
          <w:r>
            <w:rPr>
              <w:rFonts w:hint="eastAsia"/>
              <w:lang w:val="en-US" w:eastAsia="zh-CN"/>
              <w:rPrChange w:id="20288" w:author="M00009081" w:date="2024-06-28T10:50:27Z">
                <w:rPr>
                  <w:rFonts w:hint="eastAsia"/>
                  <w:lang w:val="en-US" w:eastAsia="zh-CN"/>
                </w:rPr>
              </w:rPrChange>
            </w:rPr>
            <w:delText>出厂</w:delText>
          </w:r>
        </w:del>
      </w:ins>
      <w:ins w:id="20289" w:author="M00007797" w:date="2023-06-16T16:46:32Z">
        <w:del w:id="20290" w:author="M00009081" w:date="2024-06-28T10:54:29Z">
          <w:r>
            <w:rPr>
              <w:rFonts w:hint="eastAsia"/>
              <w:lang w:val="en-US" w:eastAsia="zh-CN"/>
              <w:rPrChange w:id="20291" w:author="M00009081" w:date="2024-06-28T10:50:27Z">
                <w:rPr>
                  <w:rFonts w:hint="eastAsia"/>
                  <w:lang w:val="en-US" w:eastAsia="zh-CN"/>
                </w:rPr>
              </w:rPrChange>
            </w:rPr>
            <w:delText>设置</w:delText>
          </w:r>
        </w:del>
      </w:ins>
      <w:ins w:id="20292" w:author="M00007797" w:date="2023-06-16T16:46:38Z">
        <w:del w:id="20293" w:author="M00009081" w:date="2024-06-28T10:54:29Z">
          <w:r>
            <w:rPr>
              <w:rFonts w:hint="eastAsia"/>
              <w:lang w:val="en-US" w:eastAsia="zh-CN"/>
              <w:rPrChange w:id="20294" w:author="M00009081" w:date="2024-06-28T10:50:27Z">
                <w:rPr>
                  <w:rFonts w:hint="eastAsia"/>
                  <w:lang w:val="en-US" w:eastAsia="zh-CN"/>
                </w:rPr>
              </w:rPrChange>
            </w:rPr>
            <w:delText>模式</w:delText>
          </w:r>
        </w:del>
      </w:ins>
      <w:del w:id="20295" w:author="M00009081" w:date="2024-06-28T10:54:29Z">
        <w:r>
          <w:rPr>
            <w:rFonts w:hint="eastAsia"/>
          </w:rPr>
          <w:delText>。自检结束</w:delText>
        </w:r>
      </w:del>
      <w:del w:id="20296" w:author="M00009081" w:date="2024-06-28T10:54:29Z">
        <w:r>
          <w:rPr/>
          <w:delText>时</w:delText>
        </w:r>
      </w:del>
      <w:ins w:id="20297" w:author="M00007797" w:date="2023-06-16T16:47:33Z">
        <w:del w:id="20298" w:author="M00009081" w:date="2024-06-28T10:54:29Z">
          <w:r>
            <w:rPr>
              <w:rFonts w:hint="eastAsia"/>
              <w:lang w:val="en-US" w:eastAsia="zh-CN"/>
              <w:rPrChange w:id="20299" w:author="M00009081" w:date="2024-06-28T10:50:27Z">
                <w:rPr>
                  <w:rFonts w:hint="eastAsia"/>
                  <w:lang w:val="en-US" w:eastAsia="zh-CN"/>
                </w:rPr>
              </w:rPrChange>
            </w:rPr>
            <w:delText>进入</w:delText>
          </w:r>
        </w:del>
      </w:ins>
      <w:ins w:id="20300" w:author="M00007797" w:date="2023-06-16T16:47:35Z">
        <w:del w:id="20301" w:author="M00009081" w:date="2024-06-28T10:54:29Z">
          <w:r>
            <w:rPr>
              <w:rFonts w:hint="eastAsia"/>
              <w:lang w:val="en-US" w:eastAsia="zh-CN"/>
              <w:rPrChange w:id="20302" w:author="M00009081" w:date="2024-06-28T10:50:27Z">
                <w:rPr>
                  <w:rFonts w:hint="eastAsia"/>
                  <w:lang w:val="en-US" w:eastAsia="zh-CN"/>
                </w:rPr>
              </w:rPrChange>
            </w:rPr>
            <w:delText>开机</w:delText>
          </w:r>
        </w:del>
      </w:ins>
      <w:ins w:id="20303" w:author="M00007797" w:date="2023-06-16T16:47:37Z">
        <w:del w:id="20304" w:author="M00009081" w:date="2024-06-28T10:54:29Z">
          <w:r>
            <w:rPr>
              <w:rFonts w:hint="eastAsia"/>
              <w:lang w:val="en-US" w:eastAsia="zh-CN"/>
              <w:rPrChange w:id="20305" w:author="M00009081" w:date="2024-06-28T10:50:27Z">
                <w:rPr>
                  <w:rFonts w:hint="eastAsia"/>
                  <w:lang w:val="en-US" w:eastAsia="zh-CN"/>
                </w:rPr>
              </w:rPrChange>
            </w:rPr>
            <w:delText>状态</w:delText>
          </w:r>
        </w:del>
      </w:ins>
      <w:ins w:id="20306" w:author="M00007797" w:date="2023-06-16T16:47:39Z">
        <w:del w:id="20307" w:author="M00009081" w:date="2024-06-28T10:54:29Z">
          <w:r>
            <w:rPr>
              <w:rFonts w:hint="eastAsia"/>
              <w:lang w:val="en-US" w:eastAsia="zh-CN"/>
              <w:rPrChange w:id="20308" w:author="M00009081" w:date="2024-06-28T10:50:27Z">
                <w:rPr>
                  <w:rFonts w:hint="eastAsia"/>
                  <w:lang w:val="en-US" w:eastAsia="zh-CN"/>
                </w:rPr>
              </w:rPrChange>
            </w:rPr>
            <w:delText>。</w:delText>
          </w:r>
        </w:del>
      </w:ins>
    </w:p>
    <w:p>
      <w:pPr>
        <w:pStyle w:val="187"/>
        <w:numPr>
          <w:ilvl w:val="0"/>
          <w:numId w:val="0"/>
        </w:numPr>
        <w:ind w:left="1680" w:leftChars="800" w:firstLine="0" w:firstLineChars="0"/>
        <w:jc w:val="left"/>
        <w:rPr>
          <w:del w:id="20310" w:author="M00007797" w:date="2023-06-16T16:47:52Z"/>
          <w:rFonts w:hint="eastAsia"/>
          <w:color w:val="FF0000"/>
          <w:rPrChange w:id="20311" w:author="M00000676" w:date="2023-12-13T08:50:53Z">
            <w:rPr>
              <w:del w:id="20312" w:author="M00007797" w:date="2023-06-16T16:47:52Z"/>
              <w:rFonts w:hint="eastAsia"/>
            </w:rPr>
          </w:rPrChange>
        </w:rPr>
        <w:pPrChange w:id="20309" w:author="M00009081" w:date="2024-06-28T10:55:16Z">
          <w:pPr>
            <w:numPr>
              <w:ilvl w:val="0"/>
              <w:numId w:val="19"/>
            </w:numPr>
            <w:ind w:left="1411" w:hanging="420"/>
            <w:jc w:val="left"/>
          </w:pPr>
        </w:pPrChange>
      </w:pPr>
      <w:ins w:id="20313" w:author="M00000676" w:date="2023-12-13T08:50:37Z">
        <w:del w:id="20314" w:author="M00009081" w:date="2024-06-28T10:54:29Z">
          <w:r>
            <w:rPr>
              <w:rFonts w:hint="eastAsia"/>
              <w:color w:val="FF0000"/>
              <w:lang w:val="en-US" w:eastAsia="zh-CN"/>
              <w:rPrChange w:id="20315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（</w:delText>
          </w:r>
        </w:del>
      </w:ins>
      <w:ins w:id="20316" w:author="M00000676" w:date="2023-12-13T08:49:02Z">
        <w:del w:id="20317" w:author="M00009081" w:date="2024-06-28T10:54:29Z">
          <w:r>
            <w:rPr>
              <w:rFonts w:hint="eastAsia"/>
              <w:color w:val="FF0000"/>
              <w:lang w:val="en-US" w:eastAsia="zh-CN"/>
              <w:rPrChange w:id="20318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注意</w:delText>
          </w:r>
        </w:del>
      </w:ins>
      <w:ins w:id="20319" w:author="M00000676" w:date="2023-12-13T08:49:03Z">
        <w:del w:id="20320" w:author="M00009081" w:date="2024-06-28T10:54:29Z">
          <w:r>
            <w:rPr>
              <w:rFonts w:hint="eastAsia"/>
              <w:color w:val="FF0000"/>
              <w:lang w:val="en-US" w:eastAsia="zh-CN"/>
              <w:rPrChange w:id="20321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：</w:delText>
          </w:r>
        </w:del>
      </w:ins>
      <w:ins w:id="20322" w:author="M00000676" w:date="2023-12-13T08:49:14Z">
        <w:del w:id="20323" w:author="M00009081" w:date="2024-06-28T10:54:29Z">
          <w:r>
            <w:rPr>
              <w:rFonts w:hint="eastAsia"/>
              <w:color w:val="FF0000"/>
              <w:lang w:val="en-US" w:eastAsia="zh-CN"/>
              <w:rPrChange w:id="20324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遥控器</w:delText>
          </w:r>
        </w:del>
      </w:ins>
      <w:ins w:id="20325" w:author="M00000676" w:date="2023-12-13T08:49:16Z">
        <w:del w:id="20326" w:author="M00009081" w:date="2024-06-28T10:54:29Z">
          <w:r>
            <w:rPr>
              <w:rFonts w:hint="eastAsia"/>
              <w:color w:val="FF0000"/>
              <w:lang w:val="en-US" w:eastAsia="zh-CN"/>
              <w:rPrChange w:id="20327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设定</w:delText>
          </w:r>
        </w:del>
      </w:ins>
      <w:ins w:id="20328" w:author="M00000676" w:date="2023-12-13T08:49:18Z">
        <w:del w:id="20329" w:author="M00009081" w:date="2024-06-28T10:54:29Z">
          <w:r>
            <w:rPr>
              <w:rFonts w:hint="eastAsia"/>
              <w:color w:val="FF0000"/>
              <w:lang w:val="en-US" w:eastAsia="zh-CN"/>
              <w:rPrChange w:id="20330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好</w:delText>
          </w:r>
        </w:del>
      </w:ins>
      <w:ins w:id="20331" w:author="M00000676" w:date="2023-12-13T08:49:21Z">
        <w:del w:id="20332" w:author="M00009081" w:date="2024-06-28T10:54:29Z">
          <w:r>
            <w:rPr>
              <w:rFonts w:hint="eastAsia"/>
              <w:color w:val="FF0000"/>
              <w:lang w:val="en-US" w:eastAsia="zh-CN"/>
              <w:rPrChange w:id="20333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档</w:delText>
          </w:r>
        </w:del>
      </w:ins>
      <w:ins w:id="20334" w:author="M00032937" w:date="2024-06-28T09:26:03Z">
        <w:del w:id="20335" w:author="M00009081" w:date="2024-06-28T10:54:29Z">
          <w:r>
            <w:rPr>
              <w:rFonts w:hint="eastAsia"/>
              <w:color w:val="FF0000"/>
              <w:lang w:val="en-US" w:eastAsia="zh-CN"/>
            </w:rPr>
            <w:delText>挡</w:delText>
          </w:r>
        </w:del>
      </w:ins>
      <w:ins w:id="20336" w:author="M00000676" w:date="2023-12-13T08:49:21Z">
        <w:del w:id="20337" w:author="M00009081" w:date="2024-06-28T10:54:29Z">
          <w:r>
            <w:rPr>
              <w:rFonts w:hint="eastAsia"/>
              <w:color w:val="FF0000"/>
              <w:lang w:val="en-US" w:eastAsia="zh-CN"/>
              <w:rPrChange w:id="20338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位，</w:delText>
          </w:r>
        </w:del>
      </w:ins>
      <w:ins w:id="20339" w:author="M00000676" w:date="2023-12-13T08:49:52Z">
        <w:del w:id="20340" w:author="M00009081" w:date="2024-06-28T10:54:29Z">
          <w:r>
            <w:rPr>
              <w:rFonts w:hint="eastAsia"/>
              <w:color w:val="FF0000"/>
              <w:lang w:val="en-US" w:eastAsia="zh-CN"/>
              <w:rPrChange w:id="20341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MCU</w:delText>
          </w:r>
        </w:del>
      </w:ins>
      <w:ins w:id="20342" w:author="M00000676" w:date="2023-12-13T08:49:26Z">
        <w:del w:id="20343" w:author="M00009081" w:date="2024-06-28T10:54:29Z">
          <w:r>
            <w:rPr>
              <w:rFonts w:hint="eastAsia"/>
              <w:color w:val="FF0000"/>
              <w:lang w:val="en-US" w:eastAsia="zh-CN"/>
              <w:rPrChange w:id="20344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存储</w:delText>
          </w:r>
        </w:del>
      </w:ins>
      <w:ins w:id="20345" w:author="M00000676" w:date="2023-12-13T08:49:35Z">
        <w:del w:id="20346" w:author="M00009081" w:date="2024-06-28T10:54:29Z">
          <w:r>
            <w:rPr>
              <w:rFonts w:hint="eastAsia"/>
              <w:color w:val="FF0000"/>
              <w:lang w:val="en-US" w:eastAsia="zh-CN"/>
              <w:rPrChange w:id="20347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成功，</w:delText>
          </w:r>
        </w:del>
      </w:ins>
      <w:ins w:id="20348" w:author="M00000676" w:date="2023-12-13T08:49:36Z">
        <w:del w:id="20349" w:author="M00009081" w:date="2024-06-28T10:54:29Z">
          <w:r>
            <w:rPr>
              <w:rFonts w:hint="eastAsia"/>
              <w:color w:val="FF0000"/>
              <w:lang w:val="en-US" w:eastAsia="zh-CN"/>
              <w:rPrChange w:id="20350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需</w:delText>
          </w:r>
        </w:del>
      </w:ins>
      <w:ins w:id="20351" w:author="M00000676" w:date="2023-12-13T08:49:39Z">
        <w:del w:id="20352" w:author="M00009081" w:date="2024-06-28T10:54:29Z">
          <w:r>
            <w:rPr>
              <w:rFonts w:hint="eastAsia"/>
              <w:color w:val="FF0000"/>
              <w:lang w:val="en-US" w:eastAsia="zh-CN"/>
              <w:rPrChange w:id="20353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等待</w:delText>
          </w:r>
        </w:del>
      </w:ins>
      <w:ins w:id="20354" w:author="M00000676" w:date="2023-12-13T08:49:41Z">
        <w:del w:id="20355" w:author="M00009081" w:date="2024-06-28T10:54:29Z">
          <w:r>
            <w:rPr>
              <w:rFonts w:hint="eastAsia"/>
              <w:color w:val="FF0000"/>
              <w:lang w:val="en-US" w:eastAsia="zh-CN"/>
              <w:rPrChange w:id="20356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5</w:delText>
          </w:r>
        </w:del>
      </w:ins>
      <w:ins w:id="20357" w:author="M00000676" w:date="2023-12-13T08:49:42Z">
        <w:del w:id="20358" w:author="M00009081" w:date="2024-06-28T10:54:29Z">
          <w:r>
            <w:rPr>
              <w:rFonts w:hint="eastAsia"/>
              <w:color w:val="FF0000"/>
              <w:lang w:val="en-US" w:eastAsia="zh-CN"/>
              <w:rPrChange w:id="20359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秒</w:delText>
          </w:r>
        </w:del>
      </w:ins>
      <w:ins w:id="20360" w:author="M00000676" w:date="2023-12-13T08:50:21Z">
        <w:del w:id="20361" w:author="M00009081" w:date="2024-06-28T10:54:29Z">
          <w:r>
            <w:rPr>
              <w:rFonts w:hint="eastAsia"/>
              <w:color w:val="FF0000"/>
              <w:lang w:val="en-US" w:eastAsia="zh-CN"/>
              <w:rPrChange w:id="20362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再</w:delText>
          </w:r>
        </w:del>
      </w:ins>
      <w:ins w:id="20363" w:author="M00000676" w:date="2023-12-13T08:50:23Z">
        <w:del w:id="20364" w:author="M00009081" w:date="2024-06-28T10:54:29Z">
          <w:r>
            <w:rPr>
              <w:rFonts w:hint="eastAsia"/>
              <w:color w:val="FF0000"/>
              <w:lang w:val="en-US" w:eastAsia="zh-CN"/>
              <w:rPrChange w:id="20365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断电。</w:delText>
          </w:r>
        </w:del>
      </w:ins>
      <w:ins w:id="20366" w:author="M00000676" w:date="2023-12-13T08:50:43Z">
        <w:del w:id="20367" w:author="M00009081" w:date="2024-06-28T10:54:29Z">
          <w:r>
            <w:rPr>
              <w:rFonts w:hint="eastAsia"/>
              <w:color w:val="FF0000"/>
              <w:lang w:val="en-US" w:eastAsia="zh-CN"/>
              <w:rPrChange w:id="20368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）</w:delText>
          </w:r>
        </w:del>
      </w:ins>
      <w:del w:id="20369" w:author="M00009068" w:date="2022-01-13T09:36:00Z">
        <w:r>
          <w:rPr>
            <w:rFonts w:hint="eastAsia"/>
            <w:color w:val="FF0000"/>
            <w:rPrChange w:id="20370" w:author="M00000676" w:date="2023-12-13T08:50:53Z">
              <w:rPr>
                <w:rFonts w:hint="eastAsia"/>
              </w:rPr>
            </w:rPrChange>
          </w:rPr>
          <w:delText>旋钮、</w:delText>
        </w:r>
      </w:del>
      <w:del w:id="20371" w:author="M00007797" w:date="2023-06-16T16:47:54Z">
        <w:r>
          <w:rPr>
            <w:rFonts w:hint="eastAsia"/>
            <w:color w:val="FF0000"/>
            <w:rPrChange w:id="20372" w:author="M00000676" w:date="2023-12-13T08:50:53Z">
              <w:rPr>
                <w:rFonts w:hint="eastAsia"/>
              </w:rPr>
            </w:rPrChange>
          </w:rPr>
          <w:delText>按</w:delText>
        </w:r>
      </w:del>
      <w:del w:id="20373" w:author="M00007797" w:date="2023-06-16T16:47:52Z">
        <w:r>
          <w:rPr>
            <w:rFonts w:hint="eastAsia"/>
            <w:color w:val="FF0000"/>
            <w:rPrChange w:id="20374" w:author="M00000676" w:date="2023-12-13T08:50:53Z">
              <w:rPr>
                <w:rFonts w:hint="eastAsia"/>
              </w:rPr>
            </w:rPrChange>
          </w:rPr>
          <w:delText>键、座圈氛围灯冰蓝色常亮，</w:delText>
        </w:r>
      </w:del>
      <w:ins w:id="20375" w:author="M00009068" w:date="2022-01-13T09:36:10Z">
        <w:del w:id="20376" w:author="M00007797" w:date="2023-06-16T16:47:52Z">
          <w:r>
            <w:rPr>
              <w:rFonts w:hint="eastAsia"/>
              <w:color w:val="FF0000"/>
              <w:lang w:val="en-US" w:eastAsia="zh-CN"/>
              <w:rPrChange w:id="20377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旋钮</w:delText>
          </w:r>
        </w:del>
      </w:ins>
      <w:ins w:id="20378" w:author="M00009068" w:date="2022-01-13T09:36:13Z">
        <w:del w:id="20379" w:author="M00007797" w:date="2023-06-16T16:47:52Z">
          <w:r>
            <w:rPr>
              <w:rFonts w:hint="eastAsia"/>
              <w:color w:val="FF0000"/>
              <w:lang w:val="en-US" w:eastAsia="zh-CN"/>
              <w:rPrChange w:id="20380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白色</w:delText>
          </w:r>
        </w:del>
      </w:ins>
      <w:ins w:id="20381" w:author="M00009068" w:date="2022-01-13T09:36:15Z">
        <w:del w:id="20382" w:author="M00007797" w:date="2023-06-16T16:47:52Z">
          <w:r>
            <w:rPr>
              <w:rFonts w:hint="eastAsia"/>
              <w:color w:val="FF0000"/>
              <w:lang w:val="en-US" w:eastAsia="zh-CN"/>
              <w:rPrChange w:id="20383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常亮，</w:delText>
          </w:r>
        </w:del>
      </w:ins>
      <w:del w:id="20384" w:author="M00007797" w:date="2023-06-16T16:47:52Z">
        <w:r>
          <w:rPr>
            <w:rFonts w:hint="eastAsia"/>
            <w:color w:val="FF0000"/>
            <w:rPrChange w:id="20385" w:author="M00000676" w:date="2023-12-13T08:50:53Z">
              <w:rPr>
                <w:rFonts w:hint="eastAsia"/>
              </w:rPr>
            </w:rPrChange>
          </w:rPr>
          <w:delText>夜灯白色（根据光感决定是否常亮），只有脚踢冰蓝色呼吸状态</w:delText>
        </w:r>
      </w:del>
      <w:del w:id="20386" w:author="M00007797" w:date="2023-06-16T16:47:52Z">
        <w:r>
          <w:rPr>
            <w:rFonts w:hint="eastAsia"/>
            <w:color w:val="FF0000"/>
            <w:lang w:eastAsia="zh-CN"/>
            <w:rPrChange w:id="20387" w:author="M00000676" w:date="2023-12-13T08:50:53Z">
              <w:rPr>
                <w:rFonts w:hint="eastAsia"/>
                <w:lang w:eastAsia="zh-CN"/>
              </w:rPr>
            </w:rPrChange>
          </w:rPr>
          <w:delText>，</w:delText>
        </w:r>
      </w:del>
      <w:del w:id="20388" w:author="M00007797" w:date="2023-06-16T16:47:52Z">
        <w:r>
          <w:rPr>
            <w:color w:val="FF0000"/>
            <w:rPrChange w:id="20389" w:author="M00000676" w:date="2023-12-13T08:50:53Z">
              <w:rPr/>
            </w:rPrChange>
          </w:rPr>
          <w:delText>进入开机状态</w:delText>
        </w:r>
      </w:del>
      <w:del w:id="20390" w:author="M00007797" w:date="2023-06-16T16:47:52Z">
        <w:r>
          <w:rPr>
            <w:rFonts w:hint="eastAsia"/>
            <w:color w:val="FF0000"/>
            <w:rPrChange w:id="20391" w:author="M00000676" w:date="2023-12-13T08:50:53Z">
              <w:rPr>
                <w:rFonts w:hint="eastAsia"/>
              </w:rPr>
            </w:rPrChange>
          </w:rPr>
          <w:delText>。</w:delText>
        </w:r>
      </w:del>
    </w:p>
    <w:p>
      <w:pPr>
        <w:pStyle w:val="187"/>
        <w:numPr>
          <w:ilvl w:val="0"/>
          <w:numId w:val="0"/>
        </w:numPr>
        <w:ind w:left="1680" w:leftChars="800" w:firstLine="0" w:firstLineChars="0"/>
        <w:jc w:val="left"/>
        <w:rPr>
          <w:del w:id="20393" w:author="M00007797" w:date="2023-07-10T10:22:31Z"/>
          <w:rFonts w:hint="default" w:eastAsia="宋体"/>
          <w:color w:val="FF0000"/>
          <w:lang w:val="en-US" w:eastAsia="zh-CN"/>
          <w:rPrChange w:id="20394" w:author="M00000676" w:date="2023-12-13T08:50:53Z">
            <w:rPr>
              <w:del w:id="20395" w:author="M00007797" w:date="2023-07-10T10:22:31Z"/>
              <w:rFonts w:hint="default" w:eastAsia="宋体"/>
              <w:lang w:val="en-US" w:eastAsia="zh-CN"/>
            </w:rPr>
          </w:rPrChange>
        </w:rPr>
        <w:pPrChange w:id="20392" w:author="M00009081" w:date="2024-06-28T10:55:16Z">
          <w:pPr>
            <w:numPr>
              <w:ilvl w:val="0"/>
              <w:numId w:val="19"/>
            </w:numPr>
            <w:ind w:left="1411" w:hanging="420" w:firstLineChars="0"/>
            <w:jc w:val="left"/>
          </w:pPr>
        </w:pPrChange>
      </w:pPr>
      <w:del w:id="20396" w:author="M00007797" w:date="2023-06-16T16:47:52Z">
        <w:r>
          <w:rPr>
            <w:rFonts w:hint="eastAsia"/>
            <w:color w:val="FF0000"/>
            <w:lang w:val="en-US" w:eastAsia="zh-CN"/>
            <w:rPrChange w:id="20397" w:author="M00000676" w:date="2023-12-13T08:50:53Z">
              <w:rPr>
                <w:rFonts w:hint="eastAsia"/>
                <w:lang w:val="en-US" w:eastAsia="zh-CN"/>
              </w:rPr>
            </w:rPrChange>
          </w:rPr>
          <w:delText>开机自检/刚离座待机/着座/人靠近</w:delText>
        </w:r>
      </w:del>
      <w:ins w:id="20398" w:author="M00009068" w:date="2022-01-13T10:10:00Z">
        <w:del w:id="20399" w:author="M00007797" w:date="2023-06-16T16:47:52Z">
          <w:r>
            <w:rPr>
              <w:rFonts w:hint="eastAsia"/>
              <w:color w:val="FF0000"/>
              <w:lang w:val="en-US" w:eastAsia="zh-CN"/>
              <w:rPrChange w:id="20400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时</w:delText>
          </w:r>
        </w:del>
      </w:ins>
      <w:ins w:id="20401" w:author="M00009068" w:date="2022-01-13T10:10:03Z">
        <w:del w:id="20402" w:author="M00007797" w:date="2023-06-16T16:47:52Z">
          <w:r>
            <w:rPr>
              <w:rFonts w:hint="eastAsia"/>
              <w:color w:val="FF0000"/>
              <w:lang w:val="en-US" w:eastAsia="zh-CN"/>
              <w:rPrChange w:id="20403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，</w:delText>
          </w:r>
        </w:del>
      </w:ins>
      <w:ins w:id="20404" w:author="M00009068" w:date="2022-01-13T10:10:08Z">
        <w:del w:id="20405" w:author="M00007797" w:date="2023-06-16T16:47:52Z">
          <w:r>
            <w:rPr>
              <w:rFonts w:hint="eastAsia"/>
              <w:color w:val="FF0000"/>
              <w:lang w:val="en-US" w:eastAsia="zh-CN"/>
              <w:rPrChange w:id="20406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脚踢灯颜色为冰蓝色常亮，旋钮灯为</w:delText>
          </w:r>
        </w:del>
      </w:ins>
      <w:ins w:id="20407" w:author="M00009068" w:date="2022-05-04T17:20:10Z">
        <w:del w:id="20408" w:author="M00007797" w:date="2023-06-16T16:47:52Z">
          <w:r>
            <w:rPr>
              <w:rFonts w:hint="eastAsia"/>
              <w:color w:val="FF0000"/>
              <w:lang w:val="en-US" w:eastAsia="zh-CN"/>
              <w:rPrChange w:id="20409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白</w:delText>
          </w:r>
        </w:del>
      </w:ins>
      <w:ins w:id="20410" w:author="M00009068" w:date="2022-01-13T10:10:08Z">
        <w:del w:id="20411" w:author="M00007797" w:date="2023-06-16T16:47:52Z">
          <w:r>
            <w:rPr>
              <w:rFonts w:hint="eastAsia"/>
              <w:color w:val="FF0000"/>
              <w:lang w:val="en-US" w:eastAsia="zh-CN"/>
              <w:rPrChange w:id="20412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色常亮</w:delText>
          </w:r>
        </w:del>
      </w:ins>
      <w:ins w:id="20413" w:author="M00009068" w:date="2022-01-13T10:10:11Z">
        <w:del w:id="20414" w:author="M00007797" w:date="2023-06-16T16:47:52Z">
          <w:r>
            <w:rPr>
              <w:rFonts w:hint="eastAsia"/>
              <w:color w:val="FF0000"/>
              <w:lang w:val="en-US" w:eastAsia="zh-CN"/>
              <w:rPrChange w:id="20415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；</w:delText>
          </w:r>
        </w:del>
      </w:ins>
      <w:del w:id="20416" w:author="M00007797" w:date="2023-06-16T16:47:52Z">
        <w:r>
          <w:rPr>
            <w:rFonts w:hint="eastAsia"/>
            <w:color w:val="FF0000"/>
            <w:lang w:val="en-US" w:eastAsia="zh-CN"/>
            <w:rPrChange w:id="20417" w:author="M00000676" w:date="2023-12-13T08:50:53Z">
              <w:rPr>
                <w:rFonts w:hint="eastAsia"/>
                <w:lang w:val="en-US" w:eastAsia="zh-CN"/>
              </w:rPr>
            </w:rPrChange>
          </w:rPr>
          <w:delText>/座圈打开时，</w:delText>
        </w:r>
      </w:del>
      <w:ins w:id="20418" w:author="M00009068" w:date="2022-01-13T10:09:35Z">
        <w:del w:id="20419" w:author="M00007797" w:date="2023-06-16T16:47:52Z">
          <w:r>
            <w:rPr>
              <w:rFonts w:hint="eastAsia"/>
              <w:color w:val="FF0000"/>
              <w:lang w:val="en-US" w:eastAsia="zh-CN"/>
              <w:rPrChange w:id="20420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刚离座待机</w:delText>
          </w:r>
        </w:del>
      </w:ins>
      <w:ins w:id="20421" w:author="M00009068" w:date="2022-01-13T10:09:41Z">
        <w:del w:id="20422" w:author="M00007797" w:date="2023-06-16T16:47:52Z">
          <w:r>
            <w:rPr>
              <w:rFonts w:hint="eastAsia"/>
              <w:color w:val="FF0000"/>
              <w:lang w:val="en-US" w:eastAsia="zh-CN"/>
              <w:rPrChange w:id="20423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/</w:delText>
          </w:r>
        </w:del>
      </w:ins>
      <w:ins w:id="20424" w:author="M00009068" w:date="2022-01-13T10:09:42Z">
        <w:del w:id="20425" w:author="M00007797" w:date="2023-06-16T16:47:52Z">
          <w:r>
            <w:rPr>
              <w:rFonts w:hint="eastAsia"/>
              <w:color w:val="FF0000"/>
              <w:lang w:val="en-US" w:eastAsia="zh-CN"/>
              <w:rPrChange w:id="20426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座圈打开时</w:delText>
          </w:r>
        </w:del>
      </w:ins>
      <w:del w:id="20427" w:author="M00007797" w:date="2023-06-16T16:47:52Z">
        <w:r>
          <w:rPr>
            <w:rFonts w:hint="eastAsia"/>
            <w:color w:val="FF0000"/>
            <w:lang w:val="en-US" w:eastAsia="zh-CN"/>
            <w:rPrChange w:id="20428" w:author="M00000676" w:date="2023-12-13T08:50:53Z">
              <w:rPr>
                <w:rFonts w:hint="eastAsia"/>
                <w:lang w:val="en-US" w:eastAsia="zh-CN"/>
              </w:rPr>
            </w:rPrChange>
          </w:rPr>
          <w:delText>旋钮灯、脚踢灯颜色为冰蓝色常亮，</w:delText>
        </w:r>
      </w:del>
      <w:ins w:id="20429" w:author="M00009068" w:date="2022-01-13T09:25:02Z">
        <w:del w:id="20430" w:author="M00007797" w:date="2023-06-16T16:47:52Z">
          <w:r>
            <w:rPr>
              <w:rFonts w:hint="eastAsia"/>
              <w:color w:val="FF0000"/>
              <w:lang w:val="en-US" w:eastAsia="zh-CN"/>
              <w:rPrChange w:id="20431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旋钮</w:delText>
          </w:r>
        </w:del>
      </w:ins>
      <w:ins w:id="20432" w:author="M00009068" w:date="2022-01-13T09:25:05Z">
        <w:del w:id="20433" w:author="M00007797" w:date="2023-06-16T16:47:52Z">
          <w:r>
            <w:rPr>
              <w:rFonts w:hint="eastAsia"/>
              <w:color w:val="FF0000"/>
              <w:lang w:val="en-US" w:eastAsia="zh-CN"/>
              <w:rPrChange w:id="20434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灯</w:delText>
          </w:r>
        </w:del>
      </w:ins>
      <w:ins w:id="20435" w:author="M00009068" w:date="2022-01-13T09:25:07Z">
        <w:del w:id="20436" w:author="M00007797" w:date="2023-06-16T16:47:52Z">
          <w:r>
            <w:rPr>
              <w:rFonts w:hint="eastAsia"/>
              <w:color w:val="FF0000"/>
              <w:lang w:val="en-US" w:eastAsia="zh-CN"/>
              <w:rPrChange w:id="20437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为</w:delText>
          </w:r>
        </w:del>
      </w:ins>
      <w:ins w:id="20438" w:author="M00009068" w:date="2022-01-13T09:25:08Z">
        <w:del w:id="20439" w:author="M00007797" w:date="2023-06-16T16:47:52Z">
          <w:r>
            <w:rPr>
              <w:rFonts w:hint="eastAsia"/>
              <w:color w:val="FF0000"/>
              <w:lang w:val="en-US" w:eastAsia="zh-CN"/>
              <w:rPrChange w:id="20440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白色</w:delText>
          </w:r>
        </w:del>
      </w:ins>
      <w:ins w:id="20441" w:author="M00009068" w:date="2022-01-13T09:25:10Z">
        <w:del w:id="20442" w:author="M00007797" w:date="2023-06-16T16:47:52Z">
          <w:r>
            <w:rPr>
              <w:rFonts w:hint="eastAsia"/>
              <w:color w:val="FF0000"/>
              <w:lang w:val="en-US" w:eastAsia="zh-CN"/>
              <w:rPrChange w:id="20443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常亮</w:delText>
          </w:r>
        </w:del>
      </w:ins>
      <w:ins w:id="20444" w:author="M00009068" w:date="2022-01-13T10:10:31Z">
        <w:del w:id="20445" w:author="M00007797" w:date="2023-06-16T16:47:52Z">
          <w:r>
            <w:rPr>
              <w:rFonts w:hint="eastAsia"/>
              <w:color w:val="FF0000"/>
              <w:lang w:val="en-US" w:eastAsia="zh-CN"/>
              <w:rPrChange w:id="20446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；</w:delText>
          </w:r>
        </w:del>
      </w:ins>
      <w:del w:id="20447" w:author="M00007797" w:date="2023-06-16T16:47:52Z">
        <w:r>
          <w:rPr>
            <w:rFonts w:hint="eastAsia"/>
            <w:color w:val="FF0000"/>
            <w:lang w:val="en-US" w:eastAsia="zh-CN"/>
            <w:rPrChange w:id="20448" w:author="M00000676" w:date="2023-12-13T08:50:53Z">
              <w:rPr>
                <w:rFonts w:hint="eastAsia"/>
                <w:lang w:val="en-US" w:eastAsia="zh-CN"/>
              </w:rPr>
            </w:rPrChange>
          </w:rPr>
          <w:delText>微波无信号5min</w:delText>
        </w:r>
      </w:del>
      <w:ins w:id="20449" w:author="M00009068" w:date="2022-01-21T11:03:44Z">
        <w:del w:id="20450" w:author="M00007797" w:date="2023-06-16T16:47:52Z">
          <w:r>
            <w:rPr>
              <w:rFonts w:hint="eastAsia"/>
              <w:color w:val="FF0000"/>
              <w:lang w:val="en-US" w:eastAsia="zh-CN"/>
              <w:rPrChange w:id="20451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且</w:delText>
          </w:r>
        </w:del>
      </w:ins>
      <w:ins w:id="20452" w:author="M00009068" w:date="2022-01-21T11:03:46Z">
        <w:del w:id="20453" w:author="M00007797" w:date="2023-06-16T16:47:52Z">
          <w:r>
            <w:rPr>
              <w:rFonts w:hint="eastAsia"/>
              <w:color w:val="FF0000"/>
              <w:lang w:val="en-US" w:eastAsia="zh-CN"/>
              <w:rPrChange w:id="20454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关盖</w:delText>
          </w:r>
        </w:del>
      </w:ins>
      <w:del w:id="20455" w:author="M00007797" w:date="2023-06-16T16:47:52Z">
        <w:r>
          <w:rPr>
            <w:rFonts w:hint="eastAsia"/>
            <w:color w:val="FF0000"/>
            <w:lang w:val="en-US" w:eastAsia="zh-CN"/>
            <w:rPrChange w:id="20456" w:author="M00000676" w:date="2023-12-13T08:50:53Z">
              <w:rPr>
                <w:rFonts w:hint="eastAsia"/>
                <w:lang w:val="en-US" w:eastAsia="zh-CN"/>
              </w:rPr>
            </w:rPrChange>
          </w:rPr>
          <w:delText>后，旋钮灯关闭，脚踢灯为冰蓝色呼吸，关机/断电后熄灭。</w:delText>
        </w:r>
      </w:del>
      <w:ins w:id="20457" w:author="M00009068" w:date="2021-10-28T13:27:32Z">
        <w:del w:id="20458" w:author="M00007797" w:date="2023-06-16T16:47:52Z">
          <w:r>
            <w:rPr>
              <w:rFonts w:hint="eastAsia"/>
              <w:color w:val="FF0000"/>
              <w:lang w:val="en-US" w:eastAsia="zh-CN"/>
              <w:rPrChange w:id="20459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老化排水时</w:delText>
          </w:r>
        </w:del>
      </w:ins>
      <w:ins w:id="20460" w:author="M00009068" w:date="2021-10-28T13:27:35Z">
        <w:del w:id="20461" w:author="M00007797" w:date="2023-06-16T16:47:52Z">
          <w:r>
            <w:rPr>
              <w:rFonts w:hint="eastAsia"/>
              <w:color w:val="FF0000"/>
              <w:lang w:val="en-US" w:eastAsia="zh-CN"/>
              <w:rPrChange w:id="20462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脚踢</w:delText>
          </w:r>
        </w:del>
      </w:ins>
      <w:ins w:id="20463" w:author="M00009068" w:date="2021-10-28T13:27:37Z">
        <w:del w:id="20464" w:author="M00007797" w:date="2023-06-16T16:47:52Z">
          <w:r>
            <w:rPr>
              <w:rFonts w:hint="eastAsia"/>
              <w:color w:val="FF0000"/>
              <w:lang w:val="en-US" w:eastAsia="zh-CN"/>
              <w:rPrChange w:id="20465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灯</w:delText>
          </w:r>
        </w:del>
      </w:ins>
      <w:ins w:id="20466" w:author="M00009068" w:date="2021-10-28T13:27:39Z">
        <w:del w:id="20467" w:author="M00007797" w:date="2023-06-16T16:47:52Z">
          <w:r>
            <w:rPr>
              <w:rFonts w:hint="eastAsia"/>
              <w:color w:val="FF0000"/>
              <w:lang w:val="en-US" w:eastAsia="zh-CN"/>
              <w:rPrChange w:id="20468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为</w:delText>
          </w:r>
        </w:del>
      </w:ins>
      <w:ins w:id="20469" w:author="M00009068" w:date="2021-10-28T13:28:01Z">
        <w:del w:id="20470" w:author="M00007797" w:date="2023-06-16T16:47:52Z">
          <w:r>
            <w:rPr>
              <w:rFonts w:hint="eastAsia"/>
              <w:color w:val="FF0000"/>
              <w:lang w:val="en-US" w:eastAsia="zh-CN"/>
              <w:rPrChange w:id="20471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冰蓝色</w:delText>
          </w:r>
        </w:del>
      </w:ins>
      <w:ins w:id="20472" w:author="M00009068" w:date="2021-10-28T13:28:03Z">
        <w:del w:id="20473" w:author="M00007797" w:date="2023-06-16T16:47:52Z">
          <w:r>
            <w:rPr>
              <w:rFonts w:hint="eastAsia"/>
              <w:color w:val="FF0000"/>
              <w:lang w:val="en-US" w:eastAsia="zh-CN"/>
              <w:rPrChange w:id="20474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呼吸</w:delText>
          </w:r>
        </w:del>
      </w:ins>
      <w:ins w:id="20475" w:author="M00009068" w:date="2021-10-28T13:28:07Z">
        <w:del w:id="20476" w:author="M00007797" w:date="2023-06-16T16:47:52Z">
          <w:r>
            <w:rPr>
              <w:rFonts w:hint="eastAsia"/>
              <w:color w:val="FF0000"/>
              <w:lang w:val="en-US" w:eastAsia="zh-CN"/>
              <w:rPrChange w:id="20477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。</w:delText>
          </w:r>
        </w:del>
      </w:ins>
    </w:p>
    <w:p>
      <w:pPr>
        <w:pStyle w:val="187"/>
        <w:numPr>
          <w:ilvl w:val="0"/>
          <w:numId w:val="0"/>
        </w:numPr>
        <w:ind w:left="1680" w:leftChars="800" w:firstLine="0" w:firstLineChars="0"/>
        <w:rPr>
          <w:color w:val="FF0000"/>
          <w:rPrChange w:id="20479" w:author="M00000676" w:date="2023-12-13T08:50:53Z">
            <w:rPr/>
          </w:rPrChange>
        </w:rPr>
        <w:pPrChange w:id="20478" w:author="M00009081" w:date="2024-06-28T10:55:16Z">
          <w:pPr>
            <w:ind w:left="720"/>
          </w:pPr>
        </w:pPrChange>
      </w:pPr>
    </w:p>
    <w:p>
      <w:pPr>
        <w:pStyle w:val="5"/>
        <w:ind w:left="1140"/>
        <w:pPrChange w:id="20480" w:author="M00000676" w:date="2023-11-25T17:34:41Z">
          <w:pPr>
            <w:pStyle w:val="5"/>
            <w:ind w:left="1146"/>
          </w:pPr>
        </w:pPrChange>
      </w:pPr>
      <w:bookmarkStart w:id="1088" w:name="_Toc19501"/>
      <w:bookmarkStart w:id="1089" w:name="_Toc11248"/>
      <w:bookmarkStart w:id="1090" w:name="_Toc6248489"/>
      <w:bookmarkStart w:id="1091" w:name="_Toc14097"/>
      <w:bookmarkStart w:id="1092" w:name="_Toc11218"/>
      <w:bookmarkStart w:id="1093" w:name="_Toc29677"/>
      <w:bookmarkStart w:id="1094" w:name="_Toc28950"/>
      <w:bookmarkStart w:id="1095" w:name="_Toc1634"/>
      <w:bookmarkStart w:id="1096" w:name="_Toc20733"/>
      <w:bookmarkStart w:id="1097" w:name="_Toc9481"/>
      <w:bookmarkStart w:id="1098" w:name="_Toc999"/>
      <w:bookmarkStart w:id="1099" w:name="_Toc32714"/>
      <w:bookmarkStart w:id="1100" w:name="_Toc8554"/>
      <w:bookmarkStart w:id="1101" w:name="_Toc4396"/>
      <w:bookmarkStart w:id="1102" w:name="_Toc6730"/>
      <w:bookmarkStart w:id="1103" w:name="_Toc27666"/>
      <w:bookmarkStart w:id="1104" w:name="_Toc1269"/>
      <w:bookmarkStart w:id="1105" w:name="_Toc23220"/>
      <w:bookmarkStart w:id="1106" w:name="_Toc12484"/>
      <w:bookmarkStart w:id="1107" w:name="_Toc23668"/>
      <w:r>
        <w:rPr>
          <w:rFonts w:hint="eastAsia"/>
        </w:rPr>
        <w:t>开/关机</w:t>
      </w:r>
      <w:bookmarkEnd w:id="1088"/>
      <w:bookmarkEnd w:id="1089"/>
      <w:bookmarkEnd w:id="1090"/>
      <w:bookmarkEnd w:id="1091"/>
      <w:bookmarkEnd w:id="1092"/>
      <w:bookmarkEnd w:id="1093"/>
      <w:bookmarkEnd w:id="1094"/>
      <w:bookmarkEnd w:id="1095"/>
      <w:bookmarkEnd w:id="1096"/>
      <w:bookmarkEnd w:id="1097"/>
      <w:bookmarkEnd w:id="1098"/>
      <w:bookmarkEnd w:id="1099"/>
      <w:bookmarkEnd w:id="1100"/>
      <w:bookmarkEnd w:id="1101"/>
      <w:bookmarkEnd w:id="1102"/>
      <w:bookmarkEnd w:id="1103"/>
      <w:bookmarkEnd w:id="1104"/>
      <w:bookmarkEnd w:id="1105"/>
      <w:bookmarkEnd w:id="1106"/>
      <w:bookmarkEnd w:id="1107"/>
    </w:p>
    <w:p>
      <w:pPr>
        <w:pStyle w:val="187"/>
        <w:numPr>
          <w:ilvl w:val="0"/>
          <w:numId w:val="0"/>
        </w:numPr>
        <w:ind w:left="1260" w:firstLine="210" w:firstLineChars="100"/>
        <w:rPr>
          <w:ins w:id="20482" w:author="M00009081" w:date="2024-06-28T10:54:53Z"/>
          <w:rFonts w:hint="eastAsia" w:cs="Times New Roman"/>
          <w:color w:val="auto"/>
          <w:lang w:val="en-US" w:eastAsia="zh-CN"/>
        </w:rPr>
        <w:pPrChange w:id="20481" w:author="M00007797" w:date="2023-06-16T16:49:42Z">
          <w:pPr>
            <w:ind w:left="720" w:firstLine="210" w:firstLineChars="100"/>
          </w:pPr>
        </w:pPrChange>
      </w:pPr>
      <w:ins w:id="20483" w:author="M00009081" w:date="2024-06-28T10:54:53Z">
        <w:r>
          <w:rPr>
            <w:rFonts w:hint="eastAsia" w:cs="Times New Roman"/>
            <w:color w:val="auto"/>
            <w:lang w:val="en-US" w:eastAsia="zh-CN"/>
          </w:rPr>
          <w:t>功能描述：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0485" w:author="M00009081" w:date="2024-06-28T10:54:53Z"/>
          <w:rFonts w:hint="eastAsia"/>
          <w:color w:val="auto"/>
          <w:lang w:val="en-US" w:eastAsia="zh-CN"/>
        </w:rPr>
        <w:pPrChange w:id="20484" w:author="M00009081" w:date="2024-06-28T10:55:02Z">
          <w:pPr>
            <w:pStyle w:val="187"/>
            <w:numPr>
              <w:ilvl w:val="0"/>
              <w:numId w:val="0"/>
            </w:numPr>
            <w:ind w:left="1470" w:leftChars="700" w:firstLine="0" w:firstLineChars="0"/>
          </w:pPr>
        </w:pPrChange>
      </w:pPr>
      <w:ins w:id="20486" w:author="M00009081" w:date="2024-06-28T10:54:53Z">
        <w:r>
          <w:rPr>
            <w:rFonts w:hint="eastAsia"/>
            <w:color w:val="auto"/>
            <w:lang w:val="en-US" w:eastAsia="zh-CN"/>
          </w:rPr>
          <w:t>关机时：按对应操作，进入开机状态，灯光、温度挡位、水压、管位、使用待机时主板</w:t>
        </w:r>
      </w:ins>
      <w:ins w:id="20487" w:author="M00009081" w:date="2024-06-28T10:54:53Z">
        <w:r>
          <w:rPr>
            <w:rFonts w:hint="eastAsia" w:cs="Times New Roman"/>
            <w:color w:val="auto"/>
            <w:lang w:val="en-US" w:eastAsia="zh-CN"/>
          </w:rPr>
          <w:t>上记忆值；</w:t>
        </w:r>
      </w:ins>
    </w:p>
    <w:p>
      <w:pPr>
        <w:pStyle w:val="187"/>
        <w:numPr>
          <w:ilvl w:val="0"/>
          <w:numId w:val="0"/>
        </w:numPr>
        <w:ind w:left="1680" w:leftChars="600" w:hanging="420" w:hangingChars="200"/>
        <w:rPr>
          <w:ins w:id="20489" w:author="M00009081" w:date="2024-06-28T10:54:53Z"/>
          <w:rFonts w:hint="eastAsia"/>
          <w:color w:val="auto"/>
          <w:lang w:val="en-US" w:eastAsia="zh-CN"/>
        </w:rPr>
        <w:pPrChange w:id="20488" w:author="M00009081" w:date="2024-06-28T10:55:05Z">
          <w:pPr>
            <w:pStyle w:val="187"/>
            <w:numPr>
              <w:ilvl w:val="0"/>
              <w:numId w:val="0"/>
            </w:numPr>
            <w:ind w:left="1470" w:leftChars="600" w:hanging="210" w:hangingChars="100"/>
          </w:pPr>
        </w:pPrChange>
      </w:pPr>
      <w:ins w:id="20490" w:author="M00009081" w:date="2024-06-28T10:54:53Z">
        <w:r>
          <w:rPr>
            <w:rFonts w:hint="eastAsia"/>
            <w:color w:val="auto"/>
            <w:lang w:val="en-US" w:eastAsia="zh-CN"/>
          </w:rPr>
          <w:t xml:space="preserve">  </w:t>
        </w:r>
      </w:ins>
      <w:ins w:id="20491" w:author="M00009081" w:date="2024-06-28T10:55:50Z">
        <w:r>
          <w:rPr>
            <w:rFonts w:hint="eastAsia"/>
            <w:color w:val="auto"/>
            <w:lang w:val="en-US" w:eastAsia="zh-CN"/>
          </w:rPr>
          <w:t xml:space="preserve"> </w:t>
        </w:r>
      </w:ins>
      <w:ins w:id="20492" w:author="M00009081" w:date="2024-06-28T10:55:51Z">
        <w:r>
          <w:rPr>
            <w:rFonts w:hint="eastAsia"/>
            <w:color w:val="auto"/>
            <w:lang w:val="en-US" w:eastAsia="zh-CN"/>
          </w:rPr>
          <w:t xml:space="preserve"> </w:t>
        </w:r>
      </w:ins>
      <w:ins w:id="20493" w:author="M00009081" w:date="2024-06-28T10:54:53Z">
        <w:r>
          <w:rPr>
            <w:rFonts w:hint="eastAsia"/>
            <w:color w:val="auto"/>
            <w:lang w:val="en-US" w:eastAsia="zh-CN"/>
          </w:rPr>
          <w:t>开机时：按对应操作，实现关机功能，机器进入关机模式，此模式下仅旋钮冲水、脚踢冲水功能可实现。</w:t>
        </w:r>
      </w:ins>
    </w:p>
    <w:p>
      <w:pPr>
        <w:pStyle w:val="187"/>
        <w:numPr>
          <w:ilvl w:val="0"/>
          <w:numId w:val="0"/>
        </w:numPr>
        <w:ind w:left="1470" w:leftChars="700" w:firstLine="0" w:firstLineChars="0"/>
        <w:rPr>
          <w:ins w:id="20495" w:author="M00007797" w:date="2023-06-16T16:49:05Z"/>
          <w:del w:id="20496" w:author="M00009081" w:date="2024-06-28T10:54:53Z"/>
          <w:rFonts w:hint="eastAsia"/>
          <w:color w:val="auto"/>
          <w:rPrChange w:id="20497" w:author="M00009081" w:date="2024-06-28T10:52:30Z">
            <w:rPr>
              <w:ins w:id="20498" w:author="M00007797" w:date="2023-06-16T16:49:05Z"/>
              <w:del w:id="20499" w:author="M00009081" w:date="2024-06-28T10:54:53Z"/>
              <w:color w:val="auto"/>
            </w:rPr>
          </w:rPrChange>
        </w:rPr>
        <w:pPrChange w:id="20494" w:author="M00009081" w:date="2024-06-28T10:52:30Z">
          <w:pPr>
            <w:ind w:left="720" w:firstLine="210" w:firstLineChars="100"/>
          </w:pPr>
        </w:pPrChange>
      </w:pPr>
      <w:ins w:id="20500" w:author="M00007797" w:date="2023-06-16T16:49:05Z">
        <w:del w:id="20501" w:author="M00009081" w:date="2024-06-28T10:54:53Z">
          <w:r>
            <w:rPr>
              <w:rFonts w:hint="eastAsia"/>
              <w:color w:val="auto"/>
              <w:rPrChange w:id="20502" w:author="M00009081" w:date="2024-06-28T10:52:30Z">
                <w:rPr>
                  <w:rFonts w:hint="eastAsia"/>
                  <w:color w:val="auto"/>
                </w:rPr>
              </w:rPrChange>
            </w:rPr>
            <w:delText>功能描述：</w:delText>
          </w:r>
        </w:del>
      </w:ins>
    </w:p>
    <w:p>
      <w:pPr>
        <w:pStyle w:val="187"/>
        <w:numPr>
          <w:ilvl w:val="0"/>
          <w:numId w:val="0"/>
        </w:numPr>
        <w:ind w:left="1470" w:leftChars="700" w:firstLine="0" w:firstLineChars="0"/>
        <w:rPr>
          <w:ins w:id="20504" w:author="M00007797" w:date="2023-06-16T16:49:05Z"/>
          <w:del w:id="20505" w:author="M00009081" w:date="2024-06-28T10:54:53Z"/>
          <w:rFonts w:hint="eastAsia"/>
          <w:color w:val="auto"/>
          <w:rPrChange w:id="20506" w:author="M00009081" w:date="2024-06-28T10:53:22Z">
            <w:rPr>
              <w:ins w:id="20507" w:author="M00007797" w:date="2023-06-16T16:49:05Z"/>
              <w:del w:id="20508" w:author="M00009081" w:date="2024-06-28T10:54:53Z"/>
              <w:color w:val="auto"/>
            </w:rPr>
          </w:rPrChange>
        </w:rPr>
        <w:pPrChange w:id="20503" w:author="M00009081" w:date="2024-06-28T10:53:29Z">
          <w:pPr>
            <w:ind w:left="720"/>
          </w:pPr>
        </w:pPrChange>
      </w:pPr>
      <w:ins w:id="20509" w:author="M00007797" w:date="2023-06-16T16:49:05Z">
        <w:del w:id="20510" w:author="M00009081" w:date="2024-06-28T10:54:53Z">
          <w:r>
            <w:rPr>
              <w:rFonts w:hint="eastAsia"/>
              <w:color w:val="auto"/>
              <w:rPrChange w:id="20511" w:author="M00009081" w:date="2024-06-28T10:52:30Z">
                <w:rPr>
                  <w:rFonts w:hint="eastAsia"/>
                  <w:color w:val="auto"/>
                </w:rPr>
              </w:rPrChange>
            </w:rPr>
            <w:delText xml:space="preserve"> </w:delText>
          </w:r>
        </w:del>
      </w:ins>
      <w:ins w:id="20512" w:author="M00007797" w:date="2023-06-16T16:49:05Z">
        <w:del w:id="20513" w:author="M00009081" w:date="2024-06-28T10:54:53Z">
          <w:r>
            <w:rPr>
              <w:rFonts w:hint="eastAsia"/>
              <w:color w:val="auto"/>
              <w:rPrChange w:id="20514" w:author="M00009081" w:date="2024-06-28T10:53:22Z">
                <w:rPr>
                  <w:rFonts w:hint="eastAsia"/>
                  <w:color w:val="auto"/>
                </w:rPr>
              </w:rPrChange>
            </w:rPr>
            <w:delText xml:space="preserve"> </w:delText>
          </w:r>
        </w:del>
      </w:ins>
      <w:ins w:id="20515" w:author="M00007797" w:date="2023-06-16T16:49:05Z">
        <w:del w:id="20516" w:author="M00009081" w:date="2024-06-28T10:54:53Z">
          <w:r>
            <w:rPr>
              <w:rFonts w:hint="eastAsia"/>
              <w:color w:val="auto"/>
              <w:rPrChange w:id="20517" w:author="M00009081" w:date="2024-06-28T10:53:22Z">
                <w:rPr>
                  <w:rFonts w:hint="eastAsia"/>
                  <w:color w:val="auto"/>
                </w:rPr>
              </w:rPrChange>
            </w:rPr>
            <w:delText xml:space="preserve"> </w:delText>
          </w:r>
        </w:del>
      </w:ins>
      <w:ins w:id="20518" w:author="M00007797" w:date="2023-06-19T17:35:26Z">
        <w:del w:id="20519" w:author="M00009081" w:date="2024-06-28T10:54:53Z">
          <w:r>
            <w:rPr>
              <w:rFonts w:hint="eastAsia"/>
              <w:color w:val="auto"/>
              <w:lang w:val="en-US" w:eastAsia="zh-CN"/>
              <w:rPrChange w:id="20520" w:author="M00009081" w:date="2024-06-28T10:53:22Z">
                <w:rPr>
                  <w:rFonts w:hint="eastAsia"/>
                  <w:color w:val="auto"/>
                  <w:lang w:val="en-US" w:eastAsia="zh-CN"/>
                </w:rPr>
              </w:rPrChange>
            </w:rPr>
            <w:delText>关</w:delText>
          </w:r>
        </w:del>
      </w:ins>
      <w:ins w:id="20521" w:author="M00007797" w:date="2023-06-16T16:49:05Z">
        <w:del w:id="20522" w:author="M00009081" w:date="2024-06-28T10:54:53Z">
          <w:r>
            <w:rPr>
              <w:rFonts w:hint="eastAsia"/>
              <w:color w:val="auto"/>
              <w:rPrChange w:id="20523" w:author="M00009081" w:date="2024-06-28T10:53:22Z">
                <w:rPr>
                  <w:rFonts w:hint="eastAsia"/>
                  <w:color w:val="auto"/>
                </w:rPr>
              </w:rPrChange>
            </w:rPr>
            <w:delText>机时：</w:delText>
          </w:r>
        </w:del>
      </w:ins>
      <w:ins w:id="20524" w:author="M00007797" w:date="2023-06-16T16:49:05Z">
        <w:del w:id="20525" w:author="M00009081" w:date="2024-06-28T10:54:53Z">
          <w:r>
            <w:rPr>
              <w:rFonts w:hint="eastAsia"/>
              <w:color w:val="auto"/>
              <w:lang w:val="en-US" w:eastAsia="zh-CN"/>
              <w:rPrChange w:id="20526" w:author="M00009081" w:date="2024-06-28T10:53:22Z">
                <w:rPr>
                  <w:rFonts w:hint="eastAsia"/>
                  <w:color w:val="auto"/>
                  <w:lang w:val="en-US" w:eastAsia="zh-CN"/>
                </w:rPr>
              </w:rPrChange>
            </w:rPr>
            <w:delText>按对应操作</w:delText>
          </w:r>
        </w:del>
      </w:ins>
      <w:ins w:id="20527" w:author="M00007797" w:date="2023-06-16T16:49:05Z">
        <w:del w:id="20528" w:author="M00009081" w:date="2024-06-28T10:54:53Z">
          <w:r>
            <w:rPr>
              <w:rFonts w:hint="eastAsia"/>
              <w:color w:val="auto"/>
              <w:rPrChange w:id="20529" w:author="M00009081" w:date="2024-06-28T10:53:22Z">
                <w:rPr>
                  <w:rFonts w:hint="eastAsia"/>
                  <w:color w:val="auto"/>
                </w:rPr>
              </w:rPrChange>
            </w:rPr>
            <w:delText>，</w:delText>
          </w:r>
        </w:del>
      </w:ins>
      <w:ins w:id="20530" w:author="M00007797" w:date="2023-06-16T16:49:05Z">
        <w:del w:id="20531" w:author="M00009081" w:date="2024-06-28T10:54:53Z">
          <w:r>
            <w:rPr>
              <w:rFonts w:hint="eastAsia"/>
              <w:color w:val="auto"/>
              <w:rPrChange w:id="20532" w:author="M00009081" w:date="2024-06-28T10:53:22Z">
                <w:rPr>
                  <w:color w:val="auto"/>
                </w:rPr>
              </w:rPrChange>
            </w:rPr>
            <w:delText>进入开机状态，</w:delText>
          </w:r>
        </w:del>
      </w:ins>
      <w:ins w:id="20533" w:author="M00007797" w:date="2023-06-16T16:49:05Z">
        <w:del w:id="20534" w:author="M00009081" w:date="2024-06-28T10:54:53Z">
          <w:r>
            <w:rPr>
              <w:rFonts w:hint="eastAsia"/>
              <w:color w:val="auto"/>
              <w:rPrChange w:id="20535" w:author="M00009081" w:date="2024-06-28T10:53:22Z">
                <w:rPr>
                  <w:rFonts w:hint="eastAsia"/>
                  <w:color w:val="auto"/>
                </w:rPr>
              </w:rPrChange>
            </w:rPr>
            <w:delText>灯光、温度</w:delText>
          </w:r>
        </w:del>
      </w:ins>
      <w:ins w:id="20536" w:author="M00007797" w:date="2023-06-16T16:49:05Z">
        <w:del w:id="20537" w:author="M00009081" w:date="2024-06-28T10:54:53Z">
          <w:r>
            <w:rPr>
              <w:rFonts w:hint="eastAsia"/>
              <w:color w:val="auto"/>
              <w:lang w:val="en-US" w:eastAsia="zh-CN"/>
              <w:rPrChange w:id="20538" w:author="M00009081" w:date="2024-06-28T10:53:22Z">
                <w:rPr>
                  <w:rFonts w:hint="eastAsia"/>
                  <w:color w:val="auto"/>
                  <w:lang w:val="en-US" w:eastAsia="zh-CN"/>
                </w:rPr>
              </w:rPrChange>
            </w:rPr>
            <w:delText>挡</w:delText>
          </w:r>
        </w:del>
      </w:ins>
      <w:ins w:id="20539" w:author="M00007797" w:date="2023-06-16T16:49:05Z">
        <w:del w:id="20540" w:author="M00009081" w:date="2024-06-28T10:54:53Z">
          <w:r>
            <w:rPr>
              <w:rFonts w:hint="eastAsia"/>
              <w:color w:val="auto"/>
              <w:rPrChange w:id="20541" w:author="M00009081" w:date="2024-06-28T10:53:22Z">
                <w:rPr>
                  <w:rFonts w:hint="eastAsia"/>
                  <w:color w:val="auto"/>
                </w:rPr>
              </w:rPrChange>
            </w:rPr>
            <w:delText>位、水压、管位</w:delText>
          </w:r>
        </w:del>
      </w:ins>
      <w:ins w:id="20542" w:author="M00007797" w:date="2023-06-19T17:36:00Z">
        <w:del w:id="20543" w:author="M00009081" w:date="2024-06-28T10:54:53Z">
          <w:r>
            <w:rPr>
              <w:rFonts w:hint="eastAsia"/>
              <w:color w:val="auto"/>
              <w:lang w:eastAsia="zh-CN"/>
              <w:rPrChange w:id="20544" w:author="M00009081" w:date="2024-06-28T10:53:22Z">
                <w:rPr>
                  <w:rFonts w:hint="eastAsia"/>
                  <w:color w:val="auto"/>
                  <w:lang w:eastAsia="zh-CN"/>
                </w:rPr>
              </w:rPrChange>
            </w:rPr>
            <w:delText>、</w:delText>
          </w:r>
        </w:del>
      </w:ins>
      <w:ins w:id="20545" w:author="M00007797" w:date="2023-06-19T17:36:02Z">
        <w:del w:id="20546" w:author="M00009081" w:date="2024-06-28T10:54:53Z">
          <w:r>
            <w:rPr>
              <w:rFonts w:hint="eastAsia"/>
              <w:color w:val="auto"/>
              <w:lang w:val="en-US" w:eastAsia="zh-CN"/>
              <w:rPrChange w:id="20547" w:author="M00009081" w:date="2024-06-28T10:53:22Z">
                <w:rPr>
                  <w:rFonts w:hint="eastAsia"/>
                  <w:color w:val="auto"/>
                  <w:lang w:val="en-US" w:eastAsia="zh-CN"/>
                </w:rPr>
              </w:rPrChange>
            </w:rPr>
            <w:delText>风速</w:delText>
          </w:r>
        </w:del>
      </w:ins>
      <w:ins w:id="20548" w:author="M00007797" w:date="2023-06-16T16:49:05Z">
        <w:del w:id="20549" w:author="M00009081" w:date="2024-06-28T10:54:53Z">
          <w:r>
            <w:rPr>
              <w:rFonts w:hint="eastAsia"/>
              <w:color w:val="auto"/>
              <w:rPrChange w:id="20550" w:author="M00009081" w:date="2024-06-28T10:53:22Z">
                <w:rPr>
                  <w:rFonts w:hint="eastAsia"/>
                  <w:color w:val="auto"/>
                </w:rPr>
              </w:rPrChange>
            </w:rPr>
            <w:delText>使用待机时主板上记忆值；</w:delText>
          </w:r>
        </w:del>
      </w:ins>
    </w:p>
    <w:p>
      <w:pPr>
        <w:pStyle w:val="187"/>
        <w:numPr>
          <w:ilvl w:val="0"/>
          <w:numId w:val="0"/>
        </w:numPr>
        <w:ind w:left="1470" w:leftChars="700"/>
        <w:rPr>
          <w:ins w:id="20552" w:author="M00007797" w:date="2023-06-16T16:49:05Z"/>
          <w:del w:id="20553" w:author="M00009081" w:date="2024-06-28T10:54:53Z"/>
          <w:rFonts w:hint="eastAsia"/>
          <w:color w:val="auto"/>
          <w:highlight w:val="none"/>
          <w:rPrChange w:id="20554" w:author="M00009081" w:date="2024-06-28T10:53:22Z">
            <w:rPr>
              <w:ins w:id="20555" w:author="M00007797" w:date="2023-06-16T16:49:05Z"/>
              <w:del w:id="20556" w:author="M00009081" w:date="2024-06-28T10:54:53Z"/>
              <w:color w:val="auto"/>
              <w:highlight w:val="none"/>
            </w:rPr>
          </w:rPrChange>
        </w:rPr>
        <w:pPrChange w:id="20551" w:author="M00009081" w:date="2024-06-28T10:52:30Z">
          <w:pPr>
            <w:ind w:left="720"/>
          </w:pPr>
        </w:pPrChange>
      </w:pPr>
      <w:ins w:id="20557" w:author="M00007797" w:date="2023-06-16T16:49:05Z">
        <w:del w:id="20558" w:author="M00009081" w:date="2024-06-28T10:54:53Z">
          <w:r>
            <w:rPr>
              <w:rFonts w:hint="eastAsia"/>
              <w:color w:val="auto"/>
              <w:rPrChange w:id="20559" w:author="M00009081" w:date="2024-06-28T10:53:22Z">
                <w:rPr>
                  <w:rFonts w:hint="eastAsia"/>
                  <w:color w:val="auto"/>
                </w:rPr>
              </w:rPrChange>
            </w:rPr>
            <w:delText xml:space="preserve">  </w:delText>
          </w:r>
        </w:del>
      </w:ins>
      <w:ins w:id="20560" w:author="M00007797" w:date="2023-06-16T16:49:05Z">
        <w:del w:id="20561" w:author="M00009081" w:date="2024-06-28T10:54:53Z">
          <w:r>
            <w:rPr>
              <w:rFonts w:hint="eastAsia"/>
              <w:color w:val="auto"/>
              <w:rPrChange w:id="20562" w:author="M00009081" w:date="2024-06-28T10:53:22Z">
                <w:rPr>
                  <w:rFonts w:hint="eastAsia"/>
                  <w:color w:val="auto"/>
                </w:rPr>
              </w:rPrChange>
            </w:rPr>
            <w:delText xml:space="preserve"> </w:delText>
          </w:r>
        </w:del>
      </w:ins>
      <w:ins w:id="20563" w:author="M00007797" w:date="2023-06-16T16:49:05Z">
        <w:del w:id="20564" w:author="M00009081" w:date="2024-06-28T10:54:53Z">
          <w:r>
            <w:rPr>
              <w:rFonts w:hint="eastAsia"/>
              <w:color w:val="auto"/>
              <w:rPrChange w:id="20565" w:author="M00009081" w:date="2024-06-28T10:53:22Z">
                <w:rPr>
                  <w:rFonts w:hint="eastAsia"/>
                  <w:color w:val="auto"/>
                </w:rPr>
              </w:rPrChange>
            </w:rPr>
            <w:delText>开机时：</w:delText>
          </w:r>
        </w:del>
      </w:ins>
      <w:ins w:id="20566" w:author="M00007797" w:date="2023-06-16T16:49:05Z">
        <w:del w:id="20567" w:author="M00009081" w:date="2024-06-28T10:54:53Z">
          <w:r>
            <w:rPr>
              <w:rFonts w:hint="eastAsia"/>
              <w:color w:val="auto"/>
              <w:lang w:val="en-US" w:eastAsia="zh-CN"/>
              <w:rPrChange w:id="20568" w:author="M00009081" w:date="2024-06-28T10:53:22Z">
                <w:rPr>
                  <w:rFonts w:hint="eastAsia"/>
                  <w:color w:val="auto"/>
                  <w:lang w:val="en-US" w:eastAsia="zh-CN"/>
                </w:rPr>
              </w:rPrChange>
            </w:rPr>
            <w:delText>按对应操作</w:delText>
          </w:r>
        </w:del>
      </w:ins>
      <w:ins w:id="20569" w:author="M00007797" w:date="2023-06-16T16:49:05Z">
        <w:del w:id="20570" w:author="M00009081" w:date="2024-06-28T10:54:53Z">
          <w:r>
            <w:rPr>
              <w:rFonts w:hint="eastAsia"/>
              <w:color w:val="auto"/>
              <w:rPrChange w:id="20571" w:author="M00009081" w:date="2024-06-28T10:53:22Z">
                <w:rPr>
                  <w:rFonts w:hint="eastAsia"/>
                  <w:color w:val="auto"/>
                </w:rPr>
              </w:rPrChange>
            </w:rPr>
            <w:delText>，实现</w:delText>
          </w:r>
        </w:del>
      </w:ins>
      <w:ins w:id="20572" w:author="M00007797" w:date="2023-06-19T17:35:30Z">
        <w:del w:id="20573" w:author="M00009081" w:date="2024-06-28T10:54:53Z">
          <w:r>
            <w:rPr>
              <w:rFonts w:hint="eastAsia"/>
              <w:color w:val="auto"/>
              <w:lang w:val="en-US" w:eastAsia="zh-CN"/>
              <w:rPrChange w:id="20574" w:author="M00009081" w:date="2024-06-28T10:53:22Z">
                <w:rPr>
                  <w:rFonts w:hint="eastAsia"/>
                  <w:color w:val="auto"/>
                  <w:lang w:val="en-US" w:eastAsia="zh-CN"/>
                </w:rPr>
              </w:rPrChange>
            </w:rPr>
            <w:delText>关</w:delText>
          </w:r>
        </w:del>
      </w:ins>
      <w:ins w:id="20575" w:author="M00007797" w:date="2023-06-16T16:49:05Z">
        <w:del w:id="20576" w:author="M00009081" w:date="2024-06-28T10:54:53Z">
          <w:r>
            <w:rPr>
              <w:rFonts w:hint="eastAsia"/>
              <w:color w:val="auto"/>
              <w:rPrChange w:id="20577" w:author="M00009081" w:date="2024-06-28T10:53:22Z">
                <w:rPr>
                  <w:rFonts w:hint="eastAsia"/>
                  <w:color w:val="auto"/>
                </w:rPr>
              </w:rPrChange>
            </w:rPr>
            <w:delText>机功能，机器进入</w:delText>
          </w:r>
        </w:del>
      </w:ins>
      <w:ins w:id="20578" w:author="M00007797" w:date="2023-06-19T17:35:34Z">
        <w:del w:id="20579" w:author="M00009081" w:date="2024-06-28T10:54:53Z">
          <w:r>
            <w:rPr>
              <w:rFonts w:hint="eastAsia"/>
              <w:color w:val="auto"/>
              <w:lang w:val="en-US" w:eastAsia="zh-CN"/>
              <w:rPrChange w:id="20580" w:author="M00009081" w:date="2024-06-28T10:53:22Z">
                <w:rPr>
                  <w:rFonts w:hint="eastAsia"/>
                  <w:color w:val="auto"/>
                  <w:lang w:val="en-US" w:eastAsia="zh-CN"/>
                </w:rPr>
              </w:rPrChange>
            </w:rPr>
            <w:delText>关</w:delText>
          </w:r>
        </w:del>
      </w:ins>
      <w:ins w:id="20581" w:author="M00007797" w:date="2023-06-16T16:49:05Z">
        <w:del w:id="20582" w:author="M00009081" w:date="2024-06-28T10:54:53Z">
          <w:r>
            <w:rPr>
              <w:rFonts w:hint="eastAsia"/>
              <w:color w:val="auto"/>
              <w:rPrChange w:id="20583" w:author="M00009081" w:date="2024-06-28T10:53:22Z">
                <w:rPr>
                  <w:rFonts w:hint="eastAsia"/>
                  <w:color w:val="auto"/>
                </w:rPr>
              </w:rPrChange>
            </w:rPr>
            <w:delText>机模式，</w:delText>
          </w:r>
        </w:del>
      </w:ins>
      <w:ins w:id="20584" w:author="M00007797" w:date="2023-06-16T16:49:05Z">
        <w:del w:id="20585" w:author="M00009081" w:date="2024-06-28T10:54:53Z">
          <w:r>
            <w:rPr>
              <w:rFonts w:hint="eastAsia"/>
              <w:color w:val="auto"/>
              <w:highlight w:val="none"/>
              <w:rPrChange w:id="20586" w:author="M00009081" w:date="2024-06-28T10:53:22Z">
                <w:rPr>
                  <w:rFonts w:hint="eastAsia"/>
                  <w:color w:val="auto"/>
                  <w:highlight w:val="none"/>
                </w:rPr>
              </w:rPrChange>
            </w:rPr>
            <w:delText>此</w:delText>
          </w:r>
        </w:del>
      </w:ins>
      <w:ins w:id="20587" w:author="M00007797" w:date="2023-06-16T16:49:05Z">
        <w:del w:id="20588" w:author="M00009081" w:date="2024-06-28T10:54:53Z">
          <w:r>
            <w:rPr>
              <w:rFonts w:hint="eastAsia"/>
              <w:color w:val="auto"/>
              <w:highlight w:val="none"/>
              <w:rPrChange w:id="20589" w:author="M00009081" w:date="2024-06-28T10:53:22Z">
                <w:rPr>
                  <w:color w:val="auto"/>
                  <w:highlight w:val="none"/>
                </w:rPr>
              </w:rPrChange>
            </w:rPr>
            <w:delText>模式下</w:delText>
          </w:r>
        </w:del>
      </w:ins>
      <w:ins w:id="20590" w:author="M00007797" w:date="2023-06-16T16:49:05Z">
        <w:del w:id="20591" w:author="M00009081" w:date="2024-06-28T10:54:53Z">
          <w:r>
            <w:rPr>
              <w:rFonts w:hint="eastAsia"/>
              <w:color w:val="auto"/>
              <w:highlight w:val="none"/>
              <w:lang w:val="en-US" w:eastAsia="zh-CN"/>
              <w:rPrChange w:id="20592" w:author="M00009081" w:date="2024-06-28T10:53:22Z">
                <w:rPr>
                  <w:rFonts w:hint="eastAsia"/>
                  <w:color w:val="auto"/>
                  <w:highlight w:val="none"/>
                  <w:lang w:val="en-US" w:eastAsia="zh-CN"/>
                </w:rPr>
              </w:rPrChange>
            </w:rPr>
            <w:delText>仅旋钮</w:delText>
          </w:r>
        </w:del>
      </w:ins>
      <w:ins w:id="20593" w:author="M00007797" w:date="2023-06-16T16:49:05Z">
        <w:del w:id="20594" w:author="M00009081" w:date="2024-06-28T10:54:53Z">
          <w:r>
            <w:rPr>
              <w:rFonts w:hint="eastAsia"/>
              <w:color w:val="auto"/>
              <w:highlight w:val="none"/>
              <w:rPrChange w:id="20595" w:author="M00009081" w:date="2024-06-28T10:53:22Z">
                <w:rPr>
                  <w:color w:val="auto"/>
                  <w:highlight w:val="none"/>
                </w:rPr>
              </w:rPrChange>
            </w:rPr>
            <w:delText>冲水</w:delText>
          </w:r>
        </w:del>
      </w:ins>
      <w:ins w:id="20596" w:author="M00007797" w:date="2023-06-16T16:49:05Z">
        <w:del w:id="20597" w:author="M00009081" w:date="2024-06-28T10:54:53Z">
          <w:r>
            <w:rPr>
              <w:rFonts w:hint="eastAsia"/>
              <w:color w:val="auto"/>
              <w:highlight w:val="none"/>
              <w:lang w:eastAsia="zh-CN"/>
              <w:rPrChange w:id="20598" w:author="M00009081" w:date="2024-06-28T10:53:22Z">
                <w:rPr>
                  <w:rFonts w:hint="eastAsia"/>
                  <w:color w:val="auto"/>
                  <w:highlight w:val="none"/>
                  <w:lang w:eastAsia="zh-CN"/>
                </w:rPr>
              </w:rPrChange>
            </w:rPr>
            <w:delText>、</w:delText>
          </w:r>
        </w:del>
      </w:ins>
      <w:ins w:id="20599" w:author="M00007797" w:date="2023-06-16T16:49:50Z">
        <w:del w:id="20600" w:author="M00009081" w:date="2024-06-28T10:54:53Z">
          <w:r>
            <w:rPr>
              <w:rFonts w:hint="eastAsia"/>
              <w:color w:val="auto"/>
              <w:highlight w:val="none"/>
              <w:lang w:val="en-US" w:eastAsia="zh-CN"/>
              <w:rPrChange w:id="20601" w:author="M00009081" w:date="2024-06-28T10:53:22Z">
                <w:rPr>
                  <w:rFonts w:hint="eastAsia"/>
                  <w:color w:val="auto"/>
                  <w:highlight w:val="none"/>
                  <w:lang w:val="en-US" w:eastAsia="zh-CN"/>
                </w:rPr>
              </w:rPrChange>
            </w:rPr>
            <w:delText>脚踢</w:delText>
          </w:r>
        </w:del>
      </w:ins>
      <w:ins w:id="20602" w:author="M00007797" w:date="2023-06-16T16:49:05Z">
        <w:del w:id="20603" w:author="M00009081" w:date="2024-06-28T10:54:53Z">
          <w:r>
            <w:rPr>
              <w:rFonts w:hint="eastAsia"/>
              <w:color w:val="auto"/>
              <w:highlight w:val="none"/>
              <w:lang w:val="en-US" w:eastAsia="zh-CN"/>
              <w:rPrChange w:id="20604" w:author="M00009081" w:date="2024-06-28T10:53:22Z">
                <w:rPr>
                  <w:rFonts w:hint="eastAsia"/>
                  <w:color w:val="auto"/>
                  <w:highlight w:val="none"/>
                  <w:lang w:val="en-US" w:eastAsia="zh-CN"/>
                </w:rPr>
              </w:rPrChange>
            </w:rPr>
            <w:delText>冲水</w:delText>
          </w:r>
        </w:del>
      </w:ins>
      <w:ins w:id="20605" w:author="M00007797" w:date="2023-06-16T16:49:05Z">
        <w:del w:id="20606" w:author="M00009081" w:date="2024-06-28T10:54:53Z">
          <w:r>
            <w:rPr>
              <w:rFonts w:hint="eastAsia"/>
              <w:color w:val="auto"/>
              <w:highlight w:val="none"/>
              <w:rPrChange w:id="20607" w:author="M00009081" w:date="2024-06-28T10:53:22Z">
                <w:rPr>
                  <w:color w:val="auto"/>
                  <w:highlight w:val="none"/>
                </w:rPr>
              </w:rPrChange>
            </w:rPr>
            <w:delText>功能可实现</w:delText>
          </w:r>
        </w:del>
      </w:ins>
      <w:ins w:id="20608" w:author="M00007797" w:date="2023-06-16T16:49:05Z">
        <w:del w:id="20609" w:author="M00009081" w:date="2024-06-28T10:54:53Z">
          <w:r>
            <w:rPr>
              <w:rFonts w:hint="eastAsia"/>
              <w:color w:val="auto"/>
              <w:highlight w:val="none"/>
              <w:rPrChange w:id="20610" w:author="M00009081" w:date="2024-06-28T10:53:22Z">
                <w:rPr>
                  <w:rFonts w:hint="eastAsia"/>
                  <w:color w:val="auto"/>
                  <w:highlight w:val="none"/>
                </w:rPr>
              </w:rPrChange>
            </w:rPr>
            <w:delText>。</w:delText>
          </w:r>
        </w:del>
      </w:ins>
    </w:p>
    <w:p>
      <w:pPr>
        <w:ind w:left="720"/>
        <w:rPr>
          <w:del w:id="20611" w:author="M00007797" w:date="2023-06-16T16:49:05Z"/>
        </w:rPr>
      </w:pPr>
      <w:del w:id="20612" w:author="M00007797" w:date="2023-06-16T16:49:05Z">
        <w:r>
          <w:rPr>
            <w:rFonts w:hint="eastAsia"/>
          </w:rPr>
          <w:delText>1、操作方式：离座时，长按旋钮3S进入待</w:delText>
        </w:r>
      </w:del>
      <w:ins w:id="20613" w:author="M00009068" w:date="2022-01-22T09:43:33Z">
        <w:del w:id="20614" w:author="M00007797" w:date="2023-06-16T16:49:05Z">
          <w:r>
            <w:rPr>
              <w:rFonts w:hint="eastAsia"/>
              <w:lang w:val="en-US" w:eastAsia="zh-CN"/>
            </w:rPr>
            <w:delText>机</w:delText>
          </w:r>
        </w:del>
      </w:ins>
      <w:del w:id="20615" w:author="M00007797" w:date="2023-06-16T16:49:05Z">
        <w:r>
          <w:rPr>
            <w:rFonts w:hint="eastAsia"/>
          </w:rPr>
          <w:delText>状态机；待机状态时长按开机；</w:delText>
        </w:r>
      </w:del>
    </w:p>
    <w:p>
      <w:pPr>
        <w:ind w:left="720"/>
        <w:rPr>
          <w:del w:id="20616" w:author="M00007797" w:date="2023-06-16T16:49:05Z"/>
        </w:rPr>
      </w:pPr>
      <w:del w:id="20617" w:author="M00007797" w:date="2023-06-16T16:49:05Z">
        <w:r>
          <w:rPr>
            <w:rFonts w:hint="eastAsia"/>
          </w:rPr>
          <w:delText>2、功能描述：</w:delText>
        </w:r>
      </w:del>
    </w:p>
    <w:p>
      <w:pPr>
        <w:ind w:left="720"/>
        <w:rPr>
          <w:del w:id="20618" w:author="M00007797" w:date="2023-06-16T16:49:05Z"/>
        </w:rPr>
      </w:pPr>
      <w:del w:id="20619" w:author="M00007797" w:date="2023-06-16T16:49:05Z">
        <w:r>
          <w:rPr>
            <w:rFonts w:hint="eastAsia"/>
          </w:rPr>
          <w:delText xml:space="preserve">   待机功能时，机器进入待机模式，此</w:delText>
        </w:r>
      </w:del>
      <w:del w:id="20620" w:author="M00007797" w:date="2023-06-16T16:49:05Z">
        <w:r>
          <w:rPr/>
          <w:delText>模式下仅</w:delText>
        </w:r>
      </w:del>
      <w:del w:id="20621" w:author="M00007797" w:date="2023-06-16T16:49:05Z">
        <w:r>
          <w:rPr>
            <w:rFonts w:hint="eastAsia"/>
          </w:rPr>
          <w:delText>开机</w:delText>
        </w:r>
      </w:del>
      <w:del w:id="20622" w:author="M00007797" w:date="2023-06-16T16:49:05Z">
        <w:r>
          <w:rPr/>
          <w:delText>、</w:delText>
        </w:r>
      </w:del>
      <w:del w:id="20623" w:author="M00007797" w:date="2023-06-16T16:49:05Z">
        <w:r>
          <w:rPr>
            <w:rFonts w:hint="eastAsia"/>
          </w:rPr>
          <w:delText>脚踢</w:delText>
        </w:r>
      </w:del>
      <w:del w:id="20624" w:author="M00007797" w:date="2023-06-16T16:49:05Z">
        <w:r>
          <w:rPr/>
          <w:delText>冲水</w:delText>
        </w:r>
      </w:del>
      <w:ins w:id="20625" w:author="M00009068" w:date="2021-10-28T10:45:37Z">
        <w:del w:id="20626" w:author="M00007797" w:date="2023-06-16T16:49:05Z">
          <w:r>
            <w:rPr>
              <w:rFonts w:hint="eastAsia"/>
              <w:lang w:eastAsia="zh-CN"/>
            </w:rPr>
            <w:delText>、</w:delText>
          </w:r>
        </w:del>
      </w:ins>
      <w:ins w:id="20627" w:author="M00009068" w:date="2021-10-28T10:45:39Z">
        <w:del w:id="20628" w:author="M00007797" w:date="2023-06-16T16:49:05Z">
          <w:r>
            <w:rPr>
              <w:rFonts w:hint="eastAsia"/>
              <w:lang w:val="en-US" w:eastAsia="zh-CN"/>
            </w:rPr>
            <w:delText>旋钮</w:delText>
          </w:r>
        </w:del>
      </w:ins>
      <w:ins w:id="20629" w:author="M00009068" w:date="2021-10-28T10:45:42Z">
        <w:del w:id="20630" w:author="M00007797" w:date="2023-06-16T16:49:05Z">
          <w:r>
            <w:rPr>
              <w:rFonts w:hint="eastAsia"/>
              <w:lang w:val="en-US" w:eastAsia="zh-CN"/>
            </w:rPr>
            <w:delText>冲水</w:delText>
          </w:r>
        </w:del>
      </w:ins>
      <w:del w:id="20631" w:author="M00007797" w:date="2023-06-16T16:49:05Z">
        <w:r>
          <w:rPr/>
          <w:delText>功能可实现</w:delText>
        </w:r>
      </w:del>
      <w:del w:id="20632" w:author="M00007797" w:date="2023-06-16T16:49:05Z">
        <w:r>
          <w:rPr>
            <w:rFonts w:hint="eastAsia"/>
          </w:rPr>
          <w:delText>。关闭微波、</w:delText>
        </w:r>
      </w:del>
      <w:del w:id="20633" w:author="M00007797" w:date="2023-06-16T16:49:05Z">
        <w:r>
          <w:rPr>
            <w:rFonts w:hint="eastAsia"/>
            <w:lang w:val="en-US" w:eastAsia="zh-CN"/>
          </w:rPr>
          <w:delText>座圈加热</w:delText>
        </w:r>
      </w:del>
      <w:del w:id="20634" w:author="M00007797" w:date="2023-06-16T16:49:05Z">
        <w:r>
          <w:rPr>
            <w:rFonts w:hint="eastAsia"/>
          </w:rPr>
          <w:delText>等耗电部件，进入低功率模式；</w:delText>
        </w:r>
      </w:del>
    </w:p>
    <w:p>
      <w:pPr>
        <w:pStyle w:val="5"/>
        <w:bidi w:val="0"/>
        <w:ind w:left="1140" w:leftChars="0" w:hanging="726" w:firstLineChars="0"/>
        <w:rPr>
          <w:ins w:id="20636" w:author="M00007797" w:date="2023-06-16T16:54:28Z"/>
          <w:color w:val="auto"/>
        </w:rPr>
        <w:pPrChange w:id="20635" w:author="M00000676" w:date="2023-11-25T17:34:41Z">
          <w:pPr>
            <w:pStyle w:val="4"/>
            <w:bidi w:val="0"/>
            <w:ind w:left="1134" w:leftChars="0" w:hanging="1134" w:firstLineChars="0"/>
          </w:pPr>
        </w:pPrChange>
      </w:pPr>
      <w:ins w:id="20637" w:author="M00007797" w:date="2023-06-16T16:54:56Z">
        <w:bookmarkStart w:id="1108" w:name="_Toc26133"/>
        <w:bookmarkStart w:id="1109" w:name="_Toc5610"/>
        <w:bookmarkStart w:id="1110" w:name="_Toc21064"/>
        <w:bookmarkStart w:id="1111" w:name="_Toc23015"/>
        <w:bookmarkStart w:id="1112" w:name="_Toc11493"/>
        <w:bookmarkStart w:id="1113" w:name="_Toc7122"/>
        <w:bookmarkStart w:id="1114" w:name="_Toc27059"/>
        <w:r>
          <w:rPr>
            <w:rFonts w:hint="eastAsia"/>
            <w:lang w:val="en-US" w:eastAsia="zh-CN"/>
          </w:rPr>
          <w:t>臀洗</w:t>
        </w:r>
        <w:bookmarkEnd w:id="1108"/>
        <w:bookmarkEnd w:id="1109"/>
        <w:bookmarkEnd w:id="1110"/>
        <w:bookmarkEnd w:id="1111"/>
        <w:bookmarkEnd w:id="1112"/>
        <w:bookmarkEnd w:id="1113"/>
        <w:bookmarkEnd w:id="1114"/>
      </w:ins>
      <w:ins w:id="20638" w:author="M00007797" w:date="2023-06-16T16:54:28Z">
        <w:r>
          <w:rPr>
            <w:rFonts w:hint="eastAsia" w:hAnsi="Times New Roman" w:cs="Times New Roman"/>
            <w:bCs w:val="0"/>
            <w:color w:val="auto"/>
            <w:sz w:val="21"/>
            <w:rPrChange w:id="20639" w:author="M00007797" w:date="2023-06-16T16:54:38Z">
              <w:rPr>
                <w:color w:val="auto"/>
              </w:rPr>
            </w:rPrChange>
          </w:rPr>
          <w:tab/>
        </w:r>
      </w:ins>
      <w:ins w:id="20640" w:author="M00007797" w:date="2023-06-16T16:54:28Z">
        <w:r>
          <w:rPr>
            <w:color w:val="auto"/>
          </w:rPr>
          <w:tab/>
        </w:r>
      </w:ins>
      <w:ins w:id="20641" w:author="M00007797" w:date="2023-06-16T16:54:28Z">
        <w:r>
          <w:rPr>
            <w:color w:val="auto"/>
          </w:rPr>
          <w:tab/>
        </w:r>
      </w:ins>
      <w:ins w:id="20642" w:author="M00007797" w:date="2023-06-16T16:54:28Z">
        <w:r>
          <w:rPr>
            <w:color w:val="auto"/>
          </w:rPr>
          <w:tab/>
        </w:r>
      </w:ins>
      <w:ins w:id="20643" w:author="M00007797" w:date="2023-06-16T16:54:28Z">
        <w:r>
          <w:rPr>
            <w:color w:val="auto"/>
          </w:rPr>
          <w:tab/>
        </w:r>
      </w:ins>
    </w:p>
    <w:p>
      <w:pPr>
        <w:pStyle w:val="187"/>
        <w:numPr>
          <w:ilvl w:val="0"/>
          <w:numId w:val="0"/>
        </w:numPr>
        <w:ind w:firstLine="1470" w:firstLineChars="700"/>
        <w:rPr>
          <w:ins w:id="20645" w:author="M00007797" w:date="2023-06-16T16:54:28Z"/>
          <w:color w:val="auto"/>
        </w:rPr>
        <w:pPrChange w:id="20644" w:author="M00009081" w:date="2024-06-28T10:55:38Z">
          <w:pPr>
            <w:pStyle w:val="187"/>
            <w:numPr>
              <w:ilvl w:val="0"/>
              <w:numId w:val="0"/>
            </w:numPr>
            <w:ind w:firstLine="840" w:firstLineChars="400"/>
          </w:pPr>
        </w:pPrChange>
      </w:pPr>
      <w:ins w:id="20646" w:author="M00007797" w:date="2023-06-16T16:54:28Z">
        <w:r>
          <w:rPr>
            <w:rFonts w:hint="eastAsia"/>
            <w:color w:val="auto"/>
            <w:rPrChange w:id="20647" w:author="M00009081" w:date="2024-06-28T10:55:34Z">
              <w:rPr>
                <w:color w:val="auto"/>
              </w:rPr>
            </w:rPrChange>
          </w:rPr>
          <w:t>功能描述:</w:t>
        </w:r>
      </w:ins>
      <w:ins w:id="20648" w:author="M00007797" w:date="2023-06-16T16:54:28Z">
        <w:r>
          <w:rPr>
            <w:rFonts w:hint="eastAsia"/>
            <w:color w:val="auto"/>
            <w:rPrChange w:id="20649" w:author="M00009081" w:date="2024-06-28T10:55:34Z">
              <w:rPr>
                <w:color w:val="auto"/>
              </w:rPr>
            </w:rPrChange>
          </w:rPr>
          <w:tab/>
        </w:r>
      </w:ins>
      <w:ins w:id="20650" w:author="M00007797" w:date="2023-06-16T16:54:28Z">
        <w:r>
          <w:rPr>
            <w:color w:val="auto"/>
          </w:rPr>
          <w:tab/>
        </w:r>
      </w:ins>
    </w:p>
    <w:p>
      <w:pPr>
        <w:pStyle w:val="187"/>
        <w:ind w:left="846" w:leftChars="403" w:firstLine="630" w:firstLineChars="300"/>
        <w:rPr>
          <w:ins w:id="20652" w:author="M00007797" w:date="2023-06-16T16:54:28Z"/>
          <w:rFonts w:hint="eastAsia" w:eastAsia="宋体"/>
          <w:color w:val="auto"/>
          <w:lang w:val="en-US" w:eastAsia="zh-CN"/>
        </w:rPr>
        <w:pPrChange w:id="20651" w:author="M00009081" w:date="2024-06-28T10:56:12Z">
          <w:pPr>
            <w:pStyle w:val="187"/>
            <w:ind w:left="846" w:leftChars="403" w:firstLine="420" w:firstLineChars="200"/>
          </w:pPr>
        </w:pPrChange>
      </w:pPr>
      <w:ins w:id="20653" w:author="M00007797" w:date="2023-06-16T16:54:28Z">
        <w:r>
          <w:rPr>
            <w:rFonts w:hint="eastAsia"/>
            <w:color w:val="auto"/>
          </w:rPr>
          <w:t>着坐模式下</w:t>
        </w:r>
      </w:ins>
      <w:ins w:id="20654" w:author="M00007797" w:date="2023-06-16T16:54:28Z">
        <w:r>
          <w:rPr>
            <w:rFonts w:hint="eastAsia"/>
            <w:color w:val="auto"/>
            <w:lang w:val="en-US" w:eastAsia="zh-CN"/>
          </w:rPr>
          <w:t>: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0656" w:author="M00007797" w:date="2023-06-16T16:54:28Z"/>
          <w:rFonts w:hint="eastAsia"/>
          <w:color w:val="auto"/>
          <w:rPrChange w:id="20657" w:author="M00009081" w:date="2024-06-28T10:55:57Z">
            <w:rPr>
              <w:ins w:id="20658" w:author="M00007797" w:date="2023-06-16T16:54:28Z"/>
              <w:color w:val="auto"/>
            </w:rPr>
          </w:rPrChange>
        </w:rPr>
        <w:pPrChange w:id="20655" w:author="M00009081" w:date="2024-06-28T10:55:57Z">
          <w:pPr>
            <w:pStyle w:val="187"/>
            <w:numPr>
              <w:ilvl w:val="0"/>
              <w:numId w:val="0"/>
            </w:numPr>
            <w:ind w:left="1260" w:leftChars="0"/>
          </w:pPr>
        </w:pPrChange>
      </w:pPr>
      <w:ins w:id="20659" w:author="M00007797" w:date="2023-06-16T16:54:28Z">
        <w:r>
          <w:rPr>
            <w:rFonts w:hint="eastAsia"/>
            <w:color w:val="auto"/>
            <w:lang w:val="en-US" w:eastAsia="zh-CN"/>
          </w:rPr>
          <w:t>1、</w:t>
        </w:r>
      </w:ins>
      <w:ins w:id="20660" w:author="M00007797" w:date="2023-06-16T16:54:28Z">
        <w:r>
          <w:rPr>
            <w:rFonts w:hint="eastAsia"/>
            <w:color w:val="auto"/>
          </w:rPr>
          <w:t>着坐时，按下遥控器【</w:t>
        </w:r>
      </w:ins>
      <w:ins w:id="20661" w:author="M00007797" w:date="2023-06-16T16:54:28Z">
        <w:r>
          <w:rPr>
            <w:rFonts w:hint="eastAsia"/>
            <w:color w:val="auto"/>
            <w:lang w:val="en-US" w:eastAsia="zh-CN"/>
          </w:rPr>
          <w:t>臀洗/移动</w:t>
        </w:r>
      </w:ins>
      <w:ins w:id="20662" w:author="M00007797" w:date="2023-06-16T16:54:28Z">
        <w:r>
          <w:rPr>
            <w:rFonts w:hint="eastAsia"/>
            <w:color w:val="auto"/>
          </w:rPr>
          <w:t>】，电磁阀开启</w:t>
        </w:r>
      </w:ins>
      <w:ins w:id="20663" w:author="M00007797" w:date="2023-06-16T16:54:28Z">
        <w:r>
          <w:rPr>
            <w:rFonts w:hint="eastAsia"/>
            <w:color w:val="auto"/>
            <w:lang w:eastAsia="zh-CN"/>
          </w:rPr>
          <w:t>，</w:t>
        </w:r>
      </w:ins>
      <w:ins w:id="20664" w:author="M00007797" w:date="2023-06-16T16:54:28Z">
        <w:r>
          <w:rPr>
            <w:rFonts w:hint="eastAsia"/>
            <w:color w:val="auto"/>
            <w:rPrChange w:id="20665" w:author="M00009081" w:date="2024-06-28T10:55:57Z">
              <w:rPr>
                <w:color w:val="auto"/>
              </w:rPr>
            </w:rPrChange>
          </w:rPr>
          <w:t>喷嘴</w:t>
        </w:r>
      </w:ins>
      <w:ins w:id="20666" w:author="M00007797" w:date="2023-06-16T16:54:28Z">
        <w:r>
          <w:rPr>
            <w:rFonts w:hint="eastAsia"/>
            <w:color w:val="auto"/>
          </w:rPr>
          <w:t>以记忆位置</w:t>
        </w:r>
      </w:ins>
      <w:ins w:id="20667" w:author="M00007797" w:date="2023-06-16T16:54:28Z">
        <w:r>
          <w:rPr>
            <w:rFonts w:hint="eastAsia"/>
            <w:color w:val="auto"/>
            <w:rPrChange w:id="20668" w:author="M00009081" w:date="2024-06-28T10:55:57Z">
              <w:rPr>
                <w:color w:val="auto"/>
              </w:rPr>
            </w:rPrChange>
          </w:rPr>
          <w:t>伸出，</w:t>
        </w:r>
      </w:ins>
      <w:ins w:id="20669" w:author="M00007797" w:date="2023-06-16T16:54:28Z">
        <w:r>
          <w:rPr>
            <w:rFonts w:hint="eastAsia"/>
            <w:color w:val="auto"/>
          </w:rPr>
          <w:t>水压转至设定分配阀</w:t>
        </w:r>
      </w:ins>
      <w:ins w:id="20670" w:author="M00007797" w:date="2023-06-16T16:54:28Z">
        <w:del w:id="20671" w:author="M00032937" w:date="2024-06-28T09:26:03Z">
          <w:r>
            <w:rPr>
              <w:rFonts w:hint="eastAsia"/>
              <w:color w:val="auto"/>
            </w:rPr>
            <w:delText>档</w:delText>
          </w:r>
        </w:del>
      </w:ins>
      <w:ins w:id="20672" w:author="M00032937" w:date="2024-06-28T09:26:03Z">
        <w:r>
          <w:rPr>
            <w:rFonts w:hint="eastAsia"/>
            <w:color w:val="auto"/>
            <w:lang w:eastAsia="zh-CN"/>
          </w:rPr>
          <w:t>挡</w:t>
        </w:r>
      </w:ins>
      <w:ins w:id="20673" w:author="M00007797" w:date="2023-06-16T16:54:28Z">
        <w:r>
          <w:rPr>
            <w:rFonts w:hint="eastAsia"/>
            <w:color w:val="auto"/>
          </w:rPr>
          <w:t>位出水</w:t>
        </w:r>
      </w:ins>
      <w:ins w:id="20674" w:author="M00007797" w:date="2023-06-16T16:54:28Z">
        <w:r>
          <w:rPr>
            <w:rFonts w:hint="eastAsia"/>
            <w:color w:val="auto"/>
            <w:lang w:eastAsia="zh-CN"/>
          </w:rPr>
          <w:t>，</w:t>
        </w:r>
      </w:ins>
      <w:ins w:id="20675" w:author="M00007797" w:date="2023-06-16T16:54:28Z">
        <w:r>
          <w:rPr>
            <w:rFonts w:hint="eastAsia"/>
            <w:color w:val="auto"/>
          </w:rPr>
          <w:t>开</w:t>
        </w:r>
      </w:ins>
      <w:ins w:id="20676" w:author="M00007797" w:date="2023-06-16T16:54:28Z">
        <w:r>
          <w:rPr>
            <w:rFonts w:hint="eastAsia"/>
            <w:color w:val="auto"/>
            <w:lang w:val="en-US" w:eastAsia="zh-CN"/>
          </w:rPr>
          <w:t>启</w:t>
        </w:r>
      </w:ins>
      <w:ins w:id="20677" w:author="M00007797" w:date="2023-06-16T16:54:28Z">
        <w:r>
          <w:rPr>
            <w:rFonts w:hint="eastAsia"/>
            <w:color w:val="auto"/>
          </w:rPr>
          <w:t>臀洗</w:t>
        </w:r>
      </w:ins>
      <w:ins w:id="20678" w:author="M00007797" w:date="2023-06-16T16:54:28Z">
        <w:r>
          <w:rPr>
            <w:rFonts w:hint="eastAsia"/>
            <w:color w:val="auto"/>
            <w:lang w:eastAsia="zh-CN"/>
          </w:rPr>
          <w:t>；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0680" w:author="M00007797" w:date="2023-06-16T16:54:28Z"/>
          <w:rFonts w:hint="eastAsia"/>
          <w:color w:val="auto"/>
          <w:rPrChange w:id="20681" w:author="M00009081" w:date="2024-06-28T10:55:57Z">
            <w:rPr>
              <w:ins w:id="20682" w:author="M00007797" w:date="2023-06-16T16:54:28Z"/>
              <w:color w:val="auto"/>
            </w:rPr>
          </w:rPrChange>
        </w:rPr>
        <w:pPrChange w:id="20679" w:author="M00009081" w:date="2024-06-28T10:55:57Z">
          <w:pPr>
            <w:pStyle w:val="187"/>
            <w:numPr>
              <w:ilvl w:val="0"/>
              <w:numId w:val="0"/>
            </w:numPr>
            <w:ind w:left="1260" w:leftChars="0"/>
          </w:pPr>
        </w:pPrChange>
      </w:pPr>
      <w:ins w:id="20683" w:author="M00007797" w:date="2023-06-16T16:54:28Z">
        <w:r>
          <w:rPr>
            <w:rFonts w:hint="eastAsia"/>
            <w:color w:val="auto"/>
            <w:lang w:val="en-US" w:eastAsia="zh-CN"/>
          </w:rPr>
          <w:t>2、</w:t>
        </w:r>
      </w:ins>
      <w:ins w:id="20684" w:author="M00007797" w:date="2023-06-16T16:54:28Z">
        <w:r>
          <w:rPr>
            <w:rFonts w:hint="eastAsia"/>
            <w:color w:val="auto"/>
          </w:rPr>
          <w:t>臀洗时，按下遥控器【</w:t>
        </w:r>
      </w:ins>
      <w:ins w:id="20685" w:author="M00007797" w:date="2023-06-16T16:54:28Z">
        <w:r>
          <w:rPr>
            <w:rFonts w:hint="eastAsia"/>
            <w:color w:val="auto"/>
            <w:lang w:val="en-US" w:eastAsia="zh-CN"/>
          </w:rPr>
          <w:t>臀洗/移动</w:t>
        </w:r>
      </w:ins>
      <w:ins w:id="20686" w:author="M00007797" w:date="2023-06-16T16:54:28Z">
        <w:r>
          <w:rPr>
            <w:rFonts w:hint="eastAsia"/>
            <w:color w:val="auto"/>
          </w:rPr>
          <w:t>】，</w:t>
        </w:r>
      </w:ins>
      <w:ins w:id="20687" w:author="M00007797" w:date="2023-06-16T16:54:28Z">
        <w:r>
          <w:rPr>
            <w:rFonts w:hint="eastAsia"/>
            <w:color w:val="auto"/>
            <w:lang w:val="en-US" w:eastAsia="zh-CN"/>
          </w:rPr>
          <w:t>移动清洗状态切换</w:t>
        </w:r>
      </w:ins>
      <w:ins w:id="20688" w:author="M00007797" w:date="2023-06-16T16:54:28Z">
        <w:r>
          <w:rPr>
            <w:rFonts w:hint="eastAsia"/>
            <w:color w:val="auto"/>
          </w:rPr>
          <w:t>；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0690" w:author="M00007797" w:date="2023-06-16T16:54:28Z"/>
          <w:rFonts w:hint="eastAsia"/>
          <w:color w:val="auto"/>
          <w:rPrChange w:id="20691" w:author="M00009081" w:date="2024-06-28T10:55:57Z">
            <w:rPr>
              <w:ins w:id="20692" w:author="M00007797" w:date="2023-06-16T16:54:28Z"/>
              <w:color w:val="auto"/>
            </w:rPr>
          </w:rPrChange>
        </w:rPr>
        <w:pPrChange w:id="20689" w:author="M00009081" w:date="2024-06-28T10:55:57Z">
          <w:pPr>
            <w:pStyle w:val="187"/>
            <w:numPr>
              <w:ilvl w:val="0"/>
              <w:numId w:val="0"/>
            </w:numPr>
            <w:ind w:left="1260" w:leftChars="0"/>
          </w:pPr>
        </w:pPrChange>
      </w:pPr>
      <w:ins w:id="20693" w:author="M00007797" w:date="2023-06-16T16:54:28Z">
        <w:r>
          <w:rPr>
            <w:rFonts w:hint="eastAsia"/>
            <w:color w:val="auto"/>
            <w:lang w:val="en-US" w:eastAsia="zh-CN"/>
          </w:rPr>
          <w:t>3、</w:t>
        </w:r>
      </w:ins>
      <w:ins w:id="20694" w:author="M00007797" w:date="2023-06-16T16:54:28Z">
        <w:r>
          <w:rPr>
            <w:rFonts w:hint="eastAsia"/>
            <w:color w:val="auto"/>
          </w:rPr>
          <w:t>在清洗过程中可以按【冷热按摩】、【水温】</w:t>
        </w:r>
      </w:ins>
      <w:ins w:id="20695" w:author="M00007797" w:date="2023-06-16T16:54:28Z">
        <w:r>
          <w:rPr>
            <w:rFonts w:hint="eastAsia"/>
            <w:color w:val="auto"/>
            <w:lang w:eastAsia="zh-CN"/>
          </w:rPr>
          <w:t>、</w:t>
        </w:r>
      </w:ins>
      <w:ins w:id="20696" w:author="M00007797" w:date="2023-06-16T16:54:28Z">
        <w:r>
          <w:rPr>
            <w:rFonts w:hint="eastAsia"/>
            <w:color w:val="auto"/>
          </w:rPr>
          <w:t>【喷嘴前移】、【喷嘴后</w:t>
        </w:r>
      </w:ins>
      <w:ins w:id="20697" w:author="M00007797" w:date="2023-06-16T16:54:28Z">
        <w:r>
          <w:rPr>
            <w:rFonts w:hint="eastAsia"/>
            <w:color w:val="auto"/>
            <w:highlight w:val="none"/>
          </w:rPr>
          <w:t>移】</w:t>
        </w:r>
      </w:ins>
      <w:ins w:id="20698" w:author="M00007797" w:date="2023-11-02T10:16:55Z">
        <w:r>
          <w:rPr>
            <w:rFonts w:hint="eastAsia"/>
            <w:color w:val="auto"/>
            <w:highlight w:val="none"/>
            <w:lang w:eastAsia="zh-CN"/>
          </w:rPr>
          <w:t>、</w:t>
        </w:r>
      </w:ins>
      <w:ins w:id="20699" w:author="M00007797" w:date="2023-06-16T16:54:28Z">
        <w:r>
          <w:rPr>
            <w:rFonts w:hint="eastAsia"/>
            <w:color w:val="auto"/>
            <w:highlight w:val="none"/>
          </w:rPr>
          <w:t>【清洗强度-】、【清洗强度</w:t>
        </w:r>
      </w:ins>
      <w:ins w:id="20700" w:author="M00007797" w:date="2023-06-16T16:54:28Z">
        <w:r>
          <w:rPr>
            <w:rFonts w:hint="eastAsia"/>
            <w:color w:val="auto"/>
            <w:highlight w:val="none"/>
            <w:lang w:val="en-US" w:eastAsia="zh-CN"/>
          </w:rPr>
          <w:t>+</w:t>
        </w:r>
      </w:ins>
      <w:ins w:id="20701" w:author="M00007797" w:date="2023-06-16T16:54:28Z">
        <w:r>
          <w:rPr>
            <w:rFonts w:hint="eastAsia"/>
            <w:color w:val="auto"/>
            <w:highlight w:val="none"/>
          </w:rPr>
          <w:t>】相关按键进行调节，实时执行</w:t>
        </w:r>
      </w:ins>
      <w:ins w:id="20702" w:author="M00007797" w:date="2023-06-16T16:54:28Z">
        <w:r>
          <w:rPr>
            <w:rFonts w:hint="eastAsia"/>
            <w:color w:val="auto"/>
          </w:rPr>
          <w:t>；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0704" w:author="M00007797" w:date="2023-06-16T16:54:28Z"/>
          <w:rFonts w:hint="eastAsia"/>
          <w:color w:val="auto"/>
          <w:rPrChange w:id="20705" w:author="M00009081" w:date="2024-06-28T10:55:57Z">
            <w:rPr>
              <w:ins w:id="20706" w:author="M00007797" w:date="2023-06-16T16:54:28Z"/>
              <w:color w:val="auto"/>
            </w:rPr>
          </w:rPrChange>
        </w:rPr>
        <w:pPrChange w:id="20703" w:author="M00009081" w:date="2024-06-28T10:55:57Z">
          <w:pPr>
            <w:pStyle w:val="187"/>
            <w:numPr>
              <w:ilvl w:val="0"/>
              <w:numId w:val="0"/>
            </w:numPr>
            <w:ind w:left="1260" w:leftChars="0"/>
          </w:pPr>
        </w:pPrChange>
      </w:pPr>
      <w:ins w:id="20707" w:author="M00007797" w:date="2023-06-16T16:54:28Z">
        <w:r>
          <w:rPr>
            <w:rFonts w:hint="eastAsia"/>
            <w:color w:val="auto"/>
            <w:lang w:val="en-US" w:eastAsia="zh-CN"/>
          </w:rPr>
          <w:t>4、</w:t>
        </w:r>
      </w:ins>
      <w:ins w:id="20708" w:author="M00007797" w:date="2023-06-16T16:54:28Z">
        <w:r>
          <w:rPr>
            <w:rFonts w:hint="eastAsia"/>
            <w:color w:val="auto"/>
            <w:rPrChange w:id="20709" w:author="M00009081" w:date="2024-06-28T10:55:57Z">
              <w:rPr>
                <w:color w:val="auto"/>
              </w:rPr>
            </w:rPrChange>
          </w:rPr>
          <w:t>每次清洗管</w:t>
        </w:r>
      </w:ins>
      <w:ins w:id="20710" w:author="M00007797" w:date="2023-06-16T16:54:28Z">
        <w:r>
          <w:rPr>
            <w:rFonts w:hint="eastAsia"/>
            <w:color w:val="auto"/>
          </w:rPr>
          <w:t>伸管/</w:t>
        </w:r>
      </w:ins>
      <w:ins w:id="20711" w:author="M00007797" w:date="2023-06-16T16:54:28Z">
        <w:r>
          <w:rPr>
            <w:rFonts w:hint="eastAsia"/>
            <w:color w:val="auto"/>
            <w:rPrChange w:id="20712" w:author="M00009081" w:date="2024-06-28T10:55:57Z">
              <w:rPr>
                <w:color w:val="auto"/>
              </w:rPr>
            </w:rPrChange>
          </w:rPr>
          <w:t>退回时均启动喷口</w:t>
        </w:r>
      </w:ins>
      <w:ins w:id="20713" w:author="M00007797" w:date="2023-06-16T16:54:28Z">
        <w:r>
          <w:rPr>
            <w:rFonts w:hint="eastAsia"/>
            <w:color w:val="auto"/>
          </w:rPr>
          <w:t>自洁</w:t>
        </w:r>
      </w:ins>
      <w:ins w:id="20714" w:author="M00007797" w:date="2023-06-16T16:54:28Z">
        <w:r>
          <w:rPr>
            <w:rFonts w:hint="eastAsia"/>
            <w:color w:val="auto"/>
            <w:rPrChange w:id="20715" w:author="M00009081" w:date="2024-06-28T10:55:57Z">
              <w:rPr>
                <w:color w:val="auto"/>
              </w:rPr>
            </w:rPrChange>
          </w:rPr>
          <w:t>动作；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0717" w:author="M00007797" w:date="2023-06-16T16:51:03Z"/>
          <w:rFonts w:hint="eastAsia"/>
          <w:color w:val="auto"/>
          <w:rPrChange w:id="20718" w:author="M00009081" w:date="2024-06-28T10:55:57Z">
            <w:rPr>
              <w:ins w:id="20719" w:author="M00007797" w:date="2023-06-16T16:51:03Z"/>
            </w:rPr>
          </w:rPrChange>
        </w:rPr>
        <w:pPrChange w:id="20716" w:author="M00009081" w:date="2024-06-28T10:55:57Z">
          <w:pPr>
            <w:ind w:left="720"/>
          </w:pPr>
        </w:pPrChange>
      </w:pPr>
      <w:ins w:id="20720" w:author="M00007797" w:date="2023-06-16T16:54:28Z">
        <w:r>
          <w:rPr>
            <w:rFonts w:hint="eastAsia"/>
            <w:color w:val="auto"/>
            <w:lang w:val="en-US" w:eastAsia="zh-CN"/>
          </w:rPr>
          <w:t>5、</w:t>
        </w:r>
      </w:ins>
      <w:ins w:id="20721" w:author="M00007797" w:date="2023-06-16T16:54:28Z">
        <w:r>
          <w:rPr>
            <w:rFonts w:hint="eastAsia"/>
            <w:color w:val="auto"/>
            <w:rPrChange w:id="20722" w:author="M00009081" w:date="2024-06-28T10:55:57Z">
              <w:rPr>
                <w:rFonts w:hint="eastAsia"/>
                <w:color w:val="auto"/>
              </w:rPr>
            </w:rPrChange>
          </w:rPr>
          <w:t>停止清洗：臀洗过程中，喷出水后短按遥控器【</w:t>
        </w:r>
      </w:ins>
      <w:ins w:id="20723" w:author="M00007797" w:date="2023-06-16T16:54:28Z">
        <w:r>
          <w:rPr>
            <w:rFonts w:hint="eastAsia"/>
            <w:color w:val="auto"/>
            <w:lang w:val="en-US" w:eastAsia="zh-CN"/>
          </w:rPr>
          <w:t>停止</w:t>
        </w:r>
      </w:ins>
      <w:ins w:id="20724" w:author="M00007797" w:date="2023-06-16T16:54:28Z">
        <w:r>
          <w:rPr>
            <w:rFonts w:hint="eastAsia"/>
            <w:color w:val="auto"/>
            <w:rPrChange w:id="20725" w:author="M00009081" w:date="2024-06-28T10:55:57Z">
              <w:rPr>
                <w:rFonts w:hint="eastAsia"/>
                <w:color w:val="auto"/>
              </w:rPr>
            </w:rPrChange>
          </w:rPr>
          <w:t>】或短按</w:t>
        </w:r>
      </w:ins>
      <w:ins w:id="20726" w:author="M00007797" w:date="2023-06-16T16:54:28Z">
        <w:r>
          <w:rPr>
            <w:rFonts w:hint="eastAsia"/>
            <w:color w:val="auto"/>
            <w:lang w:val="en-US" w:eastAsia="zh-CN"/>
          </w:rPr>
          <w:t>旋钮键</w:t>
        </w:r>
      </w:ins>
      <w:ins w:id="20727" w:author="M00007797" w:date="2023-06-16T16:54:28Z">
        <w:r>
          <w:rPr>
            <w:rFonts w:hint="eastAsia"/>
            <w:color w:val="auto"/>
            <w:rPrChange w:id="20728" w:author="M00009081" w:date="2024-06-28T10:55:57Z">
              <w:rPr>
                <w:rFonts w:hint="eastAsia"/>
                <w:color w:val="auto"/>
              </w:rPr>
            </w:rPrChange>
          </w:rPr>
          <w:t>；停止清洗动作，收回清洗器</w:t>
        </w:r>
      </w:ins>
      <w:ins w:id="20729" w:author="M00007797" w:date="2023-06-16T16:54:28Z">
        <w:r>
          <w:rPr>
            <w:rFonts w:hint="eastAsia"/>
            <w:color w:val="auto"/>
            <w:lang w:eastAsia="zh-CN"/>
            <w:rPrChange w:id="20730" w:author="M00009081" w:date="2024-06-28T10:55:57Z">
              <w:rPr>
                <w:rFonts w:hint="eastAsia"/>
                <w:color w:val="auto"/>
                <w:lang w:eastAsia="zh-CN"/>
              </w:rPr>
            </w:rPrChange>
          </w:rPr>
          <w:t>。</w:t>
        </w:r>
      </w:ins>
    </w:p>
    <w:p>
      <w:pPr>
        <w:pStyle w:val="5"/>
        <w:ind w:left="1140"/>
        <w:rPr>
          <w:ins w:id="20732" w:author="M00007797" w:date="2023-06-16T16:51:04Z"/>
        </w:rPr>
        <w:pPrChange w:id="20731" w:author="M00000676" w:date="2023-11-25T17:34:41Z">
          <w:pPr>
            <w:pStyle w:val="5"/>
            <w:ind w:left="1146"/>
          </w:pPr>
        </w:pPrChange>
      </w:pPr>
      <w:ins w:id="20733" w:author="M00007797" w:date="2023-06-16T16:51:04Z">
        <w:bookmarkStart w:id="1115" w:name="_Toc8621"/>
        <w:bookmarkStart w:id="1116" w:name="_Toc23691"/>
        <w:bookmarkStart w:id="1117" w:name="_Toc6905"/>
        <w:bookmarkStart w:id="1118" w:name="_Toc12443"/>
        <w:bookmarkStart w:id="1119" w:name="_Toc14805"/>
        <w:bookmarkStart w:id="1120" w:name="_Toc22823"/>
        <w:bookmarkStart w:id="1121" w:name="_Toc4885"/>
        <w:r>
          <w:rPr>
            <w:rFonts w:hint="eastAsia"/>
          </w:rPr>
          <w:t>妇洗</w:t>
        </w:r>
        <w:bookmarkEnd w:id="1115"/>
        <w:bookmarkEnd w:id="1116"/>
        <w:bookmarkEnd w:id="1117"/>
        <w:bookmarkEnd w:id="1118"/>
        <w:bookmarkEnd w:id="1119"/>
        <w:bookmarkEnd w:id="1120"/>
        <w:bookmarkEnd w:id="1121"/>
      </w:ins>
    </w:p>
    <w:p>
      <w:pPr>
        <w:pStyle w:val="187"/>
        <w:numPr>
          <w:ilvl w:val="0"/>
          <w:numId w:val="0"/>
        </w:numPr>
        <w:ind w:left="0" w:leftChars="0" w:firstLine="1470" w:firstLineChars="700"/>
        <w:rPr>
          <w:ins w:id="20735" w:author="M00007797" w:date="2023-06-16T16:55:21Z"/>
          <w:color w:val="auto"/>
        </w:rPr>
        <w:pPrChange w:id="20734" w:author="M00009081" w:date="2024-06-28T10:56:41Z">
          <w:pPr>
            <w:pStyle w:val="190"/>
            <w:numPr>
              <w:ilvl w:val="0"/>
              <w:numId w:val="0"/>
            </w:numPr>
            <w:ind w:firstLine="840" w:firstLineChars="400"/>
          </w:pPr>
        </w:pPrChange>
      </w:pPr>
      <w:ins w:id="20736" w:author="M00007797" w:date="2023-06-16T16:55:21Z">
        <w:r>
          <w:rPr>
            <w:color w:val="auto"/>
          </w:rPr>
          <w:t>功能描述:</w:t>
        </w:r>
      </w:ins>
      <w:ins w:id="20737" w:author="M00007797" w:date="2023-06-16T16:55:21Z">
        <w:r>
          <w:rPr>
            <w:color w:val="auto"/>
          </w:rPr>
          <w:tab/>
        </w:r>
      </w:ins>
      <w:ins w:id="20738" w:author="M00007797" w:date="2023-06-16T16:55:21Z">
        <w:r>
          <w:rPr>
            <w:color w:val="auto"/>
          </w:rPr>
          <w:tab/>
        </w:r>
      </w:ins>
      <w:ins w:id="20739" w:author="M00007797" w:date="2023-06-16T16:55:21Z">
        <w:r>
          <w:rPr>
            <w:color w:val="auto"/>
          </w:rPr>
          <w:tab/>
        </w:r>
      </w:ins>
      <w:ins w:id="20740" w:author="M00007797" w:date="2023-06-16T16:55:21Z">
        <w:r>
          <w:rPr>
            <w:color w:val="auto"/>
          </w:rPr>
          <w:tab/>
        </w:r>
      </w:ins>
      <w:ins w:id="20741" w:author="M00007797" w:date="2023-06-16T16:55:21Z">
        <w:r>
          <w:rPr>
            <w:color w:val="auto"/>
          </w:rPr>
          <w:tab/>
        </w:r>
      </w:ins>
      <w:ins w:id="20742" w:author="M00007797" w:date="2023-06-16T16:55:21Z">
        <w:r>
          <w:rPr>
            <w:color w:val="auto"/>
          </w:rPr>
          <w:tab/>
        </w:r>
      </w:ins>
      <w:ins w:id="20743" w:author="M00007797" w:date="2023-06-16T16:55:21Z">
        <w:r>
          <w:rPr>
            <w:color w:val="auto"/>
          </w:rPr>
          <w:tab/>
        </w:r>
      </w:ins>
    </w:p>
    <w:p>
      <w:pPr>
        <w:pStyle w:val="187"/>
        <w:numPr>
          <w:ilvl w:val="0"/>
          <w:numId w:val="0"/>
        </w:numPr>
        <w:ind w:firstLine="1470" w:firstLineChars="700"/>
        <w:rPr>
          <w:ins w:id="20745" w:author="M00007797" w:date="2023-06-16T16:55:21Z"/>
          <w:rFonts w:hint="eastAsia" w:eastAsia="宋体"/>
          <w:color w:val="auto"/>
          <w:lang w:eastAsia="zh-CN"/>
        </w:rPr>
        <w:pPrChange w:id="20744" w:author="M00009081" w:date="2024-06-28T10:56:34Z">
          <w:pPr>
            <w:pStyle w:val="187"/>
          </w:pPr>
        </w:pPrChange>
      </w:pPr>
      <w:ins w:id="20746" w:author="M00007797" w:date="2023-06-16T16:55:21Z">
        <w:r>
          <w:rPr>
            <w:rFonts w:hint="eastAsia"/>
            <w:color w:val="auto"/>
          </w:rPr>
          <w:t>着坐模式下</w:t>
        </w:r>
      </w:ins>
      <w:ins w:id="20747" w:author="M00007797" w:date="2023-06-16T16:55:21Z">
        <w:r>
          <w:rPr>
            <w:rFonts w:hint="eastAsia"/>
            <w:color w:val="auto"/>
            <w:lang w:val="en-US" w:eastAsia="zh-CN"/>
          </w:rPr>
          <w:t>: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0749" w:author="M00007797" w:date="2023-06-16T16:55:21Z"/>
          <w:rFonts w:hint="eastAsia"/>
          <w:color w:val="auto"/>
          <w:rPrChange w:id="20750" w:author="M00009081" w:date="2024-06-28T10:56:49Z">
            <w:rPr>
              <w:ins w:id="20751" w:author="M00007797" w:date="2023-06-16T16:55:21Z"/>
              <w:color w:val="auto"/>
            </w:rPr>
          </w:rPrChange>
        </w:rPr>
        <w:pPrChange w:id="20748" w:author="M00009081" w:date="2024-06-28T10:56:49Z">
          <w:pPr>
            <w:pStyle w:val="187"/>
            <w:numPr>
              <w:ilvl w:val="0"/>
              <w:numId w:val="0"/>
            </w:numPr>
            <w:ind w:left="1260" w:leftChars="0"/>
          </w:pPr>
        </w:pPrChange>
      </w:pPr>
      <w:ins w:id="20752" w:author="M00007797" w:date="2023-06-16T16:55:21Z">
        <w:r>
          <w:rPr>
            <w:rFonts w:hint="eastAsia"/>
            <w:color w:val="auto"/>
            <w:lang w:val="en-US" w:eastAsia="zh-CN"/>
          </w:rPr>
          <w:t>1、</w:t>
        </w:r>
      </w:ins>
      <w:ins w:id="20753" w:author="M00007797" w:date="2023-06-16T16:55:21Z">
        <w:r>
          <w:rPr>
            <w:rFonts w:hint="eastAsia"/>
            <w:color w:val="auto"/>
          </w:rPr>
          <w:t>着坐时，按下遥控器【</w:t>
        </w:r>
      </w:ins>
      <w:ins w:id="20754" w:author="M00007797" w:date="2023-06-16T16:55:21Z">
        <w:r>
          <w:rPr>
            <w:rFonts w:hint="eastAsia"/>
            <w:color w:val="auto"/>
            <w:lang w:val="en-US" w:eastAsia="zh-CN"/>
          </w:rPr>
          <w:t>妇洗/移动</w:t>
        </w:r>
      </w:ins>
      <w:ins w:id="20755" w:author="M00007797" w:date="2023-06-16T16:55:21Z">
        <w:r>
          <w:rPr>
            <w:rFonts w:hint="eastAsia"/>
            <w:color w:val="auto"/>
          </w:rPr>
          <w:t>】，电磁阀开启</w:t>
        </w:r>
      </w:ins>
      <w:ins w:id="20756" w:author="M00007797" w:date="2023-06-16T16:55:21Z">
        <w:r>
          <w:rPr>
            <w:rFonts w:hint="eastAsia"/>
            <w:color w:val="auto"/>
            <w:lang w:eastAsia="zh-CN"/>
          </w:rPr>
          <w:t>，</w:t>
        </w:r>
      </w:ins>
      <w:ins w:id="20757" w:author="M00007797" w:date="2023-06-16T16:55:21Z">
        <w:r>
          <w:rPr>
            <w:rFonts w:hint="eastAsia"/>
            <w:color w:val="auto"/>
            <w:rPrChange w:id="20758" w:author="M00009081" w:date="2024-06-28T10:56:49Z">
              <w:rPr>
                <w:color w:val="auto"/>
              </w:rPr>
            </w:rPrChange>
          </w:rPr>
          <w:t>喷嘴</w:t>
        </w:r>
      </w:ins>
      <w:ins w:id="20759" w:author="M00007797" w:date="2023-06-16T16:55:21Z">
        <w:r>
          <w:rPr>
            <w:rFonts w:hint="eastAsia"/>
            <w:color w:val="auto"/>
          </w:rPr>
          <w:t>以记忆位置</w:t>
        </w:r>
      </w:ins>
      <w:ins w:id="20760" w:author="M00007797" w:date="2023-06-16T16:55:21Z">
        <w:r>
          <w:rPr>
            <w:rFonts w:hint="eastAsia"/>
            <w:color w:val="auto"/>
            <w:rPrChange w:id="20761" w:author="M00009081" w:date="2024-06-28T10:56:49Z">
              <w:rPr>
                <w:color w:val="auto"/>
              </w:rPr>
            </w:rPrChange>
          </w:rPr>
          <w:t>伸出，</w:t>
        </w:r>
      </w:ins>
      <w:ins w:id="20762" w:author="M00007797" w:date="2023-06-16T16:55:21Z">
        <w:r>
          <w:rPr>
            <w:rFonts w:hint="eastAsia"/>
            <w:color w:val="auto"/>
          </w:rPr>
          <w:t>水压转至设定分配阀</w:t>
        </w:r>
      </w:ins>
      <w:ins w:id="20763" w:author="M00007797" w:date="2023-06-16T16:55:21Z">
        <w:del w:id="20764" w:author="M00032937" w:date="2024-06-28T09:26:03Z">
          <w:r>
            <w:rPr>
              <w:rFonts w:hint="eastAsia"/>
              <w:color w:val="auto"/>
            </w:rPr>
            <w:delText>档</w:delText>
          </w:r>
        </w:del>
      </w:ins>
      <w:ins w:id="20765" w:author="M00032937" w:date="2024-06-28T09:26:03Z">
        <w:r>
          <w:rPr>
            <w:rFonts w:hint="eastAsia"/>
            <w:color w:val="auto"/>
            <w:lang w:eastAsia="zh-CN"/>
          </w:rPr>
          <w:t>挡</w:t>
        </w:r>
      </w:ins>
      <w:ins w:id="20766" w:author="M00007797" w:date="2023-06-16T16:55:21Z">
        <w:r>
          <w:rPr>
            <w:rFonts w:hint="eastAsia"/>
            <w:color w:val="auto"/>
          </w:rPr>
          <w:t>位出水</w:t>
        </w:r>
      </w:ins>
      <w:ins w:id="20767" w:author="M00007797" w:date="2023-06-16T16:55:21Z">
        <w:r>
          <w:rPr>
            <w:rFonts w:hint="eastAsia"/>
            <w:color w:val="auto"/>
            <w:lang w:eastAsia="zh-CN"/>
          </w:rPr>
          <w:t>，</w:t>
        </w:r>
      </w:ins>
      <w:ins w:id="20768" w:author="M00007797" w:date="2023-06-16T16:55:21Z">
        <w:r>
          <w:rPr>
            <w:rFonts w:hint="eastAsia"/>
            <w:color w:val="auto"/>
          </w:rPr>
          <w:t>开启妇洗</w:t>
        </w:r>
      </w:ins>
      <w:ins w:id="20769" w:author="M00007797" w:date="2023-06-16T16:55:21Z">
        <w:r>
          <w:rPr>
            <w:rFonts w:hint="eastAsia"/>
            <w:color w:val="auto"/>
            <w:rPrChange w:id="20770" w:author="M00009081" w:date="2024-06-28T10:56:49Z">
              <w:rPr>
                <w:color w:val="auto"/>
              </w:rPr>
            </w:rPrChange>
          </w:rPr>
          <w:t>；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0772" w:author="M00007797" w:date="2023-06-16T16:55:21Z"/>
          <w:rFonts w:hint="eastAsia"/>
          <w:color w:val="auto"/>
          <w:rPrChange w:id="20773" w:author="M00009081" w:date="2024-06-28T10:56:49Z">
            <w:rPr>
              <w:ins w:id="20774" w:author="M00007797" w:date="2023-06-16T16:55:21Z"/>
              <w:color w:val="auto"/>
            </w:rPr>
          </w:rPrChange>
        </w:rPr>
        <w:pPrChange w:id="20771" w:author="M00009081" w:date="2024-06-28T10:56:49Z">
          <w:pPr>
            <w:pStyle w:val="187"/>
            <w:numPr>
              <w:ilvl w:val="0"/>
              <w:numId w:val="0"/>
            </w:numPr>
            <w:ind w:left="1260" w:leftChars="0"/>
          </w:pPr>
        </w:pPrChange>
      </w:pPr>
      <w:ins w:id="20775" w:author="M00007797" w:date="2023-06-16T16:55:21Z">
        <w:r>
          <w:rPr>
            <w:rFonts w:hint="eastAsia"/>
            <w:color w:val="auto"/>
            <w:lang w:val="en-US" w:eastAsia="zh-CN"/>
          </w:rPr>
          <w:t>2、</w:t>
        </w:r>
      </w:ins>
      <w:ins w:id="20776" w:author="M00007797" w:date="2023-06-16T16:55:21Z">
        <w:r>
          <w:rPr>
            <w:rFonts w:hint="eastAsia"/>
            <w:color w:val="auto"/>
          </w:rPr>
          <w:t>妇洗时，按下遥控器【</w:t>
        </w:r>
      </w:ins>
      <w:ins w:id="20777" w:author="M00007797" w:date="2023-06-16T16:55:21Z">
        <w:r>
          <w:rPr>
            <w:rFonts w:hint="eastAsia"/>
            <w:color w:val="auto"/>
            <w:lang w:val="en-US" w:eastAsia="zh-CN"/>
          </w:rPr>
          <w:t>妇洗/移动</w:t>
        </w:r>
      </w:ins>
      <w:ins w:id="20778" w:author="M00007797" w:date="2023-06-16T16:55:21Z">
        <w:r>
          <w:rPr>
            <w:rFonts w:hint="eastAsia"/>
            <w:color w:val="auto"/>
          </w:rPr>
          <w:t>】，</w:t>
        </w:r>
      </w:ins>
      <w:ins w:id="20779" w:author="M00007797" w:date="2023-06-16T16:55:21Z">
        <w:r>
          <w:rPr>
            <w:rFonts w:hint="eastAsia"/>
            <w:color w:val="auto"/>
            <w:lang w:val="en-US" w:eastAsia="zh-CN"/>
          </w:rPr>
          <w:t>移动清洗状态切换</w:t>
        </w:r>
      </w:ins>
      <w:ins w:id="20780" w:author="M00007797" w:date="2023-06-16T16:55:21Z">
        <w:r>
          <w:rPr>
            <w:rFonts w:hint="eastAsia"/>
            <w:color w:val="auto"/>
          </w:rPr>
          <w:t>；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0782" w:author="M00007797" w:date="2023-06-16T16:55:21Z"/>
          <w:rFonts w:hint="eastAsia" w:eastAsia="宋体"/>
          <w:color w:val="auto"/>
          <w:lang w:eastAsia="zh-CN"/>
        </w:rPr>
        <w:pPrChange w:id="20781" w:author="M00009081" w:date="2024-06-28T10:56:49Z">
          <w:pPr>
            <w:pStyle w:val="187"/>
            <w:numPr>
              <w:ilvl w:val="0"/>
              <w:numId w:val="0"/>
            </w:numPr>
            <w:ind w:left="1260" w:leftChars="0"/>
          </w:pPr>
        </w:pPrChange>
      </w:pPr>
      <w:ins w:id="20783" w:author="M00007797" w:date="2023-06-16T16:55:21Z">
        <w:r>
          <w:rPr>
            <w:rFonts w:hint="eastAsia"/>
            <w:color w:val="auto"/>
            <w:lang w:val="en-US" w:eastAsia="zh-CN"/>
          </w:rPr>
          <w:t>3、</w:t>
        </w:r>
      </w:ins>
      <w:ins w:id="20784" w:author="M00007797" w:date="2023-06-16T16:55:21Z">
        <w:r>
          <w:rPr>
            <w:rFonts w:hint="eastAsia"/>
            <w:color w:val="auto"/>
          </w:rPr>
          <w:t>在清洗过程中可以按【冷热按摩】、【水温】</w:t>
        </w:r>
      </w:ins>
      <w:ins w:id="20785" w:author="M00007797" w:date="2023-06-16T16:55:21Z">
        <w:r>
          <w:rPr>
            <w:rFonts w:hint="eastAsia"/>
            <w:color w:val="auto"/>
            <w:lang w:eastAsia="zh-CN"/>
          </w:rPr>
          <w:t>、</w:t>
        </w:r>
      </w:ins>
      <w:ins w:id="20786" w:author="M00007797" w:date="2023-06-16T16:55:21Z">
        <w:r>
          <w:rPr>
            <w:rFonts w:hint="eastAsia"/>
            <w:color w:val="auto"/>
          </w:rPr>
          <w:t>【喷嘴前移】、【喷嘴后</w:t>
        </w:r>
      </w:ins>
      <w:ins w:id="20787" w:author="M00007797" w:date="2023-06-16T16:55:21Z">
        <w:r>
          <w:rPr>
            <w:rFonts w:hint="eastAsia"/>
            <w:color w:val="auto"/>
            <w:highlight w:val="none"/>
          </w:rPr>
          <w:t>移】</w:t>
        </w:r>
      </w:ins>
      <w:ins w:id="20788" w:author="M00007797" w:date="2023-11-02T10:16:53Z">
        <w:r>
          <w:rPr>
            <w:rFonts w:hint="eastAsia"/>
            <w:color w:val="auto"/>
            <w:highlight w:val="none"/>
            <w:lang w:eastAsia="zh-CN"/>
          </w:rPr>
          <w:t>、</w:t>
        </w:r>
      </w:ins>
      <w:ins w:id="20789" w:author="M00007797" w:date="2023-06-16T16:55:21Z">
        <w:r>
          <w:rPr>
            <w:rFonts w:hint="eastAsia"/>
            <w:color w:val="auto"/>
            <w:highlight w:val="none"/>
          </w:rPr>
          <w:t>【清洗强度-】、【清洗强度</w:t>
        </w:r>
      </w:ins>
      <w:ins w:id="20790" w:author="M00007797" w:date="2023-06-16T16:55:21Z">
        <w:r>
          <w:rPr>
            <w:rFonts w:hint="eastAsia"/>
            <w:color w:val="auto"/>
            <w:highlight w:val="none"/>
            <w:lang w:val="en-US" w:eastAsia="zh-CN"/>
          </w:rPr>
          <w:t>+</w:t>
        </w:r>
      </w:ins>
      <w:ins w:id="20791" w:author="M00007797" w:date="2023-06-16T16:55:21Z">
        <w:r>
          <w:rPr>
            <w:rFonts w:hint="eastAsia"/>
            <w:color w:val="auto"/>
            <w:highlight w:val="none"/>
          </w:rPr>
          <w:t>】相关按键进行调节，实时执行</w:t>
        </w:r>
      </w:ins>
      <w:ins w:id="20792" w:author="M00007797" w:date="2023-06-16T16:55:21Z">
        <w:r>
          <w:rPr>
            <w:rFonts w:hint="eastAsia"/>
            <w:color w:val="auto"/>
            <w:highlight w:val="none"/>
            <w:lang w:eastAsia="zh-CN"/>
          </w:rPr>
          <w:t>；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0794" w:author="M00007797" w:date="2023-06-16T16:55:21Z"/>
          <w:rFonts w:hint="eastAsia"/>
          <w:color w:val="auto"/>
          <w:rPrChange w:id="20795" w:author="M00009081" w:date="2024-06-28T10:56:49Z">
            <w:rPr>
              <w:ins w:id="20796" w:author="M00007797" w:date="2023-06-16T16:55:21Z"/>
              <w:color w:val="auto"/>
            </w:rPr>
          </w:rPrChange>
        </w:rPr>
        <w:pPrChange w:id="20793" w:author="M00009081" w:date="2024-06-28T10:56:49Z">
          <w:pPr>
            <w:pStyle w:val="187"/>
            <w:numPr>
              <w:ilvl w:val="0"/>
              <w:numId w:val="0"/>
            </w:numPr>
            <w:ind w:left="1260" w:leftChars="0"/>
          </w:pPr>
        </w:pPrChange>
      </w:pPr>
      <w:ins w:id="20797" w:author="M00007797" w:date="2023-06-16T16:55:21Z">
        <w:r>
          <w:rPr>
            <w:rFonts w:hint="eastAsia"/>
            <w:color w:val="auto"/>
            <w:lang w:val="en-US" w:eastAsia="zh-CN"/>
          </w:rPr>
          <w:t>4、</w:t>
        </w:r>
      </w:ins>
      <w:ins w:id="20798" w:author="M00007797" w:date="2023-06-16T16:55:21Z">
        <w:r>
          <w:rPr>
            <w:rFonts w:hint="eastAsia"/>
            <w:color w:val="auto"/>
            <w:rPrChange w:id="20799" w:author="M00009081" w:date="2024-06-28T10:56:49Z">
              <w:rPr>
                <w:color w:val="auto"/>
              </w:rPr>
            </w:rPrChange>
          </w:rPr>
          <w:t>每次清洗管</w:t>
        </w:r>
      </w:ins>
      <w:ins w:id="20800" w:author="M00007797" w:date="2023-06-16T16:55:21Z">
        <w:r>
          <w:rPr>
            <w:rFonts w:hint="eastAsia"/>
            <w:color w:val="auto"/>
          </w:rPr>
          <w:t>伸管/</w:t>
        </w:r>
      </w:ins>
      <w:ins w:id="20801" w:author="M00007797" w:date="2023-06-16T16:55:21Z">
        <w:r>
          <w:rPr>
            <w:rFonts w:hint="eastAsia"/>
            <w:color w:val="auto"/>
            <w:rPrChange w:id="20802" w:author="M00009081" w:date="2024-06-28T10:56:49Z">
              <w:rPr>
                <w:color w:val="auto"/>
              </w:rPr>
            </w:rPrChange>
          </w:rPr>
          <w:t>退回时均启动喷口</w:t>
        </w:r>
      </w:ins>
      <w:ins w:id="20803" w:author="M00007797" w:date="2023-06-16T16:55:21Z">
        <w:r>
          <w:rPr>
            <w:rFonts w:hint="eastAsia"/>
            <w:color w:val="auto"/>
          </w:rPr>
          <w:t>自洁</w:t>
        </w:r>
      </w:ins>
      <w:ins w:id="20804" w:author="M00007797" w:date="2023-06-16T16:55:21Z">
        <w:r>
          <w:rPr>
            <w:rFonts w:hint="eastAsia"/>
            <w:color w:val="auto"/>
            <w:rPrChange w:id="20805" w:author="M00009081" w:date="2024-06-28T10:56:49Z">
              <w:rPr>
                <w:color w:val="auto"/>
              </w:rPr>
            </w:rPrChange>
          </w:rPr>
          <w:t>动作；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0807" w:author="M00007797" w:date="2023-06-16T16:51:47Z"/>
          <w:rFonts w:hint="eastAsia"/>
          <w:color w:val="auto"/>
          <w:rPrChange w:id="20808" w:author="M00009081" w:date="2024-06-28T10:56:49Z">
            <w:rPr>
              <w:ins w:id="20809" w:author="M00007797" w:date="2023-06-16T16:51:47Z"/>
            </w:rPr>
          </w:rPrChange>
        </w:rPr>
        <w:pPrChange w:id="20806" w:author="M00009081" w:date="2024-06-28T10:56:49Z">
          <w:pPr>
            <w:ind w:left="720"/>
          </w:pPr>
        </w:pPrChange>
      </w:pPr>
      <w:ins w:id="20810" w:author="M00007797" w:date="2023-06-16T16:55:21Z">
        <w:r>
          <w:rPr>
            <w:rFonts w:hint="eastAsia"/>
            <w:color w:val="auto"/>
            <w:lang w:val="en-US" w:eastAsia="zh-CN"/>
          </w:rPr>
          <w:t>5、</w:t>
        </w:r>
      </w:ins>
      <w:ins w:id="20811" w:author="M00007797" w:date="2023-06-16T16:55:21Z">
        <w:r>
          <w:rPr>
            <w:rFonts w:hint="eastAsia"/>
            <w:color w:val="auto"/>
            <w:rPrChange w:id="20812" w:author="M00009081" w:date="2024-06-28T10:56:49Z">
              <w:rPr>
                <w:rFonts w:hint="eastAsia"/>
                <w:color w:val="auto"/>
              </w:rPr>
            </w:rPrChange>
          </w:rPr>
          <w:t>停止清洗：妇洗过程中，喷出水后短按遥控器【</w:t>
        </w:r>
      </w:ins>
      <w:ins w:id="20813" w:author="M00007797" w:date="2023-06-16T16:55:21Z">
        <w:r>
          <w:rPr>
            <w:rFonts w:hint="eastAsia"/>
            <w:color w:val="auto"/>
            <w:lang w:val="en-US" w:eastAsia="zh-CN"/>
          </w:rPr>
          <w:t>停止</w:t>
        </w:r>
      </w:ins>
      <w:ins w:id="20814" w:author="M00007797" w:date="2023-06-16T16:55:21Z">
        <w:r>
          <w:rPr>
            <w:rFonts w:hint="eastAsia"/>
            <w:color w:val="auto"/>
            <w:rPrChange w:id="20815" w:author="M00009081" w:date="2024-06-28T10:56:49Z">
              <w:rPr>
                <w:rFonts w:hint="eastAsia"/>
                <w:color w:val="auto"/>
              </w:rPr>
            </w:rPrChange>
          </w:rPr>
          <w:t>】或短按</w:t>
        </w:r>
      </w:ins>
      <w:ins w:id="20816" w:author="M00007797" w:date="2023-06-16T16:55:21Z">
        <w:r>
          <w:rPr>
            <w:rFonts w:hint="eastAsia"/>
            <w:color w:val="auto"/>
            <w:lang w:val="en-US" w:eastAsia="zh-CN"/>
          </w:rPr>
          <w:t>旋钮键</w:t>
        </w:r>
      </w:ins>
      <w:ins w:id="20817" w:author="M00007797" w:date="2023-06-16T16:55:21Z">
        <w:r>
          <w:rPr>
            <w:rFonts w:hint="eastAsia"/>
            <w:color w:val="auto"/>
            <w:rPrChange w:id="20818" w:author="M00009081" w:date="2024-06-28T10:56:49Z">
              <w:rPr>
                <w:rFonts w:hint="eastAsia"/>
                <w:color w:val="auto"/>
              </w:rPr>
            </w:rPrChange>
          </w:rPr>
          <w:t>；停止清洗动作，收回清洗器。</w:t>
        </w:r>
      </w:ins>
    </w:p>
    <w:p>
      <w:pPr>
        <w:pStyle w:val="5"/>
        <w:ind w:left="1140"/>
        <w:rPr>
          <w:ins w:id="20820" w:author="M00007797" w:date="2023-06-16T16:51:48Z"/>
        </w:rPr>
        <w:pPrChange w:id="20819" w:author="M00000676" w:date="2023-11-25T17:34:41Z">
          <w:pPr>
            <w:pStyle w:val="5"/>
            <w:ind w:left="1146"/>
          </w:pPr>
        </w:pPrChange>
      </w:pPr>
      <w:ins w:id="20821" w:author="M00007797" w:date="2023-06-16T16:51:48Z">
        <w:bookmarkStart w:id="1122" w:name="_Toc29703"/>
        <w:bookmarkStart w:id="1123" w:name="_Toc17706"/>
        <w:bookmarkStart w:id="1124" w:name="_Toc14782"/>
        <w:bookmarkStart w:id="1125" w:name="_Toc4266"/>
        <w:bookmarkStart w:id="1126" w:name="_Toc2425"/>
        <w:bookmarkStart w:id="1127" w:name="_Toc534"/>
        <w:bookmarkStart w:id="1128" w:name="_Toc22607"/>
        <w:r>
          <w:rPr>
            <w:rFonts w:hint="eastAsia"/>
            <w:lang w:val="en-US" w:eastAsia="zh-CN"/>
          </w:rPr>
          <w:t>通便功能</w:t>
        </w:r>
        <w:bookmarkEnd w:id="1122"/>
        <w:bookmarkEnd w:id="1123"/>
        <w:bookmarkEnd w:id="1124"/>
        <w:bookmarkEnd w:id="1125"/>
        <w:bookmarkEnd w:id="1126"/>
        <w:bookmarkEnd w:id="1127"/>
        <w:bookmarkEnd w:id="1128"/>
      </w:ins>
      <w:ins w:id="20822" w:author="M00007797" w:date="2023-06-16T16:51:48Z">
        <w:r>
          <w:rPr/>
          <w:tab/>
        </w:r>
      </w:ins>
      <w:ins w:id="20823" w:author="M00007797" w:date="2023-06-16T16:51:48Z">
        <w:r>
          <w:rPr/>
          <w:tab/>
        </w:r>
      </w:ins>
      <w:ins w:id="20824" w:author="M00007797" w:date="2023-06-16T16:51:48Z">
        <w:r>
          <w:rPr/>
          <w:tab/>
        </w:r>
      </w:ins>
      <w:ins w:id="20825" w:author="M00007797" w:date="2023-06-16T16:51:48Z">
        <w:r>
          <w:rPr/>
          <w:tab/>
        </w:r>
      </w:ins>
      <w:ins w:id="20826" w:author="M00007797" w:date="2023-06-16T16:51:48Z">
        <w:r>
          <w:rPr/>
          <w:tab/>
        </w:r>
      </w:ins>
      <w:ins w:id="20827" w:author="M00007797" w:date="2023-06-16T16:51:48Z">
        <w:r>
          <w:rPr/>
          <w:tab/>
        </w:r>
      </w:ins>
      <w:ins w:id="20828" w:author="M00007797" w:date="2023-06-16T16:51:48Z">
        <w:r>
          <w:rPr/>
          <w:tab/>
        </w:r>
      </w:ins>
    </w:p>
    <w:p>
      <w:pPr>
        <w:pStyle w:val="187"/>
        <w:numPr>
          <w:ilvl w:val="-1"/>
          <w:numId w:val="0"/>
        </w:numPr>
        <w:ind w:left="0" w:leftChars="0" w:firstLine="1470" w:firstLineChars="700"/>
        <w:rPr>
          <w:ins w:id="20830" w:author="M00007797" w:date="2023-06-16T16:51:48Z"/>
          <w:color w:val="auto"/>
          <w:rPrChange w:id="20831" w:author="M00009081" w:date="2024-06-28T10:57:00Z">
            <w:rPr>
              <w:ins w:id="20832" w:author="M00007797" w:date="2023-06-16T16:51:48Z"/>
            </w:rPr>
          </w:rPrChange>
        </w:rPr>
        <w:pPrChange w:id="20829" w:author="M00009081" w:date="2024-06-28T10:57:00Z">
          <w:pPr>
            <w:pStyle w:val="187"/>
            <w:numPr>
              <w:ilvl w:val="0"/>
              <w:numId w:val="20"/>
            </w:numPr>
            <w:ind w:leftChars="0" w:firstLineChars="0"/>
          </w:pPr>
        </w:pPrChange>
      </w:pPr>
      <w:ins w:id="20833" w:author="M00007797" w:date="2023-06-16T16:51:48Z">
        <w:r>
          <w:rPr>
            <w:rFonts w:hint="default"/>
            <w:color w:val="auto"/>
            <w:lang w:val="en-US" w:eastAsia="zh-CN"/>
            <w:rPrChange w:id="20834" w:author="M00009081" w:date="2024-06-28T10:57:00Z">
              <w:rPr>
                <w:rFonts w:hint="eastAsia"/>
                <w:lang w:val="en-US" w:eastAsia="zh-CN"/>
              </w:rPr>
            </w:rPrChange>
          </w:rPr>
          <w:t>功能描述：</w:t>
        </w:r>
      </w:ins>
    </w:p>
    <w:p>
      <w:pPr>
        <w:pStyle w:val="187"/>
        <w:numPr>
          <w:ilvl w:val="0"/>
          <w:numId w:val="0"/>
        </w:numPr>
        <w:ind w:leftChars="0" w:firstLine="1470" w:firstLineChars="700"/>
        <w:rPr>
          <w:ins w:id="20836" w:author="M00007797" w:date="2023-06-16T16:56:25Z"/>
          <w:rFonts w:hint="eastAsia"/>
          <w:color w:val="auto"/>
          <w:lang w:val="en-US" w:eastAsia="zh-CN"/>
          <w:rPrChange w:id="20837" w:author="M00009081" w:date="2024-06-28T10:57:06Z">
            <w:rPr>
              <w:ins w:id="20838" w:author="M00007797" w:date="2023-06-16T16:56:25Z"/>
              <w:rFonts w:hint="eastAsia"/>
              <w:lang w:val="en-US" w:eastAsia="zh-CN"/>
            </w:rPr>
          </w:rPrChange>
        </w:rPr>
        <w:pPrChange w:id="20835" w:author="M00009081" w:date="2024-06-28T10:57:06Z">
          <w:pPr>
            <w:pStyle w:val="187"/>
            <w:ind w:leftChars="270" w:firstLine="419" w:firstLineChars="0"/>
          </w:pPr>
        </w:pPrChange>
      </w:pPr>
      <w:ins w:id="20839" w:author="M00007797" w:date="2023-06-16T16:51:48Z">
        <w:r>
          <w:rPr>
            <w:rFonts w:hint="eastAsia"/>
            <w:color w:val="auto"/>
            <w:lang w:val="en-US" w:eastAsia="zh-CN"/>
            <w:rPrChange w:id="20840" w:author="M00009081" w:date="2024-06-28T10:57:06Z">
              <w:rPr>
                <w:rFonts w:hint="eastAsia"/>
                <w:lang w:val="en-US" w:eastAsia="zh-CN"/>
              </w:rPr>
            </w:rPrChange>
          </w:rPr>
          <w:t>着座模式下</w:t>
        </w:r>
      </w:ins>
      <w:ins w:id="20841" w:author="M00007797" w:date="2023-06-16T16:56:23Z">
        <w:r>
          <w:rPr>
            <w:rFonts w:hint="eastAsia"/>
            <w:color w:val="auto"/>
            <w:lang w:val="en-US" w:eastAsia="zh-CN"/>
            <w:rPrChange w:id="20842" w:author="M00009081" w:date="2024-06-28T10:57:06Z">
              <w:rPr>
                <w:rFonts w:hint="eastAsia"/>
                <w:lang w:val="en-US" w:eastAsia="zh-CN"/>
              </w:rPr>
            </w:rPrChange>
          </w:rPr>
          <w:t>：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0844" w:author="M00007797" w:date="2023-06-16T16:51:48Z"/>
          <w:rFonts w:hint="eastAsia"/>
          <w:color w:val="auto"/>
          <w:lang w:eastAsia="zh-CN"/>
          <w:rPrChange w:id="20845" w:author="M00009081" w:date="2024-06-28T10:57:15Z">
            <w:rPr>
              <w:ins w:id="20846" w:author="M00007797" w:date="2023-06-16T16:51:48Z"/>
              <w:rFonts w:hint="eastAsia"/>
              <w:lang w:eastAsia="zh-CN"/>
            </w:rPr>
          </w:rPrChange>
        </w:rPr>
        <w:pPrChange w:id="20843" w:author="M00009081" w:date="2024-06-28T10:57:15Z">
          <w:pPr>
            <w:pStyle w:val="187"/>
            <w:ind w:leftChars="270" w:firstLine="419" w:firstLineChars="0"/>
          </w:pPr>
        </w:pPrChange>
      </w:pPr>
      <w:ins w:id="20847" w:author="M00007797" w:date="2023-06-16T16:56:28Z">
        <w:r>
          <w:rPr>
            <w:rFonts w:hint="eastAsia"/>
            <w:color w:val="auto"/>
            <w:lang w:val="en-US" w:eastAsia="zh-CN"/>
            <w:rPrChange w:id="20848" w:author="M00009081" w:date="2024-06-28T10:48:53Z">
              <w:rPr>
                <w:rFonts w:hint="eastAsia"/>
                <w:lang w:val="en-US" w:eastAsia="zh-CN"/>
              </w:rPr>
            </w:rPrChange>
          </w:rPr>
          <w:t>1、</w:t>
        </w:r>
      </w:ins>
      <w:ins w:id="20849" w:author="M00007797" w:date="2023-06-16T16:51:48Z">
        <w:r>
          <w:rPr>
            <w:rFonts w:hint="eastAsia"/>
            <w:color w:val="auto"/>
            <w:lang w:val="en-US" w:eastAsia="zh-CN"/>
            <w:rPrChange w:id="20850" w:author="M00009081" w:date="2024-06-28T10:48:53Z">
              <w:rPr>
                <w:rFonts w:hint="eastAsia"/>
                <w:lang w:val="en-US" w:eastAsia="zh-CN"/>
              </w:rPr>
            </w:rPrChange>
          </w:rPr>
          <w:t>按下</w:t>
        </w:r>
      </w:ins>
      <w:ins w:id="20851" w:author="M00007797" w:date="2023-06-16T16:51:48Z">
        <w:r>
          <w:rPr>
            <w:rFonts w:hint="eastAsia"/>
            <w:color w:val="auto"/>
            <w:rPrChange w:id="20852" w:author="M00009081" w:date="2024-06-28T10:57:15Z">
              <w:rPr>
                <w:rFonts w:hint="eastAsia"/>
              </w:rPr>
            </w:rPrChange>
          </w:rPr>
          <w:t>【</w:t>
        </w:r>
      </w:ins>
      <w:ins w:id="20853" w:author="M00007797" w:date="2023-06-16T16:51:48Z">
        <w:r>
          <w:rPr>
            <w:rFonts w:hint="eastAsia"/>
            <w:color w:val="auto"/>
            <w:lang w:val="en-US" w:eastAsia="zh-CN"/>
            <w:rPrChange w:id="20854" w:author="M00009081" w:date="2024-06-28T10:48:53Z">
              <w:rPr>
                <w:rFonts w:hint="eastAsia"/>
                <w:lang w:val="en-US" w:eastAsia="zh-CN"/>
              </w:rPr>
            </w:rPrChange>
          </w:rPr>
          <w:t>冷热按摩</w:t>
        </w:r>
      </w:ins>
      <w:ins w:id="20855" w:author="M00007797" w:date="2023-06-16T16:51:48Z">
        <w:r>
          <w:rPr>
            <w:rFonts w:hint="eastAsia"/>
            <w:color w:val="auto"/>
            <w:rPrChange w:id="20856" w:author="M00009081" w:date="2024-06-28T10:57:15Z">
              <w:rPr>
                <w:rFonts w:hint="eastAsia"/>
              </w:rPr>
            </w:rPrChange>
          </w:rPr>
          <w:t>】</w:t>
        </w:r>
      </w:ins>
      <w:ins w:id="20857" w:author="M00007797" w:date="2023-06-16T16:51:48Z">
        <w:r>
          <w:rPr>
            <w:rFonts w:hint="eastAsia"/>
            <w:color w:val="auto"/>
            <w:lang w:val="en-US" w:eastAsia="zh-CN"/>
            <w:rPrChange w:id="20858" w:author="M00009081" w:date="2024-06-28T10:48:53Z">
              <w:rPr>
                <w:rFonts w:hint="eastAsia"/>
                <w:lang w:val="en-US" w:eastAsia="zh-CN"/>
              </w:rPr>
            </w:rPrChange>
          </w:rPr>
          <w:t>3秒，电磁阀开启。分配阀调节到通便口位置，喷嘴以记忆位置伸出，</w:t>
        </w:r>
      </w:ins>
      <w:ins w:id="20859" w:author="M00009081" w:date="2024-06-28T10:57:24Z">
        <w:r>
          <w:rPr>
            <w:rFonts w:hint="eastAsia"/>
            <w:color w:val="auto"/>
            <w:lang w:val="en-US" w:eastAsia="zh-CN"/>
          </w:rPr>
          <w:t>2</w:t>
        </w:r>
      </w:ins>
      <w:ins w:id="20860" w:author="M00009081" w:date="2024-06-28T10:57:25Z">
        <w:r>
          <w:rPr>
            <w:rFonts w:hint="eastAsia"/>
            <w:color w:val="auto"/>
            <w:lang w:val="en-US" w:eastAsia="zh-CN"/>
          </w:rPr>
          <w:t>、</w:t>
        </w:r>
      </w:ins>
      <w:ins w:id="20861" w:author="M00007797" w:date="2023-06-16T16:51:48Z">
        <w:r>
          <w:rPr>
            <w:rFonts w:hint="eastAsia"/>
            <w:color w:val="auto"/>
            <w:lang w:val="en-US" w:eastAsia="zh-CN"/>
            <w:rPrChange w:id="20862" w:author="M00009081" w:date="2024-06-28T10:48:53Z">
              <w:rPr>
                <w:rFonts w:hint="eastAsia"/>
                <w:lang w:val="en-US" w:eastAsia="zh-CN"/>
              </w:rPr>
            </w:rPrChange>
          </w:rPr>
          <w:t>出水后启动通便水泵。</w:t>
        </w:r>
      </w:ins>
      <w:ins w:id="20863" w:author="M00007797" w:date="2023-06-16T16:57:13Z">
        <w:r>
          <w:rPr>
            <w:rFonts w:hint="eastAsia"/>
            <w:color w:val="auto"/>
            <w:lang w:val="en-US" w:eastAsia="zh-CN"/>
            <w:rPrChange w:id="20864" w:author="M00009081" w:date="2024-06-28T10:48:53Z">
              <w:rPr>
                <w:rFonts w:hint="eastAsia"/>
                <w:lang w:val="en-US" w:eastAsia="zh-CN"/>
              </w:rPr>
            </w:rPrChange>
          </w:rPr>
          <w:t>开启</w:t>
        </w:r>
      </w:ins>
      <w:ins w:id="20865" w:author="M00007797" w:date="2023-06-16T16:57:16Z">
        <w:r>
          <w:rPr>
            <w:rFonts w:hint="eastAsia"/>
            <w:color w:val="auto"/>
            <w:lang w:val="en-US" w:eastAsia="zh-CN"/>
            <w:rPrChange w:id="20866" w:author="M00009081" w:date="2024-06-28T10:48:53Z">
              <w:rPr>
                <w:rFonts w:hint="eastAsia"/>
                <w:lang w:val="en-US" w:eastAsia="zh-CN"/>
              </w:rPr>
            </w:rPrChange>
          </w:rPr>
          <w:t>通便</w:t>
        </w:r>
      </w:ins>
      <w:ins w:id="20867" w:author="M00007797" w:date="2023-06-16T16:57:17Z">
        <w:r>
          <w:rPr>
            <w:rFonts w:hint="eastAsia"/>
            <w:color w:val="auto"/>
            <w:lang w:val="en-US" w:eastAsia="zh-CN"/>
            <w:rPrChange w:id="20868" w:author="M00009081" w:date="2024-06-28T10:48:53Z">
              <w:rPr>
                <w:rFonts w:hint="eastAsia"/>
                <w:lang w:val="en-US" w:eastAsia="zh-CN"/>
              </w:rPr>
            </w:rPrChange>
          </w:rPr>
          <w:t>功能</w:t>
        </w:r>
      </w:ins>
      <w:ins w:id="20869" w:author="M00007797" w:date="2023-06-16T16:51:48Z">
        <w:r>
          <w:rPr>
            <w:rFonts w:hint="eastAsia"/>
            <w:color w:val="auto"/>
            <w:lang w:eastAsia="zh-CN"/>
            <w:rPrChange w:id="20870" w:author="M00009081" w:date="2024-06-28T10:57:15Z">
              <w:rPr>
                <w:rFonts w:hint="eastAsia"/>
                <w:lang w:eastAsia="zh-CN"/>
              </w:rPr>
            </w:rPrChange>
          </w:rPr>
          <w:t>。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0872" w:author="M00007797" w:date="2023-06-16T16:51:48Z"/>
          <w:rFonts w:hint="eastAsia"/>
          <w:color w:val="auto"/>
          <w:lang w:val="en-US" w:eastAsia="zh-CN"/>
          <w:rPrChange w:id="20873" w:author="M00009081" w:date="2024-06-28T10:57:15Z">
            <w:rPr>
              <w:ins w:id="20874" w:author="M00007797" w:date="2023-06-16T16:51:48Z"/>
              <w:rFonts w:hint="default"/>
              <w:lang w:val="en-US" w:eastAsia="zh-CN"/>
            </w:rPr>
          </w:rPrChange>
        </w:rPr>
        <w:pPrChange w:id="20871" w:author="M00009081" w:date="2024-06-28T10:57:15Z">
          <w:pPr>
            <w:pStyle w:val="187"/>
            <w:numPr>
              <w:ilvl w:val="0"/>
              <w:numId w:val="21"/>
            </w:numPr>
            <w:ind w:leftChars="270" w:firstLine="419" w:firstLineChars="0"/>
          </w:pPr>
        </w:pPrChange>
      </w:pPr>
      <w:ins w:id="20875" w:author="M00009081" w:date="2024-06-28T10:57:27Z">
        <w:r>
          <w:rPr>
            <w:rFonts w:hint="eastAsia"/>
            <w:color w:val="auto"/>
            <w:lang w:val="en-US" w:eastAsia="zh-CN"/>
          </w:rPr>
          <w:t>3</w:t>
        </w:r>
      </w:ins>
      <w:ins w:id="20876" w:author="M00009081" w:date="2024-06-28T10:57:28Z">
        <w:r>
          <w:rPr>
            <w:rFonts w:hint="eastAsia"/>
            <w:color w:val="auto"/>
            <w:lang w:val="en-US" w:eastAsia="zh-CN"/>
          </w:rPr>
          <w:t>、</w:t>
        </w:r>
      </w:ins>
      <w:ins w:id="20877" w:author="M00007797" w:date="2023-06-16T16:51:48Z">
        <w:r>
          <w:rPr>
            <w:rFonts w:hint="eastAsia"/>
            <w:color w:val="auto"/>
            <w:lang w:val="en-US" w:eastAsia="zh-CN"/>
            <w:rPrChange w:id="20878" w:author="M00009081" w:date="2024-06-28T10:57:15Z">
              <w:rPr>
                <w:rFonts w:hint="eastAsia"/>
                <w:lang w:val="en-US" w:eastAsia="zh-CN"/>
              </w:rPr>
            </w:rPrChange>
          </w:rPr>
          <w:t>在任何时候可以按</w:t>
        </w:r>
      </w:ins>
      <w:ins w:id="20879" w:author="M00007797" w:date="2023-06-19T17:40:36Z">
        <w:r>
          <w:rPr>
            <w:rFonts w:hint="eastAsia"/>
            <w:color w:val="auto"/>
          </w:rPr>
          <w:t>【喷嘴前移】、【喷嘴后</w:t>
        </w:r>
      </w:ins>
      <w:ins w:id="20880" w:author="M00007797" w:date="2023-06-19T17:40:36Z">
        <w:r>
          <w:rPr>
            <w:rFonts w:hint="eastAsia"/>
            <w:color w:val="auto"/>
            <w:highlight w:val="none"/>
          </w:rPr>
          <w:t>移】</w:t>
        </w:r>
      </w:ins>
      <w:ins w:id="20881" w:author="M00007797" w:date="2023-06-16T16:51:48Z">
        <w:r>
          <w:rPr>
            <w:rFonts w:hint="eastAsia"/>
            <w:color w:val="auto"/>
            <w:lang w:val="en-US" w:eastAsia="zh-CN"/>
            <w:rPrChange w:id="20882" w:author="M00009081" w:date="2024-06-28T10:57:15Z">
              <w:rPr>
                <w:rFonts w:hint="eastAsia"/>
                <w:lang w:val="en-US" w:eastAsia="zh-CN"/>
              </w:rPr>
            </w:rPrChange>
          </w:rPr>
          <w:t>按键进行设置</w:t>
        </w:r>
      </w:ins>
      <w:ins w:id="20883" w:author="M00007797" w:date="2023-06-19T17:40:42Z">
        <w:r>
          <w:rPr>
            <w:rFonts w:hint="eastAsia"/>
            <w:color w:val="auto"/>
            <w:lang w:val="en-US" w:eastAsia="zh-CN"/>
            <w:rPrChange w:id="20884" w:author="M00009081" w:date="2024-06-28T10:57:15Z">
              <w:rPr>
                <w:rFonts w:hint="eastAsia"/>
                <w:lang w:val="en-US" w:eastAsia="zh-CN"/>
              </w:rPr>
            </w:rPrChange>
          </w:rPr>
          <w:t>；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0886" w:author="M00007797" w:date="2023-06-16T16:51:48Z"/>
          <w:rFonts w:hint="eastAsia"/>
          <w:color w:val="auto"/>
          <w:lang w:val="en-US" w:eastAsia="zh-CN"/>
          <w:rPrChange w:id="20887" w:author="M00009081" w:date="2024-06-28T10:57:15Z">
            <w:rPr>
              <w:ins w:id="20888" w:author="M00007797" w:date="2023-06-16T16:51:48Z"/>
              <w:rFonts w:hint="default"/>
              <w:lang w:val="en-US" w:eastAsia="zh-CN"/>
            </w:rPr>
          </w:rPrChange>
        </w:rPr>
        <w:pPrChange w:id="20885" w:author="M00009081" w:date="2024-06-28T10:57:15Z">
          <w:pPr>
            <w:pStyle w:val="187"/>
            <w:numPr>
              <w:ilvl w:val="0"/>
              <w:numId w:val="21"/>
            </w:numPr>
            <w:ind w:leftChars="270" w:firstLine="419" w:firstLineChars="0"/>
          </w:pPr>
        </w:pPrChange>
      </w:pPr>
      <w:ins w:id="20889" w:author="M00009081" w:date="2024-06-28T10:57:30Z">
        <w:r>
          <w:rPr>
            <w:rFonts w:hint="eastAsia"/>
            <w:color w:val="auto"/>
            <w:lang w:val="en-US" w:eastAsia="zh-CN"/>
          </w:rPr>
          <w:t>4</w:t>
        </w:r>
      </w:ins>
      <w:ins w:id="20890" w:author="M00009081" w:date="2024-06-28T10:57:31Z">
        <w:r>
          <w:rPr>
            <w:rFonts w:hint="eastAsia"/>
            <w:color w:val="auto"/>
            <w:lang w:val="en-US" w:eastAsia="zh-CN"/>
          </w:rPr>
          <w:t>、</w:t>
        </w:r>
      </w:ins>
      <w:ins w:id="20891" w:author="M00007797" w:date="2023-06-16T16:51:48Z">
        <w:r>
          <w:rPr>
            <w:rFonts w:hint="eastAsia"/>
            <w:color w:val="auto"/>
            <w:lang w:val="en-US" w:eastAsia="zh-CN"/>
            <w:rPrChange w:id="20892" w:author="M00009081" w:date="2024-06-28T10:57:15Z">
              <w:rPr>
                <w:rFonts w:hint="eastAsia"/>
                <w:lang w:val="en-US" w:eastAsia="zh-CN"/>
              </w:rPr>
            </w:rPrChange>
          </w:rPr>
          <w:t>通便水温固定为33℃</w:t>
        </w:r>
      </w:ins>
      <w:ins w:id="20893" w:author="M00007797" w:date="2023-06-19T17:40:43Z">
        <w:r>
          <w:rPr>
            <w:rFonts w:hint="eastAsia"/>
            <w:color w:val="auto"/>
            <w:lang w:val="en-US" w:eastAsia="zh-CN"/>
            <w:rPrChange w:id="20894" w:author="M00009081" w:date="2024-06-28T10:57:15Z">
              <w:rPr>
                <w:rFonts w:hint="eastAsia"/>
                <w:lang w:val="en-US" w:eastAsia="zh-CN"/>
              </w:rPr>
            </w:rPrChange>
          </w:rPr>
          <w:t>；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0896" w:author="M00007797" w:date="2023-06-16T16:51:48Z"/>
          <w:rFonts w:hint="eastAsia"/>
          <w:color w:val="auto"/>
          <w:lang w:val="en-US" w:eastAsia="zh-CN"/>
          <w:rPrChange w:id="20897" w:author="M00009081" w:date="2024-06-28T10:57:15Z">
            <w:rPr>
              <w:ins w:id="20898" w:author="M00007797" w:date="2023-06-16T16:51:48Z"/>
              <w:rFonts w:hint="default"/>
              <w:lang w:val="en-US" w:eastAsia="zh-CN"/>
            </w:rPr>
          </w:rPrChange>
        </w:rPr>
        <w:pPrChange w:id="20895" w:author="M00009081" w:date="2024-06-28T10:57:15Z">
          <w:pPr>
            <w:pStyle w:val="187"/>
            <w:numPr>
              <w:ilvl w:val="0"/>
              <w:numId w:val="21"/>
            </w:numPr>
            <w:ind w:leftChars="270" w:firstLine="419" w:firstLineChars="0"/>
          </w:pPr>
        </w:pPrChange>
      </w:pPr>
      <w:ins w:id="20899" w:author="M00009081" w:date="2024-06-28T10:57:33Z">
        <w:r>
          <w:rPr>
            <w:rFonts w:hint="eastAsia"/>
            <w:color w:val="auto"/>
            <w:lang w:val="en-US" w:eastAsia="zh-CN"/>
          </w:rPr>
          <w:t>5</w:t>
        </w:r>
      </w:ins>
      <w:ins w:id="20900" w:author="M00009081" w:date="2024-06-28T10:57:34Z">
        <w:r>
          <w:rPr>
            <w:rFonts w:hint="eastAsia"/>
            <w:color w:val="auto"/>
            <w:lang w:val="en-US" w:eastAsia="zh-CN"/>
          </w:rPr>
          <w:t>、</w:t>
        </w:r>
      </w:ins>
      <w:ins w:id="20901" w:author="M00007797" w:date="2023-06-16T16:51:48Z">
        <w:r>
          <w:rPr>
            <w:rFonts w:hint="eastAsia"/>
            <w:color w:val="auto"/>
            <w:lang w:val="en-US" w:eastAsia="zh-CN"/>
            <w:rPrChange w:id="20902" w:author="M00009081" w:date="2024-06-28T10:57:15Z">
              <w:rPr>
                <w:rFonts w:hint="eastAsia"/>
                <w:lang w:val="en-US" w:eastAsia="zh-CN"/>
              </w:rPr>
            </w:rPrChange>
          </w:rPr>
          <w:t>通便最大挡流量标准830±60mL</w:t>
        </w:r>
      </w:ins>
      <w:ins w:id="20903" w:author="M00007797" w:date="2023-06-19T17:40:45Z">
        <w:r>
          <w:rPr>
            <w:rFonts w:hint="eastAsia"/>
            <w:color w:val="auto"/>
            <w:lang w:val="en-US" w:eastAsia="zh-CN"/>
            <w:rPrChange w:id="20904" w:author="M00009081" w:date="2024-06-28T10:57:15Z">
              <w:rPr>
                <w:rFonts w:hint="eastAsia"/>
                <w:lang w:val="en-US" w:eastAsia="zh-CN"/>
              </w:rPr>
            </w:rPrChange>
          </w:rPr>
          <w:t>；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0906" w:author="M00007797" w:date="2023-06-16T16:51:48Z"/>
          <w:rFonts w:hint="eastAsia"/>
          <w:color w:val="auto"/>
          <w:lang w:val="en-US" w:eastAsia="zh-CN"/>
          <w:rPrChange w:id="20907" w:author="M00009081" w:date="2024-06-28T10:57:15Z">
            <w:rPr>
              <w:ins w:id="20908" w:author="M00007797" w:date="2023-06-16T16:51:48Z"/>
              <w:rFonts w:hint="eastAsia"/>
              <w:lang w:val="en-US" w:eastAsia="zh-CN"/>
            </w:rPr>
          </w:rPrChange>
        </w:rPr>
        <w:pPrChange w:id="20905" w:author="M00009081" w:date="2024-06-28T10:57:15Z">
          <w:pPr>
            <w:pStyle w:val="187"/>
            <w:numPr>
              <w:ilvl w:val="-1"/>
              <w:numId w:val="0"/>
            </w:numPr>
            <w:ind w:left="0" w:leftChars="0" w:firstLine="420" w:firstLineChars="0"/>
          </w:pPr>
        </w:pPrChange>
      </w:pPr>
      <w:ins w:id="20909" w:author="M00007797" w:date="2023-06-16T16:51:48Z">
        <w:r>
          <w:rPr>
            <w:rFonts w:hint="eastAsia"/>
            <w:color w:val="auto"/>
            <w:lang w:val="en-US" w:eastAsia="zh-CN"/>
            <w:rPrChange w:id="20910" w:author="M00009081" w:date="2024-06-28T10:57:15Z">
              <w:rPr>
                <w:rFonts w:hint="eastAsia"/>
                <w:lang w:val="en-US" w:eastAsia="zh-CN"/>
              </w:rPr>
            </w:rPrChange>
          </w:rPr>
          <w:t>* 通便功能无往复清洗，工作中长按【冷热按摩】关闭通便功能。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rFonts w:hint="eastAsia"/>
          <w:color w:val="auto"/>
          <w:rPrChange w:id="20912" w:author="M00009081" w:date="2024-06-28T10:57:15Z">
            <w:rPr/>
          </w:rPrChange>
        </w:rPr>
        <w:pPrChange w:id="20911" w:author="M00009081" w:date="2024-06-28T10:57:15Z">
          <w:pPr>
            <w:ind w:left="720"/>
          </w:pPr>
        </w:pPrChange>
      </w:pPr>
      <w:ins w:id="20913" w:author="M00007797" w:date="2023-06-16T16:51:48Z">
        <w:r>
          <w:rPr>
            <w:rFonts w:hint="eastAsia"/>
            <w:color w:val="auto"/>
            <w:lang w:val="en-US" w:eastAsia="zh-CN"/>
            <w:rPrChange w:id="20914" w:author="M00009081" w:date="2024-06-28T10:57:15Z">
              <w:rPr>
                <w:rFonts w:hint="eastAsia"/>
                <w:lang w:val="en-US" w:eastAsia="zh-CN"/>
              </w:rPr>
            </w:rPrChange>
          </w:rPr>
          <w:t>* 从臀妇洗切换到通便功能，无法实现快速切换。</w:t>
        </w:r>
      </w:ins>
    </w:p>
    <w:p>
      <w:pPr>
        <w:pStyle w:val="5"/>
        <w:ind w:left="1140"/>
        <w:pPrChange w:id="20915" w:author="M00000676" w:date="2023-11-25T17:34:41Z">
          <w:pPr>
            <w:pStyle w:val="5"/>
            <w:ind w:left="1146"/>
          </w:pPr>
        </w:pPrChange>
      </w:pPr>
      <w:bookmarkStart w:id="1129" w:name="_Toc323"/>
      <w:bookmarkStart w:id="1130" w:name="_Toc7353"/>
      <w:bookmarkStart w:id="1131" w:name="_Toc6215"/>
      <w:bookmarkStart w:id="1132" w:name="_Toc15026"/>
      <w:bookmarkStart w:id="1133" w:name="_Toc5244"/>
      <w:bookmarkStart w:id="1134" w:name="_Toc12466"/>
      <w:bookmarkStart w:id="1135" w:name="_Toc32089"/>
      <w:bookmarkStart w:id="1136" w:name="_Toc30918"/>
      <w:bookmarkStart w:id="1137" w:name="_Toc32511"/>
      <w:bookmarkStart w:id="1138" w:name="_Toc2834"/>
      <w:bookmarkStart w:id="1139" w:name="_Toc23527"/>
      <w:bookmarkStart w:id="1140" w:name="_Toc18443"/>
      <w:bookmarkStart w:id="1141" w:name="_Toc16205"/>
      <w:bookmarkStart w:id="1142" w:name="_Toc6248490"/>
      <w:bookmarkStart w:id="1143" w:name="_Toc30243"/>
      <w:bookmarkStart w:id="1144" w:name="_Toc10627"/>
      <w:bookmarkStart w:id="1145" w:name="_Toc31736"/>
      <w:bookmarkStart w:id="1146" w:name="_Toc26044"/>
      <w:bookmarkStart w:id="1147" w:name="_Toc14094"/>
      <w:bookmarkStart w:id="1148" w:name="_Toc26040"/>
      <w:r>
        <w:rPr>
          <w:rFonts w:hint="eastAsia"/>
        </w:rPr>
        <w:t>智能臀洗</w:t>
      </w:r>
      <w:bookmarkEnd w:id="1129"/>
      <w:bookmarkEnd w:id="1130"/>
      <w:bookmarkEnd w:id="1131"/>
      <w:bookmarkEnd w:id="1132"/>
      <w:bookmarkEnd w:id="1133"/>
      <w:bookmarkEnd w:id="1134"/>
      <w:bookmarkEnd w:id="1135"/>
      <w:bookmarkEnd w:id="1136"/>
      <w:bookmarkEnd w:id="1137"/>
      <w:bookmarkEnd w:id="1138"/>
      <w:bookmarkEnd w:id="1139"/>
      <w:bookmarkEnd w:id="1140"/>
      <w:bookmarkEnd w:id="1141"/>
      <w:bookmarkEnd w:id="1142"/>
      <w:bookmarkEnd w:id="1143"/>
      <w:bookmarkEnd w:id="1144"/>
      <w:bookmarkEnd w:id="1145"/>
      <w:bookmarkEnd w:id="1146"/>
      <w:bookmarkEnd w:id="1147"/>
      <w:bookmarkEnd w:id="1148"/>
    </w:p>
    <w:p>
      <w:pPr>
        <w:pStyle w:val="187"/>
        <w:numPr>
          <w:ilvl w:val="0"/>
          <w:numId w:val="0"/>
        </w:numPr>
        <w:ind w:left="0" w:firstLine="1470" w:firstLineChars="700"/>
        <w:rPr>
          <w:ins w:id="20917" w:author="M00009081" w:date="2024-06-28T10:57:39Z"/>
          <w:rFonts w:hint="default"/>
          <w:color w:val="auto"/>
          <w:rPrChange w:id="20918" w:author="M00009081" w:date="2024-06-28T10:57:44Z">
            <w:rPr>
              <w:ins w:id="20919" w:author="M00009081" w:date="2024-06-28T10:57:39Z"/>
              <w:rFonts w:hint="eastAsia"/>
              <w:color w:val="auto"/>
            </w:rPr>
          </w:rPrChange>
        </w:rPr>
        <w:pPrChange w:id="20916" w:author="M00009081" w:date="2024-06-28T10:57:44Z">
          <w:pPr>
            <w:pStyle w:val="34"/>
            <w:ind w:left="0" w:firstLine="840" w:firstLineChars="400"/>
          </w:pPr>
        </w:pPrChange>
      </w:pPr>
      <w:ins w:id="20920" w:author="M00007797" w:date="2023-06-16T17:04:02Z">
        <w:r>
          <w:rPr>
            <w:rFonts w:hint="default"/>
            <w:color w:val="auto"/>
            <w:rPrChange w:id="20921" w:author="M00009081" w:date="2024-06-28T10:57:44Z">
              <w:rPr>
                <w:rFonts w:hint="eastAsia"/>
                <w:color w:val="auto"/>
              </w:rPr>
            </w:rPrChange>
          </w:rPr>
          <w:t>功能描述：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0923" w:author="M00007797" w:date="2023-06-16T17:04:02Z"/>
          <w:rFonts w:hint="eastAsia"/>
          <w:color w:val="auto"/>
          <w:rPrChange w:id="20924" w:author="M00009081" w:date="2024-06-28T10:57:56Z">
            <w:rPr>
              <w:ins w:id="20925" w:author="M00007797" w:date="2023-06-16T17:04:02Z"/>
              <w:color w:val="auto"/>
            </w:rPr>
          </w:rPrChange>
        </w:rPr>
        <w:pPrChange w:id="20922" w:author="M00009081" w:date="2024-06-28T10:57:56Z">
          <w:pPr>
            <w:pStyle w:val="34"/>
            <w:ind w:left="0" w:firstLine="840" w:firstLineChars="400"/>
          </w:pPr>
        </w:pPrChange>
      </w:pPr>
      <w:ins w:id="20926" w:author="M00009081" w:date="2024-06-28T10:58:00Z">
        <w:r>
          <w:rPr>
            <w:rFonts w:hint="eastAsia"/>
            <w:color w:val="auto"/>
            <w:lang w:val="en-US" w:eastAsia="zh-CN"/>
          </w:rPr>
          <w:t>1、</w:t>
        </w:r>
      </w:ins>
      <w:ins w:id="20927" w:author="M00007797" w:date="2023-06-16T17:04:02Z">
        <w:r>
          <w:rPr>
            <w:rFonts w:hint="eastAsia"/>
            <w:color w:val="auto"/>
            <w:rPrChange w:id="20928" w:author="M00009081" w:date="2024-06-28T10:57:56Z">
              <w:rPr>
                <w:rFonts w:hint="eastAsia"/>
                <w:color w:val="auto"/>
              </w:rPr>
            </w:rPrChange>
          </w:rPr>
          <w:t>着坐且</w:t>
        </w:r>
      </w:ins>
      <w:ins w:id="20929" w:author="M00007797" w:date="2023-06-16T17:04:02Z">
        <w:r>
          <w:rPr>
            <w:rFonts w:hint="eastAsia"/>
            <w:color w:val="auto"/>
            <w:rPrChange w:id="20930" w:author="M00009081" w:date="2024-06-28T10:57:56Z">
              <w:rPr>
                <w:color w:val="auto"/>
              </w:rPr>
            </w:rPrChange>
          </w:rPr>
          <w:t>无清洗、</w:t>
        </w:r>
      </w:ins>
      <w:ins w:id="20931" w:author="M00007797" w:date="2023-06-16T17:04:02Z">
        <w:r>
          <w:rPr>
            <w:rFonts w:hint="eastAsia"/>
            <w:color w:val="auto"/>
            <w:rPrChange w:id="20932" w:author="M00009081" w:date="2024-06-28T10:57:56Z">
              <w:rPr>
                <w:rFonts w:hint="eastAsia"/>
                <w:color w:val="auto"/>
              </w:rPr>
            </w:rPrChange>
          </w:rPr>
          <w:t>烘干状态下，</w:t>
        </w:r>
      </w:ins>
      <w:ins w:id="20933" w:author="M00007797" w:date="2023-06-16T17:04:02Z">
        <w:r>
          <w:rPr>
            <w:rFonts w:hint="eastAsia"/>
            <w:color w:val="auto"/>
            <w:lang w:val="en-US" w:eastAsia="zh-CN"/>
          </w:rPr>
          <w:t>按对应操作</w:t>
        </w:r>
      </w:ins>
      <w:ins w:id="20934" w:author="M00007797" w:date="2023-06-16T17:04:02Z">
        <w:r>
          <w:rPr>
            <w:rFonts w:hint="eastAsia"/>
            <w:color w:val="auto"/>
            <w:rPrChange w:id="20935" w:author="M00009081" w:date="2024-06-28T10:57:56Z">
              <w:rPr>
                <w:rFonts w:hint="eastAsia"/>
                <w:color w:val="auto"/>
              </w:rPr>
            </w:rPrChange>
          </w:rPr>
          <w:t>发送智能臀洗命令。</w:t>
        </w:r>
      </w:ins>
    </w:p>
    <w:p>
      <w:pPr>
        <w:pStyle w:val="187"/>
        <w:numPr>
          <w:ilvl w:val="0"/>
          <w:numId w:val="0"/>
        </w:numPr>
        <w:ind w:left="1669" w:leftChars="795"/>
        <w:rPr>
          <w:ins w:id="20937" w:author="M00007797" w:date="2023-06-16T17:04:02Z"/>
          <w:rFonts w:hint="eastAsia" w:eastAsia="宋体"/>
          <w:color w:val="auto"/>
          <w:lang w:eastAsia="zh-CN"/>
          <w:rPrChange w:id="20938" w:author="M00009081" w:date="2024-06-28T10:57:56Z">
            <w:rPr>
              <w:ins w:id="20939" w:author="M00007797" w:date="2023-06-16T17:04:02Z"/>
              <w:rFonts w:hint="eastAsia" w:eastAsia="宋体"/>
              <w:color w:val="auto"/>
              <w:lang w:eastAsia="zh-CN"/>
            </w:rPr>
          </w:rPrChange>
        </w:rPr>
        <w:pPrChange w:id="20936" w:author="M00009081" w:date="2024-06-28T10:57:56Z">
          <w:pPr>
            <w:pStyle w:val="34"/>
          </w:pPr>
        </w:pPrChange>
      </w:pPr>
      <w:ins w:id="20940" w:author="M00009081" w:date="2024-06-28T10:58:02Z">
        <w:r>
          <w:rPr>
            <w:rFonts w:hint="eastAsia"/>
            <w:color w:val="auto"/>
            <w:lang w:val="en-US" w:eastAsia="zh-CN"/>
          </w:rPr>
          <w:t>2</w:t>
        </w:r>
      </w:ins>
      <w:ins w:id="20941" w:author="M00009081" w:date="2024-06-28T10:58:03Z">
        <w:r>
          <w:rPr>
            <w:rFonts w:hint="eastAsia"/>
            <w:color w:val="auto"/>
            <w:lang w:val="en-US" w:eastAsia="zh-CN"/>
          </w:rPr>
          <w:t>、</w:t>
        </w:r>
      </w:ins>
      <w:ins w:id="20942" w:author="M00007797" w:date="2023-06-16T17:04:02Z">
        <w:r>
          <w:rPr>
            <w:rFonts w:hint="eastAsia"/>
            <w:color w:val="auto"/>
            <w:rPrChange w:id="20943" w:author="M00009081" w:date="2024-06-28T10:57:56Z">
              <w:rPr>
                <w:color w:val="auto"/>
              </w:rPr>
            </w:rPrChange>
          </w:rPr>
          <w:t>进入清洗状态，整个功能运行周期为：臀洗+暖风烘干+暖风烘干时冲水一次</w:t>
        </w:r>
      </w:ins>
      <w:ins w:id="20944" w:author="M00007797" w:date="2023-06-16T17:04:02Z">
        <w:r>
          <w:rPr>
            <w:rFonts w:hint="eastAsia"/>
            <w:color w:val="auto"/>
            <w:lang w:eastAsia="zh-CN"/>
            <w:rPrChange w:id="20945" w:author="M00009081" w:date="2024-06-28T10:57:56Z">
              <w:rPr>
                <w:rFonts w:hint="eastAsia"/>
                <w:color w:val="auto"/>
                <w:lang w:eastAsia="zh-CN"/>
              </w:rPr>
            </w:rPrChange>
          </w:rPr>
          <w:t>。</w:t>
        </w:r>
      </w:ins>
    </w:p>
    <w:p>
      <w:pPr>
        <w:pStyle w:val="187"/>
        <w:numPr>
          <w:ilvl w:val="0"/>
          <w:numId w:val="0"/>
        </w:numPr>
        <w:ind w:firstLine="1470" w:firstLineChars="700"/>
        <w:rPr>
          <w:ins w:id="20947" w:author="M00007797" w:date="2023-06-16T17:04:02Z"/>
          <w:rFonts w:hint="eastAsia"/>
          <w:color w:val="auto"/>
          <w:rPrChange w:id="20948" w:author="M00009081" w:date="2024-06-28T10:57:56Z">
            <w:rPr>
              <w:ins w:id="20949" w:author="M00007797" w:date="2023-06-16T17:04:02Z"/>
              <w:color w:val="auto"/>
            </w:rPr>
          </w:rPrChange>
        </w:rPr>
        <w:pPrChange w:id="20946" w:author="M00009081" w:date="2024-06-28T10:58:14Z">
          <w:pPr>
            <w:pStyle w:val="34"/>
          </w:pPr>
        </w:pPrChange>
      </w:pPr>
      <w:ins w:id="20950" w:author="M00007797" w:date="2023-06-16T17:04:02Z">
        <w:r>
          <w:rPr>
            <w:rFonts w:hint="eastAsia"/>
            <w:color w:val="auto"/>
            <w:rPrChange w:id="20951" w:author="M00009081" w:date="2024-06-28T10:57:56Z">
              <w:rPr>
                <w:rFonts w:hint="eastAsia"/>
                <w:color w:val="auto"/>
              </w:rPr>
            </w:rPrChange>
          </w:rPr>
          <w:t>备注</w:t>
        </w:r>
      </w:ins>
      <w:ins w:id="20952" w:author="M00007797" w:date="2023-06-16T17:04:02Z">
        <w:r>
          <w:rPr>
            <w:rFonts w:hint="eastAsia"/>
            <w:color w:val="auto"/>
            <w:rPrChange w:id="20953" w:author="M00009081" w:date="2024-06-28T10:57:56Z">
              <w:rPr>
                <w:color w:val="auto"/>
              </w:rPr>
            </w:rPrChange>
          </w:rPr>
          <w:t>说明：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0955" w:author="M00007797" w:date="2023-06-16T17:04:02Z"/>
          <w:rFonts w:hint="eastAsia"/>
          <w:color w:val="auto"/>
          <w:rPrChange w:id="20956" w:author="M00009081" w:date="2024-06-28T10:57:56Z">
            <w:rPr>
              <w:ins w:id="20957" w:author="M00007797" w:date="2023-06-16T17:04:02Z"/>
              <w:color w:val="auto"/>
            </w:rPr>
          </w:rPrChange>
        </w:rPr>
        <w:pPrChange w:id="20954" w:author="M00009081" w:date="2024-06-28T10:57:56Z">
          <w:pPr>
            <w:pStyle w:val="34"/>
            <w:ind w:firstLine="210" w:firstLineChars="100"/>
          </w:pPr>
        </w:pPrChange>
      </w:pPr>
      <w:ins w:id="20958" w:author="M00007797" w:date="2023-06-16T17:04:02Z">
        <w:r>
          <w:rPr>
            <w:rFonts w:hint="eastAsia"/>
            <w:color w:val="auto"/>
            <w:rPrChange w:id="20959" w:author="M00009081" w:date="2024-06-28T10:57:56Z">
              <w:rPr>
                <w:color w:val="auto"/>
              </w:rPr>
            </w:rPrChange>
          </w:rPr>
          <w:t>清洗管位、水压、温度为产品记忆设置</w:t>
        </w:r>
      </w:ins>
      <w:ins w:id="20960" w:author="M00007797" w:date="2023-06-16T17:04:02Z">
        <w:r>
          <w:rPr>
            <w:rFonts w:hint="eastAsia"/>
            <w:b w:val="0"/>
            <w:bCs w:val="0"/>
            <w:color w:val="auto"/>
            <w:vertAlign w:val="baseline"/>
            <w:lang w:val="en-US" w:eastAsia="zh-CN"/>
            <w:rPrChange w:id="20961" w:author="M00009081" w:date="2024-06-28T10:57:56Z">
              <w:rPr>
                <w:rFonts w:hint="eastAsia"/>
                <w:b w:val="0"/>
                <w:bCs/>
                <w:color w:val="auto"/>
                <w:vertAlign w:val="baseline"/>
                <w:lang w:val="en-US" w:eastAsia="zh-CN"/>
              </w:rPr>
            </w:rPrChange>
          </w:rPr>
          <w:t>挡</w:t>
        </w:r>
      </w:ins>
      <w:ins w:id="20962" w:author="M00007797" w:date="2023-06-16T17:04:02Z">
        <w:r>
          <w:rPr>
            <w:rFonts w:hint="eastAsia"/>
            <w:color w:val="auto"/>
            <w:rPrChange w:id="20963" w:author="M00009081" w:date="2024-06-28T10:57:56Z">
              <w:rPr>
                <w:color w:val="auto"/>
              </w:rPr>
            </w:rPrChange>
          </w:rPr>
          <w:t>位，期间可进行水压、</w:t>
        </w:r>
      </w:ins>
      <w:ins w:id="20964" w:author="M00007797" w:date="2023-06-16T17:04:02Z">
        <w:r>
          <w:rPr>
            <w:rFonts w:hint="eastAsia"/>
            <w:color w:val="auto"/>
            <w:lang w:val="en-US" w:eastAsia="zh-CN"/>
          </w:rPr>
          <w:t>温度</w:t>
        </w:r>
      </w:ins>
      <w:ins w:id="20965" w:author="M00007797" w:date="2023-06-16T17:04:02Z">
        <w:r>
          <w:rPr>
            <w:rFonts w:hint="eastAsia"/>
            <w:color w:val="auto"/>
            <w:rPrChange w:id="20966" w:author="M00009081" w:date="2024-06-28T10:57:56Z">
              <w:rPr>
                <w:color w:val="auto"/>
              </w:rPr>
            </w:rPrChange>
          </w:rPr>
          <w:t>、管位调节。</w:t>
        </w:r>
      </w:ins>
    </w:p>
    <w:p>
      <w:pPr>
        <w:numPr>
          <w:ilvl w:val="0"/>
          <w:numId w:val="22"/>
          <w:ins w:id="20968" w:author="M00009068" w:date="2021-11-19T15:08:39Z"/>
        </w:numPr>
        <w:ind w:firstLine="707" w:firstLineChars="337"/>
        <w:rPr>
          <w:ins w:id="20969" w:author="M00009068" w:date="2021-11-19T15:08:39Z"/>
          <w:del w:id="20970" w:author="M00007797" w:date="2023-06-16T17:04:02Z"/>
        </w:rPr>
        <w:pPrChange w:id="20967" w:author="M00009068" w:date="2021-11-19T15:08:39Z">
          <w:pPr>
            <w:ind w:firstLine="707" w:firstLineChars="337"/>
          </w:pPr>
        </w:pPrChange>
      </w:pPr>
      <w:del w:id="20971" w:author="M00007797" w:date="2023-06-16T17:04:02Z">
        <w:r>
          <w:rPr>
            <w:rFonts w:hint="eastAsia"/>
          </w:rPr>
          <w:delText>1、操作方式：顺时针旋转</w:delText>
        </w:r>
      </w:del>
      <w:del w:id="20972" w:author="M00007797" w:date="2023-06-16T17:04:02Z">
        <w:r>
          <w:rPr/>
          <w:delText>旋钮</w:delText>
        </w:r>
      </w:del>
    </w:p>
    <w:p>
      <w:pPr>
        <w:numPr>
          <w:ilvl w:val="0"/>
          <w:numId w:val="22"/>
          <w:ins w:id="20974" w:author="M00009068" w:date="2021-11-19T15:08:39Z"/>
        </w:numPr>
        <w:ind w:firstLine="707" w:firstLineChars="337"/>
        <w:rPr>
          <w:del w:id="20975" w:author="M00007797" w:date="2023-06-16T17:04:02Z"/>
        </w:rPr>
        <w:pPrChange w:id="20973" w:author="M00009068" w:date="2021-11-19T15:08:39Z">
          <w:pPr>
            <w:ind w:firstLine="707" w:firstLineChars="337"/>
          </w:pPr>
        </w:pPrChange>
      </w:pPr>
      <w:del w:id="20976" w:author="M00007797" w:date="2023-06-16T17:04:02Z">
        <w:r>
          <w:rPr>
            <w:rFonts w:hint="eastAsia"/>
            <w:lang w:val="en-US" w:eastAsia="zh-CN"/>
          </w:rPr>
          <w:delText>并回弹</w:delText>
        </w:r>
      </w:del>
    </w:p>
    <w:p>
      <w:pPr>
        <w:ind w:firstLine="707" w:firstLineChars="337"/>
        <w:rPr>
          <w:del w:id="20977" w:author="M00007797" w:date="2023-06-16T17:04:02Z"/>
        </w:rPr>
      </w:pPr>
      <w:del w:id="20978" w:author="M00007797" w:date="2023-06-16T17:04:02Z">
        <w:r>
          <w:rPr>
            <w:rFonts w:hint="eastAsia"/>
          </w:rPr>
          <w:delText>2、功能描述：着座且</w:delText>
        </w:r>
      </w:del>
      <w:del w:id="20979" w:author="M00007797" w:date="2023-06-16T17:04:02Z">
        <w:r>
          <w:rPr/>
          <w:delText>无清洗、</w:delText>
        </w:r>
      </w:del>
      <w:del w:id="20980" w:author="M00007797" w:date="2023-06-16T17:04:02Z">
        <w:r>
          <w:rPr>
            <w:rFonts w:hint="eastAsia"/>
          </w:rPr>
          <w:delText>无烘干状态下，顺时针旋转</w:delText>
        </w:r>
      </w:del>
      <w:del w:id="20981" w:author="M00007797" w:date="2023-06-16T17:04:02Z">
        <w:r>
          <w:rPr/>
          <w:delText>旋钮</w:delText>
        </w:r>
      </w:del>
      <w:del w:id="20982" w:author="M00007797" w:date="2023-06-16T17:04:02Z">
        <w:r>
          <w:rPr>
            <w:rFonts w:hint="eastAsia"/>
          </w:rPr>
          <w:delText>触发智能臀洗命令。</w:delText>
        </w:r>
      </w:del>
    </w:p>
    <w:p>
      <w:pPr>
        <w:pStyle w:val="190"/>
        <w:numPr>
          <w:ilvl w:val="0"/>
          <w:numId w:val="23"/>
        </w:numPr>
        <w:ind w:firstLineChars="0"/>
        <w:rPr>
          <w:del w:id="20983" w:author="M00007797" w:date="2023-06-16T17:04:02Z"/>
        </w:rPr>
      </w:pPr>
      <w:del w:id="20984" w:author="M00007797" w:date="2023-06-16T17:04:02Z">
        <w:r>
          <w:rPr/>
          <w:delText>进入清洗状态，清洗默认为移动清洗开启状态，整个功能运行周期为：臀洗</w:delText>
        </w:r>
      </w:del>
      <w:del w:id="20985" w:author="M00007797" w:date="2023-06-16T17:04:02Z">
        <w:r>
          <w:rPr>
            <w:rFonts w:hint="default"/>
            <w:lang w:val="en-US"/>
          </w:rPr>
          <w:delText>4</w:delText>
        </w:r>
      </w:del>
      <w:ins w:id="20986" w:author="M00006686" w:date="2021-07-30T11:41:56Z">
        <w:del w:id="20987" w:author="M00007797" w:date="2023-06-16T17:04:02Z">
          <w:r>
            <w:rPr>
              <w:rFonts w:hint="eastAsia"/>
              <w:lang w:val="en-US" w:eastAsia="zh-CN"/>
            </w:rPr>
            <w:delText>2</w:delText>
          </w:r>
        </w:del>
      </w:ins>
      <w:del w:id="20988" w:author="M00007797" w:date="2023-06-16T17:04:02Z">
        <w:r>
          <w:rPr/>
          <w:delText>min+暖风烘干</w:delText>
        </w:r>
      </w:del>
      <w:del w:id="20989" w:author="M00007797" w:date="2023-06-16T17:04:02Z">
        <w:r>
          <w:rPr>
            <w:rFonts w:hint="eastAsia"/>
            <w:lang w:val="en-US" w:eastAsia="zh-CN"/>
          </w:rPr>
          <w:delText>2</w:delText>
        </w:r>
      </w:del>
      <w:del w:id="20990" w:author="M00007797" w:date="2023-06-16T17:04:02Z">
        <w:r>
          <w:rPr/>
          <w:delText>min</w:delText>
        </w:r>
      </w:del>
      <w:del w:id="20991" w:author="M00007797" w:date="2023-06-16T17:04:02Z">
        <w:r>
          <w:rPr>
            <w:rFonts w:hint="eastAsia"/>
          </w:rPr>
          <w:delText>（</w:delText>
        </w:r>
      </w:del>
      <w:del w:id="20992" w:author="M00007797" w:date="2023-06-16T17:04:02Z">
        <w:r>
          <w:rPr>
            <w:rFonts w:hint="eastAsia"/>
            <w:lang w:val="en-US" w:eastAsia="zh-CN"/>
          </w:rPr>
          <w:delText>同时伴随烘干冲水一次</w:delText>
        </w:r>
      </w:del>
      <w:del w:id="20993" w:author="M00007797" w:date="2023-06-16T17:04:02Z">
        <w:r>
          <w:rPr>
            <w:rFonts w:hint="eastAsia"/>
          </w:rPr>
          <w:delText>）</w:delText>
        </w:r>
      </w:del>
      <w:del w:id="20994" w:author="M00007797" w:date="2023-06-16T17:04:02Z">
        <w:r>
          <w:rPr/>
          <w:delText>；</w:delText>
        </w:r>
      </w:del>
    </w:p>
    <w:p>
      <w:pPr>
        <w:pStyle w:val="190"/>
        <w:numPr>
          <w:ilvl w:val="0"/>
          <w:numId w:val="23"/>
        </w:numPr>
        <w:ind w:firstLineChars="0"/>
        <w:rPr>
          <w:del w:id="20995" w:author="M00007797" w:date="2023-06-16T17:04:02Z"/>
        </w:rPr>
      </w:pPr>
      <w:del w:id="20996" w:author="M00007797" w:date="2023-06-16T17:04:02Z">
        <w:r>
          <w:rPr/>
          <w:delText>智能臀洗处于清洗状态时</w:delText>
        </w:r>
      </w:del>
      <w:del w:id="20997" w:author="M00007797" w:date="2023-06-16T17:04:02Z">
        <w:r>
          <w:rPr>
            <w:rFonts w:hint="eastAsia"/>
          </w:rPr>
          <w:delText>，</w:delText>
        </w:r>
      </w:del>
      <w:del w:id="20998" w:author="M00007797" w:date="2023-06-16T17:04:02Z">
        <w:r>
          <w:rPr/>
          <w:delText>可以再次顺时针旋转旋钮</w:delText>
        </w:r>
      </w:del>
      <w:del w:id="20999" w:author="M00007797" w:date="2023-06-16T17:04:02Z">
        <w:r>
          <w:rPr>
            <w:rFonts w:hint="eastAsia"/>
          </w:rPr>
          <w:delText>，</w:delText>
        </w:r>
      </w:del>
      <w:del w:id="21000" w:author="M00007797" w:date="2023-06-16T17:04:02Z">
        <w:r>
          <w:rPr/>
          <w:delText>此时实现功能快进作用，直接进行到暖风烘干的过程并伴随一次冲水</w:delText>
        </w:r>
      </w:del>
      <w:del w:id="21001" w:author="M00007797" w:date="2023-06-16T17:04:02Z">
        <w:r>
          <w:rPr>
            <w:rFonts w:hint="eastAsia"/>
          </w:rPr>
          <w:delText>。</w:delText>
        </w:r>
      </w:del>
      <w:del w:id="21002" w:author="M00007797" w:date="2023-06-16T17:04:02Z">
        <w:r>
          <w:rPr/>
          <w:delText>处于暖风阶段</w:delText>
        </w:r>
      </w:del>
      <w:del w:id="21003" w:author="M00007797" w:date="2023-06-16T17:04:02Z">
        <w:r>
          <w:rPr>
            <w:rFonts w:hint="eastAsia"/>
          </w:rPr>
          <w:delText>时，通过旋钮前旋实现风量</w:delText>
        </w:r>
      </w:del>
      <w:del w:id="21004" w:author="M00007797" w:date="2023-06-16T17:04:02Z">
        <w:r>
          <w:rPr>
            <w:rFonts w:hint="eastAsia"/>
            <w:lang w:val="en-US" w:eastAsia="zh-CN"/>
          </w:rPr>
          <w:delText>从小到大</w:delText>
        </w:r>
      </w:del>
      <w:del w:id="21005" w:author="M00007797" w:date="2023-06-16T17:04:02Z">
        <w:r>
          <w:rPr>
            <w:rFonts w:hint="eastAsia"/>
          </w:rPr>
          <w:delText>循环切换</w:delText>
        </w:r>
      </w:del>
      <w:del w:id="21006" w:author="M00007797" w:date="2023-06-16T17:04:02Z">
        <w:r>
          <w:rPr/>
          <w:delText>；</w:delText>
        </w:r>
      </w:del>
    </w:p>
    <w:p>
      <w:pPr>
        <w:pStyle w:val="190"/>
        <w:numPr>
          <w:ilvl w:val="0"/>
          <w:numId w:val="23"/>
        </w:numPr>
        <w:ind w:firstLineChars="0"/>
        <w:rPr>
          <w:del w:id="21007" w:author="M00007797" w:date="2023-06-16T17:04:02Z"/>
        </w:rPr>
      </w:pPr>
      <w:del w:id="21008" w:author="M00007797" w:date="2023-06-16T17:04:02Z">
        <w:r>
          <w:rPr/>
          <w:delText>操作时有提示音，“咚”为正确提示音，“叮”为</w:delText>
        </w:r>
      </w:del>
      <w:del w:id="21009" w:author="M00007797" w:date="2023-06-16T17:04:02Z">
        <w:r>
          <w:rPr>
            <w:rFonts w:hint="eastAsia"/>
          </w:rPr>
          <w:delText>不执行</w:delText>
        </w:r>
      </w:del>
      <w:del w:id="21010" w:author="M00007797" w:date="2023-06-16T17:04:02Z">
        <w:r>
          <w:rPr/>
          <w:delText>提示音；</w:delText>
        </w:r>
      </w:del>
    </w:p>
    <w:p>
      <w:pPr>
        <w:numPr>
          <w:ilvl w:val="0"/>
          <w:numId w:val="23"/>
        </w:numPr>
        <w:ind w:left="1412" w:firstLineChars="0"/>
        <w:jc w:val="left"/>
        <w:rPr>
          <w:del w:id="21011" w:author="M00007797" w:date="2023-06-16T17:04:02Z"/>
        </w:rPr>
      </w:pPr>
      <w:del w:id="21012" w:author="M00007797" w:date="2023-06-16T17:04:02Z">
        <w:r>
          <w:rPr/>
          <w:delText>功能进行中，接收到妇洗功能命令</w:delText>
        </w:r>
      </w:del>
      <w:del w:id="21013" w:author="M00007797" w:date="2023-06-16T17:04:02Z">
        <w:r>
          <w:rPr>
            <w:rFonts w:hint="eastAsia"/>
            <w:lang w:eastAsia="zh-CN"/>
          </w:rPr>
          <w:delText>（</w:delText>
        </w:r>
      </w:del>
      <w:del w:id="21014" w:author="M00007797" w:date="2023-06-16T17:04:02Z">
        <w:r>
          <w:rPr>
            <w:rFonts w:hint="eastAsia"/>
            <w:lang w:val="en-US" w:eastAsia="zh-CN"/>
          </w:rPr>
          <w:delText>逆时针旋转旋钮或遥控妇洗</w:delText>
        </w:r>
      </w:del>
      <w:del w:id="21015" w:author="M00007797" w:date="2023-06-16T17:04:02Z">
        <w:r>
          <w:rPr>
            <w:rFonts w:hint="eastAsia"/>
            <w:lang w:eastAsia="zh-CN"/>
          </w:rPr>
          <w:delText>）</w:delText>
        </w:r>
      </w:del>
      <w:del w:id="21016" w:author="M00007797" w:date="2023-06-16T17:04:02Z">
        <w:r>
          <w:rPr/>
          <w:delText>时，</w:delText>
        </w:r>
      </w:del>
      <w:del w:id="21017" w:author="M00007797" w:date="2023-06-16T17:04:02Z">
        <w:r>
          <w:rPr>
            <w:rFonts w:hint="eastAsia"/>
            <w:lang w:val="en-US" w:eastAsia="zh-CN"/>
          </w:rPr>
          <w:delText>不需要管位缩回直接快速切换妇洗</w:delText>
        </w:r>
      </w:del>
      <w:del w:id="21018" w:author="M00007797" w:date="2023-06-16T17:04:02Z">
        <w:r>
          <w:rPr/>
          <w:delText>；</w:delText>
        </w:r>
      </w:del>
    </w:p>
    <w:p>
      <w:pPr>
        <w:pStyle w:val="190"/>
        <w:numPr>
          <w:ilvl w:val="0"/>
          <w:numId w:val="23"/>
        </w:numPr>
        <w:ind w:firstLineChars="0"/>
        <w:rPr>
          <w:del w:id="21019" w:author="M00007797" w:date="2023-06-16T17:04:02Z"/>
        </w:rPr>
      </w:pPr>
      <w:del w:id="21020" w:author="M00007797" w:date="2023-06-16T17:04:02Z">
        <w:r>
          <w:rPr/>
          <w:delText>功能进行中，接收到烘干功能命令时，直接切换；</w:delText>
        </w:r>
      </w:del>
    </w:p>
    <w:p>
      <w:pPr>
        <w:pStyle w:val="190"/>
        <w:numPr>
          <w:ilvl w:val="0"/>
          <w:numId w:val="23"/>
        </w:numPr>
        <w:ind w:firstLineChars="0"/>
        <w:rPr>
          <w:del w:id="21021" w:author="M00007797" w:date="2023-06-16T17:04:02Z"/>
        </w:rPr>
      </w:pPr>
      <w:del w:id="21022" w:author="M00007797" w:date="2023-06-16T17:04:02Z">
        <w:r>
          <w:rPr/>
          <w:delText>功能进行中</w:delText>
        </w:r>
      </w:del>
      <w:del w:id="21023" w:author="M00007797" w:date="2023-06-16T17:04:02Z">
        <w:r>
          <w:rPr>
            <w:rFonts w:hint="eastAsia"/>
          </w:rPr>
          <w:delText>（清洗状态时）</w:delText>
        </w:r>
      </w:del>
      <w:del w:id="21024" w:author="M00007797" w:date="2023-06-16T17:04:02Z">
        <w:r>
          <w:rPr/>
          <w:delText>，接收到冲水功能命令时，不执行冲水命令。</w:delText>
        </w:r>
      </w:del>
    </w:p>
    <w:p>
      <w:pPr>
        <w:ind w:left="708" w:leftChars="337"/>
        <w:rPr>
          <w:del w:id="21025" w:author="M00007797" w:date="2023-06-16T17:04:02Z"/>
        </w:rPr>
      </w:pPr>
      <w:del w:id="21026" w:author="M00007797" w:date="2023-06-16T17:04:02Z">
        <w:r>
          <w:rPr>
            <w:rFonts w:hint="eastAsia"/>
          </w:rPr>
          <w:delText xml:space="preserve"> 3、备注</w:delText>
        </w:r>
      </w:del>
      <w:del w:id="21027" w:author="M00007797" w:date="2023-06-16T17:04:02Z">
        <w:r>
          <w:rPr/>
          <w:delText>说明：</w:delText>
        </w:r>
      </w:del>
    </w:p>
    <w:p>
      <w:pPr>
        <w:pStyle w:val="190"/>
        <w:numPr>
          <w:ilvl w:val="0"/>
          <w:numId w:val="24"/>
        </w:numPr>
        <w:ind w:firstLineChars="0"/>
        <w:rPr>
          <w:del w:id="21028" w:author="M00007797" w:date="2023-06-16T17:04:02Z"/>
        </w:rPr>
      </w:pPr>
      <w:del w:id="21029" w:author="M00007797" w:date="2023-06-16T17:04:02Z">
        <w:r>
          <w:rPr/>
          <w:delText>清洗管位、水压、温度为产品记忆设置档位，清洗期间可进行水压、水温、管位调节。</w:delText>
        </w:r>
      </w:del>
    </w:p>
    <w:p>
      <w:pPr>
        <w:pStyle w:val="190"/>
        <w:numPr>
          <w:ilvl w:val="0"/>
          <w:numId w:val="24"/>
        </w:numPr>
        <w:ind w:firstLineChars="0"/>
        <w:rPr>
          <w:del w:id="21030" w:author="M00007797" w:date="2023-06-16T17:04:02Z"/>
        </w:rPr>
      </w:pPr>
      <w:del w:id="21031" w:author="M00007797" w:date="2023-06-16T17:04:02Z">
        <w:r>
          <w:rPr/>
          <w:delText>在清洗状态下按下遥控器停止键或旋钮中间按键退出智能臀洗功能；</w:delText>
        </w:r>
      </w:del>
    </w:p>
    <w:p>
      <w:pPr>
        <w:pStyle w:val="190"/>
        <w:numPr>
          <w:ilvl w:val="0"/>
          <w:numId w:val="24"/>
        </w:numPr>
        <w:ind w:firstLineChars="0"/>
        <w:rPr>
          <w:del w:id="21032" w:author="M00007797" w:date="2023-06-16T17:04:02Z"/>
        </w:rPr>
      </w:pPr>
      <w:del w:id="21033" w:author="M00007797" w:date="2023-06-16T17:04:02Z">
        <w:r>
          <w:rPr/>
          <w:delText>离座时上述操作无响应，错误提示音；</w:delText>
        </w:r>
      </w:del>
    </w:p>
    <w:p>
      <w:pPr>
        <w:pStyle w:val="190"/>
        <w:numPr>
          <w:ilvl w:val="0"/>
          <w:numId w:val="24"/>
        </w:numPr>
        <w:ind w:firstLineChars="0"/>
        <w:rPr>
          <w:del w:id="21034" w:author="M00007797" w:date="2023-06-16T17:04:02Z"/>
        </w:rPr>
      </w:pPr>
      <w:del w:id="21035" w:author="M00007797" w:date="2023-06-16T17:04:02Z">
        <w:r>
          <w:rPr/>
          <w:delText>智能臀洗断电复位后默认水压、水温、管位均为中档执行。</w:delText>
        </w:r>
      </w:del>
    </w:p>
    <w:p>
      <w:pPr>
        <w:pStyle w:val="190"/>
        <w:numPr>
          <w:ilvl w:val="0"/>
          <w:numId w:val="24"/>
        </w:numPr>
        <w:ind w:firstLineChars="0"/>
        <w:rPr>
          <w:del w:id="21036" w:author="M00009068" w:date="2021-11-19T15:12:11Z"/>
        </w:rPr>
      </w:pPr>
      <w:del w:id="21037" w:author="M00009068" w:date="2021-11-19T15:12:11Z">
        <w:r>
          <w:rPr/>
          <w:delText>辨别旋转角度，当角度超过设定值，</w:delText>
        </w:r>
      </w:del>
      <w:del w:id="21038" w:author="M00009068" w:date="2021-11-19T15:12:11Z">
        <w:r>
          <w:rPr>
            <w:rFonts w:hint="eastAsia"/>
            <w:lang w:val="en-US" w:eastAsia="zh-CN"/>
          </w:rPr>
          <w:delText>并回弹后，</w:delText>
        </w:r>
      </w:del>
      <w:del w:id="21039" w:author="M00009068" w:date="2021-11-19T15:12:11Z">
        <w:r>
          <w:rPr/>
          <w:delText>判断该动作。</w:delText>
        </w:r>
      </w:del>
    </w:p>
    <w:p>
      <w:pPr>
        <w:pStyle w:val="190"/>
        <w:numPr>
          <w:ilvl w:val="0"/>
          <w:numId w:val="24"/>
        </w:numPr>
        <w:ind w:left="0" w:firstLine="0" w:firstLineChars="0"/>
        <w:rPr>
          <w:del w:id="21041" w:author="M00007797" w:date="2023-07-10T10:22:13Z"/>
        </w:rPr>
        <w:pPrChange w:id="21040" w:author="M00007797" w:date="2023-07-10T10:22:08Z">
          <w:pPr>
            <w:pStyle w:val="190"/>
            <w:ind w:left="1411" w:firstLine="0" w:firstLineChars="0"/>
          </w:pPr>
        </w:pPrChange>
      </w:pPr>
    </w:p>
    <w:p>
      <w:pPr>
        <w:pStyle w:val="5"/>
        <w:ind w:left="1140"/>
        <w:pPrChange w:id="21042" w:author="M00000676" w:date="2023-11-25T17:34:41Z">
          <w:pPr>
            <w:pStyle w:val="5"/>
            <w:ind w:left="1146"/>
          </w:pPr>
        </w:pPrChange>
      </w:pPr>
      <w:bookmarkStart w:id="1149" w:name="_Toc23102"/>
      <w:bookmarkStart w:id="1150" w:name="_Toc28879"/>
      <w:bookmarkStart w:id="1151" w:name="_Toc6931"/>
      <w:bookmarkStart w:id="1152" w:name="_Toc16762"/>
      <w:bookmarkStart w:id="1153" w:name="_Toc538"/>
      <w:bookmarkStart w:id="1154" w:name="_Toc6624"/>
      <w:bookmarkStart w:id="1155" w:name="_Toc438"/>
      <w:bookmarkStart w:id="1156" w:name="_Toc17836"/>
      <w:bookmarkStart w:id="1157" w:name="_Toc1013"/>
      <w:bookmarkStart w:id="1158" w:name="_Toc23191"/>
      <w:bookmarkStart w:id="1159" w:name="_Toc9580"/>
      <w:bookmarkStart w:id="1160" w:name="_Toc6408"/>
      <w:bookmarkStart w:id="1161" w:name="_Toc15664"/>
      <w:bookmarkStart w:id="1162" w:name="_Toc2610"/>
      <w:bookmarkStart w:id="1163" w:name="_Toc31413"/>
      <w:bookmarkStart w:id="1164" w:name="_Toc5738"/>
      <w:bookmarkStart w:id="1165" w:name="_Toc28443"/>
      <w:bookmarkStart w:id="1166" w:name="_Toc4874"/>
      <w:bookmarkStart w:id="1167" w:name="_Toc6248491"/>
      <w:bookmarkStart w:id="1168" w:name="_Toc9771"/>
      <w:r>
        <w:rPr>
          <w:rFonts w:hint="eastAsia"/>
        </w:rPr>
        <w:t>智能妇洗</w:t>
      </w:r>
      <w:bookmarkEnd w:id="1149"/>
      <w:bookmarkEnd w:id="1150"/>
      <w:bookmarkEnd w:id="1151"/>
      <w:bookmarkEnd w:id="1152"/>
      <w:bookmarkEnd w:id="1153"/>
      <w:bookmarkEnd w:id="1154"/>
      <w:bookmarkEnd w:id="1155"/>
      <w:bookmarkEnd w:id="1156"/>
      <w:bookmarkEnd w:id="1157"/>
      <w:bookmarkEnd w:id="1158"/>
      <w:bookmarkEnd w:id="1159"/>
      <w:bookmarkEnd w:id="1160"/>
      <w:bookmarkEnd w:id="1161"/>
      <w:bookmarkEnd w:id="1162"/>
      <w:bookmarkEnd w:id="1163"/>
      <w:bookmarkEnd w:id="1164"/>
      <w:bookmarkEnd w:id="1165"/>
      <w:bookmarkEnd w:id="1166"/>
      <w:bookmarkEnd w:id="1167"/>
      <w:bookmarkEnd w:id="1168"/>
    </w:p>
    <w:p>
      <w:pPr>
        <w:pStyle w:val="187"/>
        <w:numPr>
          <w:ilvl w:val="0"/>
          <w:numId w:val="0"/>
        </w:numPr>
        <w:ind w:left="0" w:firstLine="1470" w:firstLineChars="700"/>
        <w:rPr>
          <w:ins w:id="21044" w:author="M00009081" w:date="2024-06-28T10:58:19Z"/>
          <w:rFonts w:hint="eastAsia"/>
          <w:color w:val="auto"/>
        </w:rPr>
        <w:pPrChange w:id="21043" w:author="M00009081" w:date="2024-06-28T10:58:32Z">
          <w:pPr>
            <w:pStyle w:val="34"/>
            <w:ind w:left="0" w:firstLine="840" w:firstLineChars="400"/>
          </w:pPr>
        </w:pPrChange>
      </w:pPr>
      <w:ins w:id="21045" w:author="M00007797" w:date="2023-06-19T10:35:51Z">
        <w:r>
          <w:rPr>
            <w:rFonts w:hint="eastAsia"/>
            <w:color w:val="auto"/>
          </w:rPr>
          <w:t>功能描述：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1047" w:author="M00007797" w:date="2023-06-19T10:35:51Z"/>
          <w:rFonts w:hint="eastAsia"/>
          <w:color w:val="auto"/>
          <w:rPrChange w:id="21048" w:author="M00009081" w:date="2024-06-28T10:58:39Z">
            <w:rPr>
              <w:ins w:id="21049" w:author="M00007797" w:date="2023-06-19T10:35:51Z"/>
              <w:color w:val="auto"/>
            </w:rPr>
          </w:rPrChange>
        </w:rPr>
        <w:pPrChange w:id="21046" w:author="M00009081" w:date="2024-06-28T10:58:39Z">
          <w:pPr>
            <w:pStyle w:val="34"/>
            <w:ind w:left="0" w:firstLine="840" w:firstLineChars="400"/>
          </w:pPr>
        </w:pPrChange>
      </w:pPr>
      <w:ins w:id="21050" w:author="M00009081" w:date="2024-06-28T10:58:41Z">
        <w:r>
          <w:rPr>
            <w:rFonts w:hint="eastAsia"/>
            <w:color w:val="auto"/>
            <w:lang w:val="en-US" w:eastAsia="zh-CN"/>
          </w:rPr>
          <w:t>1、</w:t>
        </w:r>
      </w:ins>
      <w:ins w:id="21051" w:author="M00007797" w:date="2023-06-19T10:35:51Z">
        <w:r>
          <w:rPr>
            <w:rFonts w:hint="eastAsia"/>
            <w:color w:val="auto"/>
            <w:rPrChange w:id="21052" w:author="M00009081" w:date="2024-06-28T10:58:39Z">
              <w:rPr>
                <w:rFonts w:hint="eastAsia"/>
                <w:color w:val="auto"/>
              </w:rPr>
            </w:rPrChange>
          </w:rPr>
          <w:t>着坐且</w:t>
        </w:r>
      </w:ins>
      <w:ins w:id="21053" w:author="M00007797" w:date="2023-06-19T10:35:51Z">
        <w:r>
          <w:rPr>
            <w:rFonts w:hint="eastAsia"/>
            <w:color w:val="auto"/>
            <w:rPrChange w:id="21054" w:author="M00009081" w:date="2024-06-28T10:58:39Z">
              <w:rPr>
                <w:color w:val="auto"/>
              </w:rPr>
            </w:rPrChange>
          </w:rPr>
          <w:t>无清洗、</w:t>
        </w:r>
      </w:ins>
      <w:ins w:id="21055" w:author="M00007797" w:date="2023-06-19T10:35:51Z">
        <w:r>
          <w:rPr>
            <w:rFonts w:hint="eastAsia"/>
            <w:color w:val="auto"/>
            <w:rPrChange w:id="21056" w:author="M00009081" w:date="2024-06-28T10:58:39Z">
              <w:rPr>
                <w:rFonts w:hint="eastAsia"/>
                <w:color w:val="auto"/>
              </w:rPr>
            </w:rPrChange>
          </w:rPr>
          <w:t>烘干状态下，</w:t>
        </w:r>
      </w:ins>
      <w:ins w:id="21057" w:author="M00007797" w:date="2023-06-19T10:35:51Z">
        <w:r>
          <w:rPr>
            <w:rFonts w:hint="eastAsia"/>
            <w:color w:val="auto"/>
            <w:lang w:val="en-US" w:eastAsia="zh-CN"/>
          </w:rPr>
          <w:t>按对应操作</w:t>
        </w:r>
      </w:ins>
      <w:ins w:id="21058" w:author="M00007797" w:date="2023-06-19T10:35:51Z">
        <w:r>
          <w:rPr>
            <w:rFonts w:hint="eastAsia"/>
            <w:color w:val="auto"/>
            <w:rPrChange w:id="21059" w:author="M00009081" w:date="2024-06-28T10:58:39Z">
              <w:rPr>
                <w:rFonts w:hint="eastAsia"/>
                <w:color w:val="auto"/>
              </w:rPr>
            </w:rPrChange>
          </w:rPr>
          <w:t>发送智能妇洗命令。</w:t>
        </w:r>
      </w:ins>
    </w:p>
    <w:p>
      <w:pPr>
        <w:pStyle w:val="187"/>
        <w:numPr>
          <w:ilvl w:val="0"/>
          <w:numId w:val="0"/>
        </w:numPr>
        <w:ind w:left="1669" w:leftChars="795"/>
        <w:rPr>
          <w:ins w:id="21061" w:author="M00007797" w:date="2023-06-19T10:35:51Z"/>
          <w:rFonts w:hint="eastAsia"/>
          <w:color w:val="auto"/>
          <w:rPrChange w:id="21062" w:author="M00009081" w:date="2024-06-28T10:58:39Z">
            <w:rPr>
              <w:ins w:id="21063" w:author="M00007797" w:date="2023-06-19T10:35:51Z"/>
              <w:color w:val="auto"/>
            </w:rPr>
          </w:rPrChange>
        </w:rPr>
        <w:pPrChange w:id="21060" w:author="M00009081" w:date="2024-06-28T10:58:39Z">
          <w:pPr>
            <w:pStyle w:val="34"/>
          </w:pPr>
        </w:pPrChange>
      </w:pPr>
      <w:ins w:id="21064" w:author="M00009081" w:date="2024-06-28T10:58:43Z">
        <w:r>
          <w:rPr>
            <w:rFonts w:hint="eastAsia"/>
            <w:color w:val="auto"/>
            <w:lang w:val="en-US" w:eastAsia="zh-CN"/>
          </w:rPr>
          <w:t>2、</w:t>
        </w:r>
      </w:ins>
      <w:ins w:id="21065" w:author="M00007797" w:date="2023-06-19T10:35:51Z">
        <w:r>
          <w:rPr>
            <w:rFonts w:hint="eastAsia"/>
            <w:color w:val="auto"/>
            <w:rPrChange w:id="21066" w:author="M00009081" w:date="2024-06-28T10:58:39Z">
              <w:rPr>
                <w:color w:val="auto"/>
              </w:rPr>
            </w:rPrChange>
          </w:rPr>
          <w:t>进入清洗状态，整个功能运行周期为：妇洗</w:t>
        </w:r>
      </w:ins>
      <w:ins w:id="21067" w:author="M00007797" w:date="2023-06-19T10:35:51Z">
        <w:r>
          <w:rPr>
            <w:rFonts w:hint="eastAsia"/>
            <w:color w:val="auto"/>
            <w:rPrChange w:id="21068" w:author="M00009081" w:date="2024-06-28T10:58:39Z">
              <w:rPr>
                <w:rFonts w:hint="eastAsia"/>
                <w:color w:val="auto"/>
              </w:rPr>
            </w:rPrChange>
          </w:rPr>
          <w:t>+</w:t>
        </w:r>
      </w:ins>
      <w:ins w:id="21069" w:author="M00007797" w:date="2023-06-19T10:35:51Z">
        <w:r>
          <w:rPr>
            <w:rFonts w:hint="eastAsia"/>
            <w:color w:val="auto"/>
            <w:rPrChange w:id="21070" w:author="M00009081" w:date="2024-06-28T10:58:39Z">
              <w:rPr>
                <w:color w:val="auto"/>
              </w:rPr>
            </w:rPrChange>
          </w:rPr>
          <w:t>暖风烘干+暖风烘干时冲水一次</w:t>
        </w:r>
      </w:ins>
    </w:p>
    <w:p>
      <w:pPr>
        <w:pStyle w:val="187"/>
        <w:numPr>
          <w:ilvl w:val="0"/>
          <w:numId w:val="0"/>
        </w:numPr>
        <w:ind w:firstLine="1470" w:firstLineChars="700"/>
        <w:rPr>
          <w:ins w:id="21072" w:author="M00007797" w:date="2023-06-19T10:35:51Z"/>
          <w:color w:val="auto"/>
        </w:rPr>
        <w:pPrChange w:id="21071" w:author="M00009081" w:date="2024-06-28T10:59:17Z">
          <w:pPr>
            <w:pStyle w:val="34"/>
          </w:pPr>
        </w:pPrChange>
      </w:pPr>
      <w:ins w:id="21073" w:author="M00007797" w:date="2023-06-19T10:35:51Z">
        <w:r>
          <w:rPr>
            <w:rFonts w:hint="eastAsia"/>
            <w:color w:val="auto"/>
          </w:rPr>
          <w:t>备注</w:t>
        </w:r>
      </w:ins>
      <w:ins w:id="21074" w:author="M00009081" w:date="2024-06-28T10:58:25Z">
        <w:r>
          <w:rPr>
            <w:rFonts w:hint="eastAsia"/>
            <w:color w:val="auto"/>
            <w:lang w:val="en-US" w:eastAsia="zh-CN"/>
            <w:rPrChange w:id="21075" w:author="M00009081" w:date="2024-06-28T10:59:17Z">
              <w:rPr>
                <w:rFonts w:hint="eastAsia"/>
                <w:color w:val="auto"/>
                <w:lang w:val="en-US" w:eastAsia="zh-CN"/>
              </w:rPr>
            </w:rPrChange>
          </w:rPr>
          <w:t>说明</w:t>
        </w:r>
      </w:ins>
      <w:ins w:id="21076" w:author="M00007797" w:date="2023-06-19T10:35:51Z">
        <w:r>
          <w:rPr>
            <w:color w:val="auto"/>
          </w:rPr>
          <w:t>：</w:t>
        </w:r>
      </w:ins>
    </w:p>
    <w:p>
      <w:pPr>
        <w:pStyle w:val="34"/>
        <w:ind w:firstLine="420" w:firstLineChars="200"/>
        <w:rPr>
          <w:ins w:id="21078" w:author="M00009068" w:date="2021-11-19T15:08:43Z"/>
          <w:del w:id="21079" w:author="M00007797" w:date="2023-06-16T17:06:06Z"/>
        </w:rPr>
        <w:pPrChange w:id="21077" w:author="M00009081" w:date="2024-06-28T10:58:55Z">
          <w:pPr>
            <w:ind w:firstLine="707" w:firstLineChars="337"/>
          </w:pPr>
        </w:pPrChange>
      </w:pPr>
      <w:ins w:id="21080" w:author="M00007797" w:date="2023-06-19T10:35:51Z">
        <w:r>
          <w:rPr>
            <w:rFonts w:hint="eastAsia"/>
            <w:color w:val="auto"/>
            <w:rPrChange w:id="21081" w:author="M00009081" w:date="2024-06-28T10:58:53Z">
              <w:rPr>
                <w:color w:val="auto"/>
              </w:rPr>
            </w:rPrChange>
          </w:rPr>
          <w:t>清洗管位、水压、温度为产品记忆设置</w:t>
        </w:r>
      </w:ins>
      <w:ins w:id="21082" w:author="M00007797" w:date="2023-06-19T10:35:51Z">
        <w:r>
          <w:rPr>
            <w:rFonts w:hint="eastAsia"/>
            <w:b w:val="0"/>
            <w:bCs w:val="0"/>
            <w:color w:val="auto"/>
            <w:vertAlign w:val="baseline"/>
            <w:lang w:val="en-US" w:eastAsia="zh-CN"/>
            <w:rPrChange w:id="21083" w:author="M00009081" w:date="2024-06-28T10:58:53Z">
              <w:rPr>
                <w:rFonts w:hint="eastAsia"/>
                <w:b w:val="0"/>
                <w:bCs/>
                <w:color w:val="auto"/>
                <w:vertAlign w:val="baseline"/>
                <w:lang w:val="en-US" w:eastAsia="zh-CN"/>
              </w:rPr>
            </w:rPrChange>
          </w:rPr>
          <w:t>挡</w:t>
        </w:r>
      </w:ins>
      <w:ins w:id="21084" w:author="M00007797" w:date="2023-06-19T10:35:51Z">
        <w:r>
          <w:rPr>
            <w:rFonts w:hint="eastAsia"/>
            <w:color w:val="auto"/>
            <w:rPrChange w:id="21085" w:author="M00009081" w:date="2024-06-28T10:58:53Z">
              <w:rPr>
                <w:color w:val="auto"/>
              </w:rPr>
            </w:rPrChange>
          </w:rPr>
          <w:t>位，清洗期间可进行水压、水温、管位调节。</w:t>
        </w:r>
      </w:ins>
      <w:del w:id="21086" w:author="M00007797" w:date="2023-06-16T17:06:06Z">
        <w:r>
          <w:rPr>
            <w:rFonts w:hint="eastAsia"/>
          </w:rPr>
          <w:delText>1、操作方式：逆时针旋转</w:delText>
        </w:r>
      </w:del>
      <w:del w:id="21087" w:author="M00007797" w:date="2023-06-16T17:06:06Z">
        <w:r>
          <w:rPr/>
          <w:delText>旋钮</w:delText>
        </w:r>
      </w:del>
    </w:p>
    <w:p>
      <w:pPr>
        <w:pStyle w:val="34"/>
        <w:ind w:firstLine="420" w:firstLineChars="200"/>
        <w:rPr>
          <w:del w:id="21089" w:author="M00007797" w:date="2023-06-16T17:06:06Z"/>
        </w:rPr>
        <w:pPrChange w:id="21088" w:author="M00009081" w:date="2024-06-28T10:58:55Z">
          <w:pPr>
            <w:ind w:firstLine="707" w:firstLineChars="337"/>
          </w:pPr>
        </w:pPrChange>
      </w:pPr>
      <w:del w:id="21090" w:author="M00007797" w:date="2023-06-16T17:06:06Z">
        <w:r>
          <w:rPr>
            <w:rFonts w:hint="eastAsia"/>
            <w:lang w:val="en-US" w:eastAsia="zh-CN"/>
          </w:rPr>
          <w:delText>并回弹</w:delText>
        </w:r>
      </w:del>
    </w:p>
    <w:p>
      <w:pPr>
        <w:pStyle w:val="34"/>
        <w:ind w:firstLine="420" w:firstLineChars="200"/>
        <w:rPr>
          <w:del w:id="21092" w:author="M00007797" w:date="2023-06-16T17:06:06Z"/>
        </w:rPr>
        <w:pPrChange w:id="21091" w:author="M00009081" w:date="2024-06-28T10:58:55Z">
          <w:pPr>
            <w:ind w:firstLine="707" w:firstLineChars="337"/>
          </w:pPr>
        </w:pPrChange>
      </w:pPr>
      <w:del w:id="21093" w:author="M00007797" w:date="2023-06-16T17:06:06Z">
        <w:r>
          <w:rPr>
            <w:rFonts w:hint="eastAsia"/>
          </w:rPr>
          <w:delText>2、功能描述：着座且</w:delText>
        </w:r>
      </w:del>
      <w:del w:id="21094" w:author="M00007797" w:date="2023-06-16T17:06:06Z">
        <w:r>
          <w:rPr/>
          <w:delText>无清洗、</w:delText>
        </w:r>
      </w:del>
      <w:del w:id="21095" w:author="M00007797" w:date="2023-06-16T17:06:06Z">
        <w:r>
          <w:rPr>
            <w:rFonts w:hint="eastAsia"/>
          </w:rPr>
          <w:delText>无烘干状态下，逆时针旋转</w:delText>
        </w:r>
      </w:del>
      <w:del w:id="21096" w:author="M00007797" w:date="2023-06-16T17:06:06Z">
        <w:r>
          <w:rPr/>
          <w:delText>旋钮</w:delText>
        </w:r>
      </w:del>
      <w:del w:id="21097" w:author="M00007797" w:date="2023-06-16T17:06:06Z">
        <w:r>
          <w:rPr>
            <w:rFonts w:hint="eastAsia"/>
          </w:rPr>
          <w:delText>触发智能</w:delText>
        </w:r>
      </w:del>
      <w:del w:id="21098" w:author="M00007797" w:date="2023-06-16T17:06:06Z">
        <w:r>
          <w:rPr>
            <w:rFonts w:hint="eastAsia"/>
            <w:lang w:val="en-US" w:eastAsia="zh-CN"/>
          </w:rPr>
          <w:delText>妇</w:delText>
        </w:r>
      </w:del>
      <w:del w:id="21099" w:author="M00007797" w:date="2023-06-16T17:06:06Z">
        <w:r>
          <w:rPr>
            <w:rFonts w:hint="eastAsia"/>
          </w:rPr>
          <w:delText>洗命令。</w:delText>
        </w:r>
      </w:del>
    </w:p>
    <w:p>
      <w:pPr>
        <w:pStyle w:val="34"/>
        <w:numPr>
          <w:ilvl w:val="0"/>
          <w:numId w:val="25"/>
        </w:numPr>
        <w:ind w:firstLine="420" w:firstLineChars="200"/>
        <w:rPr>
          <w:del w:id="21101" w:author="M00007797" w:date="2023-06-16T17:06:06Z"/>
        </w:rPr>
        <w:pPrChange w:id="21100" w:author="M00009081" w:date="2024-06-28T10:58:55Z">
          <w:pPr>
            <w:pStyle w:val="190"/>
            <w:numPr>
              <w:ilvl w:val="0"/>
              <w:numId w:val="25"/>
            </w:numPr>
            <w:ind w:firstLineChars="0"/>
          </w:pPr>
        </w:pPrChange>
      </w:pPr>
      <w:del w:id="21102" w:author="M00007797" w:date="2023-06-16T17:06:06Z">
        <w:r>
          <w:rPr/>
          <w:delText>进入清洗状态，清洗默认为移动清洗开启状态，整个功能运行周期为：</w:delText>
        </w:r>
      </w:del>
      <w:del w:id="21103" w:author="M00007797" w:date="2023-06-16T17:06:06Z">
        <w:r>
          <w:rPr>
            <w:rFonts w:hint="eastAsia"/>
          </w:rPr>
          <w:delText>妇</w:delText>
        </w:r>
      </w:del>
      <w:del w:id="21104" w:author="M00007797" w:date="2023-06-16T17:06:06Z">
        <w:r>
          <w:rPr/>
          <w:delText>洗</w:delText>
        </w:r>
      </w:del>
      <w:del w:id="21105" w:author="M00007797" w:date="2023-06-16T17:06:06Z">
        <w:r>
          <w:rPr>
            <w:rFonts w:hint="default"/>
            <w:lang w:val="en-US"/>
          </w:rPr>
          <w:delText>4</w:delText>
        </w:r>
      </w:del>
      <w:ins w:id="21106" w:author="M00006686" w:date="2021-07-30T11:42:39Z">
        <w:del w:id="21107" w:author="M00007797" w:date="2023-06-16T17:06:06Z">
          <w:r>
            <w:rPr>
              <w:rFonts w:hint="eastAsia"/>
              <w:lang w:val="en-US" w:eastAsia="zh-CN"/>
            </w:rPr>
            <w:delText>2</w:delText>
          </w:r>
        </w:del>
      </w:ins>
      <w:del w:id="21108" w:author="M00007797" w:date="2023-06-16T17:06:06Z">
        <w:r>
          <w:rPr/>
          <w:delText>min+暖风烘干</w:delText>
        </w:r>
      </w:del>
      <w:del w:id="21109" w:author="M00007797" w:date="2023-06-16T17:06:06Z">
        <w:r>
          <w:rPr>
            <w:rFonts w:hint="eastAsia"/>
            <w:lang w:val="en-US" w:eastAsia="zh-CN"/>
          </w:rPr>
          <w:delText>2</w:delText>
        </w:r>
      </w:del>
      <w:del w:id="21110" w:author="M00007797" w:date="2023-06-16T17:06:06Z">
        <w:r>
          <w:rPr/>
          <w:delText>min</w:delText>
        </w:r>
      </w:del>
      <w:del w:id="21111" w:author="M00007797" w:date="2023-06-16T17:06:06Z">
        <w:r>
          <w:rPr>
            <w:rFonts w:hint="eastAsia"/>
          </w:rPr>
          <w:delText>（</w:delText>
        </w:r>
      </w:del>
      <w:del w:id="21112" w:author="M00007797" w:date="2023-06-16T17:06:06Z">
        <w:r>
          <w:rPr>
            <w:rFonts w:hint="eastAsia"/>
            <w:lang w:val="en-US" w:eastAsia="zh-CN"/>
          </w:rPr>
          <w:delText>同时伴随烘干冲水一次</w:delText>
        </w:r>
      </w:del>
      <w:del w:id="21113" w:author="M00007797" w:date="2023-06-16T17:06:06Z">
        <w:r>
          <w:rPr>
            <w:rFonts w:hint="eastAsia"/>
          </w:rPr>
          <w:delText>）</w:delText>
        </w:r>
      </w:del>
      <w:del w:id="21114" w:author="M00007797" w:date="2023-06-16T17:06:06Z">
        <w:r>
          <w:rPr/>
          <w:delText>；</w:delText>
        </w:r>
      </w:del>
    </w:p>
    <w:p>
      <w:pPr>
        <w:pStyle w:val="34"/>
        <w:numPr>
          <w:ilvl w:val="0"/>
          <w:numId w:val="25"/>
        </w:numPr>
        <w:ind w:firstLine="420" w:firstLineChars="200"/>
        <w:rPr>
          <w:del w:id="21116" w:author="M00007797" w:date="2023-06-16T17:06:06Z"/>
        </w:rPr>
        <w:pPrChange w:id="21115" w:author="M00009081" w:date="2024-06-28T10:58:55Z">
          <w:pPr>
            <w:pStyle w:val="190"/>
            <w:numPr>
              <w:ilvl w:val="0"/>
              <w:numId w:val="25"/>
            </w:numPr>
            <w:ind w:firstLineChars="0"/>
          </w:pPr>
        </w:pPrChange>
      </w:pPr>
      <w:del w:id="21117" w:author="M00007797" w:date="2023-06-16T17:06:06Z">
        <w:r>
          <w:rPr/>
          <w:delText>智能</w:delText>
        </w:r>
      </w:del>
      <w:del w:id="21118" w:author="M00007797" w:date="2023-06-16T17:06:06Z">
        <w:r>
          <w:rPr>
            <w:rFonts w:hint="eastAsia"/>
          </w:rPr>
          <w:delText>妇</w:delText>
        </w:r>
      </w:del>
      <w:del w:id="21119" w:author="M00007797" w:date="2023-06-16T17:06:06Z">
        <w:r>
          <w:rPr/>
          <w:delText>洗处于清洗状态时</w:delText>
        </w:r>
      </w:del>
      <w:del w:id="21120" w:author="M00007797" w:date="2023-06-16T17:06:06Z">
        <w:r>
          <w:rPr>
            <w:rFonts w:hint="eastAsia"/>
          </w:rPr>
          <w:delText>，</w:delText>
        </w:r>
      </w:del>
      <w:del w:id="21121" w:author="M00007797" w:date="2023-06-16T17:06:06Z">
        <w:r>
          <w:rPr/>
          <w:delText>可以再次</w:delText>
        </w:r>
      </w:del>
      <w:del w:id="21122" w:author="M00007797" w:date="2023-06-16T17:06:06Z">
        <w:r>
          <w:rPr>
            <w:rFonts w:hint="eastAsia"/>
          </w:rPr>
          <w:delText>逆</w:delText>
        </w:r>
      </w:del>
      <w:del w:id="21123" w:author="M00007797" w:date="2023-06-16T17:06:06Z">
        <w:r>
          <w:rPr/>
          <w:delText>时针旋转旋钮</w:delText>
        </w:r>
      </w:del>
      <w:del w:id="21124" w:author="M00007797" w:date="2023-06-16T17:06:06Z">
        <w:r>
          <w:rPr>
            <w:rFonts w:hint="eastAsia"/>
          </w:rPr>
          <w:delText>，</w:delText>
        </w:r>
      </w:del>
      <w:del w:id="21125" w:author="M00007797" w:date="2023-06-16T17:06:06Z">
        <w:r>
          <w:rPr/>
          <w:delText>此时实现功能快进作用，直接进行到暖风烘干的过程并伴随一次冲水</w:delText>
        </w:r>
      </w:del>
      <w:del w:id="21126" w:author="M00007797" w:date="2023-06-16T17:06:06Z">
        <w:r>
          <w:rPr>
            <w:rFonts w:hint="eastAsia"/>
          </w:rPr>
          <w:delText>。</w:delText>
        </w:r>
      </w:del>
      <w:del w:id="21127" w:author="M00007797" w:date="2023-06-16T17:06:06Z">
        <w:r>
          <w:rPr/>
          <w:delText>处于暖风阶段</w:delText>
        </w:r>
      </w:del>
      <w:del w:id="21128" w:author="M00007797" w:date="2023-06-16T17:06:06Z">
        <w:r>
          <w:rPr>
            <w:rFonts w:hint="eastAsia"/>
          </w:rPr>
          <w:delText>时，通过旋钮后旋实现风量</w:delText>
        </w:r>
      </w:del>
      <w:del w:id="21129" w:author="M00007797" w:date="2023-06-16T17:06:06Z">
        <w:r>
          <w:rPr>
            <w:rFonts w:hint="eastAsia"/>
            <w:lang w:val="en-US" w:eastAsia="zh-CN"/>
          </w:rPr>
          <w:delText>从小到大</w:delText>
        </w:r>
      </w:del>
      <w:del w:id="21130" w:author="M00007797" w:date="2023-06-16T17:06:06Z">
        <w:r>
          <w:rPr>
            <w:rFonts w:hint="eastAsia"/>
          </w:rPr>
          <w:delText>循环切换</w:delText>
        </w:r>
      </w:del>
      <w:del w:id="21131" w:author="M00007797" w:date="2023-06-16T17:06:06Z">
        <w:r>
          <w:rPr/>
          <w:delText>；</w:delText>
        </w:r>
      </w:del>
    </w:p>
    <w:p>
      <w:pPr>
        <w:pStyle w:val="34"/>
        <w:numPr>
          <w:ilvl w:val="0"/>
          <w:numId w:val="25"/>
        </w:numPr>
        <w:ind w:firstLine="420" w:firstLineChars="200"/>
        <w:rPr>
          <w:del w:id="21133" w:author="M00007797" w:date="2023-06-16T17:06:06Z"/>
        </w:rPr>
        <w:pPrChange w:id="21132" w:author="M00009081" w:date="2024-06-28T10:58:55Z">
          <w:pPr>
            <w:pStyle w:val="190"/>
            <w:numPr>
              <w:ilvl w:val="0"/>
              <w:numId w:val="25"/>
            </w:numPr>
            <w:ind w:firstLineChars="0"/>
          </w:pPr>
        </w:pPrChange>
      </w:pPr>
      <w:del w:id="21134" w:author="M00007797" w:date="2023-06-16T17:06:06Z">
        <w:r>
          <w:rPr/>
          <w:delText>操作时有提示音，“咚”为正确提示音，“叮”为</w:delText>
        </w:r>
      </w:del>
      <w:del w:id="21135" w:author="M00007797" w:date="2023-06-16T17:06:06Z">
        <w:r>
          <w:rPr>
            <w:rFonts w:hint="eastAsia"/>
          </w:rPr>
          <w:delText>不执行</w:delText>
        </w:r>
      </w:del>
      <w:del w:id="21136" w:author="M00007797" w:date="2023-06-16T17:06:06Z">
        <w:r>
          <w:rPr/>
          <w:delText>提示音；</w:delText>
        </w:r>
      </w:del>
    </w:p>
    <w:p>
      <w:pPr>
        <w:pStyle w:val="34"/>
        <w:numPr>
          <w:ilvl w:val="0"/>
          <w:numId w:val="25"/>
        </w:numPr>
        <w:ind w:firstLine="420" w:firstLineChars="200"/>
        <w:rPr>
          <w:del w:id="21138" w:author="M00007797" w:date="2023-06-16T17:06:06Z"/>
        </w:rPr>
        <w:pPrChange w:id="21137" w:author="M00009081" w:date="2024-06-28T10:58:55Z">
          <w:pPr>
            <w:pStyle w:val="190"/>
            <w:numPr>
              <w:ilvl w:val="0"/>
              <w:numId w:val="25"/>
            </w:numPr>
            <w:ind w:firstLineChars="0"/>
          </w:pPr>
        </w:pPrChange>
      </w:pPr>
      <w:del w:id="21139" w:author="M00007797" w:date="2023-06-16T17:06:06Z">
        <w:r>
          <w:rPr/>
          <w:delText>功能进行中，接收到</w:delText>
        </w:r>
      </w:del>
      <w:del w:id="21140" w:author="M00007797" w:date="2023-06-16T17:06:06Z">
        <w:r>
          <w:rPr>
            <w:rFonts w:hint="eastAsia"/>
          </w:rPr>
          <w:delText>臀</w:delText>
        </w:r>
      </w:del>
      <w:del w:id="21141" w:author="M00007797" w:date="2023-06-16T17:06:06Z">
        <w:r>
          <w:rPr/>
          <w:delText>洗功能命令</w:delText>
        </w:r>
      </w:del>
      <w:del w:id="21142" w:author="M00007797" w:date="2023-06-16T17:06:06Z">
        <w:r>
          <w:rPr>
            <w:rFonts w:hint="eastAsia"/>
            <w:lang w:eastAsia="zh-CN"/>
          </w:rPr>
          <w:delText>（</w:delText>
        </w:r>
      </w:del>
      <w:del w:id="21143" w:author="M00007797" w:date="2023-06-16T17:06:06Z">
        <w:r>
          <w:rPr>
            <w:rFonts w:hint="eastAsia"/>
            <w:lang w:val="en-US" w:eastAsia="zh-CN"/>
          </w:rPr>
          <w:delText>顺时针旋转旋钮或遥控臀洗）</w:delText>
        </w:r>
      </w:del>
      <w:del w:id="21144" w:author="M00007797" w:date="2023-06-16T17:06:06Z">
        <w:r>
          <w:rPr/>
          <w:delText>时，</w:delText>
        </w:r>
      </w:del>
      <w:del w:id="21145" w:author="M00007797" w:date="2023-06-16T17:06:06Z">
        <w:r>
          <w:rPr>
            <w:rFonts w:hint="eastAsia"/>
            <w:lang w:val="en-US" w:eastAsia="zh-CN"/>
          </w:rPr>
          <w:delText>不需要管位缩回直接快速切换妇洗</w:delText>
        </w:r>
      </w:del>
      <w:del w:id="21146" w:author="M00007797" w:date="2023-06-16T17:06:06Z">
        <w:r>
          <w:rPr/>
          <w:delText>；</w:delText>
        </w:r>
      </w:del>
    </w:p>
    <w:p>
      <w:pPr>
        <w:pStyle w:val="34"/>
        <w:numPr>
          <w:ilvl w:val="0"/>
          <w:numId w:val="25"/>
        </w:numPr>
        <w:ind w:firstLine="420" w:firstLineChars="200"/>
        <w:rPr>
          <w:del w:id="21148" w:author="M00007797" w:date="2023-06-16T17:06:06Z"/>
        </w:rPr>
        <w:pPrChange w:id="21147" w:author="M00009081" w:date="2024-06-28T10:58:55Z">
          <w:pPr>
            <w:pStyle w:val="190"/>
            <w:numPr>
              <w:ilvl w:val="0"/>
              <w:numId w:val="25"/>
            </w:numPr>
            <w:ind w:firstLineChars="0"/>
          </w:pPr>
        </w:pPrChange>
      </w:pPr>
      <w:del w:id="21149" w:author="M00007797" w:date="2023-06-16T17:06:06Z">
        <w:r>
          <w:rPr/>
          <w:delText>功能进行中，接收到烘干功能命令时，直接切换；</w:delText>
        </w:r>
      </w:del>
    </w:p>
    <w:p>
      <w:pPr>
        <w:pStyle w:val="34"/>
        <w:numPr>
          <w:ilvl w:val="0"/>
          <w:numId w:val="25"/>
        </w:numPr>
        <w:ind w:firstLine="420" w:firstLineChars="200"/>
        <w:rPr>
          <w:del w:id="21151" w:author="M00007797" w:date="2023-06-16T17:06:06Z"/>
        </w:rPr>
        <w:pPrChange w:id="21150" w:author="M00009081" w:date="2024-06-28T10:58:55Z">
          <w:pPr>
            <w:pStyle w:val="190"/>
            <w:numPr>
              <w:ilvl w:val="0"/>
              <w:numId w:val="25"/>
            </w:numPr>
            <w:ind w:firstLineChars="0"/>
          </w:pPr>
        </w:pPrChange>
      </w:pPr>
      <w:del w:id="21152" w:author="M00007797" w:date="2023-06-16T17:06:06Z">
        <w:r>
          <w:rPr/>
          <w:delText>功能进行中</w:delText>
        </w:r>
      </w:del>
      <w:del w:id="21153" w:author="M00007797" w:date="2023-06-16T17:06:06Z">
        <w:r>
          <w:rPr>
            <w:rFonts w:hint="eastAsia"/>
          </w:rPr>
          <w:delText>（清洗状态时）</w:delText>
        </w:r>
      </w:del>
      <w:del w:id="21154" w:author="M00007797" w:date="2023-06-16T17:06:06Z">
        <w:r>
          <w:rPr/>
          <w:delText>，接收到冲水功能命令时，不执行冲水命令。</w:delText>
        </w:r>
      </w:del>
    </w:p>
    <w:p>
      <w:pPr>
        <w:pStyle w:val="34"/>
        <w:ind w:left="708" w:leftChars="337" w:firstLine="420" w:firstLineChars="200"/>
        <w:rPr>
          <w:del w:id="21156" w:author="M00007797" w:date="2023-06-16T17:06:06Z"/>
        </w:rPr>
        <w:pPrChange w:id="21155" w:author="M00009081" w:date="2024-06-28T10:58:55Z">
          <w:pPr>
            <w:ind w:left="708" w:leftChars="337"/>
          </w:pPr>
        </w:pPrChange>
      </w:pPr>
      <w:del w:id="21157" w:author="M00007797" w:date="2023-06-16T17:06:06Z">
        <w:r>
          <w:rPr>
            <w:rFonts w:hint="eastAsia"/>
          </w:rPr>
          <w:delText xml:space="preserve"> 3、备注</w:delText>
        </w:r>
      </w:del>
      <w:del w:id="21158" w:author="M00007797" w:date="2023-06-16T17:06:06Z">
        <w:r>
          <w:rPr/>
          <w:delText>说明：</w:delText>
        </w:r>
      </w:del>
    </w:p>
    <w:p>
      <w:pPr>
        <w:pStyle w:val="34"/>
        <w:numPr>
          <w:ilvl w:val="0"/>
          <w:numId w:val="26"/>
        </w:numPr>
        <w:ind w:firstLine="420" w:firstLineChars="200"/>
        <w:rPr>
          <w:del w:id="21160" w:author="M00007797" w:date="2023-06-16T17:06:06Z"/>
        </w:rPr>
        <w:pPrChange w:id="21159" w:author="M00009081" w:date="2024-06-28T10:58:55Z">
          <w:pPr>
            <w:pStyle w:val="190"/>
            <w:numPr>
              <w:ilvl w:val="0"/>
              <w:numId w:val="26"/>
            </w:numPr>
            <w:ind w:firstLineChars="0"/>
          </w:pPr>
        </w:pPrChange>
      </w:pPr>
      <w:del w:id="21161" w:author="M00007797" w:date="2023-06-16T17:06:06Z">
        <w:r>
          <w:rPr/>
          <w:delText>清洗管位、水压、温度为产品记忆设置档位，清洗期间可进行水压、水温、管位调节。</w:delText>
        </w:r>
      </w:del>
    </w:p>
    <w:p>
      <w:pPr>
        <w:pStyle w:val="34"/>
        <w:numPr>
          <w:ilvl w:val="0"/>
          <w:numId w:val="26"/>
        </w:numPr>
        <w:ind w:firstLine="420" w:firstLineChars="200"/>
        <w:rPr>
          <w:del w:id="21163" w:author="M00007797" w:date="2023-06-16T17:06:06Z"/>
        </w:rPr>
        <w:pPrChange w:id="21162" w:author="M00009081" w:date="2024-06-28T10:58:55Z">
          <w:pPr>
            <w:pStyle w:val="190"/>
            <w:numPr>
              <w:ilvl w:val="0"/>
              <w:numId w:val="26"/>
            </w:numPr>
            <w:ind w:firstLineChars="0"/>
          </w:pPr>
        </w:pPrChange>
      </w:pPr>
      <w:del w:id="21164" w:author="M00007797" w:date="2023-06-16T17:06:06Z">
        <w:r>
          <w:rPr/>
          <w:delText>在清洗状态下按下遥控器停止键或旋钮中间按键退出智能</w:delText>
        </w:r>
      </w:del>
      <w:del w:id="21165" w:author="M00007797" w:date="2023-06-16T17:06:06Z">
        <w:r>
          <w:rPr>
            <w:rFonts w:hint="eastAsia"/>
          </w:rPr>
          <w:delText>妇</w:delText>
        </w:r>
      </w:del>
      <w:del w:id="21166" w:author="M00007797" w:date="2023-06-16T17:06:06Z">
        <w:r>
          <w:rPr/>
          <w:delText>洗功能；</w:delText>
        </w:r>
      </w:del>
    </w:p>
    <w:p>
      <w:pPr>
        <w:pStyle w:val="34"/>
        <w:numPr>
          <w:ilvl w:val="0"/>
          <w:numId w:val="26"/>
        </w:numPr>
        <w:ind w:firstLine="420" w:firstLineChars="200"/>
        <w:rPr>
          <w:del w:id="21168" w:author="M00007797" w:date="2023-06-16T17:06:06Z"/>
        </w:rPr>
        <w:pPrChange w:id="21167" w:author="M00009081" w:date="2024-06-28T10:58:55Z">
          <w:pPr>
            <w:pStyle w:val="190"/>
            <w:numPr>
              <w:ilvl w:val="0"/>
              <w:numId w:val="26"/>
            </w:numPr>
            <w:ind w:firstLineChars="0"/>
          </w:pPr>
        </w:pPrChange>
      </w:pPr>
      <w:del w:id="21169" w:author="M00007797" w:date="2023-06-16T17:06:06Z">
        <w:r>
          <w:rPr/>
          <w:delText>离座时上述操作无响应，错误提示音；</w:delText>
        </w:r>
      </w:del>
    </w:p>
    <w:p>
      <w:pPr>
        <w:pStyle w:val="34"/>
        <w:numPr>
          <w:ilvl w:val="0"/>
          <w:numId w:val="26"/>
        </w:numPr>
        <w:ind w:firstLine="420" w:firstLineChars="200"/>
        <w:rPr>
          <w:del w:id="21171" w:author="M00007797" w:date="2023-06-16T17:06:06Z"/>
        </w:rPr>
        <w:pPrChange w:id="21170" w:author="M00009081" w:date="2024-06-28T10:58:55Z">
          <w:pPr>
            <w:pStyle w:val="190"/>
            <w:numPr>
              <w:ilvl w:val="0"/>
              <w:numId w:val="26"/>
            </w:numPr>
            <w:ind w:firstLineChars="0"/>
          </w:pPr>
        </w:pPrChange>
      </w:pPr>
      <w:del w:id="21172" w:author="M00007797" w:date="2023-06-16T17:06:06Z">
        <w:r>
          <w:rPr/>
          <w:delText>智能</w:delText>
        </w:r>
      </w:del>
      <w:del w:id="21173" w:author="M00007797" w:date="2023-06-16T17:06:06Z">
        <w:r>
          <w:rPr>
            <w:rFonts w:hint="eastAsia"/>
          </w:rPr>
          <w:delText>妇</w:delText>
        </w:r>
      </w:del>
      <w:del w:id="21174" w:author="M00007797" w:date="2023-06-16T17:06:06Z">
        <w:r>
          <w:rPr/>
          <w:delText>洗断电复位后默认水压、水温、管位均为中档执行。</w:delText>
        </w:r>
      </w:del>
    </w:p>
    <w:p>
      <w:pPr>
        <w:pStyle w:val="34"/>
        <w:numPr>
          <w:ilvl w:val="0"/>
          <w:numId w:val="26"/>
        </w:numPr>
        <w:ind w:firstLine="420" w:firstLineChars="200"/>
        <w:rPr>
          <w:del w:id="21176" w:author="M00007797" w:date="2023-06-16T17:06:06Z"/>
        </w:rPr>
        <w:pPrChange w:id="21175" w:author="M00009081" w:date="2024-06-28T10:58:55Z">
          <w:pPr>
            <w:pStyle w:val="190"/>
            <w:numPr>
              <w:ilvl w:val="0"/>
              <w:numId w:val="26"/>
            </w:numPr>
            <w:ind w:firstLineChars="0"/>
          </w:pPr>
        </w:pPrChange>
      </w:pPr>
      <w:del w:id="21177" w:author="M00007797" w:date="2023-06-16T17:06:06Z">
        <w:r>
          <w:rPr/>
          <w:delText>辨别旋转角度，当角度超过设定值，</w:delText>
        </w:r>
      </w:del>
      <w:del w:id="21178" w:author="M00007797" w:date="2023-06-16T17:06:06Z">
        <w:r>
          <w:rPr>
            <w:rFonts w:hint="eastAsia"/>
            <w:lang w:val="en-US" w:eastAsia="zh-CN"/>
          </w:rPr>
          <w:delText>并回弹后，</w:delText>
        </w:r>
      </w:del>
      <w:del w:id="21179" w:author="M00007797" w:date="2023-06-16T17:06:06Z">
        <w:r>
          <w:rPr/>
          <w:delText>判断该动作。</w:delText>
        </w:r>
      </w:del>
    </w:p>
    <w:p>
      <w:pPr>
        <w:pStyle w:val="34"/>
        <w:ind w:left="1260" w:leftChars="600" w:firstLine="420" w:firstLineChars="200"/>
        <w:rPr>
          <w:ins w:id="21181" w:author="M00007797" w:date="2023-06-16T16:59:47Z"/>
          <w:rFonts w:hint="default"/>
          <w:lang w:val="en-US" w:eastAsia="zh-CN"/>
        </w:rPr>
        <w:pPrChange w:id="21180" w:author="M00009081" w:date="2024-06-28T10:58:55Z">
          <w:pPr>
            <w:pStyle w:val="34"/>
            <w:ind w:left="1260" w:leftChars="600" w:firstLine="210" w:firstLineChars="100"/>
          </w:pPr>
        </w:pPrChange>
      </w:pPr>
      <w:ins w:id="21182" w:author="M00006686" w:date="2021-07-30T11:43:02Z">
        <w:del w:id="21183" w:author="M00007797" w:date="2023-06-16T17:06:06Z">
          <w:r>
            <w:rPr>
              <w:rFonts w:hint="eastAsia"/>
              <w:lang w:val="en-US" w:eastAsia="zh-CN"/>
            </w:rPr>
            <w:delText>*</w:delText>
          </w:r>
        </w:del>
      </w:ins>
      <w:ins w:id="21184" w:author="M00006686" w:date="2021-07-30T11:44:01Z">
        <w:del w:id="21185" w:author="M00007797" w:date="2023-06-16T17:06:06Z">
          <w:r>
            <w:rPr>
              <w:rFonts w:hint="eastAsia"/>
              <w:lang w:val="en-US" w:eastAsia="zh-CN"/>
            </w:rPr>
            <w:delText>只有</w:delText>
          </w:r>
        </w:del>
      </w:ins>
      <w:ins w:id="21186" w:author="M00006686" w:date="2021-07-30T11:44:17Z">
        <w:del w:id="21187" w:author="M00007797" w:date="2023-06-16T17:06:06Z">
          <w:r>
            <w:rPr>
              <w:rFonts w:hint="eastAsia"/>
              <w:lang w:val="en-US" w:eastAsia="zh-CN"/>
            </w:rPr>
            <w:delText>臀妇洗</w:delText>
          </w:r>
        </w:del>
      </w:ins>
      <w:ins w:id="21188" w:author="M00006686" w:date="2021-07-30T11:44:19Z">
        <w:del w:id="21189" w:author="M00007797" w:date="2023-06-16T17:06:06Z">
          <w:r>
            <w:rPr>
              <w:rFonts w:hint="eastAsia"/>
              <w:lang w:val="en-US" w:eastAsia="zh-CN"/>
            </w:rPr>
            <w:delText>切换</w:delText>
          </w:r>
        </w:del>
      </w:ins>
      <w:ins w:id="21190" w:author="M00006686" w:date="2021-07-30T11:44:48Z">
        <w:del w:id="21191" w:author="M00007797" w:date="2023-06-16T17:06:06Z">
          <w:r>
            <w:rPr>
              <w:rFonts w:hint="eastAsia"/>
              <w:lang w:val="en-US" w:eastAsia="zh-CN"/>
            </w:rPr>
            <w:delText>时</w:delText>
          </w:r>
        </w:del>
      </w:ins>
      <w:ins w:id="21192" w:author="M00006686" w:date="2021-07-30T11:45:03Z">
        <w:del w:id="21193" w:author="M00007797" w:date="2023-06-16T17:06:06Z">
          <w:r>
            <w:rPr>
              <w:rFonts w:hint="eastAsia"/>
              <w:lang w:val="en-US" w:eastAsia="zh-CN"/>
            </w:rPr>
            <w:delText>需要</w:delText>
          </w:r>
        </w:del>
      </w:ins>
      <w:ins w:id="21194" w:author="M00006686" w:date="2021-07-30T11:45:05Z">
        <w:del w:id="21195" w:author="M00007797" w:date="2023-06-16T17:06:06Z">
          <w:r>
            <w:rPr>
              <w:rFonts w:hint="eastAsia"/>
              <w:lang w:val="en-US" w:eastAsia="zh-CN"/>
            </w:rPr>
            <w:delText>快速</w:delText>
          </w:r>
        </w:del>
      </w:ins>
      <w:ins w:id="21196" w:author="M00006686" w:date="2021-07-30T11:45:07Z">
        <w:del w:id="21197" w:author="M00007797" w:date="2023-06-16T17:06:06Z">
          <w:r>
            <w:rPr>
              <w:rFonts w:hint="eastAsia"/>
              <w:lang w:val="en-US" w:eastAsia="zh-CN"/>
            </w:rPr>
            <w:delText>切换，</w:delText>
          </w:r>
        </w:del>
      </w:ins>
      <w:ins w:id="21198" w:author="M00006686" w:date="2021-07-30T11:45:10Z">
        <w:del w:id="21199" w:author="M00007797" w:date="2023-06-16T17:06:06Z">
          <w:r>
            <w:rPr>
              <w:rFonts w:hint="eastAsia"/>
              <w:lang w:val="en-US" w:eastAsia="zh-CN"/>
            </w:rPr>
            <w:delText>当</w:delText>
          </w:r>
        </w:del>
      </w:ins>
      <w:ins w:id="21200" w:author="M00006686" w:date="2021-07-30T11:45:21Z">
        <w:del w:id="21201" w:author="M00007797" w:date="2023-06-16T17:06:06Z">
          <w:r>
            <w:rPr>
              <w:rFonts w:hint="eastAsia"/>
              <w:lang w:val="en-US" w:eastAsia="zh-CN"/>
            </w:rPr>
            <w:delText>涉及</w:delText>
          </w:r>
        </w:del>
      </w:ins>
      <w:ins w:id="21202" w:author="M00006686" w:date="2021-07-30T11:45:22Z">
        <w:del w:id="21203" w:author="M00007797" w:date="2023-06-16T17:06:06Z">
          <w:r>
            <w:rPr>
              <w:rFonts w:hint="eastAsia"/>
              <w:lang w:val="en-US" w:eastAsia="zh-CN"/>
            </w:rPr>
            <w:delText>到</w:delText>
          </w:r>
        </w:del>
      </w:ins>
      <w:ins w:id="21204" w:author="M00006686" w:date="2021-07-30T11:45:24Z">
        <w:del w:id="21205" w:author="M00007797" w:date="2023-06-16T17:06:06Z">
          <w:r>
            <w:rPr>
              <w:rFonts w:hint="eastAsia"/>
              <w:lang w:val="en-US" w:eastAsia="zh-CN"/>
            </w:rPr>
            <w:delText>通便</w:delText>
          </w:r>
        </w:del>
      </w:ins>
      <w:ins w:id="21206" w:author="M00006686" w:date="2021-07-30T11:45:27Z">
        <w:del w:id="21207" w:author="M00007797" w:date="2023-06-16T17:06:06Z">
          <w:r>
            <w:rPr>
              <w:rFonts w:hint="eastAsia"/>
              <w:lang w:val="en-US" w:eastAsia="zh-CN"/>
            </w:rPr>
            <w:delText>切换</w:delText>
          </w:r>
        </w:del>
      </w:ins>
      <w:ins w:id="21208" w:author="M00006686" w:date="2021-07-30T11:45:29Z">
        <w:del w:id="21209" w:author="M00007797" w:date="2023-06-16T17:06:06Z">
          <w:r>
            <w:rPr>
              <w:rFonts w:hint="eastAsia"/>
              <w:lang w:val="en-US" w:eastAsia="zh-CN"/>
            </w:rPr>
            <w:delText>时，</w:delText>
          </w:r>
        </w:del>
      </w:ins>
      <w:ins w:id="21210" w:author="M00006686" w:date="2021-07-30T11:45:30Z">
        <w:del w:id="21211" w:author="M00007797" w:date="2023-06-16T17:06:06Z">
          <w:r>
            <w:rPr>
              <w:rFonts w:hint="eastAsia"/>
              <w:lang w:val="en-US" w:eastAsia="zh-CN"/>
            </w:rPr>
            <w:delText>保持</w:delText>
          </w:r>
        </w:del>
      </w:ins>
      <w:ins w:id="21212" w:author="M00006686" w:date="2021-07-30T11:45:35Z">
        <w:del w:id="21213" w:author="M00007797" w:date="2023-06-16T17:06:06Z">
          <w:r>
            <w:rPr>
              <w:rFonts w:hint="eastAsia"/>
              <w:lang w:val="en-US" w:eastAsia="zh-CN"/>
            </w:rPr>
            <w:delText>回</w:delText>
          </w:r>
        </w:del>
      </w:ins>
      <w:ins w:id="21214" w:author="M00006686" w:date="2021-07-30T11:45:36Z">
        <w:del w:id="21215" w:author="M00007797" w:date="2023-06-16T17:06:06Z">
          <w:r>
            <w:rPr>
              <w:rFonts w:hint="eastAsia"/>
              <w:lang w:val="en-US" w:eastAsia="zh-CN"/>
            </w:rPr>
            <w:delText>管</w:delText>
          </w:r>
        </w:del>
      </w:ins>
      <w:ins w:id="21216" w:author="M00006686" w:date="2021-07-30T11:45:38Z">
        <w:del w:id="21217" w:author="M00007797" w:date="2023-06-16T17:06:06Z">
          <w:r>
            <w:rPr>
              <w:rFonts w:hint="eastAsia"/>
              <w:lang w:val="en-US" w:eastAsia="zh-CN"/>
            </w:rPr>
            <w:delText>后</w:delText>
          </w:r>
        </w:del>
      </w:ins>
      <w:ins w:id="21218" w:author="M00006686" w:date="2021-07-30T11:45:41Z">
        <w:del w:id="21219" w:author="M00007797" w:date="2023-06-16T17:06:06Z">
          <w:r>
            <w:rPr>
              <w:rFonts w:hint="eastAsia"/>
              <w:lang w:val="en-US" w:eastAsia="zh-CN"/>
            </w:rPr>
            <w:delText>再</w:delText>
          </w:r>
        </w:del>
      </w:ins>
      <w:ins w:id="21220" w:author="M00006686" w:date="2021-07-30T11:45:48Z">
        <w:del w:id="21221" w:author="M00007797" w:date="2023-06-16T17:06:06Z">
          <w:r>
            <w:rPr>
              <w:rFonts w:hint="eastAsia"/>
              <w:lang w:val="en-US" w:eastAsia="zh-CN"/>
            </w:rPr>
            <w:delText>伸出。</w:delText>
          </w:r>
        </w:del>
      </w:ins>
    </w:p>
    <w:p>
      <w:pPr>
        <w:pStyle w:val="5"/>
        <w:ind w:left="1139"/>
        <w:rPr>
          <w:ins w:id="21223" w:author="M00007797" w:date="2023-06-16T16:59:47Z"/>
        </w:rPr>
        <w:pPrChange w:id="21222" w:author="M00000676" w:date="2023-11-25T17:34:41Z">
          <w:pPr>
            <w:pStyle w:val="5"/>
            <w:ind w:left="1145"/>
          </w:pPr>
        </w:pPrChange>
      </w:pPr>
      <w:ins w:id="21224" w:author="M00009081" w:date="2024-06-28T11:05:02Z">
        <w:bookmarkStart w:id="1169" w:name="_Toc23024"/>
        <w:bookmarkStart w:id="1170" w:name="_Toc2038"/>
        <w:bookmarkStart w:id="1171" w:name="_Toc25417"/>
        <w:bookmarkStart w:id="1172" w:name="_Toc30885"/>
        <w:bookmarkStart w:id="1173" w:name="_Toc21111"/>
        <w:bookmarkStart w:id="1174" w:name="_Toc2265"/>
        <w:bookmarkStart w:id="1175" w:name="_Toc1263"/>
        <w:r>
          <w:rPr>
            <w:rFonts w:hint="eastAsia"/>
            <w:lang w:val="en-US" w:eastAsia="zh-CN"/>
          </w:rPr>
          <w:t xml:space="preserve"> </w:t>
        </w:r>
      </w:ins>
      <w:ins w:id="21225" w:author="M00009081" w:date="2024-06-28T11:05:03Z">
        <w:r>
          <w:rPr>
            <w:rFonts w:hint="eastAsia"/>
            <w:lang w:val="en-US" w:eastAsia="zh-CN"/>
          </w:rPr>
          <w:t xml:space="preserve"> </w:t>
        </w:r>
      </w:ins>
      <w:ins w:id="21226" w:author="M00009081" w:date="2024-06-28T11:05:05Z">
        <w:r>
          <w:rPr>
            <w:rFonts w:hint="eastAsia"/>
            <w:lang w:val="en-US" w:eastAsia="zh-CN"/>
          </w:rPr>
          <w:t xml:space="preserve"> </w:t>
        </w:r>
      </w:ins>
      <w:ins w:id="21227" w:author="M00007797" w:date="2023-06-16T16:59:47Z">
        <w:r>
          <w:rPr>
            <w:rFonts w:hint="eastAsia"/>
            <w:lang w:val="en-US" w:eastAsia="zh-CN"/>
          </w:rPr>
          <w:t>儿童模式</w:t>
        </w:r>
        <w:bookmarkEnd w:id="1169"/>
        <w:bookmarkEnd w:id="1170"/>
        <w:bookmarkEnd w:id="1171"/>
        <w:bookmarkEnd w:id="1172"/>
        <w:bookmarkEnd w:id="1173"/>
        <w:bookmarkEnd w:id="1174"/>
        <w:bookmarkEnd w:id="1175"/>
      </w:ins>
    </w:p>
    <w:p>
      <w:pPr>
        <w:pStyle w:val="187"/>
        <w:numPr>
          <w:ilvl w:val="0"/>
          <w:numId w:val="0"/>
        </w:numPr>
        <w:ind w:leftChars="0" w:firstLine="1470" w:firstLineChars="700"/>
        <w:rPr>
          <w:ins w:id="21229" w:author="M00007797" w:date="2023-06-16T17:07:13Z"/>
          <w:rFonts w:hint="eastAsia"/>
          <w:color w:val="auto"/>
          <w:lang w:val="en-US" w:eastAsia="zh-CN"/>
          <w:rPrChange w:id="21230" w:author="M00009081" w:date="2024-06-28T10:59:21Z">
            <w:rPr>
              <w:ins w:id="21231" w:author="M00007797" w:date="2023-06-16T17:07:13Z"/>
              <w:rFonts w:hint="eastAsia"/>
              <w:lang w:val="en-US" w:eastAsia="zh-CN"/>
            </w:rPr>
          </w:rPrChange>
        </w:rPr>
        <w:pPrChange w:id="21228" w:author="M00009081" w:date="2024-06-28T10:59:21Z">
          <w:pPr>
            <w:pStyle w:val="187"/>
            <w:numPr>
              <w:ilvl w:val="0"/>
              <w:numId w:val="0"/>
            </w:numPr>
            <w:ind w:leftChars="504" w:firstLine="210" w:firstLineChars="100"/>
          </w:pPr>
        </w:pPrChange>
      </w:pPr>
      <w:ins w:id="21232" w:author="M00007797" w:date="2023-06-16T17:07:13Z">
        <w:r>
          <w:rPr>
            <w:rFonts w:hint="eastAsia"/>
            <w:color w:val="auto"/>
            <w:rPrChange w:id="21233" w:author="M00009081" w:date="2024-06-28T10:59:21Z">
              <w:rPr>
                <w:rFonts w:hint="eastAsia"/>
              </w:rPr>
            </w:rPrChange>
          </w:rPr>
          <w:t>功能描述</w:t>
        </w:r>
      </w:ins>
      <w:ins w:id="21234" w:author="M00007797" w:date="2023-06-16T17:07:13Z">
        <w:r>
          <w:rPr>
            <w:rFonts w:hint="eastAsia"/>
            <w:color w:val="auto"/>
            <w:lang w:eastAsia="zh-CN"/>
            <w:rPrChange w:id="21235" w:author="M00009081" w:date="2024-06-28T10:59:21Z">
              <w:rPr>
                <w:rFonts w:hint="eastAsia"/>
                <w:lang w:eastAsia="zh-CN"/>
              </w:rPr>
            </w:rPrChange>
          </w:rPr>
          <w:t>：</w:t>
        </w:r>
      </w:ins>
      <w:ins w:id="21236" w:author="M00007797" w:date="2023-06-16T17:07:13Z">
        <w:r>
          <w:rPr>
            <w:rFonts w:hint="eastAsia"/>
            <w:color w:val="auto"/>
            <w:lang w:val="en-US" w:eastAsia="zh-CN"/>
            <w:rPrChange w:id="21237" w:author="M00009081" w:date="2024-06-28T10:59:21Z">
              <w:rPr>
                <w:rFonts w:hint="eastAsia"/>
                <w:lang w:val="en-US" w:eastAsia="zh-CN"/>
              </w:rPr>
            </w:rPrChange>
          </w:rPr>
          <w:t xml:space="preserve"> 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1239" w:author="M00007797" w:date="2023-06-16T17:07:13Z"/>
          <w:rFonts w:hint="eastAsia"/>
          <w:color w:val="auto"/>
          <w:lang w:val="en-US" w:eastAsia="zh-CN"/>
          <w:rPrChange w:id="21240" w:author="M00009081" w:date="2024-06-28T10:59:05Z">
            <w:rPr>
              <w:ins w:id="21241" w:author="M00007797" w:date="2023-06-16T17:07:13Z"/>
              <w:rFonts w:hint="default"/>
              <w:lang w:val="en-US" w:eastAsia="zh-CN"/>
            </w:rPr>
          </w:rPrChange>
        </w:rPr>
        <w:pPrChange w:id="21238" w:author="M00009081" w:date="2024-06-28T10:59:05Z">
          <w:pPr>
            <w:pStyle w:val="187"/>
            <w:numPr>
              <w:ilvl w:val="0"/>
              <w:numId w:val="0"/>
            </w:numPr>
            <w:ind w:leftChars="504" w:firstLine="210" w:firstLineChars="100"/>
          </w:pPr>
        </w:pPrChange>
      </w:pPr>
      <w:ins w:id="21242" w:author="M00007797" w:date="2023-06-16T17:07:13Z">
        <w:r>
          <w:rPr>
            <w:rFonts w:hint="eastAsia"/>
            <w:color w:val="auto"/>
            <w:lang w:val="en-US" w:eastAsia="zh-CN"/>
            <w:rPrChange w:id="21243" w:author="M00009081" w:date="2024-06-28T10:59:05Z">
              <w:rPr>
                <w:rFonts w:hint="eastAsia"/>
                <w:lang w:val="en-US" w:eastAsia="zh-CN"/>
              </w:rPr>
            </w:rPrChange>
          </w:rPr>
          <w:t>盖开圈关状态下才能进入，儿童模式状态下：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1245" w:author="M00007797" w:date="2023-06-16T17:07:13Z"/>
          <w:rFonts w:hint="eastAsia"/>
          <w:color w:val="auto"/>
          <w:lang w:val="en-US" w:eastAsia="zh-CN"/>
          <w:rPrChange w:id="21246" w:author="M00009081" w:date="2024-06-28T10:59:05Z">
            <w:rPr>
              <w:ins w:id="21247" w:author="M00007797" w:date="2023-06-16T17:07:13Z"/>
              <w:rFonts w:hint="default"/>
              <w:lang w:val="en-US" w:eastAsia="zh-CN"/>
            </w:rPr>
          </w:rPrChange>
        </w:rPr>
        <w:pPrChange w:id="21244" w:author="M00009081" w:date="2024-06-28T10:59:05Z">
          <w:pPr>
            <w:pStyle w:val="187"/>
            <w:numPr>
              <w:ilvl w:val="0"/>
              <w:numId w:val="0"/>
            </w:numPr>
            <w:ind w:leftChars="504"/>
          </w:pPr>
        </w:pPrChange>
      </w:pPr>
      <w:ins w:id="21248" w:author="M00009081" w:date="2024-06-28T10:59:29Z">
        <w:r>
          <w:rPr>
            <w:rFonts w:hint="eastAsia"/>
            <w:color w:val="auto"/>
            <w:lang w:val="en-US" w:eastAsia="zh-CN"/>
          </w:rPr>
          <w:t>1、</w:t>
        </w:r>
      </w:ins>
      <w:ins w:id="21249" w:author="M00007797" w:date="2023-06-16T17:07:13Z">
        <w:del w:id="21250" w:author="M00009081" w:date="2024-06-28T10:59:28Z">
          <w:r>
            <w:rPr>
              <w:rFonts w:hint="eastAsia"/>
              <w:color w:val="auto"/>
              <w:lang w:val="en-US" w:eastAsia="zh-CN"/>
              <w:rPrChange w:id="21251" w:author="M00009081" w:date="2024-06-28T10:59:05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1252" w:author="M00007797" w:date="2023-06-16T17:07:13Z">
        <w:del w:id="21253" w:author="M00009081" w:date="2024-06-28T10:59:27Z">
          <w:r>
            <w:rPr>
              <w:rFonts w:hint="eastAsia"/>
              <w:color w:val="auto"/>
              <w:lang w:val="en-US" w:eastAsia="zh-CN"/>
              <w:rPrChange w:id="21254" w:author="M00009081" w:date="2024-06-28T10:59:05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1255" w:author="M00007797" w:date="2023-06-16T17:07:13Z">
        <w:del w:id="21256" w:author="M00009081" w:date="2024-06-28T10:59:27Z">
          <w:r>
            <w:rPr>
              <w:rFonts w:hint="eastAsia"/>
              <w:color w:val="auto"/>
              <w:lang w:val="en-US" w:eastAsia="zh-CN"/>
              <w:rPrChange w:id="21257" w:author="M00009081" w:date="2024-06-28T10:59:05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1258" w:author="M00007797" w:date="2023-06-16T17:07:13Z">
        <w:del w:id="21259" w:author="M00009081" w:date="2024-06-28T10:59:26Z">
          <w:r>
            <w:rPr>
              <w:rFonts w:hint="eastAsia"/>
              <w:color w:val="auto"/>
              <w:lang w:val="en-US" w:eastAsia="zh-CN"/>
              <w:rPrChange w:id="21260" w:author="M00009081" w:date="2024-06-28T10:59:05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1261" w:author="M00007797" w:date="2023-06-16T17:07:13Z">
        <w:del w:id="21262" w:author="M00009081" w:date="2024-06-28T10:59:26Z">
          <w:r>
            <w:rPr>
              <w:rFonts w:hint="eastAsia"/>
              <w:color w:val="auto"/>
              <w:lang w:val="en-US" w:eastAsia="zh-CN"/>
              <w:rPrChange w:id="21263" w:author="M00009081" w:date="2024-06-28T10:59:05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1264" w:author="M00007797" w:date="2023-06-16T17:07:13Z">
        <w:del w:id="21265" w:author="M00009081" w:date="2024-06-28T10:59:25Z">
          <w:r>
            <w:rPr>
              <w:rFonts w:hint="eastAsia"/>
              <w:color w:val="auto"/>
              <w:lang w:val="en-US" w:eastAsia="zh-CN"/>
              <w:rPrChange w:id="21266" w:author="M00009081" w:date="2024-06-28T10:59:05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1267" w:author="M00007797" w:date="2023-06-16T17:07:13Z">
        <w:del w:id="21268" w:author="M00009081" w:date="2024-06-28T10:59:25Z">
          <w:r>
            <w:rPr>
              <w:rFonts w:hint="eastAsia"/>
              <w:color w:val="auto"/>
              <w:lang w:val="en-US" w:eastAsia="zh-CN"/>
              <w:rPrChange w:id="21269" w:author="M00009081" w:date="2024-06-28T10:59:05Z">
                <w:rPr>
                  <w:rFonts w:hint="eastAsia"/>
                  <w:lang w:val="en-US" w:eastAsia="zh-CN"/>
                </w:rPr>
              </w:rPrChange>
            </w:rPr>
            <w:delText>a</w:delText>
          </w:r>
        </w:del>
      </w:ins>
      <w:ins w:id="21270" w:author="M00007797" w:date="2023-06-16T17:07:13Z">
        <w:del w:id="21271" w:author="M00009081" w:date="2024-06-28T10:59:25Z">
          <w:r>
            <w:rPr>
              <w:rFonts w:hint="eastAsia"/>
              <w:color w:val="auto"/>
              <w:lang w:val="en-US" w:eastAsia="zh-CN"/>
              <w:rPrChange w:id="21272" w:author="M00009081" w:date="2024-06-28T10:59:05Z">
                <w:rPr>
                  <w:rFonts w:hint="eastAsia"/>
                  <w:lang w:val="en-US" w:eastAsia="zh-CN"/>
                </w:rPr>
              </w:rPrChange>
            </w:rPr>
            <w:delText>、</w:delText>
          </w:r>
        </w:del>
      </w:ins>
      <w:ins w:id="21273" w:author="M00007797" w:date="2023-06-16T17:07:13Z">
        <w:r>
          <w:rPr>
            <w:rFonts w:hint="eastAsia"/>
            <w:color w:val="auto"/>
            <w:lang w:val="en-US" w:eastAsia="zh-CN"/>
            <w:rPrChange w:id="21274" w:author="M00009081" w:date="2024-06-28T10:59:05Z">
              <w:rPr>
                <w:rFonts w:hint="eastAsia"/>
                <w:lang w:val="en-US" w:eastAsia="zh-CN"/>
              </w:rPr>
            </w:rPrChange>
          </w:rPr>
          <w:t>座盖不能指令关闭、座圈不能指令打开；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1276" w:author="M00007797" w:date="2023-06-16T17:07:13Z"/>
          <w:rFonts w:hint="eastAsia"/>
          <w:color w:val="auto"/>
          <w:lang w:val="en-US" w:eastAsia="zh-CN"/>
          <w:rPrChange w:id="21277" w:author="M00009081" w:date="2024-06-28T10:59:05Z">
            <w:rPr>
              <w:ins w:id="21278" w:author="M00007797" w:date="2023-06-16T17:07:13Z"/>
              <w:rFonts w:hint="eastAsia"/>
              <w:lang w:val="en-US" w:eastAsia="zh-CN"/>
            </w:rPr>
          </w:rPrChange>
        </w:rPr>
        <w:pPrChange w:id="21275" w:author="M00009081" w:date="2024-06-28T10:59:05Z">
          <w:pPr>
            <w:pStyle w:val="187"/>
            <w:numPr>
              <w:ilvl w:val="0"/>
              <w:numId w:val="0"/>
            </w:numPr>
            <w:ind w:firstLine="1680" w:firstLineChars="800"/>
          </w:pPr>
        </w:pPrChange>
      </w:pPr>
      <w:ins w:id="21279" w:author="M00007797" w:date="2023-06-16T17:07:13Z">
        <w:del w:id="21280" w:author="M00009081" w:date="2024-06-28T10:59:32Z">
          <w:r>
            <w:rPr>
              <w:rFonts w:hint="default"/>
              <w:color w:val="auto"/>
              <w:lang w:val="en-US" w:eastAsia="zh-CN"/>
              <w:rPrChange w:id="21281" w:author="M00009081" w:date="2024-06-28T10:59:05Z">
                <w:rPr>
                  <w:rFonts w:hint="eastAsia"/>
                  <w:lang w:val="en-US" w:eastAsia="zh-CN"/>
                </w:rPr>
              </w:rPrChange>
            </w:rPr>
            <w:delText>b</w:delText>
          </w:r>
        </w:del>
      </w:ins>
      <w:ins w:id="21282" w:author="M00009081" w:date="2024-06-28T10:59:32Z">
        <w:r>
          <w:rPr>
            <w:rFonts w:hint="eastAsia"/>
            <w:color w:val="auto"/>
            <w:lang w:val="en-US" w:eastAsia="zh-CN"/>
          </w:rPr>
          <w:t>2</w:t>
        </w:r>
      </w:ins>
      <w:ins w:id="21283" w:author="M00007797" w:date="2023-06-16T17:07:13Z">
        <w:r>
          <w:rPr>
            <w:rFonts w:hint="eastAsia"/>
            <w:color w:val="auto"/>
            <w:lang w:val="en-US" w:eastAsia="zh-CN"/>
            <w:rPrChange w:id="21284" w:author="M00009081" w:date="2024-06-28T10:59:05Z">
              <w:rPr>
                <w:rFonts w:hint="eastAsia"/>
                <w:lang w:val="en-US" w:eastAsia="zh-CN"/>
              </w:rPr>
            </w:rPrChange>
          </w:rPr>
          <w:t>、清洗、烘干功能无需着座信号,收到指令即可开启；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1286" w:author="M00007797" w:date="2023-06-16T17:07:13Z"/>
          <w:rFonts w:hint="eastAsia"/>
          <w:color w:val="auto"/>
          <w:lang w:val="en-US" w:eastAsia="zh-CN"/>
          <w:rPrChange w:id="21287" w:author="M00009081" w:date="2024-06-28T10:59:05Z">
            <w:rPr>
              <w:ins w:id="21288" w:author="M00007797" w:date="2023-06-16T17:07:13Z"/>
              <w:rFonts w:hint="eastAsia"/>
              <w:lang w:val="en-US" w:eastAsia="zh-CN"/>
            </w:rPr>
          </w:rPrChange>
        </w:rPr>
        <w:pPrChange w:id="21285" w:author="M00009081" w:date="2024-06-28T10:59:05Z">
          <w:pPr>
            <w:pStyle w:val="187"/>
            <w:numPr>
              <w:ilvl w:val="0"/>
              <w:numId w:val="0"/>
            </w:numPr>
            <w:ind w:leftChars="504" w:firstLine="630" w:firstLineChars="300"/>
          </w:pPr>
        </w:pPrChange>
      </w:pPr>
      <w:ins w:id="21289" w:author="M00007797" w:date="2023-06-16T17:07:13Z">
        <w:del w:id="21290" w:author="M00009081" w:date="2024-06-28T10:59:33Z">
          <w:r>
            <w:rPr>
              <w:rFonts w:hint="default"/>
              <w:color w:val="auto"/>
              <w:lang w:val="en-US" w:eastAsia="zh-CN"/>
              <w:rPrChange w:id="21291" w:author="M00009081" w:date="2024-06-28T10:59:05Z">
                <w:rPr>
                  <w:rFonts w:hint="eastAsia"/>
                  <w:lang w:val="en-US" w:eastAsia="zh-CN"/>
                </w:rPr>
              </w:rPrChange>
            </w:rPr>
            <w:delText>c</w:delText>
          </w:r>
        </w:del>
      </w:ins>
      <w:ins w:id="21292" w:author="M00009081" w:date="2024-06-28T10:59:33Z">
        <w:r>
          <w:rPr>
            <w:rFonts w:hint="eastAsia"/>
            <w:color w:val="auto"/>
            <w:lang w:val="en-US" w:eastAsia="zh-CN"/>
          </w:rPr>
          <w:t>3</w:t>
        </w:r>
      </w:ins>
      <w:ins w:id="21293" w:author="M00007797" w:date="2023-06-16T17:07:13Z">
        <w:r>
          <w:rPr>
            <w:rFonts w:hint="eastAsia"/>
            <w:color w:val="auto"/>
            <w:lang w:val="en-US" w:eastAsia="zh-CN"/>
            <w:rPrChange w:id="21294" w:author="M00009081" w:date="2024-06-28T10:59:05Z">
              <w:rPr>
                <w:rFonts w:hint="eastAsia"/>
                <w:lang w:val="en-US" w:eastAsia="zh-CN"/>
              </w:rPr>
            </w:rPrChange>
          </w:rPr>
          <w:t>、水温、风温、座温、水压自动切换为中</w:t>
        </w:r>
      </w:ins>
      <w:ins w:id="21295" w:author="M00007797" w:date="2023-06-16T17:07:13Z">
        <w:del w:id="21296" w:author="M00032937" w:date="2024-06-28T09:26:03Z">
          <w:r>
            <w:rPr>
              <w:rFonts w:hint="eastAsia"/>
              <w:color w:val="auto"/>
              <w:lang w:val="en-US" w:eastAsia="zh-CN"/>
              <w:rPrChange w:id="21297" w:author="M00009081" w:date="2024-06-28T10:59:05Z">
                <w:rPr>
                  <w:rFonts w:hint="eastAsia"/>
                  <w:lang w:val="en-US" w:eastAsia="zh-CN"/>
                </w:rPr>
              </w:rPrChange>
            </w:rPr>
            <w:delText>档</w:delText>
          </w:r>
        </w:del>
      </w:ins>
      <w:ins w:id="21298" w:author="M00032937" w:date="2024-06-28T09:26:03Z">
        <w:r>
          <w:rPr>
            <w:rFonts w:hint="eastAsia"/>
            <w:color w:val="auto"/>
            <w:lang w:val="en-US" w:eastAsia="zh-CN"/>
            <w:rPrChange w:id="21299" w:author="M00009081" w:date="2024-06-28T10:59:05Z">
              <w:rPr>
                <w:rFonts w:hint="eastAsia"/>
                <w:lang w:val="en-US" w:eastAsia="zh-CN"/>
              </w:rPr>
            </w:rPrChange>
          </w:rPr>
          <w:t>挡</w:t>
        </w:r>
      </w:ins>
      <w:ins w:id="21300" w:author="M00007797" w:date="2023-06-16T17:07:13Z">
        <w:r>
          <w:rPr>
            <w:rFonts w:hint="eastAsia"/>
            <w:color w:val="auto"/>
            <w:lang w:val="en-US" w:eastAsia="zh-CN"/>
            <w:rPrChange w:id="21301" w:author="M00009081" w:date="2024-06-28T10:59:05Z">
              <w:rPr>
                <w:rFonts w:hint="eastAsia"/>
                <w:lang w:val="en-US" w:eastAsia="zh-CN"/>
              </w:rPr>
            </w:rPrChange>
          </w:rPr>
          <w:t>，使用中可以调节；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1303" w:author="M00007797" w:date="2023-06-16T17:07:13Z"/>
          <w:rFonts w:hint="eastAsia"/>
          <w:color w:val="auto"/>
          <w:lang w:val="en-US" w:eastAsia="zh-CN"/>
          <w:rPrChange w:id="21304" w:author="M00009081" w:date="2024-06-28T10:59:05Z">
            <w:rPr>
              <w:ins w:id="21305" w:author="M00007797" w:date="2023-06-16T17:07:13Z"/>
              <w:rFonts w:hint="eastAsia"/>
              <w:lang w:val="en-US" w:eastAsia="zh-CN"/>
            </w:rPr>
          </w:rPrChange>
        </w:rPr>
        <w:pPrChange w:id="21302" w:author="M00009081" w:date="2024-06-28T10:59:05Z">
          <w:pPr>
            <w:pStyle w:val="187"/>
            <w:numPr>
              <w:ilvl w:val="-1"/>
              <w:numId w:val="0"/>
            </w:numPr>
            <w:ind w:firstLine="1680" w:firstLineChars="800"/>
          </w:pPr>
        </w:pPrChange>
      </w:pPr>
      <w:ins w:id="21306" w:author="M00007797" w:date="2023-06-16T17:07:13Z">
        <w:del w:id="21307" w:author="M00009081" w:date="2024-06-28T10:59:35Z">
          <w:r>
            <w:rPr>
              <w:rFonts w:hint="default"/>
              <w:color w:val="auto"/>
              <w:lang w:val="en-US" w:eastAsia="zh-CN"/>
              <w:rPrChange w:id="21308" w:author="M00009081" w:date="2024-06-28T10:59:05Z">
                <w:rPr>
                  <w:rFonts w:hint="eastAsia"/>
                  <w:lang w:val="en-US" w:eastAsia="zh-CN"/>
                </w:rPr>
              </w:rPrChange>
            </w:rPr>
            <w:delText>d</w:delText>
          </w:r>
        </w:del>
      </w:ins>
      <w:ins w:id="21309" w:author="M00009081" w:date="2024-06-28T10:59:35Z">
        <w:r>
          <w:rPr>
            <w:rFonts w:hint="eastAsia"/>
            <w:color w:val="auto"/>
            <w:lang w:val="en-US" w:eastAsia="zh-CN"/>
          </w:rPr>
          <w:t>4</w:t>
        </w:r>
      </w:ins>
      <w:ins w:id="21310" w:author="M00007797" w:date="2023-06-16T17:07:13Z">
        <w:r>
          <w:rPr>
            <w:rFonts w:hint="eastAsia"/>
            <w:color w:val="auto"/>
            <w:lang w:val="en-US" w:eastAsia="zh-CN"/>
            <w:rPrChange w:id="21311" w:author="M00009081" w:date="2024-06-28T10:59:05Z">
              <w:rPr>
                <w:rFonts w:hint="eastAsia"/>
                <w:lang w:val="en-US" w:eastAsia="zh-CN"/>
              </w:rPr>
            </w:rPrChange>
          </w:rPr>
          <w:t>、清洗管位伸到最大</w:t>
        </w:r>
      </w:ins>
      <w:ins w:id="21312" w:author="M00007797" w:date="2023-06-16T17:07:13Z">
        <w:del w:id="21313" w:author="M00032937" w:date="2024-06-28T09:26:03Z">
          <w:r>
            <w:rPr>
              <w:rFonts w:hint="eastAsia"/>
              <w:color w:val="auto"/>
              <w:lang w:val="en-US" w:eastAsia="zh-CN"/>
              <w:rPrChange w:id="21314" w:author="M00009081" w:date="2024-06-28T10:59:05Z">
                <w:rPr>
                  <w:rFonts w:hint="eastAsia"/>
                  <w:lang w:val="en-US" w:eastAsia="zh-CN"/>
                </w:rPr>
              </w:rPrChange>
            </w:rPr>
            <w:delText>档</w:delText>
          </w:r>
        </w:del>
      </w:ins>
      <w:ins w:id="21315" w:author="M00032937" w:date="2024-06-28T09:26:03Z">
        <w:r>
          <w:rPr>
            <w:rFonts w:hint="eastAsia"/>
            <w:color w:val="auto"/>
            <w:lang w:val="en-US" w:eastAsia="zh-CN"/>
            <w:rPrChange w:id="21316" w:author="M00009081" w:date="2024-06-28T10:59:05Z">
              <w:rPr>
                <w:rFonts w:hint="eastAsia"/>
                <w:lang w:val="en-US" w:eastAsia="zh-CN"/>
              </w:rPr>
            </w:rPrChange>
          </w:rPr>
          <w:t>挡</w:t>
        </w:r>
      </w:ins>
      <w:ins w:id="21317" w:author="M00007797" w:date="2023-06-16T17:07:13Z">
        <w:r>
          <w:rPr>
            <w:rFonts w:hint="eastAsia"/>
            <w:color w:val="auto"/>
            <w:lang w:val="en-US" w:eastAsia="zh-CN"/>
            <w:rPrChange w:id="21318" w:author="M00009081" w:date="2024-06-28T10:59:05Z">
              <w:rPr>
                <w:rFonts w:hint="eastAsia"/>
                <w:lang w:val="en-US" w:eastAsia="zh-CN"/>
              </w:rPr>
            </w:rPrChange>
          </w:rPr>
          <w:t>，使用中可以调节；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1320" w:author="M00007797" w:date="2023-06-16T17:07:13Z"/>
          <w:rFonts w:hint="eastAsia"/>
          <w:color w:val="auto"/>
          <w:lang w:val="en-US" w:eastAsia="zh-CN"/>
          <w:rPrChange w:id="21321" w:author="M00009081" w:date="2024-06-28T10:59:05Z">
            <w:rPr>
              <w:ins w:id="21322" w:author="M00007797" w:date="2023-06-16T17:07:13Z"/>
              <w:rFonts w:hint="eastAsia"/>
              <w:lang w:val="en-US" w:eastAsia="zh-CN"/>
            </w:rPr>
          </w:rPrChange>
        </w:rPr>
        <w:pPrChange w:id="21319" w:author="M00009081" w:date="2024-06-28T10:59:05Z">
          <w:pPr>
            <w:pStyle w:val="187"/>
            <w:numPr>
              <w:ilvl w:val="-1"/>
              <w:numId w:val="0"/>
            </w:numPr>
            <w:ind w:firstLine="1680" w:firstLineChars="800"/>
          </w:pPr>
        </w:pPrChange>
      </w:pPr>
      <w:ins w:id="21323" w:author="M00007797" w:date="2023-06-16T17:07:13Z">
        <w:del w:id="21324" w:author="M00009081" w:date="2024-06-28T10:59:37Z">
          <w:r>
            <w:rPr>
              <w:rFonts w:hint="default"/>
              <w:color w:val="auto"/>
              <w:lang w:val="en-US" w:eastAsia="zh-CN"/>
              <w:rPrChange w:id="21325" w:author="M00009081" w:date="2024-06-28T10:59:05Z">
                <w:rPr>
                  <w:rFonts w:hint="eastAsia"/>
                  <w:lang w:val="en-US" w:eastAsia="zh-CN"/>
                </w:rPr>
              </w:rPrChange>
            </w:rPr>
            <w:delText>e</w:delText>
          </w:r>
        </w:del>
      </w:ins>
      <w:ins w:id="21326" w:author="M00009081" w:date="2024-06-28T10:59:37Z">
        <w:r>
          <w:rPr>
            <w:rFonts w:hint="eastAsia"/>
            <w:color w:val="auto"/>
            <w:lang w:val="en-US" w:eastAsia="zh-CN"/>
          </w:rPr>
          <w:t>5</w:t>
        </w:r>
      </w:ins>
      <w:ins w:id="21327" w:author="M00007797" w:date="2023-06-16T17:07:13Z">
        <w:r>
          <w:rPr>
            <w:rFonts w:hint="eastAsia"/>
            <w:color w:val="auto"/>
            <w:lang w:val="en-US" w:eastAsia="zh-CN"/>
            <w:rPrChange w:id="21328" w:author="M00009081" w:date="2024-06-28T10:59:05Z">
              <w:rPr>
                <w:rFonts w:hint="eastAsia"/>
                <w:lang w:val="en-US" w:eastAsia="zh-CN"/>
              </w:rPr>
            </w:rPrChange>
          </w:rPr>
          <w:t>、30min未操作，或者座盖关闭，则退出“儿童模式”；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1330" w:author="M00007797" w:date="2023-06-16T16:59:47Z"/>
          <w:rFonts w:hint="eastAsia"/>
          <w:color w:val="auto"/>
          <w:lang w:val="en-US" w:eastAsia="zh-CN"/>
          <w:rPrChange w:id="21331" w:author="M00009081" w:date="2024-06-28T10:59:05Z">
            <w:rPr>
              <w:ins w:id="21332" w:author="M00007797" w:date="2023-06-16T16:59:47Z"/>
              <w:rFonts w:hint="eastAsia"/>
              <w:lang w:val="en-US" w:eastAsia="zh-CN"/>
            </w:rPr>
          </w:rPrChange>
        </w:rPr>
        <w:pPrChange w:id="21329" w:author="M00009081" w:date="2024-06-28T10:59:05Z">
          <w:pPr>
            <w:pStyle w:val="187"/>
            <w:numPr>
              <w:ilvl w:val="-1"/>
              <w:numId w:val="0"/>
            </w:numPr>
            <w:ind w:left="147" w:leftChars="70" w:firstLine="1890" w:firstLineChars="900"/>
          </w:pPr>
        </w:pPrChange>
      </w:pPr>
      <w:ins w:id="21333" w:author="M00007797" w:date="2023-06-16T17:07:23Z">
        <w:del w:id="21334" w:author="M00009081" w:date="2024-06-28T10:59:39Z">
          <w:r>
            <w:rPr>
              <w:rFonts w:hint="default"/>
              <w:color w:val="auto"/>
              <w:lang w:val="en-US" w:eastAsia="zh-CN"/>
              <w:rPrChange w:id="21335" w:author="M00009081" w:date="2024-06-28T10:59:05Z">
                <w:rPr>
                  <w:rFonts w:hint="eastAsia"/>
                  <w:lang w:val="en-US" w:eastAsia="zh-CN"/>
                </w:rPr>
              </w:rPrChange>
            </w:rPr>
            <w:delText>f</w:delText>
          </w:r>
        </w:del>
      </w:ins>
      <w:ins w:id="21336" w:author="M00009081" w:date="2024-06-28T10:59:39Z">
        <w:r>
          <w:rPr>
            <w:rFonts w:hint="eastAsia"/>
            <w:color w:val="auto"/>
            <w:lang w:val="en-US" w:eastAsia="zh-CN"/>
          </w:rPr>
          <w:t>6</w:t>
        </w:r>
      </w:ins>
      <w:ins w:id="21337" w:author="M00007797" w:date="2023-06-16T16:59:47Z">
        <w:r>
          <w:rPr>
            <w:rFonts w:hint="eastAsia"/>
            <w:color w:val="auto"/>
            <w:lang w:val="en-US" w:eastAsia="zh-CN"/>
            <w:rPrChange w:id="21338" w:author="M00009081" w:date="2024-06-28T10:59:05Z">
              <w:rPr>
                <w:rFonts w:hint="eastAsia"/>
                <w:lang w:val="en-US" w:eastAsia="zh-CN"/>
              </w:rPr>
            </w:rPrChange>
          </w:rPr>
          <w:t>、通便功能无法使用；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1340" w:author="M00007797" w:date="2023-06-19T10:48:55Z"/>
          <w:rFonts w:hint="eastAsia"/>
          <w:color w:val="auto"/>
          <w:lang w:val="en-US" w:eastAsia="zh-CN"/>
          <w:rPrChange w:id="21341" w:author="M00009081" w:date="2024-06-28T10:59:05Z">
            <w:rPr>
              <w:ins w:id="21342" w:author="M00007797" w:date="2023-06-19T10:48:55Z"/>
              <w:rFonts w:hint="eastAsia"/>
              <w:lang w:val="en-US" w:eastAsia="zh-CN"/>
            </w:rPr>
          </w:rPrChange>
        </w:rPr>
        <w:pPrChange w:id="21339" w:author="M00009081" w:date="2024-06-28T10:59:05Z">
          <w:pPr>
            <w:pStyle w:val="190"/>
            <w:ind w:left="1411" w:firstLine="0" w:firstLineChars="0"/>
          </w:pPr>
        </w:pPrChange>
      </w:pPr>
      <w:ins w:id="21343" w:author="M00007797" w:date="2023-06-16T17:07:32Z">
        <w:r>
          <w:rPr>
            <w:rFonts w:hint="eastAsia"/>
            <w:color w:val="auto"/>
            <w:lang w:val="en-US" w:eastAsia="zh-CN"/>
            <w:rPrChange w:id="21344" w:author="M00009081" w:date="2024-06-28T10:59:05Z">
              <w:rPr>
                <w:rFonts w:hint="eastAsia"/>
                <w:lang w:val="en-US" w:eastAsia="zh-CN"/>
              </w:rPr>
            </w:rPrChange>
          </w:rPr>
          <w:t>注：四季温感优先级大于儿童模式</w:t>
        </w:r>
      </w:ins>
      <w:ins w:id="21345" w:author="M00007797" w:date="2023-06-16T17:08:01Z">
        <w:r>
          <w:rPr>
            <w:rFonts w:hint="eastAsia"/>
            <w:color w:val="auto"/>
            <w:lang w:val="en-US" w:eastAsia="zh-CN"/>
            <w:rPrChange w:id="21346" w:author="M00009081" w:date="2024-06-28T10:59:05Z">
              <w:rPr>
                <w:rFonts w:hint="eastAsia"/>
                <w:lang w:val="en-US" w:eastAsia="zh-CN"/>
              </w:rPr>
            </w:rPrChange>
          </w:rPr>
          <w:t>。</w:t>
        </w:r>
      </w:ins>
    </w:p>
    <w:p>
      <w:pPr>
        <w:pStyle w:val="5"/>
        <w:ind w:left="1140"/>
        <w:rPr>
          <w:ins w:id="21348" w:author="M00007797" w:date="2023-06-19T10:48:57Z"/>
        </w:rPr>
        <w:pPrChange w:id="21347" w:author="M00000676" w:date="2023-11-25T17:34:41Z">
          <w:pPr>
            <w:pStyle w:val="5"/>
            <w:ind w:left="1146"/>
          </w:pPr>
        </w:pPrChange>
      </w:pPr>
      <w:ins w:id="21349" w:author="M00007797" w:date="2023-06-19T10:48:57Z">
        <w:bookmarkStart w:id="1176" w:name="_Toc13092"/>
        <w:bookmarkStart w:id="1177" w:name="_Toc2463"/>
        <w:bookmarkStart w:id="1178" w:name="_Toc24923"/>
        <w:bookmarkStart w:id="1179" w:name="_Toc28436"/>
        <w:bookmarkStart w:id="1180" w:name="_Toc18151"/>
        <w:bookmarkStart w:id="1181" w:name="_Toc31977"/>
        <w:bookmarkStart w:id="1182" w:name="_Toc5261"/>
        <w:r>
          <w:rPr>
            <w:rFonts w:hint="eastAsia"/>
            <w:lang w:val="en-US" w:eastAsia="zh-CN"/>
          </w:rPr>
          <w:t>坐浴功能</w:t>
        </w:r>
        <w:bookmarkEnd w:id="1176"/>
        <w:bookmarkEnd w:id="1177"/>
        <w:bookmarkEnd w:id="1178"/>
        <w:bookmarkEnd w:id="1179"/>
        <w:bookmarkEnd w:id="1180"/>
        <w:bookmarkEnd w:id="1181"/>
        <w:bookmarkEnd w:id="1182"/>
      </w:ins>
      <w:ins w:id="21350" w:author="M00007797" w:date="2023-06-19T10:48:57Z">
        <w:r>
          <w:rPr/>
          <w:tab/>
        </w:r>
      </w:ins>
      <w:ins w:id="21351" w:author="M00007797" w:date="2023-06-19T10:48:57Z">
        <w:r>
          <w:rPr/>
          <w:tab/>
        </w:r>
      </w:ins>
      <w:ins w:id="21352" w:author="M00007797" w:date="2023-06-19T10:48:57Z">
        <w:r>
          <w:rPr/>
          <w:tab/>
        </w:r>
      </w:ins>
      <w:ins w:id="21353" w:author="M00007797" w:date="2023-06-19T10:48:57Z">
        <w:r>
          <w:rPr/>
          <w:tab/>
        </w:r>
      </w:ins>
      <w:ins w:id="21354" w:author="M00007797" w:date="2023-06-19T10:48:57Z">
        <w:r>
          <w:rPr/>
          <w:tab/>
        </w:r>
      </w:ins>
      <w:ins w:id="21355" w:author="M00007797" w:date="2023-06-19T10:48:57Z">
        <w:r>
          <w:rPr/>
          <w:tab/>
        </w:r>
      </w:ins>
      <w:ins w:id="21356" w:author="M00007797" w:date="2023-06-19T10:48:57Z">
        <w:r>
          <w:rPr/>
          <w:tab/>
        </w:r>
      </w:ins>
      <w:ins w:id="21357" w:author="M00007797" w:date="2023-06-19T10:48:57Z">
        <w:r>
          <w:rPr/>
          <w:tab/>
        </w:r>
      </w:ins>
    </w:p>
    <w:p>
      <w:pPr>
        <w:pStyle w:val="187"/>
        <w:ind w:left="0" w:leftChars="0" w:firstLine="1266" w:firstLineChars="603"/>
        <w:rPr>
          <w:ins w:id="21359" w:author="M00009081" w:date="2024-06-28T10:59:42Z"/>
        </w:rPr>
        <w:pPrChange w:id="21358" w:author="M00007797" w:date="2023-06-19T18:02:56Z">
          <w:pPr>
            <w:pStyle w:val="190"/>
            <w:ind w:left="1411" w:firstLine="0" w:firstLineChars="0"/>
          </w:pPr>
        </w:pPrChange>
      </w:pPr>
      <w:ins w:id="21360" w:author="M00007797" w:date="2023-06-19T10:48:57Z">
        <w:r>
          <w:rPr/>
          <w:t>操作方式:</w:t>
        </w:r>
      </w:ins>
    </w:p>
    <w:p>
      <w:pPr>
        <w:pStyle w:val="187"/>
        <w:ind w:left="0" w:leftChars="0" w:firstLine="1686" w:firstLineChars="803"/>
        <w:rPr>
          <w:ins w:id="21362" w:author="M00007797" w:date="2023-06-19T10:37:05Z"/>
          <w:rFonts w:hint="eastAsia"/>
          <w:lang w:val="en-US" w:eastAsia="zh-CN"/>
        </w:rPr>
        <w:pPrChange w:id="21361" w:author="M00009081" w:date="2024-06-28T11:00:02Z">
          <w:pPr>
            <w:pStyle w:val="190"/>
            <w:ind w:left="1411" w:firstLine="0" w:firstLineChars="0"/>
          </w:pPr>
        </w:pPrChange>
      </w:pPr>
      <w:ins w:id="21363" w:author="M00007797" w:date="2023-06-19T10:48:57Z">
        <w:r>
          <w:rPr>
            <w:rFonts w:hint="eastAsia"/>
            <w:color w:val="auto"/>
            <w:lang w:val="en-US" w:eastAsia="zh-CN"/>
            <w:rPrChange w:id="21364" w:author="M00009081" w:date="2024-06-28T11:00:00Z">
              <w:rPr>
                <w:rFonts w:hint="eastAsia"/>
                <w:lang w:val="en-US" w:eastAsia="zh-CN"/>
              </w:rPr>
            </w:rPrChange>
          </w:rPr>
          <w:t>在臀/妇洗状态下，长按遥控器对应的臀/妇洗键</w:t>
        </w:r>
      </w:ins>
      <w:ins w:id="21365" w:author="M00007797" w:date="2023-06-19T14:44:04Z">
        <w:r>
          <w:rPr>
            <w:rFonts w:hint="eastAsia"/>
            <w:color w:val="auto"/>
            <w:lang w:val="en-US" w:eastAsia="zh-CN"/>
            <w:rPrChange w:id="21366" w:author="M00009081" w:date="2024-06-28T11:00:00Z">
              <w:rPr>
                <w:rFonts w:hint="eastAsia"/>
                <w:lang w:val="en-US" w:eastAsia="zh-CN"/>
              </w:rPr>
            </w:rPrChange>
          </w:rPr>
          <w:t>3</w:t>
        </w:r>
      </w:ins>
      <w:ins w:id="21367" w:author="M00007797" w:date="2023-06-19T14:44:05Z">
        <w:r>
          <w:rPr>
            <w:rFonts w:hint="eastAsia"/>
            <w:color w:val="auto"/>
            <w:lang w:val="en-US" w:eastAsia="zh-CN"/>
            <w:rPrChange w:id="21368" w:author="M00009081" w:date="2024-06-28T11:00:00Z">
              <w:rPr>
                <w:rFonts w:hint="eastAsia"/>
                <w:lang w:val="en-US" w:eastAsia="zh-CN"/>
              </w:rPr>
            </w:rPrChange>
          </w:rPr>
          <w:t>s</w:t>
        </w:r>
      </w:ins>
      <w:ins w:id="21369" w:author="M00007797" w:date="2023-06-19T18:02:29Z">
        <w:r>
          <w:rPr>
            <w:rFonts w:hint="eastAsia"/>
            <w:color w:val="auto"/>
            <w:lang w:val="en-US" w:eastAsia="zh-CN"/>
            <w:rPrChange w:id="21370" w:author="M00009081" w:date="2024-06-28T11:00:00Z">
              <w:rPr>
                <w:rFonts w:hint="eastAsia"/>
                <w:lang w:val="en-US" w:eastAsia="zh-CN"/>
              </w:rPr>
            </w:rPrChange>
          </w:rPr>
          <w:t>进入</w:t>
        </w:r>
      </w:ins>
      <w:ins w:id="21371" w:author="M00007797" w:date="2023-06-19T18:02:30Z">
        <w:r>
          <w:rPr>
            <w:rFonts w:hint="eastAsia"/>
            <w:color w:val="auto"/>
            <w:lang w:val="en-US" w:eastAsia="zh-CN"/>
            <w:rPrChange w:id="21372" w:author="M00009081" w:date="2024-06-28T11:00:00Z">
              <w:rPr>
                <w:rFonts w:hint="eastAsia"/>
                <w:lang w:val="en-US" w:eastAsia="zh-CN"/>
              </w:rPr>
            </w:rPrChange>
          </w:rPr>
          <w:t>/</w:t>
        </w:r>
      </w:ins>
      <w:ins w:id="21373" w:author="M00007797" w:date="2023-06-19T18:02:32Z">
        <w:r>
          <w:rPr>
            <w:rFonts w:hint="eastAsia"/>
            <w:color w:val="auto"/>
            <w:lang w:val="en-US" w:eastAsia="zh-CN"/>
            <w:rPrChange w:id="21374" w:author="M00009081" w:date="2024-06-28T11:00:00Z">
              <w:rPr>
                <w:rFonts w:hint="eastAsia"/>
                <w:lang w:val="en-US" w:eastAsia="zh-CN"/>
              </w:rPr>
            </w:rPrChange>
          </w:rPr>
          <w:t>退出</w:t>
        </w:r>
      </w:ins>
      <w:ins w:id="21375" w:author="M00007797" w:date="2023-06-19T10:48:57Z">
        <w:r>
          <w:rPr>
            <w:rFonts w:hint="eastAsia"/>
            <w:color w:val="auto"/>
            <w:lang w:val="en-US" w:eastAsia="zh-CN"/>
            <w:rPrChange w:id="21376" w:author="M00009081" w:date="2024-06-28T11:00:00Z">
              <w:rPr>
                <w:rFonts w:hint="eastAsia"/>
                <w:lang w:val="en-US" w:eastAsia="zh-CN"/>
              </w:rPr>
            </w:rPrChange>
          </w:rPr>
          <w:t>坐浴功能</w:t>
        </w:r>
      </w:ins>
      <w:ins w:id="21377" w:author="M00007797" w:date="2023-06-19T14:42:51Z">
        <w:r>
          <w:rPr>
            <w:rFonts w:hint="eastAsia"/>
            <w:color w:val="auto"/>
            <w:lang w:val="en-US" w:eastAsia="zh-CN"/>
            <w:rPrChange w:id="21378" w:author="M00009081" w:date="2024-06-28T11:00:00Z">
              <w:rPr>
                <w:rFonts w:hint="eastAsia"/>
                <w:lang w:val="en-US" w:eastAsia="zh-CN"/>
              </w:rPr>
            </w:rPrChange>
          </w:rPr>
          <w:t>。</w:t>
        </w:r>
      </w:ins>
      <w:ins w:id="21379" w:author="M00007797" w:date="2023-06-19T10:48:57Z">
        <w:r>
          <w:rPr/>
          <w:tab/>
        </w:r>
      </w:ins>
      <w:ins w:id="21380" w:author="M00007797" w:date="2023-06-19T10:48:57Z">
        <w:r>
          <w:rPr/>
          <w:tab/>
        </w:r>
      </w:ins>
    </w:p>
    <w:p>
      <w:pPr>
        <w:pStyle w:val="5"/>
        <w:numPr>
          <w:ins w:id="21382" w:author="M00000676" w:date="2023-11-25T17:34:41Z"/>
        </w:numPr>
        <w:bidi w:val="0"/>
        <w:ind w:left="1139" w:leftChars="0" w:hanging="725" w:firstLineChars="0"/>
        <w:rPr>
          <w:ins w:id="21383" w:author="M00007797" w:date="2023-06-19T10:39:10Z"/>
          <w:rFonts w:hint="eastAsia" w:hAnsi="Times New Roman" w:cs="Times New Roman"/>
          <w:color w:val="auto"/>
          <w:rPrChange w:id="21384" w:author="M00007797" w:date="2023-06-19T10:39:19Z">
            <w:rPr>
              <w:ins w:id="21385" w:author="M00007797" w:date="2023-06-19T10:39:10Z"/>
              <w:color w:val="auto"/>
            </w:rPr>
          </w:rPrChange>
        </w:rPr>
        <w:pPrChange w:id="21381" w:author="M00000676" w:date="2023-11-25T17:34:41Z">
          <w:pPr>
            <w:pStyle w:val="4"/>
            <w:bidi w:val="0"/>
            <w:ind w:left="1134" w:leftChars="0" w:hanging="1134" w:firstLineChars="0"/>
          </w:pPr>
        </w:pPrChange>
      </w:pPr>
      <w:ins w:id="21386" w:author="M00007797" w:date="2023-06-19T10:39:10Z">
        <w:bookmarkStart w:id="1183" w:name="_Toc23242"/>
        <w:bookmarkStart w:id="1184" w:name="_Toc15003"/>
        <w:bookmarkStart w:id="1185" w:name="_Toc1945"/>
        <w:bookmarkStart w:id="1186" w:name="_Toc14409"/>
        <w:bookmarkStart w:id="1187" w:name="_Toc20312"/>
        <w:bookmarkStart w:id="1188" w:name="_Toc15977"/>
        <w:bookmarkStart w:id="1189" w:name="_Toc934"/>
        <w:bookmarkStart w:id="1190" w:name="_Toc12856"/>
        <w:r>
          <w:rPr>
            <w:rFonts w:hint="eastAsia" w:hAnsi="Times New Roman" w:cs="Times New Roman"/>
            <w:color w:val="auto"/>
            <w:rPrChange w:id="21387" w:author="M00007797" w:date="2023-06-19T10:39:19Z">
              <w:rPr>
                <w:rFonts w:hint="eastAsia"/>
                <w:color w:val="auto"/>
              </w:rPr>
            </w:rPrChange>
          </w:rPr>
          <w:t>超长清洗</w:t>
        </w:r>
        <w:bookmarkEnd w:id="1183"/>
        <w:bookmarkEnd w:id="1184"/>
        <w:bookmarkEnd w:id="1185"/>
        <w:bookmarkEnd w:id="1186"/>
        <w:bookmarkEnd w:id="1187"/>
        <w:bookmarkEnd w:id="1188"/>
        <w:bookmarkEnd w:id="1189"/>
        <w:bookmarkEnd w:id="1190"/>
      </w:ins>
    </w:p>
    <w:p>
      <w:pPr>
        <w:pStyle w:val="187"/>
        <w:ind w:left="0" w:leftChars="0" w:firstLine="1266" w:firstLineChars="603"/>
        <w:rPr>
          <w:ins w:id="21389" w:author="M00009081" w:date="2024-06-28T11:00:14Z"/>
          <w:rFonts w:hint="default" w:cs="Times New Roman"/>
          <w:color w:val="auto"/>
          <w:lang w:val="en-US" w:eastAsia="zh-CN"/>
          <w:rPrChange w:id="21390" w:author="M00009081" w:date="2024-06-28T11:00:21Z">
            <w:rPr>
              <w:ins w:id="21391" w:author="M00009081" w:date="2024-06-28T11:00:14Z"/>
              <w:rFonts w:hint="eastAsia" w:cs="宋体"/>
              <w:color w:val="auto"/>
              <w:lang w:val="en-US" w:eastAsia="zh-CN"/>
            </w:rPr>
          </w:rPrChange>
        </w:rPr>
        <w:pPrChange w:id="21388" w:author="M00009081" w:date="2024-06-28T11:00:21Z">
          <w:pPr>
            <w:pStyle w:val="187"/>
            <w:ind w:left="993" w:leftChars="339" w:hanging="281" w:hangingChars="134"/>
          </w:pPr>
        </w:pPrChange>
      </w:pPr>
      <w:ins w:id="21392" w:author="M00007797" w:date="2023-06-19T10:39:10Z">
        <w:r>
          <w:rPr>
            <w:rFonts w:hint="default" w:cs="Times New Roman"/>
            <w:color w:val="auto"/>
            <w:lang w:val="en-US" w:eastAsia="zh-CN"/>
            <w:rPrChange w:id="21393" w:author="M00009081" w:date="2024-06-28T11:00:21Z">
              <w:rPr>
                <w:rFonts w:hint="eastAsia" w:cs="宋体"/>
                <w:color w:val="auto"/>
                <w:lang w:val="en-US" w:eastAsia="zh-CN"/>
              </w:rPr>
            </w:rPrChange>
          </w:rPr>
          <w:t>操作方式：</w:t>
        </w:r>
      </w:ins>
    </w:p>
    <w:p>
      <w:pPr>
        <w:pStyle w:val="187"/>
        <w:ind w:left="0" w:leftChars="0" w:firstLine="1686" w:firstLineChars="803"/>
        <w:rPr>
          <w:ins w:id="21395" w:author="M00007797" w:date="2023-06-19T10:37:05Z"/>
          <w:rFonts w:hint="eastAsia"/>
          <w:color w:val="auto"/>
          <w:rPrChange w:id="21396" w:author="M00009081" w:date="2024-06-28T11:00:29Z">
            <w:rPr>
              <w:ins w:id="21397" w:author="M00007797" w:date="2023-06-19T10:37:05Z"/>
            </w:rPr>
          </w:rPrChange>
        </w:rPr>
        <w:pPrChange w:id="21394" w:author="M00009081" w:date="2024-06-28T11:00:29Z">
          <w:pPr>
            <w:pStyle w:val="187"/>
            <w:ind w:left="993" w:leftChars="339" w:hanging="281" w:hangingChars="134"/>
          </w:pPr>
        </w:pPrChange>
      </w:pPr>
      <w:ins w:id="21398" w:author="M00007797" w:date="2023-06-19T10:39:10Z">
        <w:r>
          <w:rPr>
            <w:rFonts w:hint="eastAsia" w:ascii="宋体" w:hAnsi="宋体"/>
            <w:color w:val="auto"/>
            <w:sz w:val="21"/>
            <w:szCs w:val="21"/>
            <w:rPrChange w:id="21399" w:author="M00009081" w:date="2024-06-28T11:00:29Z">
              <w:rPr>
                <w:rFonts w:ascii="宋体" w:hAnsi="宋体"/>
                <w:color w:val="auto"/>
                <w:sz w:val="21"/>
                <w:szCs w:val="21"/>
              </w:rPr>
            </w:rPrChange>
          </w:rPr>
          <w:t>臀/妇洗</w:t>
        </w:r>
      </w:ins>
      <w:ins w:id="21400" w:author="M00007797" w:date="2023-06-19T10:39:10Z">
        <w:r>
          <w:rPr>
            <w:rFonts w:hint="eastAsia" w:ascii="宋体" w:hAnsi="宋体"/>
            <w:color w:val="auto"/>
            <w:sz w:val="21"/>
            <w:szCs w:val="21"/>
          </w:rPr>
          <w:t>状态下</w:t>
        </w:r>
      </w:ins>
      <w:ins w:id="21401" w:author="M00007797" w:date="2023-06-19T10:39:10Z">
        <w:r>
          <w:rPr>
            <w:rFonts w:hint="eastAsia" w:ascii="宋体" w:hAnsi="宋体"/>
            <w:color w:val="auto"/>
            <w:sz w:val="21"/>
            <w:szCs w:val="21"/>
            <w:rPrChange w:id="21402" w:author="M00009081" w:date="2024-06-28T11:00:29Z">
              <w:rPr>
                <w:rFonts w:ascii="宋体" w:hAnsi="宋体"/>
                <w:color w:val="auto"/>
                <w:sz w:val="21"/>
                <w:szCs w:val="21"/>
              </w:rPr>
            </w:rPrChange>
          </w:rPr>
          <w:t>按</w:t>
        </w:r>
      </w:ins>
      <w:ins w:id="21403" w:author="M00007797" w:date="2023-06-19T10:39:10Z">
        <w:r>
          <w:rPr>
            <w:rFonts w:hint="eastAsia"/>
            <w:color w:val="auto"/>
            <w:sz w:val="21"/>
            <w:szCs w:val="21"/>
            <w:highlight w:val="none"/>
            <w:lang w:val="en-US" w:eastAsia="zh-CN"/>
          </w:rPr>
          <w:t>3</w:t>
        </w:r>
      </w:ins>
      <w:ins w:id="21404" w:author="M00007797" w:date="2023-06-19T10:39:10Z">
        <w:r>
          <w:rPr>
            <w:rFonts w:hint="eastAsia" w:ascii="宋体" w:hAnsi="宋体"/>
            <w:color w:val="auto"/>
            <w:sz w:val="21"/>
            <w:szCs w:val="21"/>
            <w:rPrChange w:id="21405" w:author="M00009081" w:date="2024-06-28T11:00:29Z">
              <w:rPr>
                <w:rFonts w:ascii="宋体" w:hAnsi="宋体"/>
                <w:color w:val="auto"/>
                <w:sz w:val="21"/>
                <w:szCs w:val="21"/>
              </w:rPr>
            </w:rPrChange>
          </w:rPr>
          <w:t>下遥控臀/妇</w:t>
        </w:r>
      </w:ins>
      <w:ins w:id="21406" w:author="M00007797" w:date="2023-06-19T10:39:10Z">
        <w:r>
          <w:rPr>
            <w:rFonts w:hint="eastAsia"/>
            <w:color w:val="auto"/>
            <w:sz w:val="21"/>
            <w:szCs w:val="21"/>
            <w:lang w:val="en-US" w:eastAsia="zh-CN"/>
          </w:rPr>
          <w:t>洗键</w:t>
        </w:r>
      </w:ins>
      <w:ins w:id="21407" w:author="M00007797" w:date="2023-06-19T10:39:10Z">
        <w:r>
          <w:rPr>
            <w:rFonts w:hint="eastAsia" w:ascii="宋体" w:hAnsi="宋体"/>
            <w:color w:val="auto"/>
            <w:sz w:val="21"/>
            <w:szCs w:val="21"/>
            <w:rPrChange w:id="21408" w:author="M00009081" w:date="2024-06-28T11:00:29Z">
              <w:rPr>
                <w:rFonts w:ascii="宋体" w:hAnsi="宋体"/>
                <w:color w:val="auto"/>
                <w:sz w:val="21"/>
                <w:szCs w:val="21"/>
              </w:rPr>
            </w:rPrChange>
          </w:rPr>
          <w:t>进入/退出超长清洗</w:t>
        </w:r>
      </w:ins>
      <w:ins w:id="21409" w:author="M00007797" w:date="2023-06-19T10:39:10Z">
        <w:r>
          <w:rPr>
            <w:rFonts w:hint="eastAsia"/>
            <w:color w:val="auto"/>
            <w:sz w:val="21"/>
            <w:szCs w:val="21"/>
            <w:lang w:eastAsia="zh-CN"/>
          </w:rPr>
          <w:t>。</w:t>
        </w:r>
      </w:ins>
    </w:p>
    <w:p>
      <w:pPr>
        <w:pStyle w:val="5"/>
        <w:ind w:left="1140"/>
        <w:rPr>
          <w:ins w:id="21411" w:author="M00007797" w:date="2023-06-19T10:37:05Z"/>
        </w:rPr>
        <w:pPrChange w:id="21410" w:author="M00000676" w:date="2023-11-25T17:34:41Z">
          <w:pPr>
            <w:pStyle w:val="5"/>
            <w:ind w:left="1146"/>
          </w:pPr>
        </w:pPrChange>
      </w:pPr>
      <w:ins w:id="21412" w:author="M00007797" w:date="2023-06-19T10:37:05Z">
        <w:bookmarkStart w:id="1191" w:name="_Toc28265"/>
        <w:bookmarkStart w:id="1192" w:name="_Toc16766"/>
        <w:bookmarkStart w:id="1193" w:name="_Toc6272"/>
        <w:bookmarkStart w:id="1194" w:name="_Toc10842"/>
        <w:bookmarkStart w:id="1195" w:name="_Toc11827"/>
        <w:bookmarkStart w:id="1196" w:name="_Toc14837"/>
        <w:bookmarkStart w:id="1197" w:name="_Toc20705"/>
        <w:r>
          <w:rPr>
            <w:rFonts w:hint="eastAsia"/>
          </w:rPr>
          <w:t>往复清洗</w:t>
        </w:r>
        <w:bookmarkEnd w:id="1191"/>
        <w:bookmarkEnd w:id="1192"/>
        <w:bookmarkEnd w:id="1193"/>
        <w:bookmarkEnd w:id="1194"/>
        <w:bookmarkEnd w:id="1195"/>
        <w:bookmarkEnd w:id="1196"/>
        <w:bookmarkEnd w:id="1197"/>
      </w:ins>
      <w:ins w:id="21413" w:author="M00007797" w:date="2023-06-19T10:37:05Z">
        <w:r>
          <w:rPr/>
          <w:tab/>
        </w:r>
      </w:ins>
      <w:ins w:id="21414" w:author="M00007797" w:date="2023-06-19T10:37:05Z">
        <w:r>
          <w:rPr/>
          <w:tab/>
        </w:r>
      </w:ins>
      <w:ins w:id="21415" w:author="M00007797" w:date="2023-06-19T10:37:05Z">
        <w:r>
          <w:rPr/>
          <w:tab/>
        </w:r>
      </w:ins>
      <w:ins w:id="21416" w:author="M00007797" w:date="2023-06-19T10:37:05Z">
        <w:r>
          <w:rPr/>
          <w:tab/>
        </w:r>
      </w:ins>
      <w:ins w:id="21417" w:author="M00007797" w:date="2023-06-19T10:37:05Z">
        <w:r>
          <w:rPr/>
          <w:tab/>
        </w:r>
      </w:ins>
      <w:ins w:id="21418" w:author="M00007797" w:date="2023-06-19T10:37:05Z">
        <w:r>
          <w:rPr/>
          <w:tab/>
        </w:r>
      </w:ins>
      <w:ins w:id="21419" w:author="M00007797" w:date="2023-06-19T10:37:05Z">
        <w:r>
          <w:rPr/>
          <w:tab/>
        </w:r>
      </w:ins>
    </w:p>
    <w:p>
      <w:pPr>
        <w:pStyle w:val="187"/>
        <w:ind w:left="0" w:leftChars="0" w:firstLine="1266" w:firstLineChars="603"/>
        <w:rPr>
          <w:ins w:id="21421" w:author="M00009081" w:date="2024-06-28T11:00:48Z"/>
          <w:rFonts w:hint="default" w:eastAsia="宋体"/>
          <w:color w:val="auto"/>
          <w:lang w:val="en-US" w:eastAsia="zh-CN"/>
          <w:rPrChange w:id="21422" w:author="M00009081" w:date="2024-06-28T11:00:58Z">
            <w:rPr>
              <w:ins w:id="21423" w:author="M00009081" w:date="2024-06-28T11:00:48Z"/>
              <w:rFonts w:hint="default" w:eastAsia="宋体"/>
              <w:color w:val="auto"/>
              <w:lang w:val="en-US" w:eastAsia="zh-CN"/>
            </w:rPr>
          </w:rPrChange>
        </w:rPr>
        <w:pPrChange w:id="21420" w:author="M00009081" w:date="2024-06-28T11:00:58Z">
          <w:pPr>
            <w:pStyle w:val="190"/>
            <w:ind w:left="1411" w:firstLine="0" w:firstLineChars="0"/>
          </w:pPr>
        </w:pPrChange>
      </w:pPr>
      <w:ins w:id="21424" w:author="M00009081" w:date="2024-06-28T11:00:50Z">
        <w:r>
          <w:rPr>
            <w:rFonts w:hint="default"/>
            <w:color w:val="auto"/>
            <w:lang w:val="en-US" w:eastAsia="zh-CN"/>
            <w:rPrChange w:id="21425" w:author="M00009081" w:date="2024-06-28T11:00:58Z">
              <w:rPr>
                <w:rFonts w:hint="eastAsia"/>
                <w:color w:val="auto"/>
                <w:lang w:val="en-US" w:eastAsia="zh-CN"/>
              </w:rPr>
            </w:rPrChange>
          </w:rPr>
          <w:t>功能</w:t>
        </w:r>
      </w:ins>
      <w:ins w:id="21426" w:author="M00009081" w:date="2024-06-28T11:00:52Z">
        <w:r>
          <w:rPr>
            <w:rFonts w:hint="default"/>
            <w:color w:val="auto"/>
            <w:lang w:val="en-US" w:eastAsia="zh-CN"/>
            <w:rPrChange w:id="21427" w:author="M00009081" w:date="2024-06-28T11:00:58Z">
              <w:rPr>
                <w:rFonts w:hint="eastAsia"/>
                <w:color w:val="auto"/>
                <w:lang w:val="en-US" w:eastAsia="zh-CN"/>
              </w:rPr>
            </w:rPrChange>
          </w:rPr>
          <w:t>描述</w:t>
        </w:r>
      </w:ins>
      <w:ins w:id="21428" w:author="M00009081" w:date="2024-06-28T11:00:53Z">
        <w:r>
          <w:rPr>
            <w:rFonts w:hint="default"/>
            <w:color w:val="auto"/>
            <w:lang w:val="en-US" w:eastAsia="zh-CN"/>
            <w:rPrChange w:id="21429" w:author="M00009081" w:date="2024-06-28T11:00:58Z">
              <w:rPr>
                <w:rFonts w:hint="eastAsia"/>
                <w:color w:val="auto"/>
                <w:lang w:val="en-US" w:eastAsia="zh-CN"/>
              </w:rPr>
            </w:rPrChange>
          </w:rPr>
          <w:t>：</w:t>
        </w:r>
      </w:ins>
    </w:p>
    <w:p>
      <w:pPr>
        <w:pStyle w:val="187"/>
        <w:ind w:left="0" w:leftChars="0" w:firstLine="1686" w:firstLineChars="803"/>
        <w:rPr>
          <w:ins w:id="21431" w:author="M00007797" w:date="2023-06-19T10:40:25Z"/>
          <w:rFonts w:hint="eastAsia" w:eastAsia="宋体"/>
          <w:color w:val="auto"/>
          <w:lang w:val="en-US" w:eastAsia="zh-CN"/>
          <w:rPrChange w:id="21432" w:author="M00009081" w:date="2024-06-28T11:01:03Z">
            <w:rPr>
              <w:ins w:id="21433" w:author="M00007797" w:date="2023-06-19T10:40:25Z"/>
              <w:rFonts w:hint="eastAsia" w:eastAsia="宋体"/>
              <w:lang w:val="en-US" w:eastAsia="zh-CN"/>
            </w:rPr>
          </w:rPrChange>
        </w:rPr>
        <w:pPrChange w:id="21430" w:author="M00009081" w:date="2024-06-28T11:01:03Z">
          <w:pPr>
            <w:pStyle w:val="190"/>
            <w:ind w:left="1411" w:firstLine="0" w:firstLineChars="0"/>
          </w:pPr>
        </w:pPrChange>
      </w:pPr>
      <w:ins w:id="21434" w:author="M00007797" w:date="2023-06-19T14:41:41Z">
        <w:r>
          <w:rPr>
            <w:rFonts w:hint="eastAsia"/>
            <w:color w:val="auto"/>
            <w:rPrChange w:id="21435" w:author="M00009081" w:date="2024-06-28T11:01:03Z">
              <w:rPr>
                <w:rFonts w:hint="eastAsia"/>
                <w:color w:val="auto"/>
              </w:rPr>
            </w:rPrChange>
          </w:rPr>
          <w:t>以</w:t>
        </w:r>
      </w:ins>
      <w:ins w:id="21436" w:author="M00007797" w:date="2023-06-19T14:41:41Z">
        <w:r>
          <w:rPr>
            <w:rFonts w:hint="eastAsia"/>
            <w:color w:val="auto"/>
            <w:rPrChange w:id="21437" w:author="M00009081" w:date="2024-06-28T11:01:03Z">
              <w:rPr>
                <w:color w:val="auto"/>
              </w:rPr>
            </w:rPrChange>
          </w:rPr>
          <w:t>清洗点，</w:t>
        </w:r>
      </w:ins>
      <w:ins w:id="21438" w:author="M00007797" w:date="2023-06-19T14:41:41Z">
        <w:r>
          <w:rPr>
            <w:rFonts w:hint="eastAsia"/>
            <w:color w:val="auto"/>
            <w:rPrChange w:id="21439" w:author="M00009081" w:date="2024-06-28T11:01:03Z">
              <w:rPr>
                <w:rFonts w:hint="eastAsia"/>
                <w:color w:val="auto"/>
              </w:rPr>
            </w:rPrChange>
          </w:rPr>
          <w:t>来回</w:t>
        </w:r>
      </w:ins>
      <w:ins w:id="21440" w:author="M00007797" w:date="2023-06-19T14:41:41Z">
        <w:r>
          <w:rPr>
            <w:rFonts w:hint="eastAsia"/>
            <w:color w:val="auto"/>
            <w:rPrChange w:id="21441" w:author="M00009081" w:date="2024-06-28T11:01:03Z">
              <w:rPr>
                <w:color w:val="auto"/>
              </w:rPr>
            </w:rPrChange>
          </w:rPr>
          <w:t>往复±12mm</w:t>
        </w:r>
      </w:ins>
      <w:ins w:id="21442" w:author="M00007797" w:date="2023-06-19T14:41:41Z">
        <w:r>
          <w:rPr>
            <w:rFonts w:hint="eastAsia"/>
            <w:color w:val="auto"/>
            <w:lang w:eastAsia="zh-CN"/>
            <w:rPrChange w:id="21443" w:author="M00009081" w:date="2024-06-28T11:01:03Z">
              <w:rPr>
                <w:rFonts w:hint="eastAsia"/>
                <w:color w:val="auto"/>
                <w:lang w:eastAsia="zh-CN"/>
              </w:rPr>
            </w:rPrChange>
          </w:rPr>
          <w:t>，</w:t>
        </w:r>
      </w:ins>
      <w:ins w:id="21444" w:author="M00007797" w:date="2023-06-19T14:41:41Z">
        <w:r>
          <w:rPr>
            <w:rFonts w:hint="eastAsia"/>
            <w:color w:val="auto"/>
            <w:rPrChange w:id="21445" w:author="M00009081" w:date="2024-06-28T11:01:03Z">
              <w:rPr>
                <w:rFonts w:hint="eastAsia"/>
                <w:color w:val="auto"/>
              </w:rPr>
            </w:rPrChange>
          </w:rPr>
          <w:t>允许</w:t>
        </w:r>
      </w:ins>
      <w:ins w:id="21446" w:author="M00007797" w:date="2023-06-19T14:41:41Z">
        <w:r>
          <w:rPr>
            <w:rFonts w:hint="eastAsia"/>
            <w:color w:val="auto"/>
            <w:rPrChange w:id="21447" w:author="M00009081" w:date="2024-06-28T11:01:03Z">
              <w:rPr>
                <w:color w:val="auto"/>
              </w:rPr>
            </w:rPrChange>
          </w:rPr>
          <w:t xml:space="preserve">偏差：±5mm </w:t>
        </w:r>
      </w:ins>
      <w:ins w:id="21448" w:author="M00007797" w:date="2023-06-19T14:41:41Z">
        <w:r>
          <w:rPr>
            <w:rFonts w:hint="eastAsia"/>
            <w:color w:val="auto"/>
            <w:rPrChange w:id="21449" w:author="M00009081" w:date="2024-06-28T11:01:03Z">
              <w:rPr>
                <w:rFonts w:hint="eastAsia"/>
                <w:color w:val="auto"/>
              </w:rPr>
            </w:rPrChange>
          </w:rPr>
          <w:t>（TBD）</w:t>
        </w:r>
      </w:ins>
      <w:ins w:id="21450" w:author="M00007797" w:date="2023-06-19T14:41:41Z">
        <w:r>
          <w:rPr>
            <w:rFonts w:hint="eastAsia"/>
            <w:color w:val="auto"/>
            <w:lang w:eastAsia="zh-CN"/>
            <w:rPrChange w:id="21451" w:author="M00009081" w:date="2024-06-28T11:01:03Z">
              <w:rPr>
                <w:rFonts w:hint="eastAsia"/>
                <w:color w:val="auto"/>
                <w:lang w:eastAsia="zh-CN"/>
              </w:rPr>
            </w:rPrChange>
          </w:rPr>
          <w:t>。</w:t>
        </w:r>
      </w:ins>
    </w:p>
    <w:p>
      <w:pPr>
        <w:pStyle w:val="5"/>
        <w:ind w:left="1140"/>
        <w:rPr>
          <w:ins w:id="21453" w:author="M00007797" w:date="2023-06-19T10:40:25Z"/>
        </w:rPr>
        <w:pPrChange w:id="21452" w:author="M00000676" w:date="2023-11-25T17:34:41Z">
          <w:pPr>
            <w:pStyle w:val="5"/>
            <w:ind w:left="1146"/>
          </w:pPr>
        </w:pPrChange>
      </w:pPr>
      <w:ins w:id="21454" w:author="M00007797" w:date="2023-06-19T10:41:39Z">
        <w:bookmarkStart w:id="1198" w:name="_Toc29794"/>
        <w:bookmarkStart w:id="1199" w:name="_Toc121"/>
        <w:bookmarkStart w:id="1200" w:name="_Toc4129"/>
        <w:bookmarkStart w:id="1201" w:name="_Toc18782"/>
        <w:bookmarkStart w:id="1202" w:name="_Toc26333"/>
        <w:bookmarkStart w:id="1203" w:name="_Toc16192"/>
        <w:bookmarkStart w:id="1204" w:name="_Toc16459"/>
        <w:r>
          <w:rPr>
            <w:rFonts w:hint="eastAsia"/>
            <w:lang w:val="en-US" w:eastAsia="zh-CN"/>
          </w:rPr>
          <w:t>清洗</w:t>
        </w:r>
      </w:ins>
      <w:ins w:id="21455" w:author="M00007797" w:date="2023-06-19T10:41:41Z">
        <w:r>
          <w:rPr>
            <w:rFonts w:hint="eastAsia"/>
            <w:lang w:val="en-US" w:eastAsia="zh-CN"/>
          </w:rPr>
          <w:t>强度</w:t>
        </w:r>
        <w:bookmarkEnd w:id="1198"/>
        <w:bookmarkEnd w:id="1199"/>
        <w:bookmarkEnd w:id="1200"/>
        <w:bookmarkEnd w:id="1201"/>
        <w:bookmarkEnd w:id="1202"/>
        <w:bookmarkEnd w:id="1203"/>
        <w:bookmarkEnd w:id="1204"/>
      </w:ins>
      <w:ins w:id="21456" w:author="M00007797" w:date="2023-06-19T10:40:25Z">
        <w:r>
          <w:rPr/>
          <w:tab/>
        </w:r>
      </w:ins>
      <w:ins w:id="21457" w:author="M00007797" w:date="2023-06-19T10:40:25Z">
        <w:r>
          <w:rPr/>
          <w:tab/>
        </w:r>
      </w:ins>
      <w:ins w:id="21458" w:author="M00007797" w:date="2023-06-19T10:40:25Z">
        <w:r>
          <w:rPr/>
          <w:tab/>
        </w:r>
      </w:ins>
      <w:ins w:id="21459" w:author="M00007797" w:date="2023-06-19T10:40:25Z">
        <w:r>
          <w:rPr/>
          <w:tab/>
        </w:r>
      </w:ins>
      <w:ins w:id="21460" w:author="M00007797" w:date="2023-06-19T10:40:25Z">
        <w:r>
          <w:rPr/>
          <w:tab/>
        </w:r>
      </w:ins>
      <w:ins w:id="21461" w:author="M00007797" w:date="2023-06-19T10:40:25Z">
        <w:r>
          <w:rPr/>
          <w:tab/>
        </w:r>
      </w:ins>
      <w:ins w:id="21462" w:author="M00007797" w:date="2023-06-19T10:40:25Z">
        <w:r>
          <w:rPr/>
          <w:tab/>
        </w:r>
      </w:ins>
      <w:ins w:id="21463" w:author="M00007797" w:date="2023-06-19T10:40:25Z">
        <w:r>
          <w:rPr/>
          <w:tab/>
        </w:r>
      </w:ins>
    </w:p>
    <w:p>
      <w:pPr>
        <w:pStyle w:val="190"/>
        <w:numPr>
          <w:ilvl w:val="0"/>
          <w:numId w:val="0"/>
        </w:numPr>
        <w:ind w:firstLine="1260" w:firstLineChars="600"/>
        <w:rPr>
          <w:ins w:id="21465" w:author="M00007797" w:date="2023-06-19T10:41:24Z"/>
          <w:color w:val="auto"/>
        </w:rPr>
        <w:pPrChange w:id="21464" w:author="M00007797" w:date="2023-06-19T11:09:25Z">
          <w:pPr>
            <w:pStyle w:val="190"/>
            <w:numPr>
              <w:ilvl w:val="0"/>
              <w:numId w:val="0"/>
            </w:numPr>
            <w:ind w:firstLine="840" w:firstLineChars="400"/>
          </w:pPr>
        </w:pPrChange>
      </w:pPr>
      <w:ins w:id="21466" w:author="M00007797" w:date="2023-06-19T10:41:24Z">
        <w:r>
          <w:rPr>
            <w:rFonts w:hint="eastAsia"/>
            <w:color w:val="auto"/>
          </w:rPr>
          <w:t>功能描述:</w:t>
        </w:r>
      </w:ins>
      <w:ins w:id="21467" w:author="M00007797" w:date="2023-06-19T10:41:24Z">
        <w:r>
          <w:rPr>
            <w:rFonts w:hint="eastAsia"/>
            <w:color w:val="auto"/>
          </w:rPr>
          <w:tab/>
        </w:r>
      </w:ins>
      <w:ins w:id="21468" w:author="M00007797" w:date="2023-06-19T10:41:24Z">
        <w:r>
          <w:rPr>
            <w:rFonts w:hint="eastAsia"/>
            <w:color w:val="auto"/>
          </w:rPr>
          <w:tab/>
        </w:r>
      </w:ins>
      <w:ins w:id="21469" w:author="M00007797" w:date="2023-06-19T10:41:24Z">
        <w:r>
          <w:rPr>
            <w:rFonts w:hint="eastAsia"/>
            <w:color w:val="auto"/>
          </w:rPr>
          <w:tab/>
        </w:r>
      </w:ins>
      <w:ins w:id="21470" w:author="M00007797" w:date="2023-06-19T10:41:24Z">
        <w:r>
          <w:rPr>
            <w:rFonts w:hint="eastAsia"/>
            <w:color w:val="auto"/>
          </w:rPr>
          <w:tab/>
        </w:r>
      </w:ins>
      <w:ins w:id="21471" w:author="M00007797" w:date="2023-06-19T10:41:24Z">
        <w:r>
          <w:rPr>
            <w:rFonts w:hint="eastAsia"/>
            <w:color w:val="auto"/>
          </w:rPr>
          <w:tab/>
        </w:r>
      </w:ins>
      <w:ins w:id="21472" w:author="M00007797" w:date="2023-06-19T10:41:24Z">
        <w:r>
          <w:rPr>
            <w:rFonts w:hint="eastAsia"/>
            <w:color w:val="auto"/>
          </w:rPr>
          <w:tab/>
        </w:r>
      </w:ins>
      <w:ins w:id="21473" w:author="M00007797" w:date="2023-06-19T10:41:24Z">
        <w:r>
          <w:rPr>
            <w:rFonts w:hint="eastAsia"/>
            <w:color w:val="auto"/>
          </w:rPr>
          <w:tab/>
        </w:r>
      </w:ins>
    </w:p>
    <w:p>
      <w:pPr>
        <w:pStyle w:val="187"/>
        <w:numPr>
          <w:ilvl w:val="0"/>
          <w:numId w:val="0"/>
        </w:numPr>
        <w:ind w:left="0" w:leftChars="0" w:firstLine="840" w:firstLineChars="400"/>
        <w:rPr>
          <w:ins w:id="21475" w:author="M00007797" w:date="2023-06-19T10:42:23Z"/>
          <w:rFonts w:hint="eastAsia"/>
          <w:color w:val="auto"/>
          <w:lang w:eastAsia="zh-CN"/>
          <w:rPrChange w:id="21476" w:author="M00009081" w:date="2024-06-28T11:01:18Z">
            <w:rPr>
              <w:ins w:id="21477" w:author="M00007797" w:date="2023-06-19T10:42:23Z"/>
              <w:rFonts w:hint="eastAsia"/>
              <w:color w:val="auto"/>
              <w:lang w:eastAsia="zh-CN"/>
            </w:rPr>
          </w:rPrChange>
        </w:rPr>
        <w:pPrChange w:id="21474" w:author="M00009081" w:date="2024-06-28T11:01:21Z">
          <w:pPr>
            <w:pStyle w:val="190"/>
            <w:numPr>
              <w:ilvl w:val="0"/>
              <w:numId w:val="0"/>
            </w:numPr>
            <w:ind w:left="1260" w:leftChars="0"/>
          </w:pPr>
        </w:pPrChange>
      </w:pPr>
      <w:ins w:id="21478" w:author="M00007797" w:date="2023-06-19T10:41:24Z">
        <w:r>
          <w:rPr>
            <w:rFonts w:hint="eastAsia"/>
            <w:color w:val="auto"/>
          </w:rPr>
          <w:t>在</w:t>
        </w:r>
      </w:ins>
      <w:ins w:id="21479" w:author="M00007797" w:date="2023-06-19T10:41:24Z">
        <w:r>
          <w:rPr>
            <w:rFonts w:hint="eastAsia"/>
            <w:color w:val="auto"/>
            <w:lang w:val="en-US" w:eastAsia="zh-CN"/>
            <w:rPrChange w:id="21480" w:author="M00009081" w:date="2024-06-28T11:01:18Z">
              <w:rPr>
                <w:rFonts w:hint="eastAsia"/>
                <w:color w:val="auto"/>
                <w:lang w:val="en-US" w:eastAsia="zh-CN"/>
              </w:rPr>
            </w:rPrChange>
          </w:rPr>
          <w:t>开机后任何状态下可</w:t>
        </w:r>
      </w:ins>
      <w:ins w:id="21481" w:author="M00007797" w:date="2023-06-19T10:41:24Z">
        <w:r>
          <w:rPr>
            <w:rFonts w:hint="eastAsia"/>
            <w:color w:val="auto"/>
          </w:rPr>
          <w:t>进行进行水压调节</w:t>
        </w:r>
      </w:ins>
      <w:ins w:id="21482" w:author="M00007797" w:date="2023-06-19T10:41:24Z">
        <w:r>
          <w:rPr>
            <w:rFonts w:hint="eastAsia"/>
            <w:color w:val="auto"/>
            <w:lang w:eastAsia="zh-CN"/>
            <w:rPrChange w:id="21483" w:author="M00009081" w:date="2024-06-28T11:01:18Z">
              <w:rPr>
                <w:rFonts w:hint="eastAsia"/>
                <w:color w:val="auto"/>
                <w:lang w:eastAsia="zh-CN"/>
              </w:rPr>
            </w:rPrChange>
          </w:rPr>
          <w:t>，</w:t>
        </w:r>
      </w:ins>
      <w:ins w:id="21484" w:author="M00007797" w:date="2023-06-19T10:41:24Z">
        <w:r>
          <w:rPr>
            <w:rFonts w:hint="eastAsia"/>
            <w:color w:val="auto"/>
          </w:rPr>
          <w:t>按一下遥控水压按键调一次</w:t>
        </w:r>
      </w:ins>
      <w:ins w:id="21485" w:author="M00007797" w:date="2023-06-19T10:41:24Z">
        <w:del w:id="21486" w:author="M00032937" w:date="2024-06-28T09:26:03Z">
          <w:r>
            <w:rPr>
              <w:rFonts w:hint="eastAsia"/>
              <w:color w:val="auto"/>
            </w:rPr>
            <w:delText>档</w:delText>
          </w:r>
        </w:del>
      </w:ins>
      <w:ins w:id="21487" w:author="M00032937" w:date="2024-06-28T09:26:03Z">
        <w:r>
          <w:rPr>
            <w:rFonts w:hint="eastAsia"/>
            <w:color w:val="auto"/>
            <w:lang w:eastAsia="zh-CN"/>
            <w:rPrChange w:id="21488" w:author="M00009081" w:date="2024-06-28T11:01:18Z">
              <w:rPr>
                <w:rFonts w:hint="eastAsia"/>
                <w:color w:val="auto"/>
                <w:lang w:eastAsia="zh-CN"/>
              </w:rPr>
            </w:rPrChange>
          </w:rPr>
          <w:t>挡</w:t>
        </w:r>
      </w:ins>
      <w:ins w:id="21489" w:author="M00007797" w:date="2023-06-19T10:41:24Z">
        <w:r>
          <w:rPr>
            <w:rFonts w:hint="eastAsia"/>
            <w:color w:val="auto"/>
          </w:rPr>
          <w:t>位</w:t>
        </w:r>
      </w:ins>
      <w:ins w:id="21490" w:author="M00007797" w:date="2023-06-19T10:41:24Z">
        <w:r>
          <w:rPr>
            <w:rFonts w:hint="eastAsia"/>
            <w:color w:val="auto"/>
            <w:lang w:eastAsia="zh-CN"/>
            <w:rPrChange w:id="21491" w:author="M00009081" w:date="2024-06-28T11:01:18Z">
              <w:rPr>
                <w:rFonts w:hint="eastAsia"/>
                <w:color w:val="auto"/>
                <w:lang w:eastAsia="zh-CN"/>
              </w:rPr>
            </w:rPrChange>
          </w:rPr>
          <w:t>。</w:t>
        </w:r>
      </w:ins>
    </w:p>
    <w:p>
      <w:pPr>
        <w:pStyle w:val="5"/>
        <w:ind w:left="1140"/>
        <w:rPr>
          <w:ins w:id="21493" w:author="M00007797" w:date="2023-06-19T10:42:24Z"/>
        </w:rPr>
        <w:pPrChange w:id="21492" w:author="M00000676" w:date="2023-11-25T17:34:41Z">
          <w:pPr>
            <w:pStyle w:val="5"/>
            <w:ind w:left="1146"/>
          </w:pPr>
        </w:pPrChange>
      </w:pPr>
      <w:ins w:id="21494" w:author="M00007797" w:date="2023-06-19T10:42:24Z">
        <w:bookmarkStart w:id="1205" w:name="_Toc21647"/>
        <w:bookmarkStart w:id="1206" w:name="_Toc12638"/>
        <w:bookmarkStart w:id="1207" w:name="_Toc21890"/>
        <w:bookmarkStart w:id="1208" w:name="_Toc27441"/>
        <w:bookmarkStart w:id="1209" w:name="_Toc14850"/>
        <w:bookmarkStart w:id="1210" w:name="_Toc28754"/>
        <w:bookmarkStart w:id="1211" w:name="_Toc5309"/>
        <w:r>
          <w:rPr>
            <w:rFonts w:hint="eastAsia"/>
          </w:rPr>
          <w:t>冷热按摩</w:t>
        </w:r>
        <w:bookmarkEnd w:id="1205"/>
        <w:bookmarkEnd w:id="1206"/>
        <w:bookmarkEnd w:id="1207"/>
        <w:bookmarkEnd w:id="1208"/>
        <w:bookmarkEnd w:id="1209"/>
        <w:bookmarkEnd w:id="1210"/>
        <w:bookmarkEnd w:id="1211"/>
      </w:ins>
      <w:ins w:id="21495" w:author="M00007797" w:date="2023-06-19T10:42:24Z">
        <w:r>
          <w:rPr/>
          <w:tab/>
        </w:r>
      </w:ins>
      <w:ins w:id="21496" w:author="M00007797" w:date="2023-06-19T10:42:24Z">
        <w:r>
          <w:rPr/>
          <w:tab/>
        </w:r>
      </w:ins>
      <w:ins w:id="21497" w:author="M00007797" w:date="2023-06-19T10:42:24Z">
        <w:r>
          <w:rPr/>
          <w:tab/>
        </w:r>
      </w:ins>
      <w:ins w:id="21498" w:author="M00007797" w:date="2023-06-19T10:42:24Z">
        <w:r>
          <w:rPr/>
          <w:tab/>
        </w:r>
      </w:ins>
      <w:ins w:id="21499" w:author="M00007797" w:date="2023-06-19T10:42:24Z">
        <w:r>
          <w:rPr/>
          <w:tab/>
        </w:r>
      </w:ins>
      <w:ins w:id="21500" w:author="M00007797" w:date="2023-06-19T10:42:24Z">
        <w:r>
          <w:rPr/>
          <w:tab/>
        </w:r>
      </w:ins>
      <w:ins w:id="21501" w:author="M00007797" w:date="2023-06-19T10:42:24Z">
        <w:r>
          <w:rPr/>
          <w:tab/>
        </w:r>
      </w:ins>
    </w:p>
    <w:p>
      <w:pPr>
        <w:pStyle w:val="34"/>
        <w:ind w:left="0" w:leftChars="0" w:firstLine="1260" w:firstLineChars="600"/>
        <w:rPr>
          <w:ins w:id="21503" w:author="M00007797" w:date="2023-06-19T10:43:00Z"/>
          <w:color w:val="auto"/>
        </w:rPr>
        <w:pPrChange w:id="21502" w:author="M00007797" w:date="2023-06-19T11:09:33Z">
          <w:pPr>
            <w:pStyle w:val="34"/>
            <w:ind w:left="0" w:leftChars="0" w:firstLine="840" w:firstLineChars="400"/>
          </w:pPr>
        </w:pPrChange>
      </w:pPr>
      <w:ins w:id="21504" w:author="M00007797" w:date="2023-06-19T10:43:00Z">
        <w:r>
          <w:rPr>
            <w:color w:val="auto"/>
          </w:rPr>
          <w:t>功能描述:</w:t>
        </w:r>
      </w:ins>
      <w:ins w:id="21505" w:author="M00007797" w:date="2023-06-19T10:43:00Z">
        <w:r>
          <w:rPr>
            <w:color w:val="auto"/>
          </w:rPr>
          <w:tab/>
        </w:r>
      </w:ins>
      <w:ins w:id="21506" w:author="M00007797" w:date="2023-06-19T10:43:00Z">
        <w:r>
          <w:rPr>
            <w:color w:val="auto"/>
          </w:rPr>
          <w:tab/>
        </w:r>
      </w:ins>
    </w:p>
    <w:p>
      <w:pPr>
        <w:pStyle w:val="34"/>
        <w:numPr>
          <w:ilvl w:val="0"/>
          <w:numId w:val="0"/>
        </w:numPr>
        <w:ind w:left="1260" w:leftChars="0" w:firstLine="420" w:firstLineChars="200"/>
        <w:rPr>
          <w:ins w:id="21508" w:author="M00007797" w:date="2023-06-19T10:42:00Z"/>
          <w:rFonts w:hint="eastAsia"/>
          <w:color w:val="auto"/>
          <w:lang w:eastAsia="zh-CN"/>
        </w:rPr>
        <w:pPrChange w:id="21507" w:author="M00007797" w:date="2023-07-10T10:21:42Z">
          <w:pPr>
            <w:pStyle w:val="190"/>
            <w:numPr>
              <w:ilvl w:val="0"/>
              <w:numId w:val="0"/>
            </w:numPr>
            <w:ind w:left="1260" w:leftChars="0"/>
          </w:pPr>
        </w:pPrChange>
      </w:pPr>
      <w:ins w:id="21509" w:author="M00007797" w:date="2023-06-19T10:43:00Z">
        <w:r>
          <w:rPr>
            <w:rFonts w:hint="eastAsia"/>
            <w:color w:val="auto"/>
          </w:rPr>
          <w:t>只能在臀洗、妇洗过程中进行冷热按摩的开启</w:t>
        </w:r>
      </w:ins>
      <w:ins w:id="21510" w:author="M00007797" w:date="2023-06-19T10:43:00Z">
        <w:r>
          <w:rPr>
            <w:color w:val="auto"/>
          </w:rPr>
          <w:t>/关闭</w:t>
        </w:r>
      </w:ins>
      <w:ins w:id="21511" w:author="M00007797" w:date="2023-06-19T10:43:00Z">
        <w:r>
          <w:rPr>
            <w:rFonts w:hint="eastAsia"/>
            <w:color w:val="auto"/>
          </w:rPr>
          <w:t>。</w:t>
        </w:r>
      </w:ins>
    </w:p>
    <w:p>
      <w:pPr>
        <w:pStyle w:val="5"/>
        <w:ind w:left="1140"/>
        <w:rPr>
          <w:ins w:id="21513" w:author="M00007797" w:date="2023-06-19T10:42:01Z"/>
        </w:rPr>
        <w:pPrChange w:id="21512" w:author="M00000676" w:date="2023-11-25T17:34:41Z">
          <w:pPr>
            <w:pStyle w:val="5"/>
            <w:ind w:left="1146"/>
          </w:pPr>
        </w:pPrChange>
      </w:pPr>
      <w:ins w:id="21514" w:author="M00007797" w:date="2023-06-19T10:42:01Z">
        <w:bookmarkStart w:id="1212" w:name="_Toc31513"/>
        <w:bookmarkStart w:id="1213" w:name="_Toc22147"/>
        <w:bookmarkStart w:id="1214" w:name="_Toc31983"/>
        <w:bookmarkStart w:id="1215" w:name="_Toc15590"/>
        <w:bookmarkStart w:id="1216" w:name="_Toc13721"/>
        <w:bookmarkStart w:id="1217" w:name="_Toc2043"/>
        <w:bookmarkStart w:id="1218" w:name="_Toc24816"/>
        <w:r>
          <w:rPr>
            <w:rFonts w:hint="eastAsia"/>
          </w:rPr>
          <w:t>喷嘴位置</w:t>
        </w:r>
        <w:bookmarkEnd w:id="1212"/>
        <w:bookmarkEnd w:id="1213"/>
        <w:bookmarkEnd w:id="1214"/>
        <w:bookmarkEnd w:id="1215"/>
        <w:bookmarkEnd w:id="1216"/>
        <w:bookmarkEnd w:id="1217"/>
        <w:bookmarkEnd w:id="1218"/>
      </w:ins>
      <w:ins w:id="21515" w:author="M00007797" w:date="2023-06-19T10:42:01Z">
        <w:r>
          <w:rPr/>
          <w:tab/>
        </w:r>
      </w:ins>
      <w:ins w:id="21516" w:author="M00007797" w:date="2023-06-19T10:42:01Z">
        <w:r>
          <w:rPr/>
          <w:tab/>
        </w:r>
      </w:ins>
      <w:ins w:id="21517" w:author="M00007797" w:date="2023-06-19T10:42:01Z">
        <w:r>
          <w:rPr/>
          <w:tab/>
        </w:r>
      </w:ins>
      <w:ins w:id="21518" w:author="M00007797" w:date="2023-06-19T10:42:01Z">
        <w:r>
          <w:rPr/>
          <w:tab/>
        </w:r>
      </w:ins>
      <w:ins w:id="21519" w:author="M00007797" w:date="2023-06-19T10:42:01Z">
        <w:r>
          <w:rPr/>
          <w:tab/>
        </w:r>
      </w:ins>
      <w:ins w:id="21520" w:author="M00007797" w:date="2023-06-19T10:42:01Z">
        <w:r>
          <w:rPr/>
          <w:tab/>
        </w:r>
      </w:ins>
      <w:ins w:id="21521" w:author="M00007797" w:date="2023-06-19T10:42:01Z">
        <w:r>
          <w:rPr/>
          <w:tab/>
        </w:r>
      </w:ins>
    </w:p>
    <w:p>
      <w:pPr>
        <w:pStyle w:val="190"/>
        <w:numPr>
          <w:ilvl w:val="0"/>
          <w:numId w:val="0"/>
        </w:numPr>
        <w:ind w:firstLine="1260" w:firstLineChars="600"/>
        <w:rPr>
          <w:ins w:id="21523" w:author="M00007797" w:date="2023-06-19T10:43:29Z"/>
          <w:color w:val="auto"/>
          <w:highlight w:val="none"/>
        </w:rPr>
        <w:pPrChange w:id="21522" w:author="M00007797" w:date="2023-06-19T11:09:38Z">
          <w:pPr>
            <w:pStyle w:val="190"/>
            <w:numPr>
              <w:ilvl w:val="0"/>
              <w:numId w:val="0"/>
            </w:numPr>
            <w:ind w:firstLine="840" w:firstLineChars="400"/>
          </w:pPr>
        </w:pPrChange>
      </w:pPr>
      <w:ins w:id="21524" w:author="M00007797" w:date="2023-06-19T10:43:29Z">
        <w:r>
          <w:rPr>
            <w:color w:val="auto"/>
            <w:highlight w:val="none"/>
          </w:rPr>
          <w:t>功能描述:</w:t>
        </w:r>
      </w:ins>
      <w:ins w:id="21525" w:author="M00007797" w:date="2023-06-19T10:43:29Z">
        <w:r>
          <w:rPr>
            <w:color w:val="auto"/>
            <w:highlight w:val="none"/>
          </w:rPr>
          <w:tab/>
        </w:r>
      </w:ins>
      <w:ins w:id="21526" w:author="M00007797" w:date="2023-06-19T10:43:29Z">
        <w:r>
          <w:rPr>
            <w:color w:val="auto"/>
            <w:highlight w:val="none"/>
          </w:rPr>
          <w:tab/>
        </w:r>
      </w:ins>
    </w:p>
    <w:p>
      <w:pPr>
        <w:pStyle w:val="34"/>
        <w:numPr>
          <w:ilvl w:val="0"/>
          <w:numId w:val="0"/>
        </w:numPr>
        <w:ind w:left="1260" w:leftChars="0" w:firstLine="630" w:firstLineChars="300"/>
        <w:rPr>
          <w:ins w:id="21528" w:author="M00007797" w:date="2023-06-19T10:44:00Z"/>
          <w:rFonts w:hint="eastAsia"/>
          <w:color w:val="auto"/>
          <w:lang w:eastAsia="zh-CN"/>
          <w:rPrChange w:id="21529" w:author="M00009081" w:date="2024-06-28T11:02:22Z">
            <w:rPr>
              <w:ins w:id="21530" w:author="M00007797" w:date="2023-06-19T10:44:00Z"/>
              <w:rFonts w:hint="eastAsia"/>
              <w:color w:val="auto"/>
              <w:lang w:eastAsia="zh-CN"/>
            </w:rPr>
          </w:rPrChange>
        </w:rPr>
        <w:pPrChange w:id="21527" w:author="M00009081" w:date="2024-06-28T11:02:27Z">
          <w:pPr>
            <w:pStyle w:val="190"/>
            <w:numPr>
              <w:ilvl w:val="0"/>
              <w:numId w:val="0"/>
            </w:numPr>
            <w:ind w:left="1260" w:leftChars="0"/>
          </w:pPr>
        </w:pPrChange>
      </w:pPr>
      <w:ins w:id="21531" w:author="M00007797" w:date="2023-06-19T10:43:29Z">
        <w:r>
          <w:rPr>
            <w:rFonts w:hint="eastAsia"/>
            <w:color w:val="auto"/>
            <w:highlight w:val="none"/>
            <w:rPrChange w:id="21532" w:author="M00009081" w:date="2024-06-28T11:02:22Z">
              <w:rPr>
                <w:rFonts w:hint="eastAsia"/>
                <w:color w:val="auto"/>
                <w:highlight w:val="none"/>
              </w:rPr>
            </w:rPrChange>
          </w:rPr>
          <w:t>在</w:t>
        </w:r>
      </w:ins>
      <w:ins w:id="21533" w:author="M00007797" w:date="2023-06-19T10:43:29Z">
        <w:r>
          <w:rPr>
            <w:rFonts w:hint="eastAsia"/>
            <w:color w:val="auto"/>
            <w:lang w:val="en-US" w:eastAsia="zh-CN"/>
            <w:rPrChange w:id="21534" w:author="M00009081" w:date="2024-06-28T11:02:22Z">
              <w:rPr>
                <w:rFonts w:hint="eastAsia"/>
                <w:color w:val="auto"/>
                <w:lang w:val="en-US" w:eastAsia="zh-CN"/>
              </w:rPr>
            </w:rPrChange>
          </w:rPr>
          <w:t>开机后任何状态下可</w:t>
        </w:r>
      </w:ins>
      <w:ins w:id="21535" w:author="M00007797" w:date="2023-06-19T10:43:29Z">
        <w:r>
          <w:rPr>
            <w:rFonts w:hint="eastAsia"/>
            <w:color w:val="auto"/>
            <w:highlight w:val="none"/>
            <w:rPrChange w:id="21536" w:author="M00009081" w:date="2024-06-28T11:02:22Z">
              <w:rPr>
                <w:rFonts w:hint="eastAsia"/>
                <w:color w:val="auto"/>
                <w:highlight w:val="none"/>
              </w:rPr>
            </w:rPrChange>
          </w:rPr>
          <w:t>进行</w:t>
        </w:r>
      </w:ins>
      <w:ins w:id="21537" w:author="M00007797" w:date="2023-06-19T10:43:29Z">
        <w:r>
          <w:rPr>
            <w:rFonts w:hint="eastAsia"/>
            <w:b w:val="0"/>
            <w:bCs w:val="0"/>
            <w:color w:val="auto"/>
            <w:highlight w:val="none"/>
            <w:vertAlign w:val="baseline"/>
            <w:lang w:val="en-US" w:eastAsia="zh-CN"/>
            <w:rPrChange w:id="21538" w:author="M00009081" w:date="2024-06-28T11:02:22Z">
              <w:rPr>
                <w:rFonts w:hint="eastAsia"/>
                <w:b w:val="0"/>
                <w:bCs/>
                <w:color w:val="auto"/>
                <w:highlight w:val="none"/>
                <w:vertAlign w:val="baseline"/>
                <w:lang w:val="en-US" w:eastAsia="zh-CN"/>
              </w:rPr>
            </w:rPrChange>
          </w:rPr>
          <w:t>挡</w:t>
        </w:r>
      </w:ins>
      <w:ins w:id="21539" w:author="M00007797" w:date="2023-06-19T10:43:29Z">
        <w:r>
          <w:rPr>
            <w:rFonts w:hint="eastAsia"/>
            <w:color w:val="auto"/>
            <w:highlight w:val="none"/>
            <w:rPrChange w:id="21540" w:author="M00009081" w:date="2024-06-28T11:02:22Z">
              <w:rPr>
                <w:color w:val="auto"/>
                <w:highlight w:val="none"/>
              </w:rPr>
            </w:rPrChange>
          </w:rPr>
          <w:t>管位调节</w:t>
        </w:r>
      </w:ins>
      <w:ins w:id="21541" w:author="M00007797" w:date="2023-06-19T10:43:29Z">
        <w:r>
          <w:rPr>
            <w:rFonts w:hint="eastAsia"/>
            <w:color w:val="auto"/>
            <w:highlight w:val="none"/>
            <w:lang w:eastAsia="zh-CN"/>
            <w:rPrChange w:id="21542" w:author="M00009081" w:date="2024-06-28T11:02:22Z">
              <w:rPr>
                <w:rFonts w:hint="eastAsia"/>
                <w:color w:val="auto"/>
                <w:highlight w:val="none"/>
                <w:lang w:eastAsia="zh-CN"/>
              </w:rPr>
            </w:rPrChange>
          </w:rPr>
          <w:t>，</w:t>
        </w:r>
      </w:ins>
      <w:ins w:id="21543" w:author="M00007797" w:date="2023-06-19T10:43:29Z">
        <w:r>
          <w:rPr>
            <w:rFonts w:hint="eastAsia"/>
            <w:color w:val="auto"/>
            <w:highlight w:val="none"/>
            <w:rPrChange w:id="21544" w:author="M00009081" w:date="2024-06-28T11:02:22Z">
              <w:rPr>
                <w:rFonts w:hint="eastAsia"/>
                <w:color w:val="auto"/>
                <w:highlight w:val="none"/>
              </w:rPr>
            </w:rPrChange>
          </w:rPr>
          <w:t>按一下遥控</w:t>
        </w:r>
      </w:ins>
      <w:ins w:id="21545" w:author="M00007797" w:date="2023-06-19T10:43:29Z">
        <w:r>
          <w:rPr>
            <w:rFonts w:hint="eastAsia"/>
            <w:color w:val="auto"/>
            <w:highlight w:val="none"/>
            <w:lang w:val="en-US" w:eastAsia="zh-CN"/>
            <w:rPrChange w:id="21546" w:author="M00009081" w:date="2024-06-28T11:02:22Z">
              <w:rPr>
                <w:rFonts w:hint="eastAsia"/>
                <w:color w:val="auto"/>
                <w:highlight w:val="none"/>
                <w:lang w:val="en-US" w:eastAsia="zh-CN"/>
              </w:rPr>
            </w:rPrChange>
          </w:rPr>
          <w:t>管位</w:t>
        </w:r>
      </w:ins>
      <w:ins w:id="21547" w:author="M00007797" w:date="2023-06-19T10:43:29Z">
        <w:r>
          <w:rPr>
            <w:rFonts w:hint="eastAsia"/>
            <w:color w:val="auto"/>
            <w:highlight w:val="none"/>
            <w:rPrChange w:id="21548" w:author="M00009081" w:date="2024-06-28T11:02:22Z">
              <w:rPr>
                <w:rFonts w:hint="eastAsia"/>
                <w:color w:val="auto"/>
                <w:highlight w:val="none"/>
              </w:rPr>
            </w:rPrChange>
          </w:rPr>
          <w:t>按键调一次</w:t>
        </w:r>
      </w:ins>
      <w:ins w:id="21549" w:author="M00007797" w:date="2023-06-19T10:43:29Z">
        <w:del w:id="21550" w:author="M00032937" w:date="2024-06-28T09:26:03Z">
          <w:r>
            <w:rPr>
              <w:rFonts w:hint="eastAsia"/>
              <w:color w:val="auto"/>
              <w:highlight w:val="none"/>
              <w:rPrChange w:id="21551" w:author="M00009081" w:date="2024-06-28T11:02:22Z">
                <w:rPr>
                  <w:rFonts w:hint="eastAsia"/>
                  <w:color w:val="auto"/>
                  <w:highlight w:val="none"/>
                </w:rPr>
              </w:rPrChange>
            </w:rPr>
            <w:delText>档</w:delText>
          </w:r>
        </w:del>
      </w:ins>
      <w:ins w:id="21552" w:author="M00032937" w:date="2024-06-28T09:26:03Z">
        <w:r>
          <w:rPr>
            <w:rFonts w:hint="eastAsia"/>
            <w:color w:val="auto"/>
            <w:highlight w:val="none"/>
            <w:lang w:eastAsia="zh-CN"/>
            <w:rPrChange w:id="21553" w:author="M00009081" w:date="2024-06-28T11:02:22Z">
              <w:rPr>
                <w:rFonts w:hint="eastAsia"/>
                <w:color w:val="auto"/>
                <w:highlight w:val="none"/>
                <w:lang w:eastAsia="zh-CN"/>
              </w:rPr>
            </w:rPrChange>
          </w:rPr>
          <w:t>挡</w:t>
        </w:r>
      </w:ins>
      <w:ins w:id="21554" w:author="M00007797" w:date="2023-06-19T10:43:29Z">
        <w:r>
          <w:rPr>
            <w:rFonts w:hint="eastAsia"/>
            <w:color w:val="auto"/>
            <w:highlight w:val="none"/>
            <w:rPrChange w:id="21555" w:author="M00009081" w:date="2024-06-28T11:02:22Z">
              <w:rPr>
                <w:rFonts w:hint="eastAsia"/>
                <w:color w:val="auto"/>
                <w:highlight w:val="none"/>
              </w:rPr>
            </w:rPrChange>
          </w:rPr>
          <w:t>位</w:t>
        </w:r>
      </w:ins>
      <w:ins w:id="21556" w:author="M00007797" w:date="2023-06-19T10:43:29Z">
        <w:r>
          <w:rPr>
            <w:rFonts w:hint="eastAsia"/>
            <w:color w:val="auto"/>
            <w:highlight w:val="none"/>
            <w:lang w:eastAsia="zh-CN"/>
            <w:rPrChange w:id="21557" w:author="M00009081" w:date="2024-06-28T11:02:22Z">
              <w:rPr>
                <w:rFonts w:hint="eastAsia"/>
                <w:color w:val="auto"/>
                <w:highlight w:val="none"/>
                <w:lang w:eastAsia="zh-CN"/>
              </w:rPr>
            </w:rPrChange>
          </w:rPr>
          <w:t>。</w:t>
        </w:r>
      </w:ins>
    </w:p>
    <w:p>
      <w:pPr>
        <w:pStyle w:val="5"/>
        <w:ind w:left="1140"/>
        <w:rPr>
          <w:ins w:id="21559" w:author="M00007797" w:date="2023-06-19T10:44:01Z"/>
        </w:rPr>
        <w:pPrChange w:id="21558" w:author="M00000676" w:date="2023-11-25T17:34:41Z">
          <w:pPr>
            <w:pStyle w:val="5"/>
            <w:ind w:left="1146"/>
          </w:pPr>
        </w:pPrChange>
      </w:pPr>
      <w:ins w:id="21560" w:author="M00007797" w:date="2023-06-19T10:44:01Z">
        <w:bookmarkStart w:id="1219" w:name="_Toc1298"/>
        <w:bookmarkStart w:id="1220" w:name="_Toc30318"/>
        <w:bookmarkStart w:id="1221" w:name="_Toc11304"/>
        <w:bookmarkStart w:id="1222" w:name="_Toc30973"/>
        <w:bookmarkStart w:id="1223" w:name="_Toc25034"/>
        <w:bookmarkStart w:id="1224" w:name="_Toc239"/>
        <w:bookmarkStart w:id="1225" w:name="_Toc9453"/>
        <w:r>
          <w:rPr>
            <w:rFonts w:hint="eastAsia"/>
          </w:rPr>
          <w:t>喷嘴清洗</w:t>
        </w:r>
        <w:bookmarkEnd w:id="1219"/>
        <w:bookmarkEnd w:id="1220"/>
        <w:bookmarkEnd w:id="1221"/>
        <w:bookmarkEnd w:id="1222"/>
        <w:bookmarkEnd w:id="1223"/>
        <w:bookmarkEnd w:id="1224"/>
        <w:bookmarkEnd w:id="1225"/>
      </w:ins>
      <w:ins w:id="21561" w:author="M00007797" w:date="2023-06-19T10:44:01Z">
        <w:r>
          <w:rPr/>
          <w:tab/>
        </w:r>
      </w:ins>
    </w:p>
    <w:p>
      <w:pPr>
        <w:ind w:firstLine="1260" w:firstLineChars="600"/>
        <w:rPr>
          <w:ins w:id="21563" w:author="M00007797" w:date="2023-06-19T11:09:01Z"/>
          <w:rFonts w:hint="default"/>
          <w:color w:val="auto"/>
          <w:highlight w:val="none"/>
          <w:lang w:val="en-US" w:eastAsia="zh-CN"/>
          <w:rPrChange w:id="21564" w:author="M00009081" w:date="2024-06-28T11:01:39Z">
            <w:rPr>
              <w:ins w:id="21565" w:author="M00007797" w:date="2023-06-19T11:09:01Z"/>
              <w:rFonts w:hint="eastAsia"/>
              <w:color w:val="auto"/>
              <w:highlight w:val="none"/>
              <w:lang w:val="en-US" w:eastAsia="zh-CN"/>
            </w:rPr>
          </w:rPrChange>
        </w:rPr>
        <w:pPrChange w:id="21562" w:author="M00007797" w:date="2023-06-19T11:09:44Z">
          <w:pPr>
            <w:ind w:firstLine="840" w:firstLineChars="400"/>
          </w:pPr>
        </w:pPrChange>
      </w:pPr>
      <w:ins w:id="21566" w:author="M00007797" w:date="2023-06-19T11:09:01Z">
        <w:r>
          <w:rPr>
            <w:rFonts w:hint="default"/>
            <w:color w:val="auto"/>
            <w:highlight w:val="none"/>
            <w:lang w:val="en-US" w:eastAsia="zh-CN"/>
            <w:rPrChange w:id="21567" w:author="M00009081" w:date="2024-06-28T11:01:39Z">
              <w:rPr>
                <w:rFonts w:hint="eastAsia"/>
                <w:color w:val="auto"/>
                <w:highlight w:val="none"/>
                <w:lang w:val="en-US" w:eastAsia="zh-CN"/>
              </w:rPr>
            </w:rPrChange>
          </w:rPr>
          <w:t>功能描述：</w:t>
        </w:r>
      </w:ins>
    </w:p>
    <w:p>
      <w:pPr>
        <w:pStyle w:val="190"/>
        <w:numPr>
          <w:ilvl w:val="0"/>
          <w:numId w:val="0"/>
        </w:numPr>
        <w:ind w:left="840" w:leftChars="0" w:firstLine="840" w:firstLineChars="400"/>
        <w:rPr>
          <w:ins w:id="21569" w:author="M00007797" w:date="2023-06-19T11:09:01Z"/>
          <w:rFonts w:hint="eastAsia"/>
          <w:color w:val="auto"/>
          <w:highlight w:val="none"/>
          <w:rPrChange w:id="21570" w:author="M00009081" w:date="2024-06-28T11:01:47Z">
            <w:rPr>
              <w:ins w:id="21571" w:author="M00007797" w:date="2023-06-19T11:09:01Z"/>
              <w:color w:val="auto"/>
              <w:highlight w:val="none"/>
            </w:rPr>
          </w:rPrChange>
        </w:rPr>
        <w:pPrChange w:id="21568" w:author="M00007797" w:date="2023-06-19T11:09:45Z">
          <w:pPr>
            <w:pStyle w:val="190"/>
            <w:numPr>
              <w:ilvl w:val="0"/>
              <w:numId w:val="0"/>
            </w:numPr>
            <w:ind w:left="840" w:leftChars="0" w:firstLine="420" w:firstLineChars="200"/>
          </w:pPr>
        </w:pPrChange>
      </w:pPr>
      <w:ins w:id="21572" w:author="M00007797" w:date="2023-06-19T11:09:01Z">
        <w:r>
          <w:rPr>
            <w:rFonts w:hint="eastAsia"/>
            <w:color w:val="auto"/>
            <w:highlight w:val="none"/>
          </w:rPr>
          <w:t>离坐模式下，启动喷嘴清洗</w:t>
        </w:r>
      </w:ins>
      <w:ins w:id="21573" w:author="M00007797" w:date="2023-06-19T11:09:01Z">
        <w:r>
          <w:rPr>
            <w:rFonts w:hint="eastAsia"/>
            <w:color w:val="auto"/>
            <w:highlight w:val="none"/>
            <w:lang w:val="en-US" w:eastAsia="zh-CN"/>
          </w:rPr>
          <w:t>时</w:t>
        </w:r>
      </w:ins>
      <w:ins w:id="21574" w:author="M00007797" w:date="2023-06-19T11:09:01Z">
        <w:r>
          <w:rPr>
            <w:rFonts w:hint="eastAsia"/>
            <w:color w:val="auto"/>
            <w:highlight w:val="none"/>
          </w:rPr>
          <w:t>，清洗器伸出，</w:t>
        </w:r>
      </w:ins>
      <w:ins w:id="21575" w:author="M00007797" w:date="2023-06-19T11:09:01Z">
        <w:r>
          <w:rPr>
            <w:rFonts w:hint="eastAsia"/>
            <w:color w:val="auto"/>
            <w:highlight w:val="none"/>
            <w:lang w:val="en-US" w:eastAsia="zh-CN"/>
          </w:rPr>
          <w:t>自洁口</w:t>
        </w:r>
      </w:ins>
      <w:ins w:id="21576" w:author="M00007797" w:date="2023-06-19T11:09:05Z">
        <w:r>
          <w:rPr>
            <w:rFonts w:hint="eastAsia"/>
            <w:color w:val="auto"/>
            <w:highlight w:val="none"/>
            <w:lang w:val="en-US" w:eastAsia="zh-CN"/>
          </w:rPr>
          <w:t>不</w:t>
        </w:r>
      </w:ins>
      <w:ins w:id="21577" w:author="M00007797" w:date="2023-06-19T11:09:01Z">
        <w:r>
          <w:rPr>
            <w:rFonts w:hint="eastAsia"/>
            <w:color w:val="auto"/>
            <w:highlight w:val="none"/>
            <w:lang w:val="en-US" w:eastAsia="zh-CN"/>
          </w:rPr>
          <w:t>出水</w:t>
        </w:r>
      </w:ins>
      <w:ins w:id="21578" w:author="M00007797" w:date="2023-06-19T11:09:01Z">
        <w:r>
          <w:rPr>
            <w:rFonts w:hint="eastAsia"/>
            <w:color w:val="auto"/>
            <w:highlight w:val="none"/>
          </w:rPr>
          <w:t>，方便用户清洗喷头；</w:t>
        </w:r>
      </w:ins>
    </w:p>
    <w:p>
      <w:pPr>
        <w:pStyle w:val="190"/>
        <w:numPr>
          <w:ilvl w:val="0"/>
          <w:numId w:val="0"/>
        </w:numPr>
        <w:ind w:left="840" w:leftChars="0" w:firstLine="840" w:firstLineChars="400"/>
        <w:rPr>
          <w:ins w:id="21580" w:author="M00007797" w:date="2023-06-19T10:44:25Z"/>
          <w:rFonts w:hint="eastAsia"/>
          <w:color w:val="auto"/>
          <w:lang w:eastAsia="zh-CN"/>
        </w:rPr>
        <w:pPrChange w:id="21579" w:author="M00007797" w:date="2023-07-10T10:21:45Z">
          <w:pPr>
            <w:pStyle w:val="190"/>
            <w:numPr>
              <w:ilvl w:val="0"/>
              <w:numId w:val="0"/>
            </w:numPr>
            <w:ind w:left="1260" w:leftChars="0"/>
          </w:pPr>
        </w:pPrChange>
      </w:pPr>
      <w:ins w:id="21581" w:author="M00007797" w:date="2023-06-19T11:09:01Z">
        <w:r>
          <w:rPr>
            <w:rFonts w:hint="eastAsia"/>
            <w:color w:val="auto"/>
            <w:highlight w:val="none"/>
          </w:rPr>
          <w:t>停止喷嘴清洗：离坐模式下，喷口清洗运行中，着坐或短按任意按键，清洗器退回。</w:t>
        </w:r>
      </w:ins>
    </w:p>
    <w:p>
      <w:pPr>
        <w:pStyle w:val="5"/>
        <w:ind w:left="1140"/>
        <w:rPr>
          <w:ins w:id="21583" w:author="M00007797" w:date="2023-06-19T10:44:26Z"/>
        </w:rPr>
        <w:pPrChange w:id="21582" w:author="M00000676" w:date="2023-11-25T17:34:41Z">
          <w:pPr>
            <w:pStyle w:val="5"/>
            <w:ind w:left="1146"/>
          </w:pPr>
        </w:pPrChange>
      </w:pPr>
      <w:ins w:id="21584" w:author="M00007797" w:date="2023-06-19T11:12:02Z">
        <w:bookmarkStart w:id="1226" w:name="_Toc6697"/>
        <w:bookmarkStart w:id="1227" w:name="_Toc2354"/>
        <w:bookmarkStart w:id="1228" w:name="_Toc14819"/>
        <w:bookmarkStart w:id="1229" w:name="_Toc5778"/>
        <w:bookmarkStart w:id="1230" w:name="_Toc7561"/>
        <w:bookmarkStart w:id="1231" w:name="_Toc14342"/>
        <w:bookmarkStart w:id="1232" w:name="_Toc18482"/>
        <w:r>
          <w:rPr>
            <w:rFonts w:hint="eastAsia"/>
            <w:lang w:val="en-US" w:eastAsia="zh-CN"/>
          </w:rPr>
          <w:t>烘干</w:t>
        </w:r>
        <w:bookmarkEnd w:id="1226"/>
        <w:bookmarkEnd w:id="1227"/>
        <w:bookmarkEnd w:id="1228"/>
        <w:bookmarkEnd w:id="1229"/>
        <w:bookmarkEnd w:id="1230"/>
        <w:bookmarkEnd w:id="1231"/>
        <w:bookmarkEnd w:id="1232"/>
      </w:ins>
      <w:ins w:id="21585" w:author="M00007797" w:date="2023-06-19T10:44:26Z">
        <w:r>
          <w:rPr/>
          <w:tab/>
        </w:r>
      </w:ins>
    </w:p>
    <w:p>
      <w:pPr>
        <w:pStyle w:val="187"/>
        <w:numPr>
          <w:ilvl w:val="0"/>
          <w:numId w:val="0"/>
        </w:numPr>
        <w:ind w:firstLine="1260" w:firstLineChars="600"/>
        <w:rPr>
          <w:ins w:id="21587" w:author="M00007797" w:date="2023-06-19T11:11:45Z"/>
          <w:color w:val="auto"/>
          <w:highlight w:val="none"/>
        </w:rPr>
        <w:pPrChange w:id="21586" w:author="M00007797" w:date="2023-06-19T11:11:48Z">
          <w:pPr>
            <w:pStyle w:val="187"/>
            <w:numPr>
              <w:ilvl w:val="0"/>
              <w:numId w:val="0"/>
            </w:numPr>
            <w:ind w:firstLine="840" w:firstLineChars="400"/>
          </w:pPr>
        </w:pPrChange>
      </w:pPr>
      <w:ins w:id="21588" w:author="M00007797" w:date="2023-06-19T11:11:45Z">
        <w:r>
          <w:rPr>
            <w:rFonts w:hint="eastAsia"/>
            <w:color w:val="auto"/>
            <w:highlight w:val="none"/>
          </w:rPr>
          <w:t>功能描述</w:t>
        </w:r>
      </w:ins>
      <w:ins w:id="21589" w:author="M00007797" w:date="2023-06-19T11:11:45Z">
        <w:r>
          <w:rPr>
            <w:color w:val="auto"/>
            <w:highlight w:val="none"/>
          </w:rPr>
          <w:t>:</w:t>
        </w:r>
      </w:ins>
    </w:p>
    <w:p>
      <w:pPr>
        <w:pStyle w:val="187"/>
        <w:ind w:firstLine="842" w:firstLineChars="401"/>
        <w:rPr>
          <w:ins w:id="21591" w:author="M00007797" w:date="2023-06-19T11:11:45Z"/>
          <w:color w:val="auto"/>
          <w:highlight w:val="none"/>
        </w:rPr>
        <w:pPrChange w:id="21590" w:author="M00007797" w:date="2023-06-19T11:11:50Z">
          <w:pPr>
            <w:pStyle w:val="187"/>
          </w:pPr>
        </w:pPrChange>
      </w:pPr>
      <w:ins w:id="21592" w:author="M00007797" w:date="2023-06-19T11:11:45Z">
        <w:r>
          <w:rPr>
            <w:rFonts w:hint="eastAsia"/>
            <w:color w:val="auto"/>
            <w:highlight w:val="none"/>
          </w:rPr>
          <w:t>着坐模式下，按遥控器【</w:t>
        </w:r>
      </w:ins>
      <w:ins w:id="21593" w:author="M00007797" w:date="2023-06-19T11:11:45Z">
        <w:r>
          <w:rPr>
            <w:rFonts w:hint="eastAsia"/>
            <w:color w:val="auto"/>
            <w:highlight w:val="none"/>
            <w:lang w:val="en-US" w:eastAsia="zh-CN"/>
          </w:rPr>
          <w:t>烘干</w:t>
        </w:r>
      </w:ins>
      <w:ins w:id="21594" w:author="M00007797" w:date="2023-06-19T11:11:45Z">
        <w:r>
          <w:rPr>
            <w:color w:val="auto"/>
            <w:highlight w:val="none"/>
          </w:rPr>
          <w:t>】键</w:t>
        </w:r>
      </w:ins>
      <w:ins w:id="21595" w:author="M00007797" w:date="2023-06-19T18:10:56Z">
        <w:r>
          <w:rPr>
            <w:rFonts w:hint="eastAsia"/>
            <w:color w:val="auto"/>
            <w:highlight w:val="none"/>
            <w:lang w:val="en-US" w:eastAsia="zh-CN"/>
          </w:rPr>
          <w:t>或</w:t>
        </w:r>
      </w:ins>
      <w:ins w:id="21596" w:author="M00007797" w:date="2023-06-19T18:10:57Z">
        <w:r>
          <w:rPr>
            <w:rFonts w:hint="eastAsia"/>
            <w:color w:val="auto"/>
            <w:highlight w:val="none"/>
            <w:lang w:val="en-US" w:eastAsia="zh-CN"/>
          </w:rPr>
          <w:t>长按</w:t>
        </w:r>
      </w:ins>
      <w:ins w:id="21597" w:author="M00007797" w:date="2023-06-19T18:10:59Z">
        <w:r>
          <w:rPr>
            <w:rFonts w:hint="eastAsia"/>
            <w:color w:val="auto"/>
            <w:highlight w:val="none"/>
            <w:lang w:val="en-US" w:eastAsia="zh-CN"/>
          </w:rPr>
          <w:t>旋钮</w:t>
        </w:r>
      </w:ins>
      <w:ins w:id="21598" w:author="M00007797" w:date="2023-06-19T18:11:07Z">
        <w:r>
          <w:rPr>
            <w:rFonts w:hint="eastAsia"/>
            <w:color w:val="auto"/>
            <w:highlight w:val="none"/>
            <w:lang w:val="en-US" w:eastAsia="zh-CN"/>
          </w:rPr>
          <w:t>中间</w:t>
        </w:r>
      </w:ins>
      <w:ins w:id="21599" w:author="M00007797" w:date="2023-06-19T18:11:09Z">
        <w:r>
          <w:rPr>
            <w:rFonts w:hint="eastAsia"/>
            <w:color w:val="auto"/>
            <w:highlight w:val="none"/>
            <w:lang w:val="en-US" w:eastAsia="zh-CN"/>
          </w:rPr>
          <w:t>键3</w:t>
        </w:r>
      </w:ins>
      <w:ins w:id="21600" w:author="M00007797" w:date="2023-06-19T18:11:10Z">
        <w:r>
          <w:rPr>
            <w:rFonts w:hint="eastAsia"/>
            <w:color w:val="auto"/>
            <w:highlight w:val="none"/>
            <w:lang w:val="en-US" w:eastAsia="zh-CN"/>
          </w:rPr>
          <w:t>s</w:t>
        </w:r>
      </w:ins>
      <w:ins w:id="21601" w:author="M00007797" w:date="2023-06-19T11:11:45Z">
        <w:r>
          <w:rPr>
            <w:rFonts w:hint="eastAsia"/>
            <w:color w:val="auto"/>
            <w:highlight w:val="none"/>
          </w:rPr>
          <w:t>，开启暖风烘干。</w:t>
        </w:r>
      </w:ins>
    </w:p>
    <w:p>
      <w:pPr>
        <w:pStyle w:val="187"/>
        <w:ind w:left="0" w:leftChars="0" w:firstLine="1682" w:firstLineChars="801"/>
        <w:rPr>
          <w:ins w:id="21603" w:author="M00007797" w:date="2023-06-19T10:44:26Z"/>
        </w:rPr>
        <w:pPrChange w:id="21602" w:author="M00007797" w:date="2023-07-10T09:44:12Z">
          <w:pPr>
            <w:pStyle w:val="187"/>
            <w:ind w:left="0" w:leftChars="0" w:firstLine="0" w:firstLineChars="0"/>
          </w:pPr>
        </w:pPrChange>
      </w:pPr>
      <w:ins w:id="21604" w:author="M00007797" w:date="2023-06-19T11:11:45Z">
        <w:r>
          <w:rPr>
            <w:rFonts w:hint="eastAsia"/>
            <w:color w:val="auto"/>
            <w:highlight w:val="none"/>
          </w:rPr>
          <w:t>注：若暖风烘干前进行了清洗且未进行冲水，则此次暖风烘干会执行一次冲水。</w:t>
        </w:r>
      </w:ins>
    </w:p>
    <w:p>
      <w:pPr>
        <w:pStyle w:val="5"/>
        <w:ind w:left="1140"/>
        <w:rPr>
          <w:ins w:id="21606" w:author="M00007797" w:date="2023-06-19T10:44:26Z"/>
        </w:rPr>
        <w:pPrChange w:id="21605" w:author="M00000676" w:date="2023-11-25T17:34:41Z">
          <w:pPr>
            <w:pStyle w:val="5"/>
            <w:ind w:left="1146"/>
          </w:pPr>
        </w:pPrChange>
      </w:pPr>
      <w:ins w:id="21607" w:author="M00007797" w:date="2023-06-19T11:12:09Z">
        <w:bookmarkStart w:id="1233" w:name="_Toc2117"/>
        <w:bookmarkStart w:id="1234" w:name="_Toc25864"/>
        <w:bookmarkStart w:id="1235" w:name="_Toc27760"/>
        <w:bookmarkStart w:id="1236" w:name="_Toc9371"/>
        <w:bookmarkStart w:id="1237" w:name="_Toc18326"/>
        <w:bookmarkStart w:id="1238" w:name="_Toc8049"/>
        <w:bookmarkStart w:id="1239" w:name="_Toc11968"/>
        <w:r>
          <w:rPr>
            <w:rFonts w:hint="eastAsia"/>
            <w:lang w:val="en-US" w:eastAsia="zh-CN"/>
          </w:rPr>
          <w:t>风速</w:t>
        </w:r>
      </w:ins>
      <w:ins w:id="21608" w:author="M00007797" w:date="2023-06-19T11:12:12Z">
        <w:r>
          <w:rPr>
            <w:rFonts w:hint="eastAsia"/>
            <w:lang w:val="en-US" w:eastAsia="zh-CN"/>
          </w:rPr>
          <w:t>调节</w:t>
        </w:r>
        <w:bookmarkEnd w:id="1233"/>
        <w:bookmarkEnd w:id="1234"/>
        <w:bookmarkEnd w:id="1235"/>
        <w:bookmarkEnd w:id="1236"/>
        <w:bookmarkEnd w:id="1237"/>
        <w:bookmarkEnd w:id="1238"/>
        <w:bookmarkEnd w:id="1239"/>
      </w:ins>
      <w:ins w:id="21609" w:author="M00007797" w:date="2023-06-19T10:44:26Z">
        <w:r>
          <w:rPr/>
          <w:tab/>
        </w:r>
      </w:ins>
    </w:p>
    <w:p>
      <w:pPr>
        <w:pStyle w:val="190"/>
        <w:numPr>
          <w:ilvl w:val="0"/>
          <w:numId w:val="0"/>
        </w:numPr>
        <w:ind w:firstLine="1260" w:firstLineChars="600"/>
        <w:rPr>
          <w:ins w:id="21611" w:author="M00007797" w:date="2023-06-19T11:12:30Z"/>
          <w:color w:val="auto"/>
        </w:rPr>
        <w:pPrChange w:id="21610" w:author="M00007797" w:date="2023-06-19T11:12:32Z">
          <w:pPr>
            <w:pStyle w:val="190"/>
            <w:numPr>
              <w:ilvl w:val="0"/>
              <w:numId w:val="0"/>
            </w:numPr>
            <w:ind w:firstLine="840" w:firstLineChars="400"/>
          </w:pPr>
        </w:pPrChange>
      </w:pPr>
      <w:ins w:id="21612" w:author="M00007797" w:date="2023-06-19T11:12:30Z">
        <w:r>
          <w:rPr>
            <w:color w:val="auto"/>
          </w:rPr>
          <w:t>功能描述:</w:t>
        </w:r>
      </w:ins>
    </w:p>
    <w:p>
      <w:pPr>
        <w:pStyle w:val="190"/>
        <w:numPr>
          <w:ilvl w:val="0"/>
          <w:numId w:val="0"/>
        </w:numPr>
        <w:ind w:firstLine="1680" w:firstLineChars="800"/>
        <w:rPr>
          <w:ins w:id="21614" w:author="M00007797" w:date="2023-06-19T11:12:30Z"/>
          <w:rFonts w:hint="eastAsia"/>
          <w:color w:val="auto"/>
          <w:lang w:val="en-US" w:eastAsia="zh-CN"/>
        </w:rPr>
        <w:pPrChange w:id="21613" w:author="M00007797" w:date="2023-07-10T09:44:02Z">
          <w:pPr>
            <w:pStyle w:val="190"/>
            <w:numPr>
              <w:ilvl w:val="0"/>
              <w:numId w:val="0"/>
            </w:numPr>
            <w:ind w:firstLine="1260" w:firstLineChars="600"/>
          </w:pPr>
        </w:pPrChange>
      </w:pPr>
      <w:ins w:id="21615" w:author="M00007797" w:date="2023-06-19T11:12:30Z">
        <w:r>
          <w:rPr>
            <w:rFonts w:hint="eastAsia"/>
            <w:color w:val="auto"/>
            <w:lang w:val="en-US" w:eastAsia="zh-CN"/>
          </w:rPr>
          <w:t>风机开启</w:t>
        </w:r>
      </w:ins>
      <w:ins w:id="21616" w:author="M00007797" w:date="2023-06-19T11:12:38Z">
        <w:r>
          <w:rPr>
            <w:rFonts w:hint="eastAsia"/>
            <w:color w:val="auto"/>
            <w:lang w:val="en-US" w:eastAsia="zh-CN"/>
          </w:rPr>
          <w:t>以</w:t>
        </w:r>
      </w:ins>
      <w:ins w:id="21617" w:author="M00007797" w:date="2023-06-19T11:12:40Z">
        <w:del w:id="21618" w:author="M00032937" w:date="2024-06-28T09:26:26Z">
          <w:r>
            <w:rPr>
              <w:rFonts w:hint="default"/>
              <w:color w:val="auto"/>
              <w:lang w:val="en-US" w:eastAsia="zh-CN"/>
            </w:rPr>
            <w:delText>记忆</w:delText>
          </w:r>
        </w:del>
      </w:ins>
      <w:ins w:id="21619" w:author="M00007797" w:date="2023-06-19T11:12:42Z">
        <w:del w:id="21620" w:author="M00032937" w:date="2024-06-28T09:26:26Z">
          <w:r>
            <w:rPr>
              <w:rFonts w:hint="default"/>
              <w:color w:val="auto"/>
              <w:lang w:val="en-US" w:eastAsia="zh-CN"/>
            </w:rPr>
            <w:delText>挡位</w:delText>
          </w:r>
        </w:del>
      </w:ins>
      <w:ins w:id="21621" w:author="M00032937" w:date="2024-06-28T09:26:32Z">
        <w:r>
          <w:rPr>
            <w:rFonts w:hint="eastAsia"/>
            <w:color w:val="auto"/>
            <w:lang w:val="en-US" w:eastAsia="zh-CN"/>
          </w:rPr>
          <w:t>低</w:t>
        </w:r>
      </w:ins>
      <w:ins w:id="21622" w:author="M00032937" w:date="2024-06-28T09:26:46Z">
        <w:r>
          <w:rPr>
            <w:rFonts w:hint="eastAsia"/>
            <w:color w:val="auto"/>
            <w:lang w:val="en-US" w:eastAsia="zh-CN"/>
          </w:rPr>
          <w:t>挡</w:t>
        </w:r>
      </w:ins>
      <w:ins w:id="21623" w:author="M00007797" w:date="2023-06-19T11:12:30Z">
        <w:r>
          <w:rPr>
            <w:rFonts w:hint="eastAsia"/>
            <w:color w:val="auto"/>
            <w:lang w:val="en-US" w:eastAsia="zh-CN"/>
          </w:rPr>
          <w:t>运行，只在风机运行中才可进行风速调节。</w:t>
        </w:r>
      </w:ins>
    </w:p>
    <w:p>
      <w:pPr>
        <w:pStyle w:val="5"/>
        <w:ind w:left="1140"/>
        <w:rPr>
          <w:ins w:id="21625" w:author="M00007797" w:date="2023-06-19T10:45:26Z"/>
        </w:rPr>
        <w:pPrChange w:id="21624" w:author="M00000676" w:date="2023-11-25T17:34:41Z">
          <w:pPr>
            <w:pStyle w:val="5"/>
            <w:ind w:left="1146"/>
          </w:pPr>
        </w:pPrChange>
      </w:pPr>
      <w:ins w:id="21626" w:author="M00007797" w:date="2023-06-19T10:45:26Z">
        <w:bookmarkStart w:id="1240" w:name="_Toc11955"/>
        <w:bookmarkStart w:id="1241" w:name="_Toc27474"/>
        <w:bookmarkStart w:id="1242" w:name="_Toc17227"/>
        <w:bookmarkStart w:id="1243" w:name="_Toc31806"/>
        <w:bookmarkStart w:id="1244" w:name="_Toc25075"/>
        <w:bookmarkStart w:id="1245" w:name="_Toc6727"/>
        <w:bookmarkStart w:id="1246" w:name="_Toc26823"/>
        <w:r>
          <w:rPr>
            <w:rFonts w:hint="eastAsia"/>
          </w:rPr>
          <w:t>除臭</w:t>
        </w:r>
        <w:bookmarkEnd w:id="1240"/>
        <w:bookmarkEnd w:id="1241"/>
        <w:bookmarkEnd w:id="1242"/>
        <w:bookmarkEnd w:id="1243"/>
        <w:bookmarkEnd w:id="1244"/>
        <w:bookmarkEnd w:id="1245"/>
        <w:bookmarkEnd w:id="1246"/>
      </w:ins>
      <w:ins w:id="21627" w:author="M00007797" w:date="2023-06-19T10:45:26Z">
        <w:r>
          <w:rPr/>
          <w:tab/>
        </w:r>
      </w:ins>
      <w:ins w:id="21628" w:author="M00007797" w:date="2023-06-19T10:45:26Z">
        <w:r>
          <w:rPr/>
          <w:tab/>
        </w:r>
      </w:ins>
      <w:ins w:id="21629" w:author="M00007797" w:date="2023-06-19T10:45:26Z">
        <w:r>
          <w:rPr/>
          <w:tab/>
        </w:r>
      </w:ins>
      <w:ins w:id="21630" w:author="M00007797" w:date="2023-06-19T10:45:26Z">
        <w:r>
          <w:rPr/>
          <w:tab/>
        </w:r>
      </w:ins>
      <w:ins w:id="21631" w:author="M00007797" w:date="2023-06-19T10:45:26Z">
        <w:r>
          <w:rPr/>
          <w:tab/>
        </w:r>
      </w:ins>
      <w:ins w:id="21632" w:author="M00007797" w:date="2023-06-19T10:45:26Z">
        <w:r>
          <w:rPr/>
          <w:tab/>
        </w:r>
      </w:ins>
      <w:ins w:id="21633" w:author="M00007797" w:date="2023-06-19T10:45:26Z">
        <w:r>
          <w:rPr/>
          <w:tab/>
        </w:r>
      </w:ins>
      <w:ins w:id="21634" w:author="M00007797" w:date="2023-06-19T10:45:26Z">
        <w:r>
          <w:rPr/>
          <w:tab/>
        </w:r>
      </w:ins>
    </w:p>
    <w:p>
      <w:pPr>
        <w:pStyle w:val="187"/>
        <w:numPr>
          <w:ilvl w:val="0"/>
          <w:numId w:val="0"/>
        </w:numPr>
        <w:ind w:firstLine="1260" w:firstLineChars="600"/>
        <w:rPr>
          <w:ins w:id="21636" w:author="M00007797" w:date="2023-06-19T11:13:59Z"/>
          <w:color w:val="auto"/>
        </w:rPr>
        <w:pPrChange w:id="21635" w:author="M00007797" w:date="2023-06-19T11:14:02Z">
          <w:pPr>
            <w:pStyle w:val="187"/>
            <w:numPr>
              <w:ilvl w:val="0"/>
              <w:numId w:val="0"/>
            </w:numPr>
            <w:ind w:firstLine="840" w:firstLineChars="400"/>
          </w:pPr>
        </w:pPrChange>
      </w:pPr>
      <w:ins w:id="21637" w:author="M00007797" w:date="2023-06-19T11:13:59Z">
        <w:r>
          <w:rPr>
            <w:color w:val="auto"/>
          </w:rPr>
          <w:t>功能描述:</w:t>
        </w:r>
      </w:ins>
    </w:p>
    <w:p>
      <w:pPr>
        <w:pStyle w:val="187"/>
        <w:ind w:firstLine="842" w:firstLineChars="401"/>
        <w:rPr>
          <w:ins w:id="21639" w:author="M00007797" w:date="2023-06-19T11:13:59Z"/>
          <w:rFonts w:hint="eastAsia"/>
          <w:color w:val="auto"/>
          <w:lang w:eastAsia="zh-CN"/>
        </w:rPr>
        <w:pPrChange w:id="21638" w:author="M00007797" w:date="2023-06-19T11:14:04Z">
          <w:pPr>
            <w:pStyle w:val="187"/>
          </w:pPr>
        </w:pPrChange>
      </w:pPr>
      <w:ins w:id="21640" w:author="M00009081" w:date="2024-06-28T11:01:57Z">
        <w:r>
          <w:rPr>
            <w:rFonts w:hint="eastAsia"/>
            <w:color w:val="auto"/>
            <w:lang w:val="en-US" w:eastAsia="zh-CN"/>
          </w:rPr>
          <w:t>1</w:t>
        </w:r>
      </w:ins>
      <w:ins w:id="21641" w:author="M00009081" w:date="2024-06-28T11:01:58Z">
        <w:r>
          <w:rPr>
            <w:rFonts w:hint="eastAsia"/>
            <w:color w:val="auto"/>
            <w:lang w:val="en-US" w:eastAsia="zh-CN"/>
          </w:rPr>
          <w:t>、</w:t>
        </w:r>
      </w:ins>
      <w:ins w:id="21642" w:author="M00007797" w:date="2023-06-19T11:13:59Z">
        <w:r>
          <w:rPr>
            <w:rFonts w:hint="eastAsia"/>
            <w:color w:val="auto"/>
          </w:rPr>
          <w:t>着座</w:t>
        </w:r>
      </w:ins>
      <w:ins w:id="21643" w:author="M00007797" w:date="2023-06-19T11:13:59Z">
        <w:r>
          <w:rPr>
            <w:color w:val="auto"/>
          </w:rPr>
          <w:t>后，除臭风机自动开</w:t>
        </w:r>
      </w:ins>
      <w:ins w:id="21644" w:author="M00007797" w:date="2023-06-19T11:13:59Z">
        <w:r>
          <w:rPr>
            <w:rFonts w:hint="eastAsia"/>
            <w:color w:val="auto"/>
          </w:rPr>
          <w:t>启</w:t>
        </w:r>
      </w:ins>
      <w:ins w:id="21645" w:author="M00007797" w:date="2023-06-19T11:13:59Z">
        <w:r>
          <w:rPr>
            <w:rFonts w:hint="eastAsia"/>
            <w:color w:val="auto"/>
            <w:lang w:eastAsia="zh-CN"/>
          </w:rPr>
          <w:t>。</w:t>
        </w:r>
      </w:ins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ind w:left="0" w:leftChars="0" w:firstLine="1680" w:firstLineChars="800"/>
        <w:rPr>
          <w:ins w:id="21647" w:author="M00007797" w:date="2023-06-19T10:46:40Z"/>
          <w:rFonts w:hint="eastAsia"/>
          <w:color w:val="auto"/>
          <w:lang w:eastAsia="zh-CN"/>
        </w:rPr>
        <w:pPrChange w:id="21646" w:author="M00007797" w:date="2023-11-02T09:32:19Z">
          <w:pPr>
            <w:pStyle w:val="190"/>
            <w:numPr>
              <w:ilvl w:val="0"/>
              <w:numId w:val="0"/>
            </w:numPr>
            <w:ind w:left="1260" w:leftChars="0"/>
          </w:pPr>
        </w:pPrChange>
      </w:pPr>
      <w:ins w:id="21648" w:author="M00009081" w:date="2024-06-28T11:01:59Z">
        <w:r>
          <w:rPr>
            <w:rFonts w:hint="eastAsia"/>
            <w:color w:val="auto"/>
            <w:lang w:val="en-US" w:eastAsia="zh-CN"/>
          </w:rPr>
          <w:t>2</w:t>
        </w:r>
      </w:ins>
      <w:ins w:id="21649" w:author="M00009081" w:date="2024-06-28T11:02:00Z">
        <w:r>
          <w:rPr>
            <w:rFonts w:hint="eastAsia"/>
            <w:color w:val="auto"/>
            <w:lang w:val="en-US" w:eastAsia="zh-CN"/>
          </w:rPr>
          <w:t>、</w:t>
        </w:r>
      </w:ins>
      <w:ins w:id="21650" w:author="M00007797" w:date="2023-06-19T11:13:59Z">
        <w:del w:id="21651" w:author="M00009081" w:date="2024-06-28T11:01:55Z">
          <w:r>
            <w:rPr>
              <w:rFonts w:hint="eastAsia"/>
              <w:color w:val="auto"/>
              <w:lang w:val="en-US" w:eastAsia="zh-CN"/>
            </w:rPr>
            <w:delText>a</w:delText>
          </w:r>
        </w:del>
      </w:ins>
      <w:ins w:id="21652" w:author="M00007797" w:date="2023-06-19T11:13:59Z">
        <w:del w:id="21653" w:author="M00009081" w:date="2024-06-28T11:01:54Z">
          <w:r>
            <w:rPr>
              <w:rFonts w:hint="eastAsia"/>
              <w:color w:val="auto"/>
              <w:lang w:val="en-US" w:eastAsia="zh-CN"/>
            </w:rPr>
            <w:delText>.</w:delText>
          </w:r>
        </w:del>
      </w:ins>
      <w:ins w:id="21654" w:author="M00007797" w:date="2023-06-19T11:13:59Z">
        <w:r>
          <w:rPr>
            <w:rFonts w:hint="eastAsia" w:ascii="宋体" w:hAnsi="宋体" w:eastAsia="宋体" w:cs="Times New Roman"/>
            <w:color w:val="auto"/>
            <w:kern w:val="2"/>
            <w:sz w:val="21"/>
            <w:szCs w:val="21"/>
            <w:lang w:val="en-US" w:eastAsia="zh-CN" w:bidi="ar-SA"/>
          </w:rPr>
          <w:t>自动除臭功能</w:t>
        </w:r>
      </w:ins>
      <w:ins w:id="21655" w:author="M00007797" w:date="2023-06-19T11:13:59Z">
        <w:r>
          <w:rPr>
            <w:rFonts w:hint="eastAsia" w:cs="Times New Roman"/>
            <w:color w:val="auto"/>
            <w:kern w:val="2"/>
            <w:sz w:val="21"/>
            <w:szCs w:val="21"/>
            <w:lang w:val="en-US" w:eastAsia="zh-CN" w:bidi="ar-SA"/>
          </w:rPr>
          <w:t>可通过遥控器操作进行</w:t>
        </w:r>
      </w:ins>
      <w:ins w:id="21656" w:author="M00007797" w:date="2023-06-19T11:13:59Z">
        <w:r>
          <w:rPr>
            <w:rFonts w:hint="eastAsia" w:ascii="宋体" w:hAnsi="宋体" w:eastAsia="宋体" w:cs="Times New Roman"/>
            <w:color w:val="auto"/>
            <w:kern w:val="2"/>
            <w:sz w:val="21"/>
            <w:szCs w:val="21"/>
            <w:lang w:val="en-US" w:eastAsia="zh-CN" w:bidi="ar-SA"/>
          </w:rPr>
          <w:t>开启</w:t>
        </w:r>
      </w:ins>
      <w:ins w:id="21657" w:author="M00007797" w:date="2023-06-19T11:13:59Z">
        <w:r>
          <w:rPr>
            <w:rFonts w:hint="eastAsia" w:cs="Times New Roman"/>
            <w:color w:val="auto"/>
            <w:kern w:val="2"/>
            <w:sz w:val="21"/>
            <w:szCs w:val="21"/>
            <w:lang w:val="en-US" w:eastAsia="zh-CN" w:bidi="ar-SA"/>
          </w:rPr>
          <w:t>或关闭；</w:t>
        </w:r>
      </w:ins>
    </w:p>
    <w:p>
      <w:pPr>
        <w:pStyle w:val="5"/>
        <w:ind w:left="1140"/>
        <w:rPr>
          <w:ins w:id="21659" w:author="M00007797" w:date="2023-06-19T10:46:41Z"/>
        </w:rPr>
        <w:pPrChange w:id="21658" w:author="M00000676" w:date="2023-11-25T17:34:41Z">
          <w:pPr>
            <w:pStyle w:val="5"/>
            <w:ind w:left="1146"/>
          </w:pPr>
        </w:pPrChange>
      </w:pPr>
      <w:ins w:id="21660" w:author="M00007797" w:date="2023-06-19T10:46:41Z">
        <w:bookmarkStart w:id="1247" w:name="_Toc3685"/>
        <w:bookmarkStart w:id="1248" w:name="_Toc2365"/>
        <w:bookmarkStart w:id="1249" w:name="_Toc14525"/>
        <w:bookmarkStart w:id="1250" w:name="_Toc10815"/>
        <w:bookmarkStart w:id="1251" w:name="_Toc8333"/>
        <w:bookmarkStart w:id="1252" w:name="_Toc30583"/>
        <w:bookmarkStart w:id="1253" w:name="_Toc21558"/>
        <w:r>
          <w:rPr>
            <w:rFonts w:hint="eastAsia"/>
          </w:rPr>
          <w:t>夜灯</w:t>
        </w:r>
        <w:bookmarkEnd w:id="1247"/>
        <w:bookmarkEnd w:id="1248"/>
        <w:bookmarkEnd w:id="1249"/>
        <w:bookmarkEnd w:id="1250"/>
        <w:bookmarkEnd w:id="1251"/>
        <w:bookmarkEnd w:id="1252"/>
        <w:bookmarkEnd w:id="1253"/>
      </w:ins>
      <w:ins w:id="21661" w:author="M00007797" w:date="2023-06-19T10:46:41Z">
        <w:r>
          <w:rPr/>
          <w:tab/>
        </w:r>
      </w:ins>
    </w:p>
    <w:p>
      <w:pPr>
        <w:pStyle w:val="187"/>
        <w:ind w:left="567" w:leftChars="270" w:firstLine="630" w:firstLineChars="300"/>
        <w:rPr>
          <w:ins w:id="21663" w:author="M00007797" w:date="2023-06-19T11:15:15Z"/>
          <w:color w:val="auto"/>
        </w:rPr>
        <w:pPrChange w:id="21662" w:author="M00007797" w:date="2023-06-19T11:15:19Z">
          <w:pPr>
            <w:pStyle w:val="187"/>
            <w:ind w:left="567" w:leftChars="270" w:firstLine="210" w:firstLineChars="100"/>
          </w:pPr>
        </w:pPrChange>
      </w:pPr>
      <w:ins w:id="21664" w:author="M00007797" w:date="2023-06-19T11:15:15Z">
        <w:r>
          <w:rPr>
            <w:color w:val="auto"/>
          </w:rPr>
          <w:t>功能描述:</w:t>
        </w:r>
      </w:ins>
    </w:p>
    <w:p>
      <w:pPr>
        <w:pStyle w:val="187"/>
        <w:ind w:left="0" w:leftChars="0" w:firstLine="1682" w:firstLineChars="801"/>
        <w:rPr>
          <w:ins w:id="21666" w:author="M00007797" w:date="2023-06-19T11:15:15Z"/>
          <w:rFonts w:hint="eastAsia" w:eastAsia="宋体"/>
          <w:color w:val="auto"/>
          <w:lang w:val="en-US" w:eastAsia="zh-CN"/>
          <w:rPrChange w:id="21667" w:author="M00009081" w:date="2024-06-28T11:06:49Z">
            <w:rPr>
              <w:ins w:id="21668" w:author="M00007797" w:date="2023-06-19T11:15:15Z"/>
              <w:rFonts w:hint="default" w:eastAsia="宋体"/>
              <w:color w:val="auto"/>
              <w:lang w:val="en-US" w:eastAsia="zh-CN"/>
            </w:rPr>
          </w:rPrChange>
        </w:rPr>
        <w:pPrChange w:id="21665" w:author="M00009081" w:date="2024-06-28T11:06:53Z">
          <w:pPr>
            <w:pStyle w:val="187"/>
            <w:ind w:left="0" w:leftChars="0" w:firstLine="1050" w:firstLineChars="500"/>
          </w:pPr>
        </w:pPrChange>
      </w:pPr>
      <w:ins w:id="21669" w:author="M00007797" w:date="2023-06-19T11:15:15Z">
        <w:r>
          <w:rPr>
            <w:rFonts w:hint="eastAsia"/>
            <w:color w:val="auto"/>
          </w:rPr>
          <w:t>断电后开机，</w:t>
        </w:r>
      </w:ins>
      <w:ins w:id="21670" w:author="M00007797" w:date="2023-06-19T11:15:15Z">
        <w:r>
          <w:rPr>
            <w:rFonts w:hint="eastAsia"/>
            <w:color w:val="auto"/>
            <w:rPrChange w:id="21671" w:author="M00009081" w:date="2024-06-28T11:06:49Z">
              <w:rPr>
                <w:color w:val="auto"/>
              </w:rPr>
            </w:rPrChange>
          </w:rPr>
          <w:t>夜灯为常亮状态；</w:t>
        </w:r>
      </w:ins>
      <w:ins w:id="21672" w:author="M00007797" w:date="2023-06-19T11:15:15Z">
        <w:r>
          <w:rPr>
            <w:rFonts w:hint="eastAsia"/>
            <w:color w:val="auto"/>
            <w:lang w:val="en-US" w:eastAsia="zh-CN"/>
          </w:rPr>
          <w:t>可通过遥控器进行开关。</w:t>
        </w:r>
      </w:ins>
    </w:p>
    <w:p>
      <w:pPr>
        <w:pStyle w:val="187"/>
        <w:ind w:left="0" w:leftChars="0" w:firstLine="1682" w:firstLineChars="801"/>
        <w:rPr>
          <w:ins w:id="21674" w:author="M00007797" w:date="2023-06-19T11:15:38Z"/>
          <w:rFonts w:hint="eastAsia"/>
          <w:color w:val="auto"/>
          <w:lang w:eastAsia="zh-CN"/>
        </w:rPr>
        <w:pPrChange w:id="21673" w:author="M00009081" w:date="2024-06-28T11:06:55Z">
          <w:pPr>
            <w:pStyle w:val="187"/>
            <w:ind w:left="0" w:leftChars="0" w:firstLine="0" w:firstLineChars="0"/>
          </w:pPr>
        </w:pPrChange>
      </w:pPr>
      <w:ins w:id="21675" w:author="M00007797" w:date="2023-06-19T11:15:15Z">
        <w:r>
          <w:rPr>
            <w:rFonts w:hint="eastAsia"/>
            <w:color w:val="auto"/>
            <w:lang w:val="en-US" w:eastAsia="zh-CN"/>
          </w:rPr>
          <w:t>备注：</w:t>
        </w:r>
      </w:ins>
      <w:ins w:id="21676" w:author="M00007797" w:date="2023-06-19T11:15:15Z">
        <w:r>
          <w:rPr>
            <w:rFonts w:hint="eastAsia"/>
            <w:color w:val="auto"/>
            <w:rPrChange w:id="21677" w:author="M00009081" w:date="2024-06-28T11:06:49Z">
              <w:rPr>
                <w:color w:val="auto"/>
              </w:rPr>
            </w:rPrChange>
          </w:rPr>
          <w:t>座盖打开后，夜灯</w:t>
        </w:r>
      </w:ins>
      <w:ins w:id="21678" w:author="M00007797" w:date="2023-06-19T11:15:15Z">
        <w:r>
          <w:rPr>
            <w:rFonts w:hint="eastAsia"/>
            <w:color w:val="auto"/>
            <w:rPrChange w:id="21679" w:author="M00009081" w:date="2024-06-28T11:06:58Z">
              <w:rPr>
                <w:color w:val="auto"/>
              </w:rPr>
            </w:rPrChange>
          </w:rPr>
          <w:t>才能</w:t>
        </w:r>
      </w:ins>
      <w:ins w:id="21680" w:author="M00007797" w:date="2023-06-19T11:15:15Z">
        <w:r>
          <w:rPr>
            <w:rFonts w:hint="eastAsia"/>
            <w:color w:val="auto"/>
            <w:rPrChange w:id="21681" w:author="M00009081" w:date="2024-06-28T11:06:49Z">
              <w:rPr>
                <w:color w:val="auto"/>
              </w:rPr>
            </w:rPrChange>
          </w:rPr>
          <w:t>打开；座盖关闭后，夜灯关闭。</w:t>
        </w:r>
      </w:ins>
      <w:ins w:id="21682" w:author="M00007797" w:date="2023-06-19T11:15:15Z">
        <w:r>
          <w:rPr>
            <w:rFonts w:hint="eastAsia"/>
            <w:color w:val="auto"/>
            <w:lang w:eastAsia="zh-CN"/>
          </w:rPr>
          <w:t>（</w:t>
        </w:r>
      </w:ins>
      <w:ins w:id="21683" w:author="M00007797" w:date="2023-06-19T11:15:15Z">
        <w:r>
          <w:rPr>
            <w:rFonts w:hint="eastAsia"/>
            <w:color w:val="auto"/>
            <w:lang w:val="en-US" w:eastAsia="zh-CN"/>
          </w:rPr>
          <w:t>自动阻尼</w:t>
        </w:r>
      </w:ins>
      <w:ins w:id="21684" w:author="M00007797" w:date="2023-06-19T11:15:15Z">
        <w:r>
          <w:rPr>
            <w:rFonts w:hint="eastAsia"/>
            <w:color w:val="auto"/>
            <w:lang w:eastAsia="zh-CN"/>
          </w:rPr>
          <w:t>）</w:t>
        </w:r>
      </w:ins>
    </w:p>
    <w:p>
      <w:pPr>
        <w:pStyle w:val="5"/>
        <w:ind w:left="1139"/>
        <w:rPr>
          <w:ins w:id="21686" w:author="M00007797" w:date="2023-06-19T11:15:39Z"/>
        </w:rPr>
        <w:pPrChange w:id="21685" w:author="M00000676" w:date="2023-11-25T17:34:41Z">
          <w:pPr>
            <w:pStyle w:val="5"/>
            <w:ind w:left="1145"/>
          </w:pPr>
        </w:pPrChange>
      </w:pPr>
      <w:ins w:id="21687" w:author="M00007797" w:date="2023-06-19T11:15:39Z">
        <w:bookmarkStart w:id="1254" w:name="_Toc11396"/>
        <w:bookmarkStart w:id="1255" w:name="_Toc4843"/>
        <w:bookmarkStart w:id="1256" w:name="_Toc30833"/>
        <w:bookmarkStart w:id="1257" w:name="_Toc25653"/>
        <w:bookmarkStart w:id="1258" w:name="_Toc24428"/>
        <w:bookmarkStart w:id="1259" w:name="_Toc20100"/>
        <w:bookmarkStart w:id="1260" w:name="_Toc11596"/>
        <w:r>
          <w:rPr>
            <w:rFonts w:hint="eastAsia"/>
          </w:rPr>
          <w:t>光线感应</w:t>
        </w:r>
        <w:bookmarkEnd w:id="1254"/>
        <w:bookmarkEnd w:id="1255"/>
        <w:bookmarkEnd w:id="1256"/>
        <w:bookmarkEnd w:id="1257"/>
        <w:bookmarkEnd w:id="1258"/>
        <w:bookmarkEnd w:id="1259"/>
        <w:bookmarkEnd w:id="1260"/>
      </w:ins>
      <w:ins w:id="21688" w:author="M00007797" w:date="2023-06-19T11:15:39Z">
        <w:r>
          <w:rPr>
            <w:rFonts w:hint="eastAsia"/>
          </w:rPr>
          <w:tab/>
        </w:r>
      </w:ins>
      <w:ins w:id="21689" w:author="M00007797" w:date="2023-06-19T11:15:39Z">
        <w:r>
          <w:rPr>
            <w:rFonts w:hint="eastAsia"/>
          </w:rPr>
          <w:tab/>
        </w:r>
      </w:ins>
      <w:ins w:id="21690" w:author="M00007797" w:date="2023-06-19T11:15:39Z">
        <w:r>
          <w:rPr>
            <w:rFonts w:hint="eastAsia"/>
          </w:rPr>
          <w:tab/>
        </w:r>
      </w:ins>
      <w:ins w:id="21691" w:author="M00007797" w:date="2023-06-19T11:15:39Z">
        <w:r>
          <w:rPr>
            <w:rFonts w:hint="eastAsia"/>
          </w:rPr>
          <w:tab/>
        </w:r>
      </w:ins>
      <w:ins w:id="21692" w:author="M00007797" w:date="2023-06-19T11:15:39Z">
        <w:r>
          <w:rPr>
            <w:rFonts w:hint="eastAsia"/>
          </w:rPr>
          <w:tab/>
        </w:r>
      </w:ins>
      <w:ins w:id="21693" w:author="M00007797" w:date="2023-06-19T11:15:39Z">
        <w:r>
          <w:rPr>
            <w:rFonts w:hint="eastAsia"/>
          </w:rPr>
          <w:tab/>
        </w:r>
      </w:ins>
      <w:ins w:id="21694" w:author="M00007797" w:date="2023-06-19T11:15:39Z">
        <w:r>
          <w:rPr>
            <w:rFonts w:hint="eastAsia"/>
          </w:rPr>
          <w:tab/>
        </w:r>
      </w:ins>
      <w:ins w:id="21695" w:author="M00007797" w:date="2023-06-19T11:15:39Z">
        <w:r>
          <w:rPr>
            <w:rFonts w:hint="eastAsia"/>
          </w:rPr>
          <w:tab/>
        </w:r>
      </w:ins>
    </w:p>
    <w:p>
      <w:pPr>
        <w:pStyle w:val="187"/>
        <w:ind w:left="0" w:leftChars="0" w:firstLine="1260" w:firstLineChars="600"/>
        <w:rPr>
          <w:ins w:id="21697" w:author="M00007797" w:date="2023-06-19T11:16:24Z"/>
          <w:color w:val="auto"/>
        </w:rPr>
        <w:pPrChange w:id="21696" w:author="M00009081" w:date="2024-06-28T11:08:27Z">
          <w:pPr>
            <w:pStyle w:val="187"/>
            <w:ind w:leftChars="271" w:hanging="281" w:hangingChars="134"/>
          </w:pPr>
        </w:pPrChange>
      </w:pPr>
      <w:ins w:id="21698" w:author="M00007797" w:date="2023-06-19T11:16:24Z">
        <w:r>
          <w:rPr>
            <w:rFonts w:hint="default"/>
            <w:color w:val="auto"/>
            <w:rPrChange w:id="21699" w:author="M00009081" w:date="2024-06-28T11:08:06Z">
              <w:rPr>
                <w:rFonts w:hint="eastAsia"/>
                <w:color w:val="auto"/>
              </w:rPr>
            </w:rPrChange>
          </w:rPr>
          <w:t>功能描述:</w:t>
        </w:r>
      </w:ins>
      <w:ins w:id="21700" w:author="M00007797" w:date="2023-06-19T11:16:24Z">
        <w:r>
          <w:rPr>
            <w:rFonts w:hint="default"/>
            <w:color w:val="auto"/>
            <w:rPrChange w:id="21701" w:author="M00009081" w:date="2024-06-28T11:08:06Z">
              <w:rPr>
                <w:rFonts w:hint="eastAsia"/>
                <w:color w:val="auto"/>
              </w:rPr>
            </w:rPrChange>
          </w:rPr>
          <w:tab/>
        </w:r>
      </w:ins>
      <w:ins w:id="21702" w:author="M00007797" w:date="2023-06-19T11:16:24Z">
        <w:r>
          <w:rPr>
            <w:rFonts w:hint="eastAsia"/>
            <w:color w:val="auto"/>
          </w:rPr>
          <w:tab/>
        </w:r>
      </w:ins>
      <w:ins w:id="21703" w:author="M00007797" w:date="2023-06-19T11:16:24Z">
        <w:r>
          <w:rPr>
            <w:rFonts w:hint="eastAsia"/>
            <w:color w:val="auto"/>
          </w:rPr>
          <w:tab/>
        </w:r>
      </w:ins>
      <w:ins w:id="21704" w:author="M00007797" w:date="2023-06-19T11:16:24Z">
        <w:r>
          <w:rPr>
            <w:rFonts w:hint="eastAsia"/>
            <w:color w:val="auto"/>
          </w:rPr>
          <w:tab/>
        </w:r>
      </w:ins>
      <w:ins w:id="21705" w:author="M00007797" w:date="2023-06-19T11:16:24Z">
        <w:r>
          <w:rPr>
            <w:rFonts w:hint="eastAsia"/>
            <w:color w:val="auto"/>
          </w:rPr>
          <w:tab/>
        </w:r>
      </w:ins>
      <w:ins w:id="21706" w:author="M00007797" w:date="2023-06-19T11:16:24Z">
        <w:r>
          <w:rPr>
            <w:rFonts w:hint="eastAsia"/>
            <w:color w:val="auto"/>
          </w:rPr>
          <w:tab/>
        </w:r>
      </w:ins>
      <w:ins w:id="21707" w:author="M00007797" w:date="2023-06-19T11:16:24Z">
        <w:r>
          <w:rPr>
            <w:rFonts w:hint="eastAsia"/>
            <w:color w:val="auto"/>
          </w:rPr>
          <w:tab/>
        </w:r>
      </w:ins>
    </w:p>
    <w:p>
      <w:pPr>
        <w:pStyle w:val="187"/>
        <w:ind w:left="0" w:leftChars="0" w:firstLine="1682" w:firstLineChars="801"/>
        <w:rPr>
          <w:ins w:id="21709" w:author="M00007797" w:date="2023-06-19T11:16:24Z"/>
          <w:rFonts w:hint="eastAsia" w:eastAsia="宋体"/>
          <w:color w:val="auto"/>
          <w:lang w:val="en-US" w:eastAsia="zh-CN"/>
        </w:rPr>
        <w:pPrChange w:id="21708" w:author="M00009081" w:date="2024-06-28T11:07:32Z">
          <w:pPr>
            <w:pStyle w:val="187"/>
            <w:ind w:leftChars="271" w:hanging="281" w:hangingChars="134"/>
          </w:pPr>
        </w:pPrChange>
      </w:pPr>
      <w:ins w:id="21710" w:author="M00007797" w:date="2023-06-19T11:16:24Z">
        <w:del w:id="21711" w:author="M00009081" w:date="2024-06-28T11:07:38Z">
          <w:r>
            <w:rPr>
              <w:rFonts w:hint="eastAsia"/>
              <w:color w:val="auto"/>
            </w:rPr>
            <w:tab/>
          </w:r>
        </w:del>
      </w:ins>
      <w:ins w:id="21712" w:author="M00007797" w:date="2023-06-19T11:16:33Z">
        <w:del w:id="21713" w:author="M00009081" w:date="2024-06-28T11:07:38Z">
          <w:r>
            <w:rPr>
              <w:rFonts w:hint="eastAsia"/>
              <w:color w:val="auto"/>
              <w:lang w:val="en-US" w:eastAsia="zh-CN"/>
            </w:rPr>
            <w:delText xml:space="preserve">  </w:delText>
          </w:r>
        </w:del>
      </w:ins>
      <w:ins w:id="21714" w:author="M00007797" w:date="2023-06-19T11:16:34Z">
        <w:del w:id="21715" w:author="M00009081" w:date="2024-06-28T11:07:37Z">
          <w:r>
            <w:rPr>
              <w:rFonts w:hint="eastAsia"/>
              <w:color w:val="auto"/>
              <w:lang w:val="en-US" w:eastAsia="zh-CN"/>
            </w:rPr>
            <w:delText xml:space="preserve">   </w:delText>
          </w:r>
        </w:del>
      </w:ins>
      <w:ins w:id="21716" w:author="M00007797" w:date="2023-06-19T11:16:35Z">
        <w:del w:id="21717" w:author="M00009081" w:date="2024-06-28T11:07:37Z">
          <w:r>
            <w:rPr>
              <w:rFonts w:hint="eastAsia"/>
              <w:color w:val="auto"/>
              <w:lang w:val="en-US" w:eastAsia="zh-CN"/>
            </w:rPr>
            <w:delText xml:space="preserve"> </w:delText>
          </w:r>
        </w:del>
      </w:ins>
      <w:ins w:id="21718" w:author="M00007797" w:date="2023-06-19T11:16:24Z">
        <w:r>
          <w:rPr>
            <w:rFonts w:hint="eastAsia"/>
            <w:color w:val="auto"/>
          </w:rPr>
          <w:t>通过外界</w:t>
        </w:r>
      </w:ins>
      <w:ins w:id="21719" w:author="M00007797" w:date="2023-06-19T11:16:24Z">
        <w:r>
          <w:rPr>
            <w:color w:val="auto"/>
          </w:rPr>
          <w:t>光线强度变化，实行</w:t>
        </w:r>
      </w:ins>
      <w:ins w:id="21720" w:author="M00007797" w:date="2023-06-19T11:16:24Z">
        <w:r>
          <w:rPr>
            <w:rFonts w:hint="eastAsia"/>
            <w:color w:val="auto"/>
          </w:rPr>
          <w:t>夜灯</w:t>
        </w:r>
      </w:ins>
      <w:ins w:id="21721" w:author="M00007797" w:date="2023-06-19T11:16:24Z">
        <w:r>
          <w:rPr>
            <w:color w:val="auto"/>
          </w:rPr>
          <w:t>的</w:t>
        </w:r>
      </w:ins>
      <w:ins w:id="21722" w:author="M00007797" w:date="2023-06-19T11:16:24Z">
        <w:r>
          <w:rPr>
            <w:rFonts w:hint="eastAsia"/>
            <w:color w:val="auto"/>
          </w:rPr>
          <w:t>自动</w:t>
        </w:r>
      </w:ins>
      <w:ins w:id="21723" w:author="M00007797" w:date="2023-06-19T11:16:24Z">
        <w:r>
          <w:rPr>
            <w:color w:val="auto"/>
          </w:rPr>
          <w:t>开</w:t>
        </w:r>
      </w:ins>
      <w:ins w:id="21724" w:author="M00007797" w:date="2023-06-19T11:16:24Z">
        <w:r>
          <w:rPr>
            <w:rFonts w:hint="eastAsia"/>
            <w:color w:val="auto"/>
          </w:rPr>
          <w:t>/关</w:t>
        </w:r>
      </w:ins>
      <w:ins w:id="21725" w:author="M00007797" w:date="2023-06-19T11:16:24Z">
        <w:r>
          <w:rPr>
            <w:rFonts w:hint="eastAsia"/>
            <w:color w:val="auto"/>
            <w:lang w:eastAsia="zh-CN"/>
          </w:rPr>
          <w:t>，</w:t>
        </w:r>
      </w:ins>
      <w:ins w:id="21726" w:author="M00007797" w:date="2023-06-19T11:16:24Z">
        <w:r>
          <w:rPr>
            <w:rFonts w:hint="eastAsia"/>
            <w:color w:val="auto"/>
            <w:lang w:val="en-US" w:eastAsia="zh-CN"/>
          </w:rPr>
          <w:t>光感的优先级高于遥控器</w:t>
        </w:r>
      </w:ins>
      <w:ins w:id="21727" w:author="M00007797" w:date="2023-06-19T11:16:24Z">
        <w:r>
          <w:rPr>
            <w:rFonts w:hint="eastAsia"/>
            <w:color w:val="auto"/>
          </w:rPr>
          <w:t>【夜灯】</w:t>
        </w:r>
      </w:ins>
      <w:ins w:id="21728" w:author="M00007797" w:date="2023-06-19T11:16:24Z">
        <w:r>
          <w:rPr>
            <w:rFonts w:hint="eastAsia"/>
            <w:color w:val="auto"/>
            <w:lang w:val="en-US" w:eastAsia="zh-CN"/>
          </w:rPr>
          <w:t>键。</w:t>
        </w:r>
      </w:ins>
    </w:p>
    <w:p>
      <w:pPr>
        <w:pStyle w:val="187"/>
        <w:ind w:left="0" w:leftChars="0" w:firstLine="1682" w:firstLineChars="801"/>
        <w:rPr>
          <w:ins w:id="21730" w:author="M00007797" w:date="2023-06-19T10:46:41Z"/>
          <w:rFonts w:hint="eastAsia"/>
          <w:color w:val="auto"/>
          <w:lang w:val="en-US" w:eastAsia="zh-CN"/>
          <w:rPrChange w:id="21731" w:author="M00009081" w:date="2024-06-28T11:07:32Z">
            <w:rPr>
              <w:ins w:id="21732" w:author="M00007797" w:date="2023-06-19T10:46:41Z"/>
              <w:rFonts w:hint="default"/>
              <w:color w:val="auto"/>
              <w:lang w:val="en-US" w:eastAsia="zh-CN"/>
            </w:rPr>
          </w:rPrChange>
        </w:rPr>
        <w:pPrChange w:id="21729" w:author="M00009081" w:date="2024-06-28T11:07:32Z">
          <w:pPr>
            <w:pStyle w:val="187"/>
            <w:ind w:left="0" w:leftChars="0" w:firstLine="0" w:firstLineChars="0"/>
          </w:pPr>
        </w:pPrChange>
      </w:pPr>
      <w:ins w:id="21733" w:author="M00007797" w:date="2023-06-19T11:15:39Z">
        <w:del w:id="21734" w:author="M00009081" w:date="2024-06-28T11:07:42Z">
          <w:r>
            <w:rPr>
              <w:rFonts w:hint="eastAsia"/>
              <w:color w:val="auto"/>
              <w:rPrChange w:id="21735" w:author="M00009081" w:date="2024-06-28T11:07:32Z">
                <w:rPr>
                  <w:rFonts w:hint="eastAsia"/>
                </w:rPr>
              </w:rPrChange>
            </w:rPr>
            <w:delText xml:space="preserve"> </w:delText>
          </w:r>
        </w:del>
      </w:ins>
      <w:ins w:id="21736" w:author="M00007797" w:date="2023-06-19T11:15:39Z">
        <w:del w:id="21737" w:author="M00009081" w:date="2024-06-28T11:07:15Z">
          <w:r>
            <w:rPr>
              <w:rFonts w:hint="eastAsia"/>
              <w:color w:val="auto"/>
            </w:rPr>
            <w:delText xml:space="preserve"> </w:delText>
          </w:r>
        </w:del>
      </w:ins>
      <w:ins w:id="21738" w:author="M00007797" w:date="2023-06-19T11:15:39Z">
        <w:del w:id="21739" w:author="M00009081" w:date="2024-06-28T11:07:14Z">
          <w:r>
            <w:rPr>
              <w:rFonts w:hint="eastAsia"/>
              <w:color w:val="auto"/>
            </w:rPr>
            <w:delText xml:space="preserve"> </w:delText>
          </w:r>
        </w:del>
      </w:ins>
      <w:ins w:id="21740" w:author="M00007797" w:date="2023-06-19T11:15:39Z">
        <w:r>
          <w:rPr>
            <w:rFonts w:hint="eastAsia"/>
            <w:color w:val="auto"/>
          </w:rPr>
          <w:t>注：</w:t>
        </w:r>
      </w:ins>
      <w:ins w:id="21741" w:author="M00007797" w:date="2023-06-19T11:15:39Z">
        <w:r>
          <w:rPr>
            <w:rFonts w:hint="eastAsia" w:ascii="宋体" w:hAnsi="宋体" w:eastAsia="宋体"/>
            <w:color w:val="auto"/>
            <w:sz w:val="21"/>
            <w:szCs w:val="21"/>
            <w:rPrChange w:id="21742" w:author="M00009081" w:date="2024-06-28T11:07:32Z">
              <w:rPr>
                <w:rFonts w:hint="eastAsia" w:ascii="宋体" w:hAnsi="宋体" w:eastAsia="宋体"/>
                <w:color w:val="000000"/>
                <w:sz w:val="21"/>
                <w:szCs w:val="21"/>
              </w:rPr>
            </w:rPrChange>
          </w:rPr>
          <w:t>转换</w:t>
        </w:r>
      </w:ins>
      <w:ins w:id="21743" w:author="M00007797" w:date="2023-06-19T11:15:39Z">
        <w:r>
          <w:rPr>
            <w:rFonts w:hint="eastAsia" w:ascii="宋体" w:hAnsi="宋体" w:eastAsia="宋体"/>
            <w:color w:val="auto"/>
            <w:sz w:val="21"/>
            <w:szCs w:val="21"/>
            <w:rPrChange w:id="21744" w:author="M00009081" w:date="2024-06-28T11:07:32Z">
              <w:rPr>
                <w:rFonts w:ascii="宋体" w:hAnsi="宋体" w:eastAsia="宋体"/>
                <w:color w:val="000000"/>
                <w:sz w:val="21"/>
                <w:szCs w:val="21"/>
              </w:rPr>
            </w:rPrChange>
          </w:rPr>
          <w:t>AD值低于100判定为黑暗，高于150判定为光亮。</w:t>
        </w:r>
      </w:ins>
    </w:p>
    <w:p>
      <w:pPr>
        <w:pStyle w:val="5"/>
        <w:ind w:left="561" w:leftChars="0" w:firstLine="1" w:firstLineChars="0"/>
        <w:rPr>
          <w:ins w:id="21746" w:author="M00007797" w:date="2023-06-19T10:46:41Z"/>
        </w:rPr>
        <w:pPrChange w:id="21745" w:author="M00000676" w:date="2023-11-25T17:34:41Z">
          <w:pPr>
            <w:pStyle w:val="187"/>
            <w:ind w:left="567" w:leftChars="270" w:firstLine="1" w:firstLineChars="0"/>
          </w:pPr>
        </w:pPrChange>
      </w:pPr>
      <w:ins w:id="21747" w:author="M00007797" w:date="2023-06-19T10:46:41Z">
        <w:bookmarkStart w:id="1261" w:name="_Toc23"/>
        <w:bookmarkStart w:id="1262" w:name="_Toc3227"/>
        <w:bookmarkStart w:id="1263" w:name="_Toc19700"/>
        <w:bookmarkStart w:id="1264" w:name="_Toc14357"/>
        <w:bookmarkStart w:id="1265" w:name="_Toc18193"/>
        <w:bookmarkStart w:id="1266" w:name="_Toc21298"/>
        <w:bookmarkStart w:id="1267" w:name="_Toc24494"/>
        <w:r>
          <w:rPr>
            <w:rFonts w:hint="eastAsia"/>
            <w:highlight w:val="none"/>
            <w:lang w:val="en-US" w:eastAsia="zh-CN"/>
            <w:rPrChange w:id="21748" w:author="M00007797" w:date="2023-11-02T16:28:51Z">
              <w:rPr>
                <w:rFonts w:hint="eastAsia"/>
                <w:lang w:val="en-US" w:eastAsia="zh-CN"/>
              </w:rPr>
            </w:rPrChange>
          </w:rPr>
          <w:t>座圈氛围灯</w:t>
        </w:r>
        <w:bookmarkEnd w:id="1261"/>
        <w:bookmarkEnd w:id="1262"/>
        <w:bookmarkEnd w:id="1263"/>
        <w:bookmarkEnd w:id="1264"/>
        <w:bookmarkEnd w:id="1265"/>
        <w:bookmarkEnd w:id="1266"/>
        <w:bookmarkEnd w:id="1267"/>
      </w:ins>
      <w:ins w:id="21749" w:author="M00007797" w:date="2023-06-19T10:46:41Z">
        <w:r>
          <w:rPr/>
          <w:tab/>
        </w:r>
      </w:ins>
    </w:p>
    <w:p>
      <w:pPr>
        <w:pStyle w:val="187"/>
        <w:ind w:left="567" w:leftChars="270" w:firstLine="630" w:firstLineChars="300"/>
        <w:rPr>
          <w:ins w:id="21751" w:author="M00007797" w:date="2023-06-19T10:46:41Z"/>
        </w:rPr>
        <w:pPrChange w:id="21750" w:author="M00007797" w:date="2023-06-19T11:18:51Z">
          <w:pPr>
            <w:pStyle w:val="187"/>
            <w:ind w:left="567" w:leftChars="270" w:firstLine="1" w:firstLineChars="0"/>
          </w:pPr>
        </w:pPrChange>
      </w:pPr>
      <w:ins w:id="21752" w:author="M00007797" w:date="2023-06-19T10:46:41Z">
        <w:r>
          <w:rPr/>
          <w:t>功能描述:</w:t>
        </w:r>
      </w:ins>
      <w:ins w:id="21753" w:author="M00007797" w:date="2023-06-19T10:46:41Z">
        <w:r>
          <w:rPr/>
          <w:tab/>
        </w:r>
      </w:ins>
      <w:ins w:id="21754" w:author="M00007797" w:date="2023-06-19T10:46:41Z">
        <w:r>
          <w:rPr/>
          <w:tab/>
        </w:r>
      </w:ins>
      <w:ins w:id="21755" w:author="M00007797" w:date="2023-06-19T10:46:41Z">
        <w:r>
          <w:rPr/>
          <w:tab/>
        </w:r>
      </w:ins>
      <w:ins w:id="21756" w:author="M00007797" w:date="2023-06-19T10:46:41Z">
        <w:r>
          <w:rPr/>
          <w:tab/>
        </w:r>
      </w:ins>
      <w:ins w:id="21757" w:author="M00007797" w:date="2023-06-19T10:46:41Z">
        <w:r>
          <w:rPr/>
          <w:tab/>
        </w:r>
      </w:ins>
      <w:ins w:id="21758" w:author="M00007797" w:date="2023-06-19T10:46:41Z">
        <w:r>
          <w:rPr/>
          <w:tab/>
        </w:r>
      </w:ins>
      <w:ins w:id="21759" w:author="M00007797" w:date="2023-06-19T10:46:41Z">
        <w:r>
          <w:rPr/>
          <w:tab/>
        </w:r>
      </w:ins>
    </w:p>
    <w:p>
      <w:pPr>
        <w:pStyle w:val="187"/>
        <w:ind w:left="848" w:leftChars="404" w:firstLine="840" w:firstLineChars="400"/>
        <w:rPr>
          <w:ins w:id="21761" w:author="M00007797" w:date="2023-06-19T10:46:41Z"/>
        </w:rPr>
        <w:pPrChange w:id="21760" w:author="M00007797" w:date="2023-06-19T11:18:55Z">
          <w:pPr>
            <w:pStyle w:val="187"/>
            <w:ind w:left="848" w:leftChars="404" w:firstLine="1" w:firstLineChars="0"/>
          </w:pPr>
        </w:pPrChange>
      </w:pPr>
      <w:ins w:id="21762" w:author="M00007797" w:date="2023-11-02T16:25:38Z">
        <w:r>
          <w:rPr>
            <w:rFonts w:hint="eastAsia"/>
            <w:lang w:val="en-US" w:eastAsia="zh-CN"/>
          </w:rPr>
          <w:t>1、</w:t>
        </w:r>
      </w:ins>
      <w:ins w:id="21763" w:author="M00007797" w:date="2023-06-19T10:46:41Z">
        <w:r>
          <w:rPr>
            <w:rFonts w:hint="eastAsia"/>
            <w:lang w:val="en-US" w:eastAsia="zh-CN"/>
          </w:rPr>
          <w:t>开机自检时、着座、人靠近时座圈氛围灯</w:t>
        </w:r>
      </w:ins>
      <w:ins w:id="21764" w:author="M00007797" w:date="2023-06-19T18:44:46Z">
        <w:r>
          <w:rPr>
            <w:rFonts w:hint="eastAsia"/>
            <w:lang w:val="en-US" w:eastAsia="zh-CN"/>
          </w:rPr>
          <w:t>冰蓝色</w:t>
        </w:r>
      </w:ins>
      <w:ins w:id="21765" w:author="M00007797" w:date="2023-06-19T10:46:41Z">
        <w:r>
          <w:rPr>
            <w:rFonts w:hint="eastAsia"/>
            <w:lang w:val="en-US" w:eastAsia="zh-CN"/>
          </w:rPr>
          <w:t>常亮</w:t>
        </w:r>
      </w:ins>
      <w:ins w:id="21766" w:author="M00007797" w:date="2023-06-19T10:46:41Z">
        <w:r>
          <w:rPr/>
          <w:t>；</w:t>
        </w:r>
      </w:ins>
      <w:ins w:id="21767" w:author="M00007797" w:date="2023-06-19T10:46:41Z">
        <w:r>
          <w:rPr/>
          <w:tab/>
        </w:r>
      </w:ins>
      <w:ins w:id="21768" w:author="M00007797" w:date="2023-06-19T10:46:41Z">
        <w:r>
          <w:rPr/>
          <w:tab/>
        </w:r>
      </w:ins>
      <w:ins w:id="21769" w:author="M00007797" w:date="2023-06-19T10:46:41Z">
        <w:r>
          <w:rPr/>
          <w:tab/>
        </w:r>
      </w:ins>
      <w:ins w:id="21770" w:author="M00007797" w:date="2023-06-19T10:46:41Z">
        <w:r>
          <w:rPr/>
          <w:tab/>
        </w:r>
      </w:ins>
      <w:ins w:id="21771" w:author="M00007797" w:date="2023-06-19T10:46:41Z">
        <w:r>
          <w:rPr/>
          <w:tab/>
        </w:r>
      </w:ins>
      <w:ins w:id="21772" w:author="M00007797" w:date="2023-06-19T10:46:41Z">
        <w:r>
          <w:rPr/>
          <w:tab/>
        </w:r>
      </w:ins>
      <w:ins w:id="21773" w:author="M00007797" w:date="2023-06-19T10:46:41Z">
        <w:r>
          <w:rPr/>
          <w:tab/>
        </w:r>
      </w:ins>
    </w:p>
    <w:p>
      <w:pPr>
        <w:pStyle w:val="187"/>
        <w:ind w:left="848" w:leftChars="404" w:firstLine="840" w:firstLineChars="400"/>
        <w:rPr>
          <w:ins w:id="21775" w:author="M00007797" w:date="2023-06-19T10:46:41Z"/>
        </w:rPr>
        <w:pPrChange w:id="21774" w:author="M00007797" w:date="2023-06-19T11:18:58Z">
          <w:pPr>
            <w:pStyle w:val="187"/>
            <w:ind w:left="848" w:leftChars="404" w:firstLine="1" w:firstLineChars="0"/>
          </w:pPr>
        </w:pPrChange>
      </w:pPr>
      <w:ins w:id="21776" w:author="M00007797" w:date="2023-11-02T16:25:41Z">
        <w:r>
          <w:rPr>
            <w:rFonts w:hint="eastAsia"/>
            <w:lang w:val="en-US" w:eastAsia="zh-CN"/>
          </w:rPr>
          <w:t>2、</w:t>
        </w:r>
      </w:ins>
      <w:ins w:id="21777" w:author="M00007797" w:date="2023-06-19T10:46:41Z">
        <w:r>
          <w:rPr>
            <w:rFonts w:hint="eastAsia"/>
            <w:lang w:val="en-US" w:eastAsia="zh-CN"/>
          </w:rPr>
          <w:t>座圈打开时，座圈氛围灯缓慢熄灭，打开到45°左右熄灭</w:t>
        </w:r>
      </w:ins>
      <w:ins w:id="21778" w:author="M00007797" w:date="2023-06-19T10:46:41Z">
        <w:r>
          <w:rPr/>
          <w:t xml:space="preserve">； </w:t>
        </w:r>
      </w:ins>
    </w:p>
    <w:p>
      <w:pPr>
        <w:pStyle w:val="187"/>
        <w:ind w:left="848" w:leftChars="404" w:firstLine="840" w:firstLineChars="400"/>
        <w:rPr>
          <w:ins w:id="21780" w:author="M00007797" w:date="2023-06-19T10:46:41Z"/>
        </w:rPr>
        <w:pPrChange w:id="21779" w:author="M00007797" w:date="2023-06-19T11:19:00Z">
          <w:pPr>
            <w:pStyle w:val="187"/>
            <w:ind w:left="848" w:leftChars="404" w:firstLine="1" w:firstLineChars="0"/>
          </w:pPr>
        </w:pPrChange>
      </w:pPr>
      <w:ins w:id="21781" w:author="M00007797" w:date="2023-11-02T16:25:44Z">
        <w:r>
          <w:rPr>
            <w:rFonts w:hint="eastAsia"/>
            <w:lang w:val="en-US" w:eastAsia="zh-CN"/>
          </w:rPr>
          <w:t>3</w:t>
        </w:r>
      </w:ins>
      <w:ins w:id="21782" w:author="M00007797" w:date="2023-11-02T16:25:45Z">
        <w:r>
          <w:rPr>
            <w:rFonts w:hint="eastAsia"/>
            <w:lang w:val="en-US" w:eastAsia="zh-CN"/>
          </w:rPr>
          <w:t>、</w:t>
        </w:r>
      </w:ins>
      <w:ins w:id="21783" w:author="M00007797" w:date="2023-06-19T10:46:41Z">
        <w:r>
          <w:rPr>
            <w:rFonts w:hint="eastAsia"/>
          </w:rPr>
          <w:t>紫外杀菌、</w:t>
        </w:r>
      </w:ins>
      <w:ins w:id="21784" w:author="M00007797" w:date="2023-06-19T10:46:41Z">
        <w:r>
          <w:rPr>
            <w:rFonts w:hint="eastAsia"/>
            <w:lang w:val="en-US" w:eastAsia="zh-CN"/>
          </w:rPr>
          <w:t>着座雾化时座圈氛围灯闪烁</w:t>
        </w:r>
      </w:ins>
      <w:ins w:id="21785" w:author="M00007797" w:date="2023-06-19T10:46:41Z">
        <w:r>
          <w:rPr/>
          <w:t>。</w:t>
        </w:r>
      </w:ins>
    </w:p>
    <w:p>
      <w:pPr>
        <w:pStyle w:val="187"/>
        <w:ind w:left="0" w:leftChars="0" w:firstLine="0" w:firstLineChars="0"/>
        <w:rPr>
          <w:ins w:id="21786" w:author="M00007797" w:date="2023-11-02T16:25:09Z"/>
          <w:rFonts w:hint="eastAsia"/>
          <w:lang w:val="en-US" w:eastAsia="zh-CN"/>
        </w:rPr>
      </w:pPr>
      <w:ins w:id="21787" w:author="M00007797" w:date="2023-06-19T10:46:41Z">
        <w:r>
          <w:rPr>
            <w:rFonts w:hint="eastAsia"/>
            <w:lang w:val="en-US" w:eastAsia="zh-CN"/>
          </w:rPr>
          <w:t xml:space="preserve">        </w:t>
        </w:r>
      </w:ins>
      <w:ins w:id="21788" w:author="M00007797" w:date="2023-06-19T11:19:01Z">
        <w:r>
          <w:rPr>
            <w:rFonts w:hint="eastAsia"/>
            <w:lang w:val="en-US" w:eastAsia="zh-CN"/>
          </w:rPr>
          <w:t xml:space="preserve"> </w:t>
        </w:r>
      </w:ins>
      <w:ins w:id="21789" w:author="M00007797" w:date="2023-06-19T11:19:02Z">
        <w:r>
          <w:rPr>
            <w:rFonts w:hint="eastAsia"/>
            <w:lang w:val="en-US" w:eastAsia="zh-CN"/>
          </w:rPr>
          <w:t xml:space="preserve">    </w:t>
        </w:r>
      </w:ins>
      <w:ins w:id="21790" w:author="M00007797" w:date="2023-06-19T11:19:03Z">
        <w:r>
          <w:rPr>
            <w:rFonts w:hint="eastAsia"/>
            <w:lang w:val="en-US" w:eastAsia="zh-CN"/>
          </w:rPr>
          <w:t xml:space="preserve">   </w:t>
        </w:r>
      </w:ins>
      <w:ins w:id="21791" w:author="M00007797" w:date="2023-11-02T16:25:47Z">
        <w:r>
          <w:rPr>
            <w:rFonts w:hint="eastAsia"/>
            <w:lang w:val="en-US" w:eastAsia="zh-CN"/>
          </w:rPr>
          <w:t>4、</w:t>
        </w:r>
      </w:ins>
      <w:ins w:id="21792" w:author="M00007797" w:date="2023-06-19T10:46:41Z">
        <w:r>
          <w:rPr>
            <w:rFonts w:hint="eastAsia"/>
            <w:lang w:val="en-US" w:eastAsia="zh-CN"/>
          </w:rPr>
          <w:t>关机/断电后，座圈氛围灯熄灭；</w:t>
        </w:r>
      </w:ins>
    </w:p>
    <w:p>
      <w:pPr>
        <w:pStyle w:val="187"/>
        <w:ind w:left="0" w:leftChars="0" w:firstLine="0" w:firstLineChars="0"/>
        <w:rPr>
          <w:ins w:id="21793" w:author="M00007797" w:date="2023-11-02T16:24:26Z"/>
          <w:rFonts w:hint="default"/>
          <w:lang w:val="en-US" w:eastAsia="zh-CN"/>
        </w:rPr>
      </w:pPr>
      <w:ins w:id="21794" w:author="M00007797" w:date="2023-11-02T16:25:10Z">
        <w:r>
          <w:rPr>
            <w:rFonts w:hint="eastAsia"/>
            <w:lang w:val="en-US" w:eastAsia="zh-CN"/>
          </w:rPr>
          <w:t xml:space="preserve"> </w:t>
        </w:r>
      </w:ins>
      <w:ins w:id="21795" w:author="M00007797" w:date="2023-11-02T16:25:11Z">
        <w:r>
          <w:rPr>
            <w:rFonts w:hint="eastAsia"/>
            <w:lang w:val="en-US" w:eastAsia="zh-CN"/>
          </w:rPr>
          <w:t xml:space="preserve">    </w:t>
        </w:r>
      </w:ins>
      <w:ins w:id="21796" w:author="M00007797" w:date="2023-11-02T16:25:12Z">
        <w:r>
          <w:rPr>
            <w:rFonts w:hint="eastAsia"/>
            <w:lang w:val="en-US" w:eastAsia="zh-CN"/>
          </w:rPr>
          <w:t xml:space="preserve">           </w:t>
        </w:r>
      </w:ins>
      <w:ins w:id="21797" w:author="M00007797" w:date="2023-11-02T16:25:51Z">
        <w:r>
          <w:rPr>
            <w:rFonts w:hint="eastAsia"/>
            <w:lang w:val="en-US" w:eastAsia="zh-CN"/>
          </w:rPr>
          <w:t>5、</w:t>
        </w:r>
      </w:ins>
      <w:ins w:id="21798" w:author="M00007797" w:date="2023-11-02T16:25:55Z">
        <w:r>
          <w:rPr>
            <w:rFonts w:hint="eastAsia"/>
            <w:lang w:val="en-US" w:eastAsia="zh-CN"/>
          </w:rPr>
          <w:t>1</w:t>
        </w:r>
      </w:ins>
      <w:ins w:id="21799" w:author="M00007797" w:date="2023-11-02T16:25:56Z">
        <w:r>
          <w:rPr>
            <w:rFonts w:hint="eastAsia"/>
            <w:lang w:val="en-US" w:eastAsia="zh-CN"/>
          </w:rPr>
          <w:t>）</w:t>
        </w:r>
      </w:ins>
      <w:ins w:id="21800" w:author="M00007797" w:date="2023-11-02T16:24:26Z">
        <w:r>
          <w:rPr>
            <w:rFonts w:hint="default"/>
            <w:lang w:val="en-US" w:eastAsia="zh-CN"/>
          </w:rPr>
          <w:t>带微波时：</w:t>
        </w:r>
      </w:ins>
    </w:p>
    <w:p>
      <w:pPr>
        <w:pStyle w:val="187"/>
        <w:ind w:left="2100" w:leftChars="900" w:hanging="210" w:hangingChars="100"/>
        <w:rPr>
          <w:ins w:id="21802" w:author="M00007797" w:date="2023-11-02T16:24:26Z"/>
          <w:rFonts w:hint="default"/>
          <w:lang w:val="en-US" w:eastAsia="zh-CN"/>
        </w:rPr>
        <w:pPrChange w:id="21801" w:author="M00007797" w:date="2023-11-02T16:26:50Z">
          <w:pPr>
            <w:pStyle w:val="187"/>
            <w:ind w:left="0" w:leftChars="0" w:firstLine="0" w:firstLineChars="0"/>
          </w:pPr>
        </w:pPrChange>
      </w:pPr>
      <w:ins w:id="21803" w:author="M00007797" w:date="2023-11-02T16:26:11Z">
        <w:r>
          <w:rPr>
            <w:rFonts w:hint="eastAsia"/>
            <w:lang w:val="en-US" w:eastAsia="zh-CN"/>
          </w:rPr>
          <w:t>a</w:t>
        </w:r>
      </w:ins>
      <w:ins w:id="21804" w:author="M00007797" w:date="2023-11-02T16:24:26Z">
        <w:r>
          <w:rPr>
            <w:rFonts w:hint="default"/>
            <w:lang w:val="en-US" w:eastAsia="zh-CN"/>
          </w:rPr>
          <w:t>.检测到离开信号计时2min无任何操作，座圈氛围灯熄灭（离坐自动除臭、微波自动关盖动作，不纳入2min计时）；如期间紫外杀菌在执行，等功能结束后再熄灭；</w:t>
        </w:r>
      </w:ins>
    </w:p>
    <w:p>
      <w:pPr>
        <w:pStyle w:val="187"/>
        <w:ind w:left="0" w:leftChars="0" w:firstLine="1890" w:firstLineChars="900"/>
        <w:rPr>
          <w:ins w:id="21806" w:author="M00007797" w:date="2023-11-02T16:24:26Z"/>
          <w:rFonts w:hint="default"/>
          <w:lang w:val="en-US" w:eastAsia="zh-CN"/>
        </w:rPr>
        <w:pPrChange w:id="21805" w:author="M00007797" w:date="2023-11-02T16:26:55Z">
          <w:pPr>
            <w:pStyle w:val="187"/>
            <w:ind w:left="0" w:leftChars="0" w:firstLine="0" w:firstLineChars="0"/>
          </w:pPr>
        </w:pPrChange>
      </w:pPr>
      <w:ins w:id="21807" w:author="M00007797" w:date="2023-11-02T16:26:22Z">
        <w:r>
          <w:rPr>
            <w:rFonts w:hint="eastAsia"/>
            <w:lang w:val="en-US" w:eastAsia="zh-CN"/>
          </w:rPr>
          <w:t>b</w:t>
        </w:r>
      </w:ins>
      <w:ins w:id="21808" w:author="M00007797" w:date="2023-11-02T16:24:26Z">
        <w:r>
          <w:rPr>
            <w:rFonts w:hint="default"/>
            <w:lang w:val="en-US" w:eastAsia="zh-CN"/>
          </w:rPr>
          <w:t>.任意人为操作唤醒（比如靠近微波开盖、着座、旋钮、遥控、脚踢等操作）；</w:t>
        </w:r>
      </w:ins>
    </w:p>
    <w:p>
      <w:pPr>
        <w:pStyle w:val="187"/>
        <w:ind w:left="0" w:leftChars="0" w:firstLine="1890" w:firstLineChars="900"/>
        <w:rPr>
          <w:ins w:id="21810" w:author="M00007797" w:date="2023-11-02T16:24:26Z"/>
          <w:rFonts w:hint="default"/>
          <w:lang w:val="en-US" w:eastAsia="zh-CN"/>
        </w:rPr>
        <w:pPrChange w:id="21809" w:author="M00007797" w:date="2023-11-02T16:26:59Z">
          <w:pPr>
            <w:pStyle w:val="187"/>
            <w:ind w:left="0" w:leftChars="0" w:firstLine="0" w:firstLineChars="0"/>
          </w:pPr>
        </w:pPrChange>
      </w:pPr>
      <w:ins w:id="21811" w:author="M00007797" w:date="2023-11-02T16:26:01Z">
        <w:r>
          <w:rPr>
            <w:rFonts w:hint="eastAsia"/>
            <w:lang w:val="en-US" w:eastAsia="zh-CN"/>
          </w:rPr>
          <w:t>2</w:t>
        </w:r>
      </w:ins>
      <w:ins w:id="21812" w:author="M00007797" w:date="2023-11-02T16:26:02Z">
        <w:r>
          <w:rPr>
            <w:rFonts w:hint="eastAsia"/>
            <w:lang w:val="en-US" w:eastAsia="zh-CN"/>
          </w:rPr>
          <w:t>）</w:t>
        </w:r>
      </w:ins>
      <w:ins w:id="21813" w:author="M00007797" w:date="2023-11-02T16:24:26Z">
        <w:r>
          <w:rPr>
            <w:rFonts w:hint="default"/>
            <w:lang w:val="en-US" w:eastAsia="zh-CN"/>
          </w:rPr>
          <w:t>不带微波或微波功能关闭时：</w:t>
        </w:r>
      </w:ins>
    </w:p>
    <w:p>
      <w:pPr>
        <w:pStyle w:val="187"/>
        <w:ind w:left="2097" w:leftChars="904" w:hanging="199" w:hangingChars="95"/>
        <w:rPr>
          <w:ins w:id="21815" w:author="M00007797" w:date="2023-11-02T16:24:26Z"/>
          <w:rFonts w:hint="default"/>
          <w:lang w:val="en-US" w:eastAsia="zh-CN"/>
        </w:rPr>
        <w:pPrChange w:id="21814" w:author="M00007797" w:date="2023-11-02T16:27:15Z">
          <w:pPr>
            <w:pStyle w:val="187"/>
            <w:ind w:left="0" w:leftChars="0" w:firstLine="0" w:firstLineChars="0"/>
          </w:pPr>
        </w:pPrChange>
      </w:pPr>
      <w:ins w:id="21816" w:author="M00007797" w:date="2023-11-02T16:26:26Z">
        <w:r>
          <w:rPr>
            <w:rFonts w:hint="eastAsia"/>
            <w:lang w:val="en-US" w:eastAsia="zh-CN"/>
          </w:rPr>
          <w:t>a</w:t>
        </w:r>
      </w:ins>
      <w:ins w:id="21817" w:author="M00007797" w:date="2023-11-02T16:24:26Z">
        <w:r>
          <w:rPr>
            <w:rFonts w:hint="default"/>
            <w:lang w:val="en-US" w:eastAsia="zh-CN"/>
          </w:rPr>
          <w:t>.检测到离座信号计时2min无任何操作，座圈氛围灯熄灭（离坐自动除臭、微波自动关盖动作，不纳入2min计时）；如期间紫外杀菌在执行，等功能结束后再熄灭；</w:t>
        </w:r>
      </w:ins>
    </w:p>
    <w:p>
      <w:pPr>
        <w:pStyle w:val="187"/>
        <w:ind w:left="0" w:leftChars="0" w:firstLine="1890" w:firstLineChars="900"/>
        <w:rPr>
          <w:ins w:id="21819" w:author="M00007797" w:date="2023-11-02T16:28:27Z"/>
          <w:rFonts w:hint="default"/>
          <w:lang w:val="en-US" w:eastAsia="zh-CN"/>
        </w:rPr>
        <w:pPrChange w:id="21818" w:author="M00007797" w:date="2023-11-02T16:27:21Z">
          <w:pPr>
            <w:pStyle w:val="187"/>
            <w:ind w:left="0" w:leftChars="0" w:firstLine="0" w:firstLineChars="0"/>
          </w:pPr>
        </w:pPrChange>
      </w:pPr>
      <w:ins w:id="21820" w:author="M00007797" w:date="2023-11-02T16:26:29Z">
        <w:r>
          <w:rPr>
            <w:rFonts w:hint="eastAsia"/>
            <w:lang w:val="en-US" w:eastAsia="zh-CN"/>
          </w:rPr>
          <w:t>b</w:t>
        </w:r>
      </w:ins>
      <w:ins w:id="21821" w:author="M00007797" w:date="2023-11-02T16:24:26Z">
        <w:r>
          <w:rPr>
            <w:rFonts w:hint="default"/>
            <w:lang w:val="en-US" w:eastAsia="zh-CN"/>
          </w:rPr>
          <w:t>.任意人为操作唤醒（比如着座、旋钮、遥控、脚踢等操作）。</w:t>
        </w:r>
      </w:ins>
    </w:p>
    <w:p>
      <w:pPr>
        <w:pStyle w:val="187"/>
        <w:ind w:left="0" w:leftChars="0" w:firstLine="1890" w:firstLineChars="900"/>
        <w:rPr>
          <w:ins w:id="21823" w:author="M00007797" w:date="2023-06-19T10:46:41Z"/>
          <w:rFonts w:hint="default"/>
          <w:lang w:val="en-US" w:eastAsia="zh-CN"/>
        </w:rPr>
        <w:pPrChange w:id="21822" w:author="M00007797" w:date="2023-11-02T16:27:21Z">
          <w:pPr>
            <w:pStyle w:val="187"/>
            <w:ind w:left="0" w:leftChars="0" w:firstLine="0" w:firstLineChars="0"/>
          </w:pPr>
        </w:pPrChange>
      </w:pPr>
      <w:ins w:id="21824" w:author="M00007797" w:date="2023-11-02T16:28:28Z">
        <w:r>
          <w:rPr>
            <w:rFonts w:hint="eastAsia"/>
            <w:color w:val="auto"/>
            <w:highlight w:val="none"/>
            <w:vertAlign w:val="baseline"/>
            <w:lang w:val="en-US" w:eastAsia="zh-CN"/>
          </w:rPr>
          <w:t>注：退出儿童模式后才进行以上</w:t>
        </w:r>
      </w:ins>
      <w:ins w:id="21825" w:author="M00007797" w:date="2023-11-02T16:28:36Z">
        <w:r>
          <w:rPr>
            <w:rFonts w:hint="eastAsia"/>
            <w:color w:val="auto"/>
            <w:highlight w:val="none"/>
            <w:vertAlign w:val="baseline"/>
            <w:lang w:val="en-US" w:eastAsia="zh-CN"/>
          </w:rPr>
          <w:t>2</w:t>
        </w:r>
      </w:ins>
      <w:ins w:id="21826" w:author="M00007797" w:date="2023-11-02T16:28:28Z">
        <w:r>
          <w:rPr>
            <w:rFonts w:hint="eastAsia"/>
            <w:color w:val="auto"/>
            <w:highlight w:val="none"/>
            <w:vertAlign w:val="baseline"/>
            <w:lang w:val="en-US" w:eastAsia="zh-CN"/>
          </w:rPr>
          <w:t>min判断；</w:t>
        </w:r>
      </w:ins>
    </w:p>
    <w:p>
      <w:pPr>
        <w:pStyle w:val="5"/>
        <w:ind w:left="1139"/>
        <w:rPr>
          <w:ins w:id="21828" w:author="M00007797" w:date="2023-06-19T10:47:43Z"/>
        </w:rPr>
        <w:pPrChange w:id="21827" w:author="M00000676" w:date="2023-11-25T17:34:41Z">
          <w:pPr>
            <w:pStyle w:val="5"/>
            <w:ind w:left="1145"/>
          </w:pPr>
        </w:pPrChange>
      </w:pPr>
      <w:ins w:id="21829" w:author="M00007797" w:date="2023-06-19T10:47:43Z">
        <w:bookmarkStart w:id="1268" w:name="_Toc16089"/>
        <w:bookmarkStart w:id="1269" w:name="_Toc13827"/>
        <w:bookmarkStart w:id="1270" w:name="_Toc23923"/>
        <w:bookmarkStart w:id="1271" w:name="_Toc14719"/>
        <w:bookmarkStart w:id="1272" w:name="_Toc30472"/>
        <w:bookmarkStart w:id="1273" w:name="_Toc17438"/>
        <w:bookmarkStart w:id="1274" w:name="_Toc27403"/>
        <w:r>
          <w:rPr>
            <w:rFonts w:hint="eastAsia"/>
          </w:rPr>
          <w:t>遥控开</w:t>
        </w:r>
      </w:ins>
      <w:ins w:id="21830" w:author="M00007797" w:date="2023-06-19T10:47:43Z">
        <w:r>
          <w:rPr>
            <w:rFonts w:hint="eastAsia"/>
            <w:lang w:val="en-US" w:eastAsia="zh-CN"/>
          </w:rPr>
          <w:t>关</w:t>
        </w:r>
      </w:ins>
      <w:ins w:id="21831" w:author="M00007797" w:date="2023-06-19T10:47:43Z">
        <w:r>
          <w:rPr/>
          <w:t>圈</w:t>
        </w:r>
      </w:ins>
      <w:ins w:id="21832" w:author="M00007797" w:date="2023-06-19T10:47:43Z">
        <w:r>
          <w:rPr>
            <w:rFonts w:hint="eastAsia"/>
          </w:rPr>
          <w:t>/盖</w:t>
        </w:r>
        <w:bookmarkEnd w:id="1268"/>
        <w:bookmarkEnd w:id="1269"/>
        <w:bookmarkEnd w:id="1270"/>
        <w:bookmarkEnd w:id="1271"/>
        <w:bookmarkEnd w:id="1272"/>
        <w:bookmarkEnd w:id="1273"/>
        <w:bookmarkEnd w:id="1274"/>
      </w:ins>
      <w:ins w:id="21833" w:author="M00007797" w:date="2023-06-19T10:47:43Z">
        <w:r>
          <w:rPr>
            <w:rFonts w:hint="eastAsia"/>
          </w:rPr>
          <w:tab/>
        </w:r>
      </w:ins>
      <w:ins w:id="21834" w:author="M00007797" w:date="2023-06-19T10:47:43Z">
        <w:r>
          <w:rPr>
            <w:rFonts w:hint="eastAsia"/>
          </w:rPr>
          <w:tab/>
        </w:r>
      </w:ins>
      <w:ins w:id="21835" w:author="M00007797" w:date="2023-06-19T10:47:43Z">
        <w:r>
          <w:rPr>
            <w:rFonts w:hint="eastAsia"/>
          </w:rPr>
          <w:tab/>
        </w:r>
      </w:ins>
      <w:ins w:id="21836" w:author="M00007797" w:date="2023-06-19T10:47:43Z">
        <w:r>
          <w:rPr>
            <w:rFonts w:hint="eastAsia"/>
          </w:rPr>
          <w:tab/>
        </w:r>
      </w:ins>
      <w:ins w:id="21837" w:author="M00007797" w:date="2023-06-19T10:47:43Z">
        <w:r>
          <w:rPr>
            <w:rFonts w:hint="eastAsia"/>
          </w:rPr>
          <w:tab/>
        </w:r>
      </w:ins>
      <w:ins w:id="21838" w:author="M00007797" w:date="2023-06-19T10:47:43Z">
        <w:r>
          <w:rPr>
            <w:rFonts w:hint="eastAsia"/>
          </w:rPr>
          <w:tab/>
        </w:r>
      </w:ins>
      <w:ins w:id="21839" w:author="M00007797" w:date="2023-06-19T10:47:43Z">
        <w:r>
          <w:rPr>
            <w:rFonts w:hint="eastAsia"/>
          </w:rPr>
          <w:tab/>
        </w:r>
      </w:ins>
      <w:ins w:id="21840" w:author="M00007797" w:date="2023-06-19T10:47:43Z">
        <w:r>
          <w:rPr>
            <w:rFonts w:hint="eastAsia"/>
          </w:rPr>
          <w:tab/>
        </w:r>
      </w:ins>
    </w:p>
    <w:p>
      <w:pPr>
        <w:pStyle w:val="187"/>
        <w:ind w:left="979" w:leftChars="466" w:firstLine="344" w:firstLineChars="164"/>
        <w:rPr>
          <w:ins w:id="21842" w:author="M00009081" w:date="2024-06-28T11:03:05Z"/>
          <w:rFonts w:hint="eastAsia"/>
        </w:rPr>
        <w:pPrChange w:id="21841" w:author="M00009081" w:date="2024-06-28T11:06:00Z">
          <w:pPr>
            <w:pStyle w:val="187"/>
            <w:ind w:leftChars="271" w:hanging="281" w:hangingChars="134"/>
          </w:pPr>
        </w:pPrChange>
      </w:pPr>
      <w:ins w:id="21843" w:author="M00007797" w:date="2023-06-19T10:47:43Z">
        <w:del w:id="21844" w:author="M00009081" w:date="2024-06-28T11:03:05Z">
          <w:r>
            <w:rPr>
              <w:rFonts w:hint="eastAsia"/>
            </w:rPr>
            <w:delText>1、</w:delText>
          </w:r>
        </w:del>
      </w:ins>
      <w:ins w:id="21845" w:author="M00007797" w:date="2023-06-19T10:47:43Z">
        <w:r>
          <w:rPr>
            <w:rFonts w:hint="eastAsia"/>
          </w:rPr>
          <w:t>操作方式：</w:t>
        </w:r>
      </w:ins>
    </w:p>
    <w:p>
      <w:pPr>
        <w:pStyle w:val="187"/>
        <w:numPr>
          <w:ilvl w:val="-1"/>
          <w:numId w:val="0"/>
        </w:numPr>
        <w:ind w:left="0" w:leftChars="0" w:firstLine="1680" w:firstLineChars="800"/>
        <w:rPr>
          <w:ins w:id="21847" w:author="M00007797" w:date="2023-06-19T10:47:43Z"/>
        </w:rPr>
        <w:pPrChange w:id="21846" w:author="M00009081" w:date="2024-06-28T11:05:50Z">
          <w:pPr>
            <w:pStyle w:val="187"/>
            <w:ind w:leftChars="271" w:hanging="281" w:hangingChars="134"/>
          </w:pPr>
        </w:pPrChange>
      </w:pPr>
      <w:ins w:id="21848" w:author="M00007797" w:date="2023-06-19T10:47:43Z">
        <w:r>
          <w:rPr>
            <w:rFonts w:hint="eastAsia"/>
            <w:color w:val="auto"/>
            <w:rPrChange w:id="21849" w:author="M00009081" w:date="2024-06-28T11:05:28Z">
              <w:rPr>
                <w:rFonts w:hint="eastAsia"/>
              </w:rPr>
            </w:rPrChange>
          </w:rPr>
          <w:t>遥控【</w:t>
        </w:r>
      </w:ins>
      <w:ins w:id="21850" w:author="M00007797" w:date="2023-06-19T10:47:43Z">
        <w:r>
          <w:rPr>
            <w:rFonts w:hint="eastAsia"/>
            <w:color w:val="auto"/>
            <w:lang w:val="en-US" w:eastAsia="zh-CN"/>
            <w:rPrChange w:id="21851" w:author="M00009081" w:date="2024-06-28T11:03:37Z">
              <w:rPr>
                <w:rFonts w:hint="eastAsia"/>
                <w:lang w:val="en-US" w:eastAsia="zh-CN"/>
              </w:rPr>
            </w:rPrChange>
          </w:rPr>
          <w:t>开合盖圈</w:t>
        </w:r>
      </w:ins>
      <w:ins w:id="21852" w:author="M00007797" w:date="2023-06-19T10:47:43Z">
        <w:r>
          <w:rPr>
            <w:rFonts w:hint="eastAsia"/>
            <w:color w:val="auto"/>
            <w:rPrChange w:id="21853" w:author="M00009081" w:date="2024-06-28T11:05:28Z">
              <w:rPr>
                <w:rFonts w:hint="eastAsia"/>
              </w:rPr>
            </w:rPrChange>
          </w:rPr>
          <w:t>】</w:t>
        </w:r>
      </w:ins>
      <w:ins w:id="21854" w:author="M00007797" w:date="2023-06-19T10:47:43Z">
        <w:r>
          <w:rPr>
            <w:rFonts w:hint="eastAsia"/>
            <w:color w:val="auto"/>
            <w:rPrChange w:id="21855" w:author="M00009081" w:date="2024-06-28T11:05:28Z">
              <w:rPr>
                <w:rFonts w:hint="eastAsia"/>
              </w:rPr>
            </w:rPrChange>
          </w:rPr>
          <w:tab/>
        </w:r>
      </w:ins>
      <w:ins w:id="21856" w:author="M00007797" w:date="2023-06-19T10:47:43Z">
        <w:r>
          <w:rPr>
            <w:rFonts w:hint="eastAsia"/>
          </w:rPr>
          <w:tab/>
        </w:r>
      </w:ins>
      <w:ins w:id="21857" w:author="M00007797" w:date="2023-06-19T10:47:43Z">
        <w:r>
          <w:rPr>
            <w:rFonts w:hint="eastAsia"/>
          </w:rPr>
          <w:tab/>
        </w:r>
      </w:ins>
      <w:ins w:id="21858" w:author="M00007797" w:date="2023-06-19T10:47:43Z">
        <w:r>
          <w:rPr>
            <w:rFonts w:hint="eastAsia"/>
          </w:rPr>
          <w:tab/>
        </w:r>
      </w:ins>
    </w:p>
    <w:p>
      <w:pPr>
        <w:pStyle w:val="187"/>
        <w:ind w:left="979" w:leftChars="466" w:firstLine="344" w:firstLineChars="164"/>
        <w:rPr>
          <w:ins w:id="21860" w:author="M00007797" w:date="2023-06-19T10:47:43Z"/>
        </w:rPr>
        <w:pPrChange w:id="21859" w:author="M00009081" w:date="2024-06-28T11:06:02Z">
          <w:pPr>
            <w:pStyle w:val="187"/>
            <w:ind w:leftChars="271" w:hanging="281" w:hangingChars="134"/>
          </w:pPr>
        </w:pPrChange>
      </w:pPr>
      <w:ins w:id="21861" w:author="M00007797" w:date="2023-06-19T10:47:43Z">
        <w:del w:id="21862" w:author="M00009081" w:date="2024-06-28T11:03:10Z">
          <w:r>
            <w:rPr>
              <w:rFonts w:hint="eastAsia"/>
              <w:color w:val="auto"/>
              <w:rPrChange w:id="21863" w:author="M00009081" w:date="2024-06-28T11:05:21Z">
                <w:rPr>
                  <w:rFonts w:hint="eastAsia"/>
                </w:rPr>
              </w:rPrChange>
            </w:rPr>
            <w:delText>2</w:delText>
          </w:r>
        </w:del>
      </w:ins>
      <w:ins w:id="21864" w:author="M00007797" w:date="2023-06-19T10:47:43Z">
        <w:del w:id="21865" w:author="M00009081" w:date="2024-06-28T11:03:09Z">
          <w:r>
            <w:rPr>
              <w:rFonts w:hint="eastAsia"/>
              <w:color w:val="auto"/>
              <w:rPrChange w:id="21866" w:author="M00009081" w:date="2024-06-28T11:05:21Z">
                <w:rPr>
                  <w:rFonts w:hint="eastAsia"/>
                </w:rPr>
              </w:rPrChange>
            </w:rPr>
            <w:delText>、</w:delText>
          </w:r>
        </w:del>
      </w:ins>
      <w:ins w:id="21867" w:author="M00007797" w:date="2023-06-19T10:47:43Z">
        <w:r>
          <w:rPr>
            <w:rFonts w:hint="eastAsia"/>
            <w:color w:val="auto"/>
            <w:rPrChange w:id="21868" w:author="M00009081" w:date="2024-06-28T11:05:21Z">
              <w:rPr>
                <w:rFonts w:hint="eastAsia"/>
              </w:rPr>
            </w:rPrChange>
          </w:rPr>
          <w:t>功能描述:</w:t>
        </w:r>
      </w:ins>
      <w:ins w:id="21869" w:author="M00007797" w:date="2023-06-19T10:47:43Z">
        <w:r>
          <w:rPr>
            <w:rFonts w:hint="eastAsia"/>
            <w:color w:val="auto"/>
            <w:rPrChange w:id="21870" w:author="M00009081" w:date="2024-06-28T11:05:21Z">
              <w:rPr>
                <w:rFonts w:hint="eastAsia"/>
              </w:rPr>
            </w:rPrChange>
          </w:rPr>
          <w:tab/>
        </w:r>
      </w:ins>
      <w:ins w:id="21871" w:author="M00007797" w:date="2023-06-19T10:47:43Z">
        <w:r>
          <w:rPr>
            <w:rFonts w:hint="eastAsia"/>
          </w:rPr>
          <w:tab/>
        </w:r>
      </w:ins>
      <w:ins w:id="21872" w:author="M00007797" w:date="2023-06-19T10:47:43Z">
        <w:r>
          <w:rPr>
            <w:rFonts w:hint="eastAsia"/>
          </w:rPr>
          <w:tab/>
        </w:r>
      </w:ins>
      <w:ins w:id="21873" w:author="M00007797" w:date="2023-06-19T10:47:43Z">
        <w:r>
          <w:rPr>
            <w:rFonts w:hint="eastAsia"/>
          </w:rPr>
          <w:tab/>
        </w:r>
      </w:ins>
      <w:ins w:id="21874" w:author="M00007797" w:date="2023-06-19T10:47:43Z">
        <w:r>
          <w:rPr>
            <w:rFonts w:hint="eastAsia"/>
          </w:rPr>
          <w:tab/>
        </w:r>
      </w:ins>
      <w:ins w:id="21875" w:author="M00007797" w:date="2023-06-19T10:47:43Z">
        <w:r>
          <w:rPr>
            <w:rFonts w:hint="eastAsia"/>
          </w:rPr>
          <w:tab/>
        </w:r>
      </w:ins>
      <w:ins w:id="21876" w:author="M00007797" w:date="2023-06-19T10:47:43Z">
        <w:r>
          <w:rPr>
            <w:rFonts w:hint="eastAsia"/>
          </w:rPr>
          <w:tab/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1878" w:author="M00007797" w:date="2023-06-19T10:47:43Z"/>
          <w:rFonts w:hint="eastAsia"/>
          <w:color w:val="auto"/>
          <w:rPrChange w:id="21879" w:author="M00009081" w:date="2024-06-28T11:04:31Z">
            <w:rPr>
              <w:ins w:id="21880" w:author="M00007797" w:date="2023-06-19T10:47:43Z"/>
            </w:rPr>
          </w:rPrChange>
        </w:rPr>
        <w:pPrChange w:id="21877" w:author="M00009081" w:date="2024-06-28T11:04:31Z">
          <w:pPr>
            <w:pStyle w:val="187"/>
            <w:numPr>
              <w:ilvl w:val="0"/>
              <w:numId w:val="27"/>
            </w:numPr>
            <w:ind w:leftChars="0" w:hanging="138" w:firstLineChars="0"/>
          </w:pPr>
        </w:pPrChange>
      </w:pPr>
      <w:ins w:id="21881" w:author="M00009081" w:date="2024-06-28T11:08:35Z">
        <w:r>
          <w:rPr>
            <w:rFonts w:hint="eastAsia"/>
            <w:color w:val="auto"/>
            <w:lang w:val="en-US" w:eastAsia="zh-CN"/>
          </w:rPr>
          <w:t>1、</w:t>
        </w:r>
      </w:ins>
      <w:ins w:id="21882" w:author="M00007797" w:date="2023-06-19T10:47:43Z">
        <w:r>
          <w:rPr>
            <w:rFonts w:hint="eastAsia"/>
            <w:color w:val="auto"/>
            <w:lang w:val="en-US" w:eastAsia="zh-CN"/>
            <w:rPrChange w:id="21883" w:author="M00009081" w:date="2024-06-28T11:03:58Z">
              <w:rPr>
                <w:rFonts w:hint="eastAsia"/>
                <w:lang w:val="en-US" w:eastAsia="zh-CN"/>
              </w:rPr>
            </w:rPrChange>
          </w:rPr>
          <w:t>关圈关盖下，短按</w:t>
        </w:r>
      </w:ins>
      <w:ins w:id="21884" w:author="M00007797" w:date="2023-06-19T10:47:43Z">
        <w:r>
          <w:rPr>
            <w:rFonts w:hint="eastAsia"/>
            <w:color w:val="auto"/>
            <w:rPrChange w:id="21885" w:author="M00009081" w:date="2024-06-28T11:04:31Z">
              <w:rPr>
                <w:rFonts w:hint="eastAsia"/>
              </w:rPr>
            </w:rPrChange>
          </w:rPr>
          <w:t>遥控器【</w:t>
        </w:r>
      </w:ins>
      <w:ins w:id="21886" w:author="M00007797" w:date="2023-06-19T10:47:43Z">
        <w:r>
          <w:rPr>
            <w:rFonts w:hint="eastAsia"/>
            <w:color w:val="auto"/>
            <w:lang w:val="en-US" w:eastAsia="zh-CN"/>
            <w:rPrChange w:id="21887" w:author="M00009081" w:date="2024-06-28T11:03:58Z">
              <w:rPr>
                <w:rFonts w:hint="eastAsia"/>
                <w:lang w:val="en-US" w:eastAsia="zh-CN"/>
              </w:rPr>
            </w:rPrChange>
          </w:rPr>
          <w:t>开合盖圈</w:t>
        </w:r>
      </w:ins>
      <w:ins w:id="21888" w:author="M00007797" w:date="2023-06-19T10:47:43Z">
        <w:r>
          <w:rPr>
            <w:rFonts w:hint="eastAsia"/>
            <w:color w:val="auto"/>
            <w:rPrChange w:id="21889" w:author="M00009081" w:date="2024-06-28T11:04:31Z">
              <w:rPr>
                <w:rFonts w:hint="eastAsia"/>
              </w:rPr>
            </w:rPrChange>
          </w:rPr>
          <w:t>】</w:t>
        </w:r>
      </w:ins>
      <w:ins w:id="21890" w:author="M00007797" w:date="2023-06-19T10:47:43Z">
        <w:r>
          <w:rPr>
            <w:rFonts w:hint="eastAsia"/>
            <w:color w:val="auto"/>
            <w:lang w:eastAsia="zh-CN"/>
            <w:rPrChange w:id="21891" w:author="M00009081" w:date="2024-06-28T11:04:31Z">
              <w:rPr>
                <w:rFonts w:hint="eastAsia"/>
                <w:lang w:eastAsia="zh-CN"/>
              </w:rPr>
            </w:rPrChange>
          </w:rPr>
          <w:t>，</w:t>
        </w:r>
      </w:ins>
      <w:ins w:id="21892" w:author="M00007797" w:date="2023-06-19T10:47:43Z">
        <w:r>
          <w:rPr>
            <w:rFonts w:hint="eastAsia"/>
            <w:color w:val="auto"/>
            <w:lang w:val="en-US" w:eastAsia="zh-CN"/>
            <w:rPrChange w:id="21893" w:author="M00009081" w:date="2024-06-28T11:03:58Z">
              <w:rPr>
                <w:rFonts w:hint="eastAsia"/>
                <w:lang w:val="en-US" w:eastAsia="zh-CN"/>
              </w:rPr>
            </w:rPrChange>
          </w:rPr>
          <w:t>打开座盖。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1895" w:author="M00007797" w:date="2023-06-19T10:47:43Z"/>
          <w:rFonts w:hint="eastAsia"/>
          <w:color w:val="auto"/>
          <w:rPrChange w:id="21896" w:author="M00009081" w:date="2024-06-28T11:04:31Z">
            <w:rPr>
              <w:ins w:id="21897" w:author="M00007797" w:date="2023-06-19T10:47:43Z"/>
            </w:rPr>
          </w:rPrChange>
        </w:rPr>
        <w:pPrChange w:id="21894" w:author="M00009081" w:date="2024-06-28T11:04:31Z">
          <w:pPr>
            <w:pStyle w:val="187"/>
            <w:numPr>
              <w:ilvl w:val="0"/>
              <w:numId w:val="27"/>
            </w:numPr>
            <w:ind w:leftChars="0" w:hanging="138" w:firstLineChars="0"/>
          </w:pPr>
        </w:pPrChange>
      </w:pPr>
      <w:ins w:id="21898" w:author="M00009081" w:date="2024-06-28T11:08:37Z">
        <w:r>
          <w:rPr>
            <w:rFonts w:hint="eastAsia"/>
            <w:color w:val="auto"/>
            <w:lang w:val="en-US" w:eastAsia="zh-CN"/>
          </w:rPr>
          <w:t>2、</w:t>
        </w:r>
      </w:ins>
      <w:ins w:id="21899" w:author="M00007797" w:date="2023-06-19T10:47:43Z">
        <w:r>
          <w:rPr>
            <w:rFonts w:hint="eastAsia"/>
            <w:color w:val="auto"/>
            <w:lang w:val="en-US" w:eastAsia="zh-CN"/>
            <w:rPrChange w:id="21900" w:author="M00009081" w:date="2024-06-28T11:03:58Z">
              <w:rPr>
                <w:rFonts w:hint="eastAsia"/>
                <w:lang w:val="en-US" w:eastAsia="zh-CN"/>
              </w:rPr>
            </w:rPrChange>
          </w:rPr>
          <w:t>开盖关圈下，短按</w:t>
        </w:r>
      </w:ins>
      <w:ins w:id="21901" w:author="M00007797" w:date="2023-06-19T10:47:43Z">
        <w:r>
          <w:rPr>
            <w:rFonts w:hint="eastAsia"/>
            <w:color w:val="auto"/>
            <w:rPrChange w:id="21902" w:author="M00009081" w:date="2024-06-28T11:04:31Z">
              <w:rPr>
                <w:rFonts w:hint="eastAsia"/>
              </w:rPr>
            </w:rPrChange>
          </w:rPr>
          <w:t>遥控器【</w:t>
        </w:r>
      </w:ins>
      <w:ins w:id="21903" w:author="M00007797" w:date="2023-06-19T10:47:43Z">
        <w:r>
          <w:rPr>
            <w:rFonts w:hint="eastAsia"/>
            <w:color w:val="auto"/>
            <w:lang w:val="en-US" w:eastAsia="zh-CN"/>
            <w:rPrChange w:id="21904" w:author="M00009081" w:date="2024-06-28T11:03:58Z">
              <w:rPr>
                <w:rFonts w:hint="eastAsia"/>
                <w:lang w:val="en-US" w:eastAsia="zh-CN"/>
              </w:rPr>
            </w:rPrChange>
          </w:rPr>
          <w:t>开合盖圈</w:t>
        </w:r>
      </w:ins>
      <w:ins w:id="21905" w:author="M00007797" w:date="2023-06-19T10:47:43Z">
        <w:r>
          <w:rPr>
            <w:rFonts w:hint="eastAsia"/>
            <w:color w:val="auto"/>
            <w:rPrChange w:id="21906" w:author="M00009081" w:date="2024-06-28T11:04:31Z">
              <w:rPr>
                <w:rFonts w:hint="eastAsia"/>
              </w:rPr>
            </w:rPrChange>
          </w:rPr>
          <w:t>】</w:t>
        </w:r>
      </w:ins>
      <w:ins w:id="21907" w:author="M00007797" w:date="2023-06-19T10:47:43Z">
        <w:r>
          <w:rPr>
            <w:rFonts w:hint="eastAsia"/>
            <w:color w:val="auto"/>
            <w:lang w:eastAsia="zh-CN"/>
            <w:rPrChange w:id="21908" w:author="M00009081" w:date="2024-06-28T11:04:31Z">
              <w:rPr>
                <w:rFonts w:hint="eastAsia"/>
                <w:lang w:eastAsia="zh-CN"/>
              </w:rPr>
            </w:rPrChange>
          </w:rPr>
          <w:t>，</w:t>
        </w:r>
      </w:ins>
      <w:ins w:id="21909" w:author="M00007797" w:date="2023-06-19T10:47:43Z">
        <w:r>
          <w:rPr>
            <w:rFonts w:hint="eastAsia"/>
            <w:color w:val="auto"/>
            <w:lang w:val="en-US" w:eastAsia="zh-CN"/>
            <w:rPrChange w:id="21910" w:author="M00009081" w:date="2024-06-28T11:03:58Z">
              <w:rPr>
                <w:rFonts w:hint="eastAsia"/>
                <w:lang w:val="en-US" w:eastAsia="zh-CN"/>
              </w:rPr>
            </w:rPrChange>
          </w:rPr>
          <w:t>打开座圈</w:t>
        </w:r>
      </w:ins>
      <w:ins w:id="21911" w:author="M00007797" w:date="2023-06-19T10:47:43Z">
        <w:r>
          <w:rPr>
            <w:rFonts w:hint="eastAsia"/>
            <w:color w:val="auto"/>
            <w:lang w:eastAsia="zh-CN"/>
            <w:rPrChange w:id="21912" w:author="M00009081" w:date="2024-06-28T11:04:31Z">
              <w:rPr>
                <w:rFonts w:hint="eastAsia"/>
                <w:lang w:eastAsia="zh-CN"/>
              </w:rPr>
            </w:rPrChange>
          </w:rPr>
          <w:t>。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1914" w:author="M00007797" w:date="2023-06-19T10:47:43Z"/>
          <w:rFonts w:hint="eastAsia"/>
          <w:color w:val="auto"/>
          <w:rPrChange w:id="21915" w:author="M00009081" w:date="2024-06-28T11:04:31Z">
            <w:rPr>
              <w:ins w:id="21916" w:author="M00007797" w:date="2023-06-19T10:47:43Z"/>
            </w:rPr>
          </w:rPrChange>
        </w:rPr>
        <w:pPrChange w:id="21913" w:author="M00009081" w:date="2024-06-28T11:04:31Z">
          <w:pPr>
            <w:pStyle w:val="187"/>
            <w:numPr>
              <w:ilvl w:val="0"/>
              <w:numId w:val="27"/>
            </w:numPr>
            <w:ind w:leftChars="0" w:hanging="138" w:firstLineChars="0"/>
          </w:pPr>
        </w:pPrChange>
      </w:pPr>
      <w:ins w:id="21917" w:author="M00009081" w:date="2024-06-28T11:08:39Z">
        <w:r>
          <w:rPr>
            <w:rFonts w:hint="eastAsia"/>
            <w:color w:val="auto"/>
            <w:lang w:val="en-US" w:eastAsia="zh-CN"/>
          </w:rPr>
          <w:t>3</w:t>
        </w:r>
      </w:ins>
      <w:ins w:id="21918" w:author="M00009081" w:date="2024-06-28T11:08:40Z">
        <w:r>
          <w:rPr>
            <w:rFonts w:hint="eastAsia"/>
            <w:color w:val="auto"/>
            <w:lang w:val="en-US" w:eastAsia="zh-CN"/>
          </w:rPr>
          <w:t>、</w:t>
        </w:r>
      </w:ins>
      <w:ins w:id="21919" w:author="M00007797" w:date="2023-06-19T10:47:43Z">
        <w:r>
          <w:rPr>
            <w:rFonts w:hint="eastAsia"/>
            <w:color w:val="auto"/>
            <w:lang w:val="en-US" w:eastAsia="zh-CN"/>
            <w:rPrChange w:id="21920" w:author="M00009081" w:date="2024-06-28T11:03:58Z">
              <w:rPr>
                <w:rFonts w:hint="eastAsia"/>
                <w:lang w:val="en-US" w:eastAsia="zh-CN"/>
              </w:rPr>
            </w:rPrChange>
          </w:rPr>
          <w:t>开圈开盖下，短按</w:t>
        </w:r>
      </w:ins>
      <w:ins w:id="21921" w:author="M00007797" w:date="2023-06-19T10:47:43Z">
        <w:r>
          <w:rPr>
            <w:rFonts w:hint="eastAsia"/>
            <w:color w:val="auto"/>
            <w:rPrChange w:id="21922" w:author="M00009081" w:date="2024-06-28T11:04:31Z">
              <w:rPr>
                <w:rFonts w:hint="eastAsia"/>
              </w:rPr>
            </w:rPrChange>
          </w:rPr>
          <w:t>遥控器【</w:t>
        </w:r>
      </w:ins>
      <w:ins w:id="21923" w:author="M00007797" w:date="2023-06-19T10:47:43Z">
        <w:r>
          <w:rPr>
            <w:rFonts w:hint="eastAsia"/>
            <w:color w:val="auto"/>
            <w:lang w:val="en-US" w:eastAsia="zh-CN"/>
            <w:rPrChange w:id="21924" w:author="M00009081" w:date="2024-06-28T11:03:58Z">
              <w:rPr>
                <w:rFonts w:hint="eastAsia"/>
                <w:lang w:val="en-US" w:eastAsia="zh-CN"/>
              </w:rPr>
            </w:rPrChange>
          </w:rPr>
          <w:t>开合盖圈</w:t>
        </w:r>
      </w:ins>
      <w:ins w:id="21925" w:author="M00007797" w:date="2023-06-19T10:47:43Z">
        <w:r>
          <w:rPr>
            <w:rFonts w:hint="eastAsia"/>
            <w:color w:val="auto"/>
            <w:rPrChange w:id="21926" w:author="M00009081" w:date="2024-06-28T11:04:31Z">
              <w:rPr>
                <w:rFonts w:hint="eastAsia"/>
              </w:rPr>
            </w:rPrChange>
          </w:rPr>
          <w:t>】</w:t>
        </w:r>
      </w:ins>
      <w:ins w:id="21927" w:author="M00007797" w:date="2023-06-19T10:47:43Z">
        <w:r>
          <w:rPr>
            <w:rFonts w:hint="eastAsia"/>
            <w:color w:val="auto"/>
            <w:lang w:eastAsia="zh-CN"/>
            <w:rPrChange w:id="21928" w:author="M00009081" w:date="2024-06-28T11:04:31Z">
              <w:rPr>
                <w:rFonts w:hint="eastAsia"/>
                <w:lang w:eastAsia="zh-CN"/>
              </w:rPr>
            </w:rPrChange>
          </w:rPr>
          <w:t>，</w:t>
        </w:r>
      </w:ins>
      <w:ins w:id="21929" w:author="M00007797" w:date="2023-06-19T10:47:43Z">
        <w:r>
          <w:rPr>
            <w:rFonts w:hint="eastAsia"/>
            <w:color w:val="auto"/>
            <w:lang w:val="en-US" w:eastAsia="zh-CN"/>
            <w:rPrChange w:id="21930" w:author="M00009081" w:date="2024-06-28T11:03:58Z">
              <w:rPr>
                <w:rFonts w:hint="eastAsia"/>
                <w:lang w:val="en-US" w:eastAsia="zh-CN"/>
              </w:rPr>
            </w:rPrChange>
          </w:rPr>
          <w:t>关闭座圈座盖</w:t>
        </w:r>
      </w:ins>
      <w:ins w:id="21931" w:author="M00007797" w:date="2023-06-19T10:47:43Z">
        <w:r>
          <w:rPr>
            <w:rFonts w:hint="eastAsia"/>
            <w:color w:val="auto"/>
            <w:lang w:eastAsia="zh-CN"/>
            <w:rPrChange w:id="21932" w:author="M00009081" w:date="2024-06-28T11:04:31Z">
              <w:rPr>
                <w:rFonts w:hint="eastAsia"/>
                <w:lang w:eastAsia="zh-CN"/>
              </w:rPr>
            </w:rPrChange>
          </w:rPr>
          <w:t>。</w:t>
        </w:r>
      </w:ins>
      <w:ins w:id="21933" w:author="M00007797" w:date="2023-06-19T10:47:43Z">
        <w:r>
          <w:rPr>
            <w:rFonts w:hint="eastAsia"/>
            <w:color w:val="auto"/>
            <w:rPrChange w:id="21934" w:author="M00009081" w:date="2024-06-28T11:04:31Z">
              <w:rPr>
                <w:rFonts w:hint="eastAsia"/>
              </w:rPr>
            </w:rPrChange>
          </w:rPr>
          <w:tab/>
        </w:r>
      </w:ins>
      <w:ins w:id="21935" w:author="M00007797" w:date="2023-06-19T10:47:43Z">
        <w:r>
          <w:rPr>
            <w:rFonts w:hint="eastAsia"/>
            <w:color w:val="auto"/>
            <w:rPrChange w:id="21936" w:author="M00009081" w:date="2024-06-28T11:04:31Z">
              <w:rPr>
                <w:rFonts w:hint="eastAsia"/>
              </w:rPr>
            </w:rPrChange>
          </w:rPr>
          <w:tab/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1938" w:author="M00007797" w:date="2023-06-19T10:48:01Z"/>
          <w:rFonts w:hint="eastAsia" w:cs="Times New Roman"/>
          <w:color w:val="auto"/>
          <w:lang w:val="en-US" w:eastAsia="zh-CN"/>
          <w:rPrChange w:id="21939" w:author="M00009081" w:date="2024-06-28T11:04:31Z">
            <w:rPr>
              <w:ins w:id="21940" w:author="M00007797" w:date="2023-06-19T10:48:01Z"/>
              <w:rFonts w:hint="eastAsia" w:cs="宋体"/>
              <w:lang w:val="en-US" w:eastAsia="zh-CN"/>
            </w:rPr>
          </w:rPrChange>
        </w:rPr>
        <w:pPrChange w:id="21937" w:author="M00009081" w:date="2024-06-28T11:04:31Z">
          <w:pPr>
            <w:numPr>
              <w:ilvl w:val="-1"/>
              <w:numId w:val="0"/>
            </w:numPr>
            <w:ind w:left="1274" w:firstLine="0"/>
          </w:pPr>
        </w:pPrChange>
      </w:pPr>
      <w:ins w:id="21941" w:author="M00007797" w:date="2023-06-19T10:47:43Z">
        <w:r>
          <w:rPr>
            <w:rFonts w:hint="eastAsia" w:ascii="宋体" w:hAnsi="宋体" w:eastAsia="宋体" w:cs="Times New Roman"/>
            <w:color w:val="auto"/>
            <w:rPrChange w:id="21942" w:author="M00009081" w:date="2024-06-28T11:04:31Z">
              <w:rPr>
                <w:rFonts w:hint="eastAsia" w:ascii="宋体" w:hAnsi="宋体" w:eastAsia="宋体" w:cs="宋体"/>
              </w:rPr>
            </w:rPrChange>
          </w:rPr>
          <w:t>*</w:t>
        </w:r>
      </w:ins>
      <w:ins w:id="21943" w:author="M00007797" w:date="2023-06-19T10:47:43Z">
        <w:r>
          <w:rPr>
            <w:rFonts w:hint="eastAsia" w:cs="Times New Roman"/>
            <w:color w:val="auto"/>
            <w:lang w:val="en-US" w:eastAsia="zh-CN"/>
            <w:rPrChange w:id="21944" w:author="M00009081" w:date="2024-06-28T11:04:31Z">
              <w:rPr>
                <w:rFonts w:hint="eastAsia" w:cs="宋体"/>
                <w:lang w:val="en-US" w:eastAsia="zh-CN"/>
              </w:rPr>
            </w:rPrChange>
          </w:rPr>
          <w:t>当微波关闭状态下，着座后离座，离座冲水一次，3分钟内按遥控器“</w:t>
        </w:r>
      </w:ins>
      <w:ins w:id="21945" w:author="M00007797" w:date="2023-06-19T10:47:43Z">
        <w:r>
          <w:rPr>
            <w:rFonts w:hint="eastAsia"/>
            <w:color w:val="auto"/>
            <w:lang w:val="en-US" w:eastAsia="zh-CN"/>
            <w:rPrChange w:id="21946" w:author="M00009081" w:date="2024-06-28T11:03:58Z">
              <w:rPr>
                <w:rFonts w:hint="eastAsia"/>
                <w:lang w:val="en-US" w:eastAsia="zh-CN"/>
              </w:rPr>
            </w:rPrChange>
          </w:rPr>
          <w:t>开合盖圈</w:t>
        </w:r>
      </w:ins>
      <w:ins w:id="21947" w:author="M00007797" w:date="2023-06-19T10:47:43Z">
        <w:r>
          <w:rPr>
            <w:rFonts w:hint="eastAsia" w:cs="Times New Roman"/>
            <w:color w:val="auto"/>
            <w:lang w:val="en-US" w:eastAsia="zh-CN"/>
            <w:rPrChange w:id="21948" w:author="M00009081" w:date="2024-06-28T11:04:31Z">
              <w:rPr>
                <w:rFonts w:hint="eastAsia" w:cs="宋体"/>
                <w:lang w:val="en-US" w:eastAsia="zh-CN"/>
              </w:rPr>
            </w:rPrChange>
          </w:rPr>
          <w:t>”或者脚踢实现关盖，3分钟之后按遥控器“</w:t>
        </w:r>
      </w:ins>
      <w:ins w:id="21949" w:author="M00007797" w:date="2023-06-19T10:47:43Z">
        <w:r>
          <w:rPr>
            <w:rFonts w:hint="eastAsia"/>
            <w:color w:val="auto"/>
            <w:lang w:val="en-US" w:eastAsia="zh-CN"/>
            <w:rPrChange w:id="21950" w:author="M00009081" w:date="2024-06-28T11:03:58Z">
              <w:rPr>
                <w:rFonts w:hint="eastAsia"/>
                <w:lang w:val="en-US" w:eastAsia="zh-CN"/>
              </w:rPr>
            </w:rPrChange>
          </w:rPr>
          <w:t>开合盖圈</w:t>
        </w:r>
      </w:ins>
      <w:ins w:id="21951" w:author="M00007797" w:date="2023-06-19T10:47:43Z">
        <w:r>
          <w:rPr>
            <w:rFonts w:hint="eastAsia" w:cs="Times New Roman"/>
            <w:color w:val="auto"/>
            <w:lang w:val="en-US" w:eastAsia="zh-CN"/>
            <w:rPrChange w:id="21952" w:author="M00009081" w:date="2024-06-28T11:04:31Z">
              <w:rPr>
                <w:rFonts w:hint="eastAsia" w:cs="宋体"/>
                <w:lang w:val="en-US" w:eastAsia="zh-CN"/>
              </w:rPr>
            </w:rPrChange>
          </w:rPr>
          <w:t>”或者脚踢实现开圈。</w:t>
        </w:r>
      </w:ins>
    </w:p>
    <w:p>
      <w:pPr>
        <w:pStyle w:val="5"/>
        <w:ind w:left="1140"/>
        <w:rPr>
          <w:ins w:id="21954" w:author="M00007797" w:date="2023-06-19T11:32:53Z"/>
        </w:rPr>
        <w:pPrChange w:id="21953" w:author="M00000676" w:date="2023-11-25T17:34:41Z">
          <w:pPr>
            <w:pStyle w:val="5"/>
            <w:ind w:left="1146"/>
          </w:pPr>
        </w:pPrChange>
      </w:pPr>
      <w:ins w:id="21955" w:author="M00007797" w:date="2023-06-19T11:32:53Z">
        <w:bookmarkStart w:id="1275" w:name="_Toc30334"/>
        <w:bookmarkStart w:id="1276" w:name="_Toc7025"/>
        <w:bookmarkStart w:id="1277" w:name="_Toc14072"/>
        <w:bookmarkStart w:id="1278" w:name="_Toc32308"/>
        <w:bookmarkStart w:id="1279" w:name="_Toc19677"/>
        <w:bookmarkStart w:id="1280" w:name="_Toc5537"/>
        <w:bookmarkStart w:id="1281" w:name="_Toc6894"/>
        <w:r>
          <w:rPr>
            <w:rFonts w:hint="eastAsia"/>
          </w:rPr>
          <w:t>离座冲水</w:t>
        </w:r>
        <w:bookmarkEnd w:id="1275"/>
        <w:bookmarkEnd w:id="1276"/>
        <w:bookmarkEnd w:id="1277"/>
        <w:bookmarkEnd w:id="1278"/>
        <w:bookmarkEnd w:id="1279"/>
        <w:bookmarkEnd w:id="1280"/>
        <w:bookmarkEnd w:id="1281"/>
      </w:ins>
    </w:p>
    <w:p>
      <w:pPr>
        <w:pStyle w:val="187"/>
        <w:numPr>
          <w:ilvl w:val="-1"/>
          <w:numId w:val="0"/>
        </w:numPr>
        <w:ind w:left="979" w:leftChars="466" w:firstLine="344" w:firstLineChars="164"/>
        <w:rPr>
          <w:ins w:id="21957" w:author="M00009081" w:date="2024-06-28T11:08:49Z"/>
          <w:rFonts w:hint="eastAsia"/>
          <w:color w:val="auto"/>
          <w:lang w:val="en-US" w:eastAsia="zh-CN"/>
          <w:rPrChange w:id="21958" w:author="M00009081" w:date="2024-06-28T11:08:54Z">
            <w:rPr>
              <w:ins w:id="21959" w:author="M00009081" w:date="2024-06-28T11:08:49Z"/>
              <w:rFonts w:hint="eastAsia"/>
              <w:color w:val="auto"/>
              <w:lang w:val="en-US" w:eastAsia="zh-CN"/>
            </w:rPr>
          </w:rPrChange>
        </w:rPr>
        <w:pPrChange w:id="21956" w:author="M00009081" w:date="2024-06-28T11:08:54Z">
          <w:pPr>
            <w:numPr>
              <w:ilvl w:val="-1"/>
              <w:numId w:val="0"/>
            </w:numPr>
            <w:ind w:left="1274" w:firstLine="0"/>
          </w:pPr>
        </w:pPrChange>
      </w:pPr>
      <w:ins w:id="21960" w:author="M00007797" w:date="2023-06-19T11:34:25Z">
        <w:r>
          <w:rPr>
            <w:rFonts w:hint="eastAsia"/>
            <w:color w:val="auto"/>
            <w:lang w:val="en-US" w:eastAsia="zh-CN"/>
            <w:rPrChange w:id="21961" w:author="M00009081" w:date="2024-06-28T11:08:54Z">
              <w:rPr>
                <w:rFonts w:hint="eastAsia"/>
                <w:color w:val="auto"/>
                <w:lang w:val="en-US" w:eastAsia="zh-CN"/>
              </w:rPr>
            </w:rPrChange>
          </w:rPr>
          <w:t>功能描述：</w:t>
        </w:r>
      </w:ins>
    </w:p>
    <w:p>
      <w:pPr>
        <w:pStyle w:val="187"/>
        <w:numPr>
          <w:ilvl w:val="-1"/>
          <w:numId w:val="0"/>
        </w:numPr>
        <w:ind w:left="0" w:leftChars="0" w:firstLine="1680" w:firstLineChars="800"/>
        <w:rPr>
          <w:ins w:id="21963" w:author="M00007797" w:date="2023-06-19T10:47:43Z"/>
          <w:rFonts w:hint="eastAsia" w:cs="Times New Roman"/>
          <w:color w:val="auto"/>
          <w:lang w:val="en-US" w:eastAsia="zh-CN"/>
          <w:rPrChange w:id="21964" w:author="M00009081" w:date="2024-06-28T11:09:27Z">
            <w:rPr>
              <w:ins w:id="21965" w:author="M00007797" w:date="2023-06-19T10:47:43Z"/>
              <w:rFonts w:hint="default" w:cs="宋体"/>
              <w:lang w:val="en-US" w:eastAsia="zh-CN"/>
            </w:rPr>
          </w:rPrChange>
        </w:rPr>
        <w:pPrChange w:id="21962" w:author="M00009081" w:date="2024-06-28T11:09:32Z">
          <w:pPr>
            <w:numPr>
              <w:ilvl w:val="-1"/>
              <w:numId w:val="0"/>
            </w:numPr>
            <w:ind w:left="1274" w:firstLine="0"/>
          </w:pPr>
        </w:pPrChange>
      </w:pPr>
      <w:ins w:id="21966" w:author="M00007797" w:date="2023-06-19T11:34:25Z">
        <w:r>
          <w:rPr>
            <w:rFonts w:hint="eastAsia"/>
            <w:color w:val="auto"/>
            <w:lang w:val="en-US" w:eastAsia="zh-CN"/>
            <w:rPrChange w:id="21967" w:author="M00009081" w:date="2024-06-28T11:09:27Z">
              <w:rPr>
                <w:rFonts w:hint="eastAsia"/>
                <w:color w:val="auto"/>
                <w:lang w:val="en-US" w:eastAsia="zh-CN"/>
              </w:rPr>
            </w:rPrChange>
          </w:rPr>
          <w:t>离座时执行离座冲水功能。（着座时有过冲水之后并无再次清洗，离座后不冲水）</w:t>
        </w:r>
      </w:ins>
    </w:p>
    <w:p>
      <w:pPr>
        <w:pStyle w:val="187"/>
        <w:ind w:left="993" w:leftChars="339" w:hanging="281" w:hangingChars="134"/>
        <w:rPr>
          <w:del w:id="21969" w:author="M00007797" w:date="2023-07-10T11:42:03Z"/>
          <w:rFonts w:hint="eastAsia" w:eastAsia="宋体"/>
          <w:lang w:val="en-US" w:eastAsia="zh-CN"/>
          <w:rPrChange w:id="21970" w:author="M00006686" w:date="2021-07-30T11:45:56Z">
            <w:rPr>
              <w:del w:id="21971" w:author="M00007797" w:date="2023-07-10T11:42:03Z"/>
              <w:rFonts w:hint="default" w:eastAsia="宋体"/>
              <w:lang w:val="en-US" w:eastAsia="zh-CN"/>
            </w:rPr>
          </w:rPrChange>
        </w:rPr>
        <w:pPrChange w:id="21968" w:author="M00007797" w:date="2023-06-19T10:40:31Z">
          <w:pPr>
            <w:pStyle w:val="190"/>
            <w:ind w:left="1411" w:firstLine="0" w:firstLineChars="0"/>
          </w:pPr>
        </w:pPrChange>
      </w:pPr>
    </w:p>
    <w:p>
      <w:pPr>
        <w:pStyle w:val="5"/>
        <w:numPr>
          <w:ilvl w:val="-1"/>
          <w:numId w:val="0"/>
        </w:numPr>
        <w:ind w:left="0" w:firstLine="0"/>
        <w:rPr>
          <w:del w:id="21973" w:author="M00007797" w:date="2023-07-10T11:42:03Z"/>
        </w:rPr>
        <w:pPrChange w:id="21972" w:author="M00007797" w:date="2023-06-19T11:35:01Z">
          <w:pPr>
            <w:pStyle w:val="5"/>
            <w:ind w:left="1146"/>
          </w:pPr>
        </w:pPrChange>
      </w:pPr>
      <w:del w:id="21974" w:author="M00007797" w:date="2023-07-10T11:42:03Z">
        <w:bookmarkStart w:id="1282" w:name="_Toc18998"/>
        <w:bookmarkStart w:id="1283" w:name="_Toc5819"/>
        <w:bookmarkStart w:id="1284" w:name="_Toc899"/>
        <w:bookmarkStart w:id="1285" w:name="_Toc14005"/>
        <w:bookmarkStart w:id="1286" w:name="_Toc6248492"/>
        <w:bookmarkStart w:id="1287" w:name="_Toc11147"/>
        <w:bookmarkStart w:id="1288" w:name="_Toc20679"/>
        <w:bookmarkStart w:id="1289" w:name="_Toc26085"/>
        <w:bookmarkStart w:id="1290" w:name="_Toc19931"/>
        <w:bookmarkStart w:id="1291" w:name="_Toc22228"/>
        <w:bookmarkStart w:id="1292" w:name="_Toc3081"/>
        <w:bookmarkStart w:id="1293" w:name="_Toc19132"/>
        <w:bookmarkStart w:id="1294" w:name="_Toc22585"/>
        <w:r>
          <w:rPr>
            <w:rFonts w:hint="eastAsia"/>
          </w:rPr>
          <w:delText>陶瓷冲水</w:delText>
        </w:r>
        <w:bookmarkEnd w:id="1282"/>
        <w:bookmarkEnd w:id="1283"/>
        <w:bookmarkEnd w:id="1284"/>
        <w:bookmarkEnd w:id="1285"/>
        <w:bookmarkEnd w:id="1286"/>
        <w:bookmarkEnd w:id="1287"/>
        <w:bookmarkEnd w:id="1288"/>
        <w:bookmarkEnd w:id="1289"/>
        <w:bookmarkEnd w:id="1290"/>
        <w:bookmarkEnd w:id="1291"/>
        <w:bookmarkEnd w:id="1292"/>
        <w:bookmarkEnd w:id="1293"/>
        <w:bookmarkEnd w:id="1294"/>
      </w:del>
    </w:p>
    <w:p>
      <w:pPr>
        <w:rPr>
          <w:del w:id="21975" w:author="M00007797" w:date="2023-07-10T11:42:03Z"/>
        </w:rPr>
      </w:pPr>
      <w:del w:id="21976" w:author="M00007797" w:date="2023-07-10T11:42:03Z">
        <w:r>
          <w:rPr>
            <w:rFonts w:hint="eastAsia"/>
          </w:rPr>
          <w:delText xml:space="preserve">     1、操作方式：短按【旋钮】、</w:delText>
        </w:r>
      </w:del>
      <w:del w:id="21977" w:author="M00007797" w:date="2023-07-10T11:42:03Z">
        <w:r>
          <w:rPr>
            <w:rFonts w:hint="eastAsia"/>
            <w:lang w:val="en-US" w:eastAsia="zh-CN"/>
          </w:rPr>
          <w:delText>短按</w:delText>
        </w:r>
      </w:del>
      <w:ins w:id="21978" w:author="M00009068" w:date="2021-11-19T15:12:34Z">
        <w:del w:id="21979" w:author="M00007797" w:date="2023-07-10T11:42:03Z">
          <w:r>
            <w:rPr>
              <w:rFonts w:hint="eastAsia"/>
              <w:lang w:val="en-US" w:eastAsia="zh-CN"/>
            </w:rPr>
            <w:delText>或</w:delText>
          </w:r>
        </w:del>
      </w:ins>
      <w:del w:id="21980" w:author="M00007797" w:date="2023-07-10T11:42:03Z">
        <w:r>
          <w:rPr>
            <w:rFonts w:hint="eastAsia"/>
            <w:lang w:val="en-US" w:eastAsia="zh-CN"/>
          </w:rPr>
          <w:delText>长按</w:delText>
        </w:r>
      </w:del>
      <w:del w:id="21981" w:author="M00007797" w:date="2023-07-10T11:42:03Z">
        <w:r>
          <w:rPr>
            <w:rFonts w:hint="eastAsia"/>
          </w:rPr>
          <w:delText>【遥控冲水】</w:delText>
        </w:r>
      </w:del>
    </w:p>
    <w:p>
      <w:pPr>
        <w:rPr>
          <w:del w:id="21982" w:author="M00007797" w:date="2023-07-10T11:42:03Z"/>
          <w:rFonts w:hint="eastAsia"/>
        </w:rPr>
      </w:pPr>
      <w:del w:id="21983" w:author="M00007797" w:date="2023-07-10T11:42:03Z">
        <w:r>
          <w:rPr>
            <w:rFonts w:hint="eastAsia"/>
          </w:rPr>
          <w:delText xml:space="preserve">     2、功能描述：通电状态下，短按【遥控冲水】键发送陶瓷</w:delText>
        </w:r>
      </w:del>
      <w:del w:id="21984" w:author="M00007797" w:date="2023-07-10T11:42:03Z">
        <w:r>
          <w:rPr>
            <w:rFonts w:hint="eastAsia"/>
            <w:lang w:val="en-US" w:eastAsia="zh-CN"/>
          </w:rPr>
          <w:delText>小</w:delText>
        </w:r>
      </w:del>
      <w:del w:id="21985" w:author="M00007797" w:date="2023-07-10T11:42:03Z">
        <w:r>
          <w:rPr>
            <w:rFonts w:hint="eastAsia"/>
          </w:rPr>
          <w:delText>冲水命令。</w:delText>
        </w:r>
      </w:del>
    </w:p>
    <w:p>
      <w:pPr>
        <w:rPr>
          <w:del w:id="21986" w:author="M00007797" w:date="2023-07-10T11:42:03Z"/>
          <w:rFonts w:hint="eastAsia" w:eastAsia="宋体"/>
          <w:lang w:val="en-US" w:eastAsia="zh-CN"/>
        </w:rPr>
      </w:pPr>
      <w:del w:id="21987" w:author="M00007797" w:date="2023-07-10T11:42:03Z">
        <w:r>
          <w:rPr>
            <w:rFonts w:hint="eastAsia"/>
            <w:lang w:val="en-US" w:eastAsia="zh-CN"/>
          </w:rPr>
          <w:delText xml:space="preserve">                              </w:delText>
        </w:r>
      </w:del>
      <w:del w:id="21988" w:author="M00007797" w:date="2023-07-10T11:42:03Z">
        <w:r>
          <w:rPr>
            <w:rFonts w:hint="eastAsia"/>
          </w:rPr>
          <w:delText>短按【旋钮】、</w:delText>
        </w:r>
      </w:del>
      <w:del w:id="21989" w:author="M00007797" w:date="2023-07-10T11:42:03Z">
        <w:r>
          <w:rPr>
            <w:rFonts w:hint="eastAsia"/>
            <w:lang w:val="en-US" w:eastAsia="zh-CN"/>
          </w:rPr>
          <w:delText>长按</w:delText>
        </w:r>
      </w:del>
      <w:del w:id="21990" w:author="M00007797" w:date="2023-07-10T11:42:03Z">
        <w:r>
          <w:rPr>
            <w:rFonts w:hint="eastAsia"/>
          </w:rPr>
          <w:delText>【遥控冲水】键</w:delText>
        </w:r>
      </w:del>
      <w:del w:id="21991" w:author="M00007797" w:date="2023-07-10T11:42:03Z">
        <w:r>
          <w:rPr>
            <w:rFonts w:hint="eastAsia"/>
            <w:lang w:val="en-US" w:eastAsia="zh-CN"/>
          </w:rPr>
          <w:delText>3秒</w:delText>
        </w:r>
      </w:del>
      <w:del w:id="21992" w:author="M00007797" w:date="2023-07-10T11:42:03Z">
        <w:r>
          <w:rPr>
            <w:rFonts w:hint="eastAsia"/>
          </w:rPr>
          <w:delText>发送陶瓷</w:delText>
        </w:r>
      </w:del>
      <w:del w:id="21993" w:author="M00007797" w:date="2023-07-10T11:42:03Z">
        <w:r>
          <w:rPr>
            <w:rFonts w:hint="eastAsia"/>
            <w:lang w:val="en-US" w:eastAsia="zh-CN"/>
          </w:rPr>
          <w:delText>大</w:delText>
        </w:r>
      </w:del>
      <w:del w:id="21994" w:author="M00007797" w:date="2023-07-10T11:42:03Z">
        <w:r>
          <w:rPr>
            <w:rFonts w:hint="eastAsia"/>
          </w:rPr>
          <w:delText>冲水命令</w:delText>
        </w:r>
      </w:del>
      <w:del w:id="21995" w:author="M00007797" w:date="2023-07-10T11:42:03Z">
        <w:r>
          <w:rPr>
            <w:rFonts w:hint="eastAsia"/>
            <w:lang w:eastAsia="zh-CN"/>
          </w:rPr>
          <w:delText>。</w:delText>
        </w:r>
      </w:del>
    </w:p>
    <w:p>
      <w:pPr>
        <w:ind w:firstLine="0" w:firstLineChars="0"/>
        <w:rPr>
          <w:del w:id="21997" w:author="M00007797" w:date="2023-07-10T11:42:03Z"/>
        </w:rPr>
        <w:pPrChange w:id="21996" w:author="M00007797" w:date="2023-06-19T11:35:01Z">
          <w:pPr>
            <w:ind w:firstLine="840" w:firstLineChars="400"/>
          </w:pPr>
        </w:pPrChange>
      </w:pPr>
      <w:del w:id="21998" w:author="M00007797" w:date="2023-07-10T11:42:03Z">
        <w:r>
          <w:rPr>
            <w:rFonts w:hint="eastAsia"/>
          </w:rPr>
          <w:delText>功能运行次序：冲刷虹吸</w:delText>
        </w:r>
      </w:del>
      <w:del w:id="21999" w:author="M00007797" w:date="2023-07-10T11:42:03Z">
        <w:r>
          <w:rPr>
            <w:rFonts w:hint="eastAsia"/>
            <w:lang w:val="en-US" w:eastAsia="zh-CN"/>
          </w:rPr>
          <w:delText>同时双冲</w:delText>
        </w:r>
      </w:del>
      <w:ins w:id="22000" w:author="M00009068" w:date="2022-08-04T13:58:33Z">
        <w:del w:id="22001" w:author="M00007797" w:date="2023-07-10T11:42:03Z">
          <w:r>
            <w:rPr>
              <w:rFonts w:hint="eastAsia"/>
              <w:lang w:val="en-US" w:eastAsia="zh-CN"/>
            </w:rPr>
            <w:delText>，</w:delText>
          </w:r>
        </w:del>
      </w:ins>
      <w:ins w:id="22002" w:author="M00009068" w:date="2022-08-04T13:58:29Z">
        <w:del w:id="22003" w:author="M00007797" w:date="2023-07-10T11:42:03Z">
          <w:r>
            <w:rPr>
              <w:rFonts w:hint="eastAsia"/>
              <w:highlight w:val="yellow"/>
              <w:lang w:val="en-US" w:eastAsia="zh-CN"/>
              <w:rPrChange w:id="22004" w:author="M00009068" w:date="2022-08-04T13:58:41Z">
                <w:rPr>
                  <w:rFonts w:hint="eastAsia"/>
                  <w:lang w:val="en-US" w:eastAsia="zh-CN"/>
                </w:rPr>
              </w:rPrChange>
            </w:rPr>
            <w:delText>冲水前先开启水泵0.2秒断开0.1秒再冲水（包含大</w:delText>
          </w:r>
        </w:del>
      </w:ins>
      <w:ins w:id="22005" w:author="M00009068" w:date="2022-08-04T13:58:29Z">
        <w:del w:id="22006" w:author="M00007797" w:date="2023-07-10T11:42:03Z">
          <w:r>
            <w:rPr>
              <w:rFonts w:hint="eastAsia"/>
              <w:highlight w:val="yellow"/>
              <w:lang w:val="en-US" w:eastAsia="zh-CN"/>
              <w:rPrChange w:id="22007" w:author="M00009068" w:date="2022-08-04T13:58:41Z">
                <w:rPr>
                  <w:rFonts w:hint="eastAsia"/>
                  <w:lang w:val="en-US" w:eastAsia="zh-CN"/>
                </w:rPr>
              </w:rPrChange>
            </w:rPr>
            <w:delText>小冲）</w:delText>
          </w:r>
        </w:del>
      </w:ins>
      <w:del w:id="22008" w:author="M00007797" w:date="2023-07-10T11:42:03Z">
        <w:r>
          <w:rPr>
            <w:rFonts w:hint="eastAsia"/>
          </w:rPr>
          <w:delText>；</w:delText>
        </w:r>
      </w:del>
    </w:p>
    <w:p>
      <w:pPr>
        <w:numPr>
          <w:ilvl w:val="-1"/>
          <w:numId w:val="0"/>
        </w:numPr>
        <w:ind w:left="0"/>
        <w:rPr>
          <w:del w:id="22010" w:author="M00007797" w:date="2023-07-10T11:42:03Z"/>
        </w:rPr>
        <w:pPrChange w:id="22009" w:author="M00007797" w:date="2023-06-19T11:35:01Z">
          <w:pPr>
            <w:numPr>
              <w:ilvl w:val="0"/>
              <w:numId w:val="28"/>
            </w:numPr>
            <w:ind w:left="525"/>
          </w:pPr>
        </w:pPrChange>
      </w:pPr>
      <w:del w:id="22011" w:author="M00007797" w:date="2023-07-10T11:42:03Z">
        <w:r>
          <w:rPr>
            <w:rFonts w:hint="eastAsia"/>
            <w:lang w:val="en-US" w:eastAsia="zh-CN"/>
          </w:rPr>
          <w:delText>大冲</w:delText>
        </w:r>
      </w:del>
      <w:del w:id="22012" w:author="M00007797" w:date="2023-07-10T11:42:03Z">
        <w:r>
          <w:rPr>
            <w:rFonts w:hint="eastAsia"/>
          </w:rPr>
          <w:delText>冲水水量：</w:delText>
        </w:r>
      </w:del>
      <w:del w:id="22013" w:author="M00007797" w:date="2023-07-10T11:42:03Z">
        <w:r>
          <w:rPr>
            <w:rFonts w:hint="eastAsia"/>
            <w:lang w:val="en-US" w:eastAsia="zh-CN"/>
          </w:rPr>
          <w:delText>4.7-</w:delText>
        </w:r>
      </w:del>
      <w:del w:id="22014" w:author="M00007797" w:date="2023-07-10T11:42:03Z">
        <w:r>
          <w:rPr>
            <w:rFonts w:hint="eastAsia"/>
          </w:rPr>
          <w:delText>~</w:delText>
        </w:r>
      </w:del>
      <w:del w:id="22015" w:author="M00007797" w:date="2023-07-10T11:42:03Z">
        <w:r>
          <w:rPr>
            <w:rFonts w:hint="eastAsia"/>
            <w:lang w:val="en-US" w:eastAsia="zh-CN"/>
          </w:rPr>
          <w:delText>4</w:delText>
        </w:r>
      </w:del>
      <w:del w:id="22016" w:author="M00007797" w:date="2023-07-10T11:42:03Z">
        <w:r>
          <w:rPr>
            <w:rFonts w:hint="eastAsia"/>
          </w:rPr>
          <w:delText>.9L；</w:delText>
        </w:r>
      </w:del>
      <w:ins w:id="22017" w:author="yefeiting" w:date="2021-10-19T14:21:27Z">
        <w:del w:id="22018" w:author="M00007797" w:date="2023-07-10T11:42:03Z">
          <w:r>
            <w:rPr>
              <w:rFonts w:hint="eastAsia"/>
              <w:lang w:val="en-US" w:eastAsia="zh-CN"/>
            </w:rPr>
            <w:delText>冲水</w:delText>
          </w:r>
        </w:del>
      </w:ins>
      <w:ins w:id="22019" w:author="yefeiting" w:date="2021-10-19T14:21:28Z">
        <w:del w:id="22020" w:author="M00007797" w:date="2023-07-10T11:42:03Z">
          <w:r>
            <w:rPr>
              <w:rFonts w:hint="eastAsia"/>
              <w:lang w:val="en-US" w:eastAsia="zh-CN"/>
            </w:rPr>
            <w:delText>时间</w:delText>
          </w:r>
        </w:del>
      </w:ins>
      <w:ins w:id="22021" w:author="yefeiting" w:date="2021-10-19T14:21:30Z">
        <w:del w:id="22022" w:author="M00007797" w:date="2023-07-10T11:42:03Z">
          <w:r>
            <w:rPr>
              <w:rFonts w:hint="eastAsia"/>
              <w:lang w:val="en-US" w:eastAsia="zh-CN"/>
            </w:rPr>
            <w:delText>：</w:delText>
          </w:r>
        </w:del>
      </w:ins>
      <w:ins w:id="22023" w:author="Administrator" w:date="2021-10-26T19:21:27Z">
        <w:del w:id="22024" w:author="M00007797" w:date="2023-07-10T11:42:03Z">
          <w:r>
            <w:rPr>
              <w:rFonts w:hint="eastAsia"/>
              <w:lang w:val="en-US" w:eastAsia="zh-CN"/>
            </w:rPr>
            <w:delText>3.</w:delText>
          </w:r>
        </w:del>
      </w:ins>
      <w:ins w:id="22025" w:author="M00009068" w:date="2021-11-08T16:33:34Z">
        <w:del w:id="22026" w:author="M00007797" w:date="2023-07-10T11:42:03Z">
          <w:r>
            <w:rPr>
              <w:rFonts w:hint="eastAsia"/>
              <w:lang w:val="en-US" w:eastAsia="zh-CN"/>
            </w:rPr>
            <w:delText>6</w:delText>
          </w:r>
        </w:del>
      </w:ins>
      <w:ins w:id="22027" w:author="Administrator" w:date="2021-10-26T19:21:27Z">
        <w:del w:id="22028" w:author="M00007797" w:date="2023-07-10T11:42:03Z">
          <w:r>
            <w:rPr>
              <w:rFonts w:hint="eastAsia"/>
              <w:lang w:val="en-US" w:eastAsia="zh-CN"/>
            </w:rPr>
            <w:delText>4</w:delText>
          </w:r>
        </w:del>
      </w:ins>
      <w:ins w:id="22029" w:author="yefeiting" w:date="2021-10-19T14:22:04Z">
        <w:del w:id="22030" w:author="M00007797" w:date="2023-07-10T11:42:03Z">
          <w:r>
            <w:rPr>
              <w:rFonts w:hint="eastAsia"/>
              <w:lang w:val="en-US" w:eastAsia="zh-CN"/>
            </w:rPr>
            <w:delText>2</w:delText>
          </w:r>
        </w:del>
      </w:ins>
      <w:ins w:id="22031" w:author="yefeiting" w:date="2021-10-19T14:22:05Z">
        <w:del w:id="22032" w:author="M00007797" w:date="2023-07-10T11:42:03Z">
          <w:r>
            <w:rPr>
              <w:rFonts w:hint="eastAsia"/>
              <w:lang w:val="en-US" w:eastAsia="zh-CN"/>
            </w:rPr>
            <w:delText>.6</w:delText>
          </w:r>
        </w:del>
      </w:ins>
      <w:ins w:id="22033" w:author="yefeiting" w:date="2021-10-19T14:22:06Z">
        <w:del w:id="22034" w:author="M00007797" w:date="2023-07-10T11:42:03Z">
          <w:r>
            <w:rPr>
              <w:rFonts w:hint="eastAsia"/>
              <w:lang w:val="en-US" w:eastAsia="zh-CN"/>
            </w:rPr>
            <w:delText>s</w:delText>
          </w:r>
        </w:del>
      </w:ins>
    </w:p>
    <w:p>
      <w:pPr>
        <w:numPr>
          <w:ilvl w:val="-1"/>
          <w:numId w:val="0"/>
        </w:numPr>
        <w:ind w:left="0"/>
        <w:rPr>
          <w:del w:id="22036" w:author="M00007797" w:date="2023-07-10T11:42:03Z"/>
        </w:rPr>
        <w:pPrChange w:id="22035" w:author="M00007797" w:date="2023-06-19T11:35:01Z">
          <w:pPr>
            <w:numPr>
              <w:ilvl w:val="0"/>
              <w:numId w:val="28"/>
            </w:numPr>
            <w:ind w:left="525"/>
          </w:pPr>
        </w:pPrChange>
      </w:pPr>
      <w:del w:id="22037" w:author="M00007797" w:date="2023-07-10T11:42:03Z">
        <w:r>
          <w:rPr>
            <w:rFonts w:hint="eastAsia"/>
            <w:lang w:val="en-US" w:eastAsia="zh-CN"/>
          </w:rPr>
          <w:delText>小冲冲水水量：3.</w:delText>
        </w:r>
      </w:del>
      <w:ins w:id="22038" w:author="M00009068" w:date="2021-11-19T15:13:36Z">
        <w:del w:id="22039" w:author="M00007797" w:date="2023-07-10T11:42:03Z">
          <w:r>
            <w:rPr>
              <w:rFonts w:hint="eastAsia"/>
              <w:lang w:val="en-US" w:eastAsia="zh-CN"/>
            </w:rPr>
            <w:delText>3</w:delText>
          </w:r>
        </w:del>
      </w:ins>
      <w:del w:id="22040" w:author="M00007797" w:date="2023-07-10T11:42:03Z">
        <w:r>
          <w:rPr>
            <w:rFonts w:hint="eastAsia"/>
            <w:lang w:val="en-US" w:eastAsia="zh-CN"/>
          </w:rPr>
          <w:delText>4-3.</w:delText>
        </w:r>
      </w:del>
      <w:ins w:id="22041" w:author="M00009068" w:date="2021-11-19T15:13:39Z">
        <w:del w:id="22042" w:author="M00007797" w:date="2023-07-10T11:42:03Z">
          <w:r>
            <w:rPr>
              <w:rFonts w:hint="eastAsia"/>
              <w:lang w:val="en-US" w:eastAsia="zh-CN"/>
            </w:rPr>
            <w:delText>5</w:delText>
          </w:r>
        </w:del>
      </w:ins>
      <w:del w:id="22043" w:author="M00007797" w:date="2023-07-10T11:42:03Z">
        <w:r>
          <w:rPr>
            <w:rFonts w:hint="eastAsia"/>
            <w:lang w:val="en-US" w:eastAsia="zh-CN"/>
          </w:rPr>
          <w:delText>6L；</w:delText>
        </w:r>
      </w:del>
      <w:ins w:id="22044" w:author="yefeiting" w:date="2021-10-19T14:22:11Z">
        <w:del w:id="22045" w:author="M00007797" w:date="2023-07-10T11:42:03Z">
          <w:r>
            <w:rPr>
              <w:rFonts w:hint="eastAsia"/>
              <w:lang w:val="en-US" w:eastAsia="zh-CN"/>
            </w:rPr>
            <w:delText>冲水时间：</w:delText>
          </w:r>
        </w:del>
      </w:ins>
      <w:ins w:id="22046" w:author="Administrator" w:date="2021-10-26T19:21:34Z">
        <w:del w:id="22047" w:author="M00007797" w:date="2023-07-10T11:42:03Z">
          <w:r>
            <w:rPr>
              <w:rFonts w:hint="eastAsia"/>
              <w:lang w:val="en-US" w:eastAsia="zh-CN"/>
            </w:rPr>
            <w:delText>2.</w:delText>
          </w:r>
        </w:del>
      </w:ins>
      <w:ins w:id="22048" w:author="M00009068" w:date="2021-11-29T09:31:23Z">
        <w:del w:id="22049" w:author="M00007797" w:date="2023-07-10T11:42:03Z">
          <w:r>
            <w:rPr>
              <w:rFonts w:hint="eastAsia"/>
              <w:lang w:val="en-US" w:eastAsia="zh-CN"/>
            </w:rPr>
            <w:delText>4</w:delText>
          </w:r>
        </w:del>
      </w:ins>
      <w:ins w:id="22050" w:author="Administrator" w:date="2021-10-26T19:21:38Z">
        <w:del w:id="22051" w:author="M00007797" w:date="2023-07-10T11:42:03Z">
          <w:r>
            <w:rPr>
              <w:rFonts w:hint="eastAsia"/>
              <w:lang w:val="en-US" w:eastAsia="zh-CN"/>
            </w:rPr>
            <w:delText>6</w:delText>
          </w:r>
        </w:del>
      </w:ins>
      <w:ins w:id="22052" w:author="yefeiting" w:date="2021-10-19T14:22:14Z">
        <w:del w:id="22053" w:author="M00007797" w:date="2023-07-10T11:42:03Z">
          <w:r>
            <w:rPr>
              <w:rFonts w:hint="eastAsia"/>
              <w:lang w:val="en-US" w:eastAsia="zh-CN"/>
            </w:rPr>
            <w:delText>3</w:delText>
          </w:r>
        </w:del>
      </w:ins>
      <w:ins w:id="22054" w:author="yefeiting" w:date="2021-10-19T14:22:15Z">
        <w:del w:id="22055" w:author="M00007797" w:date="2023-07-10T11:42:03Z">
          <w:r>
            <w:rPr>
              <w:rFonts w:hint="eastAsia"/>
              <w:lang w:val="en-US" w:eastAsia="zh-CN"/>
            </w:rPr>
            <w:delText>.4</w:delText>
          </w:r>
        </w:del>
      </w:ins>
      <w:ins w:id="22056" w:author="yefeiting" w:date="2021-10-19T14:22:16Z">
        <w:del w:id="22057" w:author="M00007797" w:date="2023-07-10T11:42:03Z">
          <w:r>
            <w:rPr>
              <w:rFonts w:hint="eastAsia"/>
              <w:lang w:val="en-US" w:eastAsia="zh-CN"/>
            </w:rPr>
            <w:delText>s</w:delText>
          </w:r>
        </w:del>
      </w:ins>
    </w:p>
    <w:p>
      <w:pPr>
        <w:rPr>
          <w:del w:id="22058" w:author="M00007797" w:date="2023-07-10T11:42:03Z"/>
          <w:rFonts w:hint="eastAsia"/>
          <w:lang w:val="en-US" w:eastAsia="zh-CN"/>
        </w:rPr>
      </w:pPr>
      <w:del w:id="22059" w:author="M00007797" w:date="2023-07-10T11:42:03Z">
        <w:r>
          <w:rPr>
            <w:rFonts w:hint="eastAsia"/>
            <w:lang w:val="en-US" w:eastAsia="zh-CN"/>
          </w:rPr>
          <w:delText xml:space="preserve">     * 补水方式由进水阀补水管进行补水。</w:delText>
        </w:r>
      </w:del>
    </w:p>
    <w:p>
      <w:pPr>
        <w:rPr>
          <w:del w:id="22060" w:author="M00007797" w:date="2023-07-10T11:42:03Z"/>
          <w:rFonts w:hint="default"/>
          <w:lang w:val="en-US" w:eastAsia="zh-CN"/>
        </w:rPr>
      </w:pPr>
    </w:p>
    <w:p>
      <w:pPr>
        <w:pStyle w:val="5"/>
        <w:numPr>
          <w:ilvl w:val="-1"/>
          <w:numId w:val="0"/>
        </w:numPr>
        <w:ind w:left="0" w:firstLine="0"/>
        <w:rPr>
          <w:del w:id="22062" w:author="M00007797" w:date="2023-07-10T11:42:03Z"/>
        </w:rPr>
        <w:pPrChange w:id="22061" w:author="M00007797" w:date="2023-06-19T11:35:01Z">
          <w:pPr>
            <w:pStyle w:val="5"/>
            <w:ind w:left="1146"/>
          </w:pPr>
        </w:pPrChange>
      </w:pPr>
      <w:del w:id="22063" w:author="M00007797" w:date="2023-07-10T11:42:03Z">
        <w:bookmarkStart w:id="1295" w:name="_Toc17173"/>
        <w:bookmarkStart w:id="1296" w:name="_Toc22448"/>
        <w:bookmarkStart w:id="1297" w:name="_Toc7894"/>
        <w:bookmarkStart w:id="1298" w:name="_Toc23348"/>
        <w:bookmarkStart w:id="1299" w:name="_Toc11060"/>
        <w:bookmarkStart w:id="1300" w:name="_Toc10806"/>
        <w:bookmarkStart w:id="1301" w:name="_Toc27673"/>
        <w:bookmarkStart w:id="1302" w:name="_Toc21895"/>
        <w:bookmarkStart w:id="1303" w:name="_Toc6248493"/>
        <w:bookmarkStart w:id="1304" w:name="_Toc16396"/>
        <w:bookmarkStart w:id="1305" w:name="_Toc30772"/>
        <w:bookmarkStart w:id="1306" w:name="_Toc8362"/>
        <w:bookmarkStart w:id="1307" w:name="_Toc27491"/>
        <w:r>
          <w:rPr>
            <w:rFonts w:hint="eastAsia"/>
          </w:rPr>
          <w:delText>干燥冲水</w:delText>
        </w:r>
        <w:bookmarkEnd w:id="1295"/>
        <w:bookmarkEnd w:id="1296"/>
        <w:bookmarkEnd w:id="1297"/>
        <w:bookmarkEnd w:id="1298"/>
        <w:bookmarkEnd w:id="1299"/>
        <w:bookmarkEnd w:id="1300"/>
        <w:bookmarkEnd w:id="1301"/>
        <w:bookmarkEnd w:id="1302"/>
        <w:bookmarkEnd w:id="1303"/>
        <w:bookmarkEnd w:id="1304"/>
        <w:bookmarkEnd w:id="1305"/>
        <w:bookmarkEnd w:id="1306"/>
        <w:bookmarkEnd w:id="1307"/>
      </w:del>
    </w:p>
    <w:p>
      <w:pPr>
        <w:numPr>
          <w:ilvl w:val="-1"/>
          <w:numId w:val="0"/>
        </w:numPr>
        <w:ind w:left="0"/>
        <w:rPr>
          <w:del w:id="22065" w:author="M00007797" w:date="2023-07-10T11:42:03Z"/>
          <w:rFonts w:hint="eastAsia"/>
        </w:rPr>
        <w:pPrChange w:id="22064" w:author="M00007797" w:date="2023-06-19T11:35:01Z">
          <w:pPr>
            <w:numPr>
              <w:ilvl w:val="0"/>
              <w:numId w:val="29"/>
            </w:numPr>
            <w:ind w:left="525"/>
          </w:pPr>
        </w:pPrChange>
      </w:pPr>
      <w:del w:id="22066" w:author="M00007797" w:date="2023-07-10T11:42:03Z">
        <w:r>
          <w:rPr>
            <w:rFonts w:hint="eastAsia"/>
          </w:rPr>
          <w:delText>功能描述：</w:delText>
        </w:r>
      </w:del>
      <w:del w:id="22067" w:author="M00007797" w:date="2023-07-10T11:42:03Z">
        <w:r>
          <w:rPr>
            <w:rFonts w:hint="eastAsia"/>
            <w:lang w:val="en-US" w:eastAsia="zh-CN"/>
          </w:rPr>
          <w:delText>着</w:delText>
        </w:r>
      </w:del>
      <w:del w:id="22068" w:author="M00007797" w:date="2023-07-10T11:42:03Z">
        <w:r>
          <w:rPr>
            <w:rFonts w:hint="eastAsia"/>
          </w:rPr>
          <w:delText>座清洗后未进行自动冲水时，启动烘干时，执行一次</w:delText>
        </w:r>
      </w:del>
      <w:del w:id="22069" w:author="M00007797" w:date="2023-07-10T11:42:03Z">
        <w:r>
          <w:rPr>
            <w:rFonts w:hint="eastAsia"/>
            <w:lang w:val="en-US" w:eastAsia="zh-CN"/>
          </w:rPr>
          <w:delText>大</w:delText>
        </w:r>
      </w:del>
      <w:del w:id="22070" w:author="M00007797" w:date="2023-07-10T11:42:03Z">
        <w:r>
          <w:rPr>
            <w:rFonts w:hint="eastAsia"/>
          </w:rPr>
          <w:delText>冲水；</w:delText>
        </w:r>
      </w:del>
    </w:p>
    <w:p>
      <w:pPr>
        <w:numPr>
          <w:ilvl w:val="-1"/>
          <w:numId w:val="0"/>
        </w:numPr>
        <w:rPr>
          <w:del w:id="22071" w:author="M00007797" w:date="2023-07-10T11:42:03Z"/>
        </w:rPr>
      </w:pPr>
      <w:del w:id="22072" w:author="M00007797" w:date="2023-07-10T11:42:03Z">
        <w:r>
          <w:rPr>
            <w:rFonts w:hint="eastAsia"/>
            <w:lang w:val="en-US" w:eastAsia="zh-CN"/>
          </w:rPr>
          <w:delText xml:space="preserve">  </w:delText>
        </w:r>
      </w:del>
    </w:p>
    <w:p>
      <w:pPr>
        <w:pStyle w:val="5"/>
        <w:numPr>
          <w:ilvl w:val="-1"/>
          <w:numId w:val="0"/>
        </w:numPr>
        <w:ind w:left="0" w:firstLine="0"/>
        <w:rPr>
          <w:del w:id="22074" w:author="M00007797" w:date="2023-07-10T11:42:03Z"/>
        </w:rPr>
        <w:pPrChange w:id="22073" w:author="M00007797" w:date="2023-06-19T11:35:01Z">
          <w:pPr>
            <w:pStyle w:val="5"/>
            <w:ind w:left="1146"/>
          </w:pPr>
        </w:pPrChange>
      </w:pPr>
      <w:del w:id="22075" w:author="M00007797" w:date="2023-07-10T11:42:03Z">
        <w:bookmarkStart w:id="1308" w:name="_Toc23611"/>
        <w:bookmarkStart w:id="1309" w:name="_Toc7026"/>
        <w:bookmarkStart w:id="1310" w:name="_Toc15776"/>
        <w:bookmarkStart w:id="1311" w:name="_Toc22970"/>
        <w:bookmarkStart w:id="1312" w:name="_Toc20868"/>
        <w:bookmarkStart w:id="1313" w:name="_Toc25146"/>
        <w:bookmarkStart w:id="1314" w:name="_Toc12024"/>
        <w:bookmarkStart w:id="1315" w:name="_Toc15574"/>
        <w:bookmarkStart w:id="1316" w:name="_Toc32547"/>
        <w:bookmarkStart w:id="1317" w:name="_Toc20444"/>
        <w:bookmarkStart w:id="1318" w:name="_Toc32537"/>
        <w:bookmarkStart w:id="1319" w:name="_Toc31928"/>
        <w:bookmarkStart w:id="1320" w:name="_Toc6248494"/>
        <w:r>
          <w:rPr>
            <w:rFonts w:hint="eastAsia"/>
          </w:rPr>
          <w:delText>离座冲水</w:delText>
        </w:r>
        <w:bookmarkEnd w:id="1308"/>
        <w:bookmarkEnd w:id="1309"/>
        <w:bookmarkEnd w:id="1310"/>
        <w:bookmarkEnd w:id="1311"/>
        <w:bookmarkEnd w:id="1312"/>
        <w:bookmarkEnd w:id="1313"/>
        <w:bookmarkEnd w:id="1314"/>
        <w:bookmarkEnd w:id="1315"/>
        <w:bookmarkEnd w:id="1316"/>
        <w:bookmarkEnd w:id="1317"/>
        <w:bookmarkEnd w:id="1318"/>
        <w:bookmarkEnd w:id="1319"/>
        <w:bookmarkEnd w:id="1320"/>
      </w:del>
    </w:p>
    <w:p>
      <w:pPr>
        <w:rPr>
          <w:del w:id="22076" w:author="M00007797" w:date="2023-07-10T11:42:03Z"/>
          <w:rFonts w:hint="eastAsia"/>
        </w:rPr>
      </w:pPr>
      <w:del w:id="22077" w:author="M00007797" w:date="2023-07-10T11:42:03Z">
        <w:r>
          <w:rPr>
            <w:rFonts w:hint="eastAsia"/>
          </w:rPr>
          <w:delText xml:space="preserve">    1、</w:delText>
        </w:r>
      </w:del>
      <w:del w:id="22078" w:author="M00007797" w:date="2023-07-10T11:42:03Z">
        <w:r>
          <w:rPr/>
          <w:delText>操作方式</w:delText>
        </w:r>
      </w:del>
      <w:del w:id="22079" w:author="M00007797" w:date="2023-07-10T11:42:03Z">
        <w:r>
          <w:rPr>
            <w:rFonts w:hint="eastAsia"/>
            <w:lang w:eastAsia="zh-CN"/>
          </w:rPr>
          <w:delText>：</w:delText>
        </w:r>
      </w:del>
      <w:del w:id="22080" w:author="M00007797" w:date="2023-07-10T11:42:03Z">
        <w:r>
          <w:rPr>
            <w:rFonts w:hint="eastAsia"/>
          </w:rPr>
          <w:delText>同时按座温+冲水</w:delText>
        </w:r>
      </w:del>
      <w:ins w:id="22081" w:author="M00006686" w:date="2021-07-30T11:48:44Z">
        <w:del w:id="22082" w:author="M00007797" w:date="2023-07-10T11:42:03Z">
          <w:r>
            <w:rPr>
              <w:rFonts w:hint="eastAsia"/>
            </w:rPr>
            <w:delText>+</w:delText>
          </w:r>
        </w:del>
      </w:ins>
      <w:ins w:id="22083" w:author="M00006686" w:date="2021-07-30T11:48:41Z">
        <w:del w:id="22084" w:author="M00007797" w:date="2023-07-10T11:42:03Z">
          <w:r>
            <w:rPr>
              <w:rFonts w:hint="eastAsia"/>
            </w:rPr>
            <w:delText>座温</w:delText>
          </w:r>
        </w:del>
      </w:ins>
      <w:del w:id="22085" w:author="M00007797" w:date="2023-07-10T11:42:03Z">
        <w:r>
          <w:rPr>
            <w:rFonts w:hint="eastAsia"/>
          </w:rPr>
          <w:delText>键</w:delText>
        </w:r>
      </w:del>
      <w:del w:id="22086" w:author="M00007797" w:date="2023-07-10T11:42:03Z">
        <w:r>
          <w:rPr>
            <w:rFonts w:hint="eastAsia"/>
            <w:lang w:val="en-US" w:eastAsia="zh-CN"/>
          </w:rPr>
          <w:delText>3秒</w:delText>
        </w:r>
      </w:del>
      <w:del w:id="22087" w:author="M00007797" w:date="2023-07-10T11:42:03Z">
        <w:r>
          <w:rPr>
            <w:rFonts w:hint="eastAsia"/>
          </w:rPr>
          <w:delText>，打开或者关闭离座冲水功能。</w:delText>
        </w:r>
      </w:del>
    </w:p>
    <w:p>
      <w:pPr>
        <w:ind w:firstLine="0" w:firstLineChars="0"/>
        <w:rPr>
          <w:del w:id="22089" w:author="M00007797" w:date="2023-07-10T11:42:03Z"/>
          <w:rFonts w:hint="eastAsia"/>
        </w:rPr>
        <w:pPrChange w:id="22088" w:author="M00007797" w:date="2023-06-19T11:35:01Z">
          <w:pPr>
            <w:ind w:firstLine="420" w:firstLineChars="200"/>
          </w:pPr>
        </w:pPrChange>
      </w:pPr>
      <w:del w:id="22090" w:author="M00007797" w:date="2023-07-10T11:42:03Z">
        <w:r>
          <w:rPr>
            <w:rFonts w:hint="eastAsia"/>
            <w:lang w:val="en-US" w:eastAsia="zh-CN"/>
          </w:rPr>
          <w:delText>2、</w:delText>
        </w:r>
      </w:del>
      <w:del w:id="22091" w:author="M00007797" w:date="2023-07-10T11:42:03Z">
        <w:r>
          <w:rPr>
            <w:rFonts w:hint="eastAsia"/>
          </w:rPr>
          <w:delText>功能描述：着座且清洗后没有进行冲水命令，离座</w:delText>
        </w:r>
      </w:del>
      <w:del w:id="22092" w:author="M00007797" w:date="2023-07-10T11:42:03Z">
        <w:r>
          <w:rPr/>
          <w:delText>6</w:delText>
        </w:r>
      </w:del>
      <w:del w:id="22093" w:author="M00007797" w:date="2023-07-10T11:42:03Z">
        <w:r>
          <w:rPr>
            <w:rFonts w:hint="eastAsia"/>
          </w:rPr>
          <w:delText>S后，执行陶瓷冲水。</w:delText>
        </w:r>
      </w:del>
    </w:p>
    <w:p>
      <w:pPr>
        <w:ind w:firstLine="0" w:firstLineChars="0"/>
        <w:rPr>
          <w:del w:id="22095" w:author="M00007797" w:date="2023-07-10T11:42:03Z"/>
          <w:rFonts w:hint="default" w:eastAsia="宋体"/>
          <w:lang w:val="en-US" w:eastAsia="zh-CN"/>
        </w:rPr>
        <w:pPrChange w:id="22094" w:author="M00007797" w:date="2023-06-19T11:35:01Z">
          <w:pPr>
            <w:ind w:firstLine="420" w:firstLineChars="200"/>
          </w:pPr>
        </w:pPrChange>
      </w:pPr>
      <w:del w:id="22096" w:author="M00007797" w:date="2023-07-10T11:42:03Z">
        <w:r>
          <w:rPr>
            <w:rFonts w:hint="eastAsia"/>
            <w:lang w:val="en-US" w:eastAsia="zh-CN"/>
          </w:rPr>
          <w:delText>* 着座2min以内，离座后执行小冲水，着座大于2min，离座后执行大冲水。</w:delText>
        </w:r>
      </w:del>
    </w:p>
    <w:p>
      <w:pPr>
        <w:ind w:firstLine="0" w:firstLineChars="0"/>
        <w:rPr>
          <w:del w:id="22098" w:author="M00007797" w:date="2023-07-10T11:42:03Z"/>
          <w:rFonts w:hint="eastAsia"/>
        </w:rPr>
        <w:pPrChange w:id="22097" w:author="M00007797" w:date="2023-06-19T11:35:01Z">
          <w:pPr>
            <w:ind w:firstLine="420" w:firstLineChars="200"/>
          </w:pPr>
        </w:pPrChange>
      </w:pPr>
    </w:p>
    <w:p>
      <w:pPr>
        <w:pStyle w:val="5"/>
        <w:ind w:left="1146"/>
        <w:rPr>
          <w:del w:id="22099" w:author="M00007797" w:date="2023-07-10T11:42:03Z"/>
        </w:rPr>
      </w:pPr>
      <w:del w:id="22100" w:author="M00007797" w:date="2023-07-10T11:42:03Z">
        <w:bookmarkStart w:id="1321" w:name="_Toc16625"/>
        <w:bookmarkStart w:id="1322" w:name="_Toc28022"/>
        <w:bookmarkStart w:id="1323" w:name="_Toc6274"/>
        <w:bookmarkStart w:id="1324" w:name="_Toc9533"/>
        <w:bookmarkStart w:id="1325" w:name="_Toc803"/>
        <w:bookmarkStart w:id="1326" w:name="_Toc9021"/>
        <w:bookmarkStart w:id="1327" w:name="_Toc539"/>
        <w:bookmarkStart w:id="1328" w:name="_Toc18329"/>
        <w:bookmarkStart w:id="1329" w:name="_Toc24743"/>
        <w:bookmarkStart w:id="1330" w:name="_Toc28109"/>
        <w:bookmarkStart w:id="1331" w:name="_Toc10682"/>
        <w:bookmarkStart w:id="1332" w:name="_Toc22744"/>
        <w:bookmarkStart w:id="1333" w:name="_Toc368"/>
        <w:r>
          <w:rPr>
            <w:rFonts w:hint="default"/>
            <w:lang w:val="en-US" w:eastAsia="zh-CN"/>
          </w:rPr>
          <w:delText>关圈关盖</w:delText>
        </w:r>
      </w:del>
      <w:del w:id="22101" w:author="M00007797" w:date="2023-07-10T11:42:03Z">
        <w:r>
          <w:rPr>
            <w:rFonts w:hint="eastAsia"/>
          </w:rPr>
          <w:delText>冲水</w:delText>
        </w:r>
        <w:bookmarkEnd w:id="1321"/>
        <w:bookmarkEnd w:id="1322"/>
        <w:bookmarkEnd w:id="1323"/>
        <w:bookmarkEnd w:id="1324"/>
        <w:bookmarkEnd w:id="1325"/>
        <w:bookmarkEnd w:id="1326"/>
        <w:bookmarkEnd w:id="1327"/>
        <w:bookmarkEnd w:id="1328"/>
        <w:bookmarkEnd w:id="1329"/>
        <w:bookmarkEnd w:id="1330"/>
        <w:bookmarkEnd w:id="1331"/>
        <w:bookmarkEnd w:id="1332"/>
        <w:bookmarkEnd w:id="1333"/>
      </w:del>
      <w:del w:id="22102" w:author="M00007797" w:date="2023-07-10T11:42:03Z">
        <w:r>
          <w:rPr>
            <w:rFonts w:hint="eastAsia"/>
            <w:lang w:val="en-US" w:eastAsia="zh-CN"/>
          </w:rPr>
          <w:delText xml:space="preserve"> </w:delText>
        </w:r>
      </w:del>
    </w:p>
    <w:p>
      <w:pPr>
        <w:rPr>
          <w:del w:id="22103" w:author="M00007797" w:date="2023-06-19T11:35:48Z"/>
          <w:rFonts w:hint="eastAsia"/>
        </w:rPr>
      </w:pPr>
      <w:del w:id="22104" w:author="M00007797" w:date="2023-07-10T11:42:03Z">
        <w:r>
          <w:rPr>
            <w:rFonts w:hint="eastAsia"/>
          </w:rPr>
          <w:delText xml:space="preserve">   </w:delText>
        </w:r>
      </w:del>
      <w:del w:id="22105" w:author="M00007797" w:date="2023-06-19T11:35:48Z">
        <w:bookmarkStart w:id="1334" w:name="_Toc1135"/>
        <w:bookmarkEnd w:id="1334"/>
        <w:r>
          <w:rPr>
            <w:rFonts w:hint="eastAsia"/>
          </w:rPr>
          <w:delText xml:space="preserve"> 1、</w:delText>
        </w:r>
      </w:del>
      <w:del w:id="22106" w:author="M00007797" w:date="2023-06-19T11:35:48Z">
        <w:r>
          <w:rPr/>
          <w:delText>操作方式</w:delText>
        </w:r>
      </w:del>
      <w:del w:id="22107" w:author="M00007797" w:date="2023-06-19T11:35:48Z">
        <w:r>
          <w:rPr>
            <w:rFonts w:hint="eastAsia"/>
            <w:lang w:eastAsia="zh-CN"/>
          </w:rPr>
          <w:delText>：</w:delText>
        </w:r>
      </w:del>
      <w:del w:id="22108" w:author="M00007797" w:date="2023-06-19T11:35:48Z">
        <w:r>
          <w:rPr>
            <w:rFonts w:hint="eastAsia"/>
          </w:rPr>
          <w:delText>同时按冲水+水温键</w:delText>
        </w:r>
      </w:del>
      <w:del w:id="22109" w:author="M00007797" w:date="2023-06-19T11:35:48Z">
        <w:r>
          <w:rPr>
            <w:rFonts w:hint="eastAsia"/>
            <w:lang w:val="en-US" w:eastAsia="zh-CN"/>
          </w:rPr>
          <w:delText>3秒</w:delText>
        </w:r>
      </w:del>
      <w:del w:id="22110" w:author="M00007797" w:date="2023-06-19T11:35:48Z">
        <w:r>
          <w:rPr>
            <w:rFonts w:hint="eastAsia"/>
          </w:rPr>
          <w:delText>，打开或者关闭</w:delText>
        </w:r>
      </w:del>
      <w:del w:id="22111" w:author="M00007797" w:date="2023-06-19T11:35:48Z">
        <w:r>
          <w:rPr>
            <w:rFonts w:hint="eastAsia"/>
            <w:lang w:val="en-US" w:eastAsia="zh-CN"/>
          </w:rPr>
          <w:delText>关圈</w:delText>
        </w:r>
      </w:del>
      <w:del w:id="22112" w:author="M00007797" w:date="2023-06-19T11:35:48Z">
        <w:r>
          <w:rPr>
            <w:rFonts w:hint="eastAsia"/>
          </w:rPr>
          <w:delText>关盖冲水开关功能。</w:delText>
        </w:r>
      </w:del>
    </w:p>
    <w:p>
      <w:pPr>
        <w:ind w:firstLine="420" w:firstLineChars="200"/>
        <w:rPr>
          <w:del w:id="22113" w:author="M00007797" w:date="2023-06-19T11:35:48Z"/>
          <w:rFonts w:hint="eastAsia"/>
          <w:lang w:val="en-US" w:eastAsia="zh-CN"/>
        </w:rPr>
      </w:pPr>
      <w:del w:id="22114" w:author="M00007797" w:date="2023-06-19T11:35:48Z">
        <w:r>
          <w:rPr>
            <w:rFonts w:hint="eastAsia"/>
            <w:lang w:val="en-US" w:eastAsia="zh-CN"/>
          </w:rPr>
          <w:delText>2、</w:delText>
        </w:r>
      </w:del>
      <w:del w:id="22115" w:author="M00007797" w:date="2023-06-19T11:35:48Z">
        <w:r>
          <w:rPr>
            <w:rFonts w:hint="eastAsia"/>
          </w:rPr>
          <w:delText>功能描述：</w:delText>
        </w:r>
      </w:del>
      <w:del w:id="22116" w:author="M00007797" w:date="2023-06-19T11:35:48Z">
        <w:r>
          <w:rPr>
            <w:rFonts w:hint="eastAsia"/>
            <w:lang w:val="en-US" w:eastAsia="zh-CN"/>
          </w:rPr>
          <w:delText>开圈开盖状态下，关圈关盖后2秒后执行小冲水一次。</w:delText>
        </w:r>
      </w:del>
    </w:p>
    <w:p>
      <w:pPr>
        <w:ind w:firstLine="420" w:firstLineChars="200"/>
        <w:rPr>
          <w:ins w:id="22117" w:author="M00006686" w:date="2021-07-30T11:49:15Z"/>
          <w:del w:id="22118" w:author="M00007797" w:date="2023-06-19T11:35:48Z"/>
          <w:rFonts w:hint="eastAsia"/>
          <w:lang w:val="en-US" w:eastAsia="zh-CN"/>
        </w:rPr>
      </w:pPr>
    </w:p>
    <w:p>
      <w:pPr>
        <w:ind w:firstLine="420" w:firstLineChars="200"/>
        <w:rPr>
          <w:ins w:id="22119" w:author="M00006686" w:date="2021-07-30T11:49:16Z"/>
          <w:del w:id="22120" w:author="M00007797" w:date="2023-06-19T11:35:48Z"/>
          <w:rFonts w:hint="eastAsia"/>
          <w:lang w:val="en-US" w:eastAsia="zh-CN"/>
        </w:rPr>
      </w:pPr>
    </w:p>
    <w:p>
      <w:pPr>
        <w:ind w:firstLine="420" w:firstLineChars="200"/>
        <w:rPr>
          <w:ins w:id="22121" w:author="M00006686" w:date="2021-07-30T11:49:16Z"/>
          <w:del w:id="22122" w:author="M00007797" w:date="2023-06-19T11:35:48Z"/>
          <w:rFonts w:hint="eastAsia"/>
          <w:lang w:val="en-US" w:eastAsia="zh-CN"/>
        </w:rPr>
      </w:pPr>
    </w:p>
    <w:p>
      <w:pPr>
        <w:ind w:firstLine="420" w:firstLineChars="200"/>
        <w:rPr>
          <w:ins w:id="22123" w:author="M00006686" w:date="2021-07-30T11:49:17Z"/>
          <w:del w:id="22124" w:author="M00007797" w:date="2023-06-19T11:35:48Z"/>
          <w:rFonts w:hint="eastAsia"/>
          <w:lang w:val="en-US" w:eastAsia="zh-CN"/>
        </w:rPr>
      </w:pPr>
    </w:p>
    <w:p>
      <w:pPr>
        <w:ind w:firstLine="420" w:firstLineChars="200"/>
        <w:rPr>
          <w:del w:id="22125" w:author="M00007797" w:date="2023-06-19T11:35:48Z"/>
          <w:rFonts w:hint="eastAsia"/>
          <w:lang w:val="en-US" w:eastAsia="zh-CN"/>
        </w:rPr>
      </w:pPr>
    </w:p>
    <w:p>
      <w:pPr>
        <w:ind w:firstLine="420" w:firstLineChars="200"/>
        <w:rPr>
          <w:del w:id="22126" w:author="M00007797" w:date="2023-06-19T11:35:48Z"/>
          <w:rFonts w:hint="default"/>
          <w:lang w:val="en-US" w:eastAsia="zh-CN"/>
        </w:rPr>
      </w:pPr>
    </w:p>
    <w:p>
      <w:pPr>
        <w:ind w:firstLine="420"/>
        <w:rPr>
          <w:del w:id="22127" w:author="M00007797" w:date="2023-06-19T11:35:48Z"/>
          <w:rFonts w:hint="eastAsia"/>
          <w:lang w:val="en-US" w:eastAsia="zh-CN"/>
        </w:rPr>
      </w:pPr>
      <w:del w:id="22128" w:author="M00007797" w:date="2023-06-19T11:35:48Z">
        <w:r>
          <w:rPr>
            <w:rFonts w:hint="eastAsia"/>
            <w:lang w:val="en-US" w:eastAsia="zh-CN"/>
          </w:rPr>
          <w:delText>* 大小冲水补充</w:delText>
        </w:r>
      </w:del>
    </w:p>
    <w:tbl>
      <w:tblPr>
        <w:tblStyle w:val="8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20"/>
        <w:gridCol w:w="2520"/>
        <w:gridCol w:w="2520"/>
        <w:gridCol w:w="25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del w:id="22129" w:author="M00007797" w:date="2023-06-19T11:35:48Z"/>
        </w:trPr>
        <w:tc>
          <w:tcPr>
            <w:tcW w:w="2520" w:type="dxa"/>
          </w:tcPr>
          <w:p>
            <w:pPr>
              <w:widowControl w:val="0"/>
              <w:jc w:val="center"/>
              <w:rPr>
                <w:del w:id="22130" w:author="M00007797" w:date="2023-06-19T11:35:48Z"/>
                <w:rFonts w:hint="default"/>
                <w:vertAlign w:val="baseline"/>
                <w:lang w:val="en-US" w:eastAsia="zh-CN"/>
              </w:rPr>
            </w:pPr>
            <w:del w:id="22131" w:author="M00007797" w:date="2023-06-19T11:35:48Z">
              <w:r>
                <w:rPr>
                  <w:rFonts w:hint="default"/>
                  <w:vertAlign w:val="baseline"/>
                  <w:lang w:val="en-US" w:eastAsia="zh-CN"/>
                </w:rPr>
                <w:delText>状态</w:delText>
              </w:r>
            </w:del>
          </w:p>
        </w:tc>
        <w:tc>
          <w:tcPr>
            <w:tcW w:w="2520" w:type="dxa"/>
          </w:tcPr>
          <w:p>
            <w:pPr>
              <w:widowControl w:val="0"/>
              <w:jc w:val="center"/>
              <w:rPr>
                <w:del w:id="22132" w:author="M00007797" w:date="2023-06-19T11:35:48Z"/>
                <w:rFonts w:hint="default"/>
                <w:vertAlign w:val="baseline"/>
                <w:lang w:val="en-US" w:eastAsia="zh-CN"/>
              </w:rPr>
            </w:pPr>
            <w:del w:id="22133" w:author="M00007797" w:date="2023-06-19T11:35:48Z">
              <w:r>
                <w:rPr>
                  <w:rFonts w:hint="default"/>
                  <w:vertAlign w:val="baseline"/>
                  <w:lang w:val="en-US" w:eastAsia="zh-CN"/>
                </w:rPr>
                <w:delText>时间/条件</w:delText>
              </w:r>
            </w:del>
          </w:p>
        </w:tc>
        <w:tc>
          <w:tcPr>
            <w:tcW w:w="2520" w:type="dxa"/>
          </w:tcPr>
          <w:p>
            <w:pPr>
              <w:widowControl w:val="0"/>
              <w:jc w:val="center"/>
              <w:rPr>
                <w:del w:id="22134" w:author="M00007797" w:date="2023-06-19T11:35:48Z"/>
                <w:rFonts w:hint="default"/>
                <w:vertAlign w:val="baseline"/>
                <w:lang w:val="en-US" w:eastAsia="zh-CN"/>
              </w:rPr>
            </w:pPr>
            <w:del w:id="22135" w:author="M00007797" w:date="2023-06-19T11:35:48Z">
              <w:r>
                <w:rPr>
                  <w:rFonts w:hint="default"/>
                  <w:vertAlign w:val="baseline"/>
                  <w:lang w:val="en-US" w:eastAsia="zh-CN"/>
                </w:rPr>
                <w:delText>冲水定义</w:delText>
              </w:r>
            </w:del>
          </w:p>
        </w:tc>
        <w:tc>
          <w:tcPr>
            <w:tcW w:w="2520" w:type="dxa"/>
          </w:tcPr>
          <w:p>
            <w:pPr>
              <w:widowControl w:val="0"/>
              <w:jc w:val="center"/>
              <w:rPr>
                <w:del w:id="22136" w:author="M00007797" w:date="2023-06-19T11:35:48Z"/>
                <w:rFonts w:hint="default"/>
                <w:vertAlign w:val="baseline"/>
                <w:lang w:val="en-US" w:eastAsia="zh-CN"/>
              </w:rPr>
            </w:pPr>
            <w:del w:id="22137" w:author="M00007797" w:date="2023-06-19T11:35:48Z">
              <w:r>
                <w:rPr>
                  <w:rFonts w:hint="default"/>
                  <w:vertAlign w:val="baseline"/>
                  <w:lang w:val="en-US" w:eastAsia="zh-CN"/>
                </w:rPr>
                <w:delText>备注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2138" w:author="M00007797" w:date="2023-06-19T11:35:48Z"/>
        </w:trPr>
        <w:tc>
          <w:tcPr>
            <w:tcW w:w="2520" w:type="dxa"/>
            <w:vMerge w:val="restart"/>
          </w:tcPr>
          <w:p>
            <w:pPr>
              <w:widowControl w:val="0"/>
              <w:jc w:val="center"/>
              <w:rPr>
                <w:del w:id="22139" w:author="M00007797" w:date="2023-06-19T11:35:48Z"/>
                <w:rFonts w:hint="default"/>
                <w:vertAlign w:val="baseline"/>
                <w:lang w:val="en-US" w:eastAsia="zh-CN"/>
              </w:rPr>
            </w:pPr>
            <w:del w:id="22140" w:author="M00007797" w:date="2023-06-19T11:35:48Z">
              <w:r>
                <w:rPr>
                  <w:rFonts w:hint="default"/>
                  <w:vertAlign w:val="baseline"/>
                  <w:lang w:val="en-US" w:eastAsia="zh-CN"/>
                </w:rPr>
                <w:delText>着座</w:delText>
              </w:r>
            </w:del>
          </w:p>
        </w:tc>
        <w:tc>
          <w:tcPr>
            <w:tcW w:w="2520" w:type="dxa"/>
          </w:tcPr>
          <w:p>
            <w:pPr>
              <w:widowControl w:val="0"/>
              <w:jc w:val="center"/>
              <w:rPr>
                <w:del w:id="22141" w:author="M00007797" w:date="2023-06-19T11:35:48Z"/>
                <w:rFonts w:hint="default"/>
                <w:vertAlign w:val="baseline"/>
                <w:lang w:val="en-US" w:eastAsia="zh-CN"/>
              </w:rPr>
            </w:pPr>
            <w:del w:id="22142" w:author="M00007797" w:date="2023-06-19T11:35:48Z">
              <w:r>
                <w:rPr>
                  <w:rFonts w:hint="default"/>
                  <w:vertAlign w:val="baseline"/>
                  <w:lang w:val="en-US" w:eastAsia="zh-CN"/>
                </w:rPr>
                <w:delText>4s-2min</w:delText>
              </w:r>
            </w:del>
          </w:p>
        </w:tc>
        <w:tc>
          <w:tcPr>
            <w:tcW w:w="2520" w:type="dxa"/>
          </w:tcPr>
          <w:p>
            <w:pPr>
              <w:widowControl w:val="0"/>
              <w:jc w:val="center"/>
              <w:rPr>
                <w:del w:id="22143" w:author="M00007797" w:date="2023-06-19T11:35:48Z"/>
                <w:rFonts w:hint="default"/>
                <w:vertAlign w:val="baseline"/>
                <w:lang w:val="en-US" w:eastAsia="zh-CN"/>
              </w:rPr>
            </w:pPr>
            <w:del w:id="22144" w:author="M00007797" w:date="2023-06-19T11:35:48Z">
              <w:r>
                <w:rPr>
                  <w:rFonts w:hint="default"/>
                  <w:vertAlign w:val="baseline"/>
                  <w:lang w:val="en-US" w:eastAsia="zh-CN"/>
                </w:rPr>
                <w:delText>小冲水</w:delText>
              </w:r>
            </w:del>
          </w:p>
        </w:tc>
        <w:tc>
          <w:tcPr>
            <w:tcW w:w="2520" w:type="dxa"/>
            <w:vMerge w:val="restart"/>
          </w:tcPr>
          <w:p>
            <w:pPr>
              <w:widowControl w:val="0"/>
              <w:jc w:val="center"/>
              <w:rPr>
                <w:del w:id="22145" w:author="M00007797" w:date="2023-06-19T11:35:48Z"/>
                <w:rFonts w:hint="default"/>
                <w:vertAlign w:val="baseline"/>
                <w:lang w:val="en-US" w:eastAsia="zh-CN"/>
              </w:rPr>
            </w:pPr>
            <w:del w:id="22146" w:author="M00007797" w:date="2023-06-19T11:35:48Z">
              <w:r>
                <w:rPr>
                  <w:rFonts w:hint="eastAsia"/>
                  <w:vertAlign w:val="baseline"/>
                  <w:lang w:val="en-US" w:eastAsia="zh-CN"/>
                </w:rPr>
                <w:delText>自动冲水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2147" w:author="M00007797" w:date="2023-06-19T11:35:48Z"/>
        </w:trPr>
        <w:tc>
          <w:tcPr>
            <w:tcW w:w="2520" w:type="dxa"/>
            <w:vMerge w:val="continue"/>
          </w:tcPr>
          <w:p>
            <w:pPr>
              <w:widowControl w:val="0"/>
              <w:jc w:val="center"/>
              <w:rPr>
                <w:del w:id="22148" w:author="M00007797" w:date="2023-06-19T11:35:48Z"/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520" w:type="dxa"/>
          </w:tcPr>
          <w:p>
            <w:pPr>
              <w:widowControl w:val="0"/>
              <w:jc w:val="center"/>
              <w:rPr>
                <w:del w:id="22149" w:author="M00007797" w:date="2023-06-19T11:35:48Z"/>
                <w:rFonts w:hint="default"/>
                <w:vertAlign w:val="baseline"/>
                <w:lang w:val="en-US" w:eastAsia="zh-CN"/>
              </w:rPr>
            </w:pPr>
            <w:del w:id="22150" w:author="M00007797" w:date="2023-06-19T11:35:48Z">
              <w:r>
                <w:rPr>
                  <w:rFonts w:hint="default"/>
                  <w:vertAlign w:val="baseline"/>
                  <w:lang w:val="en-US" w:eastAsia="zh-CN"/>
                </w:rPr>
                <w:delText>大于2min</w:delText>
              </w:r>
            </w:del>
          </w:p>
        </w:tc>
        <w:tc>
          <w:tcPr>
            <w:tcW w:w="2520" w:type="dxa"/>
          </w:tcPr>
          <w:p>
            <w:pPr>
              <w:widowControl w:val="0"/>
              <w:jc w:val="center"/>
              <w:rPr>
                <w:del w:id="22151" w:author="M00007797" w:date="2023-06-19T11:35:48Z"/>
                <w:rFonts w:hint="default"/>
                <w:vertAlign w:val="baseline"/>
                <w:lang w:val="en-US" w:eastAsia="zh-CN"/>
              </w:rPr>
            </w:pPr>
            <w:del w:id="22152" w:author="M00007797" w:date="2023-06-19T11:35:48Z">
              <w:r>
                <w:rPr>
                  <w:rFonts w:hint="default"/>
                  <w:vertAlign w:val="baseline"/>
                  <w:lang w:val="en-US" w:eastAsia="zh-CN"/>
                </w:rPr>
                <w:delText>大冲水</w:delText>
              </w:r>
            </w:del>
          </w:p>
        </w:tc>
        <w:tc>
          <w:tcPr>
            <w:tcW w:w="2520" w:type="dxa"/>
            <w:vMerge w:val="continue"/>
          </w:tcPr>
          <w:p>
            <w:pPr>
              <w:widowControl w:val="0"/>
              <w:jc w:val="center"/>
              <w:rPr>
                <w:del w:id="22153" w:author="M00007797" w:date="2023-06-19T11:35:48Z"/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2154" w:author="M00007797" w:date="2023-06-19T11:35:48Z"/>
        </w:trPr>
        <w:tc>
          <w:tcPr>
            <w:tcW w:w="2520" w:type="dxa"/>
          </w:tcPr>
          <w:p>
            <w:pPr>
              <w:widowControl w:val="0"/>
              <w:jc w:val="center"/>
              <w:rPr>
                <w:del w:id="22155" w:author="M00007797" w:date="2023-06-19T11:35:48Z"/>
                <w:rFonts w:hint="default"/>
                <w:vertAlign w:val="baseline"/>
                <w:lang w:val="en-US" w:eastAsia="zh-CN"/>
              </w:rPr>
            </w:pPr>
            <w:del w:id="22156" w:author="M00007797" w:date="2023-06-19T11:35:48Z">
              <w:r>
                <w:rPr>
                  <w:rFonts w:hint="eastAsia"/>
                </w:rPr>
                <w:delText>烘干冲水</w:delText>
              </w:r>
            </w:del>
          </w:p>
        </w:tc>
        <w:tc>
          <w:tcPr>
            <w:tcW w:w="2520" w:type="dxa"/>
          </w:tcPr>
          <w:p>
            <w:pPr>
              <w:widowControl w:val="0"/>
              <w:jc w:val="center"/>
              <w:rPr>
                <w:del w:id="22157" w:author="M00007797" w:date="2023-06-19T11:35:48Z"/>
                <w:rFonts w:hint="default"/>
                <w:vertAlign w:val="baseline"/>
                <w:lang w:val="en-US" w:eastAsia="zh-CN"/>
              </w:rPr>
            </w:pPr>
            <w:del w:id="22158" w:author="M00007797" w:date="2023-06-19T11:35:48Z">
              <w:r>
                <w:rPr>
                  <w:rFonts w:hint="default"/>
                  <w:vertAlign w:val="baseline"/>
                  <w:lang w:val="en-US" w:eastAsia="zh-CN"/>
                </w:rPr>
                <w:delText>着座清洗后</w:delText>
              </w:r>
            </w:del>
          </w:p>
        </w:tc>
        <w:tc>
          <w:tcPr>
            <w:tcW w:w="2520" w:type="dxa"/>
          </w:tcPr>
          <w:p>
            <w:pPr>
              <w:widowControl w:val="0"/>
              <w:jc w:val="center"/>
              <w:rPr>
                <w:del w:id="22159" w:author="M00007797" w:date="2023-06-19T11:35:48Z"/>
                <w:rFonts w:hint="default"/>
                <w:vertAlign w:val="baseline"/>
                <w:lang w:val="en-US" w:eastAsia="zh-CN"/>
              </w:rPr>
            </w:pPr>
            <w:del w:id="22160" w:author="M00007797" w:date="2023-06-19T11:35:48Z">
              <w:r>
                <w:rPr>
                  <w:rFonts w:hint="default"/>
                  <w:vertAlign w:val="baseline"/>
                  <w:lang w:val="en-US" w:eastAsia="zh-CN"/>
                </w:rPr>
                <w:delText>大冲水</w:delText>
              </w:r>
            </w:del>
          </w:p>
        </w:tc>
        <w:tc>
          <w:tcPr>
            <w:tcW w:w="2520" w:type="dxa"/>
            <w:vMerge w:val="continue"/>
          </w:tcPr>
          <w:p>
            <w:pPr>
              <w:widowControl w:val="0"/>
              <w:jc w:val="center"/>
              <w:rPr>
                <w:del w:id="22161" w:author="M00007797" w:date="2023-06-19T11:35:48Z"/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2162" w:author="M00007797" w:date="2023-06-19T11:35:48Z"/>
        </w:trPr>
        <w:tc>
          <w:tcPr>
            <w:tcW w:w="2520" w:type="dxa"/>
          </w:tcPr>
          <w:p>
            <w:pPr>
              <w:widowControl w:val="0"/>
              <w:jc w:val="center"/>
              <w:rPr>
                <w:del w:id="22163" w:author="M00007797" w:date="2023-06-19T11:35:48Z"/>
                <w:rFonts w:hint="default"/>
                <w:vertAlign w:val="baseline"/>
                <w:lang w:val="en-US" w:eastAsia="zh-CN"/>
              </w:rPr>
            </w:pPr>
            <w:del w:id="22164" w:author="M00007797" w:date="2023-06-19T11:35:48Z">
              <w:r>
                <w:rPr>
                  <w:rFonts w:hint="default"/>
                  <w:vertAlign w:val="baseline"/>
                  <w:lang w:val="en-US" w:eastAsia="zh-CN"/>
                </w:rPr>
                <w:delText>座圈打开（关盖冲水）</w:delText>
              </w:r>
            </w:del>
          </w:p>
        </w:tc>
        <w:tc>
          <w:tcPr>
            <w:tcW w:w="2520" w:type="dxa"/>
          </w:tcPr>
          <w:p>
            <w:pPr>
              <w:widowControl w:val="0"/>
              <w:jc w:val="center"/>
              <w:rPr>
                <w:del w:id="22165" w:author="M00007797" w:date="2023-06-19T11:35:48Z"/>
                <w:rFonts w:hint="default"/>
                <w:vertAlign w:val="baseline"/>
                <w:lang w:val="en-US" w:eastAsia="zh-CN"/>
              </w:rPr>
            </w:pPr>
            <w:del w:id="22166" w:author="M00007797" w:date="2023-06-19T11:35:48Z">
              <w:r>
                <w:rPr>
                  <w:rFonts w:hint="default"/>
                  <w:vertAlign w:val="baseline"/>
                  <w:lang w:val="en-US" w:eastAsia="zh-CN"/>
                </w:rPr>
                <w:delText>大于5s</w:delText>
              </w:r>
            </w:del>
          </w:p>
        </w:tc>
        <w:tc>
          <w:tcPr>
            <w:tcW w:w="2520" w:type="dxa"/>
          </w:tcPr>
          <w:p>
            <w:pPr>
              <w:widowControl w:val="0"/>
              <w:jc w:val="center"/>
              <w:rPr>
                <w:del w:id="22167" w:author="M00007797" w:date="2023-06-19T11:35:48Z"/>
                <w:rFonts w:hint="default"/>
                <w:vertAlign w:val="baseline"/>
                <w:lang w:val="en-US" w:eastAsia="zh-CN"/>
              </w:rPr>
            </w:pPr>
            <w:del w:id="22168" w:author="M00007797" w:date="2023-06-19T11:35:48Z">
              <w:r>
                <w:rPr>
                  <w:rFonts w:hint="default"/>
                  <w:vertAlign w:val="baseline"/>
                  <w:lang w:val="en-US" w:eastAsia="zh-CN"/>
                </w:rPr>
                <w:delText>小冲水</w:delText>
              </w:r>
            </w:del>
          </w:p>
        </w:tc>
        <w:tc>
          <w:tcPr>
            <w:tcW w:w="2520" w:type="dxa"/>
            <w:vMerge w:val="continue"/>
          </w:tcPr>
          <w:p>
            <w:pPr>
              <w:widowControl w:val="0"/>
              <w:jc w:val="center"/>
              <w:rPr>
                <w:del w:id="22169" w:author="M00007797" w:date="2023-06-19T11:35:48Z"/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2170" w:author="M00007797" w:date="2023-06-19T11:35:48Z"/>
        </w:trPr>
        <w:tc>
          <w:tcPr>
            <w:tcW w:w="2520" w:type="dxa"/>
          </w:tcPr>
          <w:p>
            <w:pPr>
              <w:widowControl w:val="0"/>
              <w:jc w:val="center"/>
              <w:rPr>
                <w:del w:id="22171" w:author="M00007797" w:date="2023-06-19T11:35:48Z"/>
                <w:rFonts w:hint="default"/>
                <w:vertAlign w:val="baseline"/>
                <w:lang w:val="en-US" w:eastAsia="zh-CN"/>
              </w:rPr>
            </w:pPr>
            <w:del w:id="22172" w:author="M00007797" w:date="2023-06-19T11:35:48Z">
              <w:r>
                <w:rPr>
                  <w:rFonts w:hint="default"/>
                  <w:vertAlign w:val="baseline"/>
                  <w:lang w:val="en-US" w:eastAsia="zh-CN"/>
                </w:rPr>
                <w:delText>旋钮</w:delText>
              </w:r>
            </w:del>
          </w:p>
        </w:tc>
        <w:tc>
          <w:tcPr>
            <w:tcW w:w="2520" w:type="dxa"/>
          </w:tcPr>
          <w:p>
            <w:pPr>
              <w:widowControl w:val="0"/>
              <w:jc w:val="center"/>
              <w:rPr>
                <w:del w:id="22173" w:author="M00007797" w:date="2023-06-19T11:35:48Z"/>
                <w:rFonts w:hint="default"/>
                <w:vertAlign w:val="baseline"/>
                <w:lang w:val="en-US" w:eastAsia="zh-CN"/>
              </w:rPr>
            </w:pPr>
            <w:del w:id="22174" w:author="M00007797" w:date="2023-06-19T11:35:48Z">
              <w:r>
                <w:rPr>
                  <w:rFonts w:hint="default"/>
                  <w:vertAlign w:val="baseline"/>
                  <w:lang w:val="en-US" w:eastAsia="zh-CN"/>
                </w:rPr>
                <w:delText>短按</w:delText>
              </w:r>
            </w:del>
          </w:p>
        </w:tc>
        <w:tc>
          <w:tcPr>
            <w:tcW w:w="2520" w:type="dxa"/>
          </w:tcPr>
          <w:p>
            <w:pPr>
              <w:widowControl w:val="0"/>
              <w:jc w:val="center"/>
              <w:rPr>
                <w:del w:id="22175" w:author="M00007797" w:date="2023-06-19T11:35:48Z"/>
                <w:rFonts w:hint="default"/>
                <w:vertAlign w:val="baseline"/>
                <w:lang w:val="en-US" w:eastAsia="zh-CN"/>
              </w:rPr>
            </w:pPr>
            <w:del w:id="22176" w:author="M00007797" w:date="2023-06-19T11:35:48Z">
              <w:r>
                <w:rPr>
                  <w:rFonts w:hint="default"/>
                  <w:vertAlign w:val="baseline"/>
                  <w:lang w:val="en-US" w:eastAsia="zh-CN"/>
                </w:rPr>
                <w:delText>大冲水</w:delText>
              </w:r>
            </w:del>
          </w:p>
        </w:tc>
        <w:tc>
          <w:tcPr>
            <w:tcW w:w="2520" w:type="dxa"/>
            <w:vMerge w:val="restart"/>
          </w:tcPr>
          <w:p>
            <w:pPr>
              <w:widowControl w:val="0"/>
              <w:jc w:val="center"/>
              <w:rPr>
                <w:del w:id="22177" w:author="M00007797" w:date="2023-06-19T11:35:48Z"/>
                <w:rFonts w:hint="default"/>
                <w:vertAlign w:val="baseline"/>
                <w:lang w:val="en-US" w:eastAsia="zh-CN"/>
              </w:rPr>
            </w:pPr>
            <w:del w:id="22178" w:author="M00007797" w:date="2023-06-19T11:35:48Z">
              <w:r>
                <w:rPr>
                  <w:rFonts w:hint="eastAsia"/>
                  <w:vertAlign w:val="baseline"/>
                  <w:lang w:val="en-US" w:eastAsia="zh-CN"/>
                </w:rPr>
                <w:delText>手动冲水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2179" w:author="M00007797" w:date="2023-06-19T11:35:48Z"/>
        </w:trPr>
        <w:tc>
          <w:tcPr>
            <w:tcW w:w="2520" w:type="dxa"/>
          </w:tcPr>
          <w:p>
            <w:pPr>
              <w:widowControl w:val="0"/>
              <w:jc w:val="center"/>
              <w:rPr>
                <w:del w:id="22180" w:author="M00007797" w:date="2023-06-19T11:35:48Z"/>
                <w:rFonts w:hint="default"/>
                <w:vertAlign w:val="baseline"/>
                <w:lang w:val="en-US" w:eastAsia="zh-CN"/>
              </w:rPr>
            </w:pPr>
            <w:del w:id="22181" w:author="M00007797" w:date="2023-06-19T11:35:48Z">
              <w:r>
                <w:rPr>
                  <w:rFonts w:hint="default"/>
                  <w:vertAlign w:val="baseline"/>
                  <w:lang w:val="en-US" w:eastAsia="zh-CN"/>
                </w:rPr>
                <w:delText>遥控冲水</w:delText>
              </w:r>
            </w:del>
          </w:p>
        </w:tc>
        <w:tc>
          <w:tcPr>
            <w:tcW w:w="2520" w:type="dxa"/>
          </w:tcPr>
          <w:p>
            <w:pPr>
              <w:widowControl w:val="0"/>
              <w:jc w:val="center"/>
              <w:rPr>
                <w:del w:id="22182" w:author="M00007797" w:date="2023-06-19T11:35:48Z"/>
                <w:rFonts w:hint="default"/>
                <w:vertAlign w:val="baseline"/>
                <w:lang w:val="en-US" w:eastAsia="zh-CN"/>
              </w:rPr>
            </w:pPr>
            <w:del w:id="22183" w:author="M00007797" w:date="2023-06-19T11:35:48Z">
              <w:r>
                <w:rPr>
                  <w:rFonts w:hint="default"/>
                  <w:vertAlign w:val="baseline"/>
                  <w:lang w:val="en-US" w:eastAsia="zh-CN"/>
                </w:rPr>
                <w:delText>短按</w:delText>
              </w:r>
            </w:del>
          </w:p>
        </w:tc>
        <w:tc>
          <w:tcPr>
            <w:tcW w:w="2520" w:type="dxa"/>
          </w:tcPr>
          <w:p>
            <w:pPr>
              <w:widowControl w:val="0"/>
              <w:jc w:val="center"/>
              <w:rPr>
                <w:del w:id="22184" w:author="M00007797" w:date="2023-06-19T11:35:48Z"/>
                <w:rFonts w:hint="default"/>
                <w:vertAlign w:val="baseline"/>
                <w:lang w:val="en-US" w:eastAsia="zh-CN"/>
              </w:rPr>
            </w:pPr>
            <w:del w:id="22185" w:author="M00007797" w:date="2023-06-19T11:35:48Z">
              <w:r>
                <w:rPr>
                  <w:rFonts w:hint="default"/>
                  <w:vertAlign w:val="baseline"/>
                  <w:lang w:val="en-US" w:eastAsia="zh-CN"/>
                </w:rPr>
                <w:delText>小冲水</w:delText>
              </w:r>
            </w:del>
          </w:p>
        </w:tc>
        <w:tc>
          <w:tcPr>
            <w:tcW w:w="2520" w:type="dxa"/>
            <w:vMerge w:val="continue"/>
          </w:tcPr>
          <w:p>
            <w:pPr>
              <w:widowControl w:val="0"/>
              <w:jc w:val="center"/>
              <w:rPr>
                <w:del w:id="22186" w:author="M00007797" w:date="2023-06-19T11:35:48Z"/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2187" w:author="M00007797" w:date="2023-06-19T11:35:48Z"/>
        </w:trPr>
        <w:tc>
          <w:tcPr>
            <w:tcW w:w="2520" w:type="dxa"/>
          </w:tcPr>
          <w:p>
            <w:pPr>
              <w:widowControl w:val="0"/>
              <w:jc w:val="center"/>
              <w:rPr>
                <w:del w:id="22188" w:author="M00007797" w:date="2023-06-19T11:35:48Z"/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520" w:type="dxa"/>
          </w:tcPr>
          <w:p>
            <w:pPr>
              <w:widowControl w:val="0"/>
              <w:jc w:val="center"/>
              <w:rPr>
                <w:del w:id="22189" w:author="M00007797" w:date="2023-06-19T11:35:48Z"/>
                <w:rFonts w:hint="default"/>
                <w:vertAlign w:val="baseline"/>
                <w:lang w:val="en-US" w:eastAsia="zh-CN"/>
              </w:rPr>
            </w:pPr>
            <w:del w:id="22190" w:author="M00007797" w:date="2023-06-19T11:35:48Z">
              <w:r>
                <w:rPr>
                  <w:rFonts w:hint="default"/>
                  <w:vertAlign w:val="baseline"/>
                  <w:lang w:val="en-US" w:eastAsia="zh-CN"/>
                </w:rPr>
                <w:delText>长按3s</w:delText>
              </w:r>
            </w:del>
          </w:p>
        </w:tc>
        <w:tc>
          <w:tcPr>
            <w:tcW w:w="2520" w:type="dxa"/>
          </w:tcPr>
          <w:p>
            <w:pPr>
              <w:widowControl w:val="0"/>
              <w:jc w:val="center"/>
              <w:rPr>
                <w:del w:id="22191" w:author="M00007797" w:date="2023-06-19T11:35:48Z"/>
                <w:rFonts w:hint="default"/>
                <w:vertAlign w:val="baseline"/>
                <w:lang w:val="en-US" w:eastAsia="zh-CN"/>
              </w:rPr>
            </w:pPr>
            <w:del w:id="22192" w:author="M00007797" w:date="2023-06-19T11:35:48Z">
              <w:r>
                <w:rPr>
                  <w:rFonts w:hint="default"/>
                  <w:vertAlign w:val="baseline"/>
                  <w:lang w:val="en-US" w:eastAsia="zh-CN"/>
                </w:rPr>
                <w:delText>大冲水</w:delText>
              </w:r>
            </w:del>
          </w:p>
        </w:tc>
        <w:tc>
          <w:tcPr>
            <w:tcW w:w="2520" w:type="dxa"/>
            <w:vMerge w:val="continue"/>
          </w:tcPr>
          <w:p>
            <w:pPr>
              <w:widowControl w:val="0"/>
              <w:jc w:val="center"/>
              <w:rPr>
                <w:del w:id="22193" w:author="M00007797" w:date="2023-06-19T11:35:48Z"/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2194" w:author="M00007797" w:date="2023-06-19T11:35:48Z"/>
        </w:trPr>
        <w:tc>
          <w:tcPr>
            <w:tcW w:w="2520" w:type="dxa"/>
          </w:tcPr>
          <w:p>
            <w:pPr>
              <w:widowControl w:val="0"/>
              <w:jc w:val="center"/>
              <w:rPr>
                <w:del w:id="22195" w:author="M00007797" w:date="2023-06-19T11:35:48Z"/>
                <w:rFonts w:hint="default"/>
                <w:vertAlign w:val="baseline"/>
                <w:lang w:val="en-US" w:eastAsia="zh-CN"/>
              </w:rPr>
            </w:pPr>
            <w:del w:id="22196" w:author="M00007797" w:date="2023-06-19T11:35:48Z">
              <w:r>
                <w:rPr>
                  <w:rFonts w:hint="default"/>
                  <w:vertAlign w:val="baseline"/>
                  <w:lang w:val="en-US" w:eastAsia="zh-CN"/>
                </w:rPr>
                <w:delText>脚踢冲水</w:delText>
              </w:r>
            </w:del>
          </w:p>
        </w:tc>
        <w:tc>
          <w:tcPr>
            <w:tcW w:w="2520" w:type="dxa"/>
          </w:tcPr>
          <w:p>
            <w:pPr>
              <w:widowControl w:val="0"/>
              <w:jc w:val="center"/>
              <w:rPr>
                <w:del w:id="22197" w:author="M00007797" w:date="2023-06-19T11:35:48Z"/>
                <w:rFonts w:hint="default"/>
                <w:vertAlign w:val="baseline"/>
                <w:lang w:val="en-US" w:eastAsia="zh-CN"/>
              </w:rPr>
            </w:pPr>
            <w:del w:id="22198" w:author="M00007797" w:date="2023-06-19T11:35:48Z">
              <w:r>
                <w:rPr>
                  <w:rFonts w:hint="default"/>
                  <w:vertAlign w:val="baseline"/>
                  <w:lang w:val="en-US" w:eastAsia="zh-CN"/>
                </w:rPr>
                <w:delText>短按</w:delText>
              </w:r>
            </w:del>
          </w:p>
        </w:tc>
        <w:tc>
          <w:tcPr>
            <w:tcW w:w="2520" w:type="dxa"/>
          </w:tcPr>
          <w:p>
            <w:pPr>
              <w:widowControl w:val="0"/>
              <w:jc w:val="center"/>
              <w:rPr>
                <w:del w:id="22199" w:author="M00007797" w:date="2023-06-19T11:35:48Z"/>
                <w:rFonts w:hint="default"/>
                <w:vertAlign w:val="baseline"/>
                <w:lang w:val="en-US" w:eastAsia="zh-CN"/>
              </w:rPr>
            </w:pPr>
            <w:del w:id="22200" w:author="M00007797" w:date="2023-06-19T11:35:48Z">
              <w:r>
                <w:rPr>
                  <w:rFonts w:hint="default"/>
                  <w:vertAlign w:val="baseline"/>
                  <w:lang w:val="en-US" w:eastAsia="zh-CN"/>
                </w:rPr>
                <w:delText>小冲水</w:delText>
              </w:r>
            </w:del>
          </w:p>
        </w:tc>
        <w:tc>
          <w:tcPr>
            <w:tcW w:w="2520" w:type="dxa"/>
            <w:vMerge w:val="continue"/>
          </w:tcPr>
          <w:p>
            <w:pPr>
              <w:widowControl w:val="0"/>
              <w:jc w:val="center"/>
              <w:rPr>
                <w:del w:id="22201" w:author="M00007797" w:date="2023-06-19T11:35:48Z"/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ind w:firstLine="420"/>
        <w:jc w:val="center"/>
        <w:rPr>
          <w:del w:id="22202" w:author="M00007797" w:date="2023-06-19T11:35:48Z"/>
          <w:rFonts w:hint="default"/>
          <w:lang w:val="en-US" w:eastAsia="zh-CN"/>
        </w:rPr>
      </w:pPr>
    </w:p>
    <w:p>
      <w:pPr>
        <w:pStyle w:val="5"/>
        <w:numPr>
          <w:ilvl w:val="-1"/>
          <w:numId w:val="0"/>
        </w:numPr>
        <w:ind w:left="0" w:firstLine="0"/>
        <w:rPr>
          <w:del w:id="22204" w:author="M00007797" w:date="2023-06-19T11:35:48Z"/>
        </w:rPr>
        <w:pPrChange w:id="22203" w:author="M00007797" w:date="2023-06-16T16:51:22Z">
          <w:pPr>
            <w:pStyle w:val="5"/>
            <w:ind w:left="1146"/>
          </w:pPr>
        </w:pPrChange>
      </w:pPr>
      <w:del w:id="22205" w:author="M00007797" w:date="2023-06-19T11:35:48Z">
        <w:bookmarkStart w:id="1335" w:name="_Toc31699"/>
        <w:bookmarkStart w:id="1336" w:name="_Toc16219"/>
        <w:bookmarkStart w:id="1337" w:name="_Toc27554"/>
        <w:bookmarkStart w:id="1338" w:name="_Toc26405"/>
        <w:bookmarkStart w:id="1339" w:name="_Toc6248495"/>
        <w:bookmarkStart w:id="1340" w:name="_Toc6672"/>
        <w:bookmarkStart w:id="1341" w:name="_Toc27625"/>
        <w:bookmarkStart w:id="1342" w:name="_Toc29564"/>
        <w:bookmarkStart w:id="1343" w:name="_Toc12488"/>
        <w:bookmarkStart w:id="1344" w:name="_Toc5596"/>
        <w:bookmarkStart w:id="1345" w:name="_Toc24513"/>
        <w:bookmarkStart w:id="1346" w:name="_Toc809"/>
        <w:bookmarkStart w:id="1347" w:name="_Toc9429"/>
        <w:r>
          <w:rPr>
            <w:rFonts w:hint="eastAsia"/>
          </w:rPr>
          <w:delText>妇洗</w:delText>
        </w:r>
        <w:bookmarkEnd w:id="1335"/>
        <w:bookmarkEnd w:id="1336"/>
        <w:bookmarkEnd w:id="1337"/>
        <w:bookmarkEnd w:id="1338"/>
        <w:bookmarkEnd w:id="1339"/>
        <w:bookmarkEnd w:id="1340"/>
        <w:bookmarkEnd w:id="1341"/>
        <w:bookmarkEnd w:id="1342"/>
        <w:bookmarkEnd w:id="1343"/>
        <w:bookmarkEnd w:id="1344"/>
        <w:bookmarkEnd w:id="1345"/>
        <w:bookmarkEnd w:id="1346"/>
        <w:bookmarkEnd w:id="1347"/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2207" w:author="M00007797" w:date="2023-06-19T11:35:48Z"/>
        </w:rPr>
        <w:pPrChange w:id="22206" w:author="M00007797" w:date="2023-06-16T16:51:22Z">
          <w:pPr>
            <w:pStyle w:val="187"/>
            <w:numPr>
              <w:ilvl w:val="0"/>
              <w:numId w:val="30"/>
            </w:numPr>
            <w:ind w:leftChars="0" w:firstLineChars="0"/>
          </w:pPr>
        </w:pPrChange>
      </w:pPr>
      <w:del w:id="22208" w:author="M00007797" w:date="2023-06-19T11:35:48Z">
        <w:r>
          <w:rPr/>
          <w:delText>操作方式：</w:delText>
        </w:r>
      </w:del>
      <w:del w:id="22209" w:author="M00007797" w:date="2023-06-19T11:35:48Z">
        <w:r>
          <w:rPr>
            <w:rFonts w:hint="eastAsia"/>
          </w:rPr>
          <w:delText>短按【妇洗】</w:delText>
        </w:r>
      </w:del>
      <w:del w:id="22210" w:author="M00007797" w:date="2023-06-19T11:35:48Z">
        <w:r>
          <w:rPr/>
          <w:tab/>
        </w:r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2212" w:author="M00007797" w:date="2023-06-19T11:35:48Z"/>
        </w:rPr>
        <w:pPrChange w:id="22211" w:author="M00007797" w:date="2023-06-16T16:51:22Z">
          <w:pPr>
            <w:pStyle w:val="187"/>
            <w:numPr>
              <w:ilvl w:val="0"/>
              <w:numId w:val="30"/>
            </w:numPr>
            <w:ind w:leftChars="0" w:firstLineChars="0"/>
          </w:pPr>
        </w:pPrChange>
      </w:pPr>
      <w:del w:id="22213" w:author="M00007797" w:date="2023-06-19T11:35:48Z">
        <w:r>
          <w:rPr/>
          <w:delText>功能描述:</w:delText>
        </w:r>
      </w:del>
    </w:p>
    <w:p>
      <w:pPr>
        <w:pStyle w:val="187"/>
        <w:ind w:left="0" w:leftChars="0" w:firstLine="0" w:firstLineChars="0"/>
        <w:rPr>
          <w:del w:id="22215" w:author="M00007797" w:date="2023-06-19T11:35:48Z"/>
        </w:rPr>
        <w:pPrChange w:id="22214" w:author="M00007797" w:date="2023-06-16T16:51:22Z">
          <w:pPr>
            <w:pStyle w:val="187"/>
            <w:ind w:left="848" w:leftChars="404" w:firstLine="1" w:firstLineChars="0"/>
          </w:pPr>
        </w:pPrChange>
      </w:pPr>
      <w:del w:id="22216" w:author="M00007797" w:date="2023-06-19T11:35:48Z">
        <w:r>
          <w:rPr>
            <w:rFonts w:hint="eastAsia"/>
          </w:rPr>
          <w:delText>着座模式下，按下【妇洗】，电磁阀开启</w:delText>
        </w:r>
      </w:del>
      <w:del w:id="22217" w:author="M00007797" w:date="2023-06-19T11:35:48Z">
        <w:r>
          <w:rPr/>
          <w:delText>。喷嘴</w:delText>
        </w:r>
      </w:del>
      <w:del w:id="22218" w:author="M00007797" w:date="2023-06-19T11:35:48Z">
        <w:r>
          <w:rPr>
            <w:rFonts w:hint="eastAsia"/>
          </w:rPr>
          <w:delText>以记忆位置</w:delText>
        </w:r>
      </w:del>
      <w:del w:id="22219" w:author="M00007797" w:date="2023-06-19T11:35:48Z">
        <w:r>
          <w:rPr/>
          <w:delText>伸出，</w:delText>
        </w:r>
      </w:del>
      <w:del w:id="22220" w:author="M00007797" w:date="2023-06-19T11:35:48Z">
        <w:r>
          <w:rPr>
            <w:rFonts w:hint="eastAsia"/>
          </w:rPr>
          <w:delText>水压转至设定分配阀档位出水。从收到命令到出水，总时间＜8S</w:delText>
        </w:r>
      </w:del>
      <w:del w:id="22221" w:author="M00007797" w:date="2023-06-19T11:35:48Z">
        <w:r>
          <w:rPr/>
          <w:delText>。</w:delText>
        </w:r>
      </w:del>
    </w:p>
    <w:p>
      <w:pPr>
        <w:pStyle w:val="187"/>
        <w:ind w:left="0" w:leftChars="0" w:firstLine="0" w:firstLineChars="0"/>
        <w:rPr>
          <w:del w:id="22223" w:author="M00007797" w:date="2023-06-19T11:35:48Z"/>
        </w:rPr>
        <w:pPrChange w:id="22222" w:author="M00007797" w:date="2023-06-16T16:51:22Z">
          <w:pPr>
            <w:pStyle w:val="187"/>
            <w:ind w:left="848" w:leftChars="404" w:firstLine="1" w:firstLineChars="0"/>
          </w:pPr>
        </w:pPrChange>
      </w:pPr>
      <w:del w:id="22224" w:author="M00007797" w:date="2023-06-19T11:35:48Z">
        <w:r>
          <w:rPr>
            <w:rFonts w:hint="eastAsia"/>
          </w:rPr>
          <w:delText>注：</w:delText>
        </w:r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2226" w:author="M00007797" w:date="2023-06-19T11:35:48Z"/>
        </w:rPr>
        <w:pPrChange w:id="22225" w:author="M00007797" w:date="2023-06-16T16:51:22Z">
          <w:pPr>
            <w:pStyle w:val="187"/>
            <w:numPr>
              <w:ilvl w:val="3"/>
              <w:numId w:val="31"/>
            </w:numPr>
            <w:ind w:leftChars="0" w:firstLineChars="0"/>
          </w:pPr>
        </w:pPrChange>
      </w:pPr>
      <w:del w:id="22227" w:author="M00007797" w:date="2023-06-19T11:35:48Z">
        <w:r>
          <w:rPr>
            <w:rFonts w:hint="eastAsia"/>
          </w:rPr>
          <w:delText>着座（除</w:delText>
        </w:r>
      </w:del>
      <w:del w:id="22228" w:author="M00007797" w:date="2023-06-19T11:35:48Z">
        <w:r>
          <w:rPr>
            <w:rFonts w:hint="eastAsia"/>
            <w:lang w:val="en-US" w:eastAsia="zh-CN"/>
          </w:rPr>
          <w:delText>b</w:delText>
        </w:r>
      </w:del>
      <w:del w:id="22229" w:author="M00007797" w:date="2023-06-19T11:35:48Z">
        <w:r>
          <w:rPr>
            <w:rFonts w:hint="eastAsia"/>
          </w:rPr>
          <w:delText>、</w:delText>
        </w:r>
      </w:del>
      <w:del w:id="22230" w:author="M00007797" w:date="2023-06-19T11:35:48Z">
        <w:r>
          <w:rPr>
            <w:rFonts w:hint="eastAsia"/>
            <w:lang w:val="en-US" w:eastAsia="zh-CN"/>
          </w:rPr>
          <w:delText>c</w:delText>
        </w:r>
      </w:del>
      <w:del w:id="22231" w:author="M00007797" w:date="2023-06-19T11:35:48Z">
        <w:r>
          <w:rPr>
            <w:rFonts w:hint="eastAsia"/>
          </w:rPr>
          <w:delText>、</w:delText>
        </w:r>
      </w:del>
      <w:del w:id="22232" w:author="M00007797" w:date="2023-06-19T11:35:48Z">
        <w:r>
          <w:rPr>
            <w:rFonts w:hint="eastAsia"/>
            <w:lang w:val="en-US" w:eastAsia="zh-CN"/>
          </w:rPr>
          <w:delText>d</w:delText>
        </w:r>
      </w:del>
      <w:del w:id="22233" w:author="M00007797" w:date="2023-06-19T11:35:48Z">
        <w:r>
          <w:rPr>
            <w:rFonts w:hint="eastAsia"/>
          </w:rPr>
          <w:delText>外）时，按下【妇洗】，开始【妇洗】+【往复清洗】</w:delText>
        </w:r>
      </w:del>
      <w:del w:id="22234" w:author="M00007797" w:date="2023-06-19T11:35:48Z">
        <w:r>
          <w:rPr/>
          <w:delText>；</w:delText>
        </w:r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2236" w:author="M00007797" w:date="2023-06-19T11:35:48Z"/>
        </w:rPr>
        <w:pPrChange w:id="22235" w:author="M00007797" w:date="2023-06-16T16:51:22Z">
          <w:pPr>
            <w:pStyle w:val="187"/>
            <w:numPr>
              <w:ilvl w:val="3"/>
              <w:numId w:val="31"/>
            </w:numPr>
            <w:ind w:leftChars="0" w:firstLineChars="0"/>
          </w:pPr>
        </w:pPrChange>
      </w:pPr>
      <w:del w:id="22237" w:author="M00007797" w:date="2023-06-19T11:35:48Z">
        <w:r>
          <w:rPr>
            <w:rFonts w:hint="eastAsia"/>
          </w:rPr>
          <w:delText>妇洗时（妇洗喷口出水后），按下【妇洗】，</w:delText>
        </w:r>
      </w:del>
      <w:del w:id="22238" w:author="M00007797" w:date="2023-06-19T11:35:48Z">
        <w:r>
          <w:rPr>
            <w:rFonts w:hint="eastAsia"/>
            <w:lang w:val="en-US" w:eastAsia="zh-CN"/>
          </w:rPr>
          <w:delText>关闭</w:delText>
        </w:r>
      </w:del>
      <w:del w:id="22239" w:author="M00007797" w:date="2023-06-19T11:35:48Z">
        <w:r>
          <w:rPr>
            <w:rFonts w:hint="eastAsia"/>
          </w:rPr>
          <w:delText>【往复清洗】；</w:delText>
        </w:r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ins w:id="22241" w:author="M00006686" w:date="2021-07-30T11:52:51Z"/>
          <w:del w:id="22242" w:author="M00007797" w:date="2023-06-19T11:35:48Z"/>
        </w:rPr>
        <w:pPrChange w:id="22240" w:author="M00007797" w:date="2023-06-16T16:51:22Z">
          <w:pPr>
            <w:pStyle w:val="187"/>
            <w:numPr>
              <w:ilvl w:val="3"/>
              <w:numId w:val="31"/>
            </w:numPr>
            <w:ind w:leftChars="0" w:firstLineChars="0"/>
          </w:pPr>
        </w:pPrChange>
      </w:pPr>
      <w:del w:id="22243" w:author="M00007797" w:date="2023-06-19T11:35:48Z">
        <w:r>
          <w:rPr>
            <w:rFonts w:hint="default"/>
            <w:lang w:val="en-US"/>
          </w:rPr>
          <w:delText>连续</w:delText>
        </w:r>
      </w:del>
      <w:ins w:id="22244" w:author="M00006686" w:date="2021-07-30T11:52:29Z">
        <w:del w:id="22245" w:author="M00007797" w:date="2023-06-19T11:35:48Z">
          <w:r>
            <w:rPr>
              <w:rFonts w:hint="eastAsia"/>
              <w:lang w:val="en-US" w:eastAsia="zh-CN"/>
            </w:rPr>
            <w:delText>长</w:delText>
          </w:r>
        </w:del>
      </w:ins>
      <w:del w:id="22246" w:author="M00007797" w:date="2023-06-19T11:35:48Z">
        <w:r>
          <w:rPr>
            <w:rFonts w:hint="eastAsia"/>
          </w:rPr>
          <w:delText>按</w:delText>
        </w:r>
      </w:del>
      <w:ins w:id="22247" w:author="M00006686" w:date="2021-07-30T11:52:44Z">
        <w:del w:id="22248" w:author="M00007797" w:date="2023-06-19T11:35:48Z">
          <w:r>
            <w:rPr>
              <w:rFonts w:hint="eastAsia"/>
              <w:lang w:eastAsia="zh-CN"/>
            </w:rPr>
            <w:delText>【</w:delText>
          </w:r>
        </w:del>
      </w:ins>
      <w:ins w:id="22249" w:author="M00006686" w:date="2021-07-30T11:52:47Z">
        <w:del w:id="22250" w:author="M00007797" w:date="2023-06-19T11:35:48Z">
          <w:r>
            <w:rPr>
              <w:rFonts w:hint="eastAsia"/>
              <w:lang w:val="en-US" w:eastAsia="zh-CN"/>
            </w:rPr>
            <w:delText>妇洗</w:delText>
          </w:r>
        </w:del>
      </w:ins>
      <w:ins w:id="22251" w:author="M00006686" w:date="2021-07-30T11:52:45Z">
        <w:del w:id="22252" w:author="M00007797" w:date="2023-06-19T11:35:48Z">
          <w:r>
            <w:rPr>
              <w:rFonts w:hint="eastAsia"/>
              <w:lang w:eastAsia="zh-CN"/>
            </w:rPr>
            <w:delText>】</w:delText>
          </w:r>
        </w:del>
      </w:ins>
      <w:del w:id="22253" w:author="M00007797" w:date="2023-06-19T11:35:48Z">
        <w:r>
          <w:rPr>
            <w:rFonts w:hint="default"/>
            <w:lang w:val="en-US"/>
          </w:rPr>
          <w:delText>5</w:delText>
        </w:r>
      </w:del>
      <w:ins w:id="22254" w:author="M00006686" w:date="2021-07-30T11:51:01Z">
        <w:del w:id="22255" w:author="M00007797" w:date="2023-06-19T11:35:48Z">
          <w:r>
            <w:rPr>
              <w:rFonts w:hint="eastAsia"/>
              <w:lang w:val="en-US" w:eastAsia="zh-CN"/>
            </w:rPr>
            <w:delText>3</w:delText>
          </w:r>
        </w:del>
      </w:ins>
      <w:ins w:id="22256" w:author="M00006686" w:date="2021-07-30T11:52:37Z">
        <w:del w:id="22257" w:author="M00007797" w:date="2023-06-19T11:35:48Z">
          <w:r>
            <w:rPr>
              <w:rFonts w:hint="eastAsia"/>
              <w:lang w:val="en-US" w:eastAsia="zh-CN"/>
            </w:rPr>
            <w:delText>s</w:delText>
          </w:r>
        </w:del>
      </w:ins>
      <w:del w:id="22258" w:author="M00007797" w:date="2023-06-19T11:35:48Z">
        <w:r>
          <w:rPr>
            <w:rFonts w:hint="eastAsia"/>
          </w:rPr>
          <w:delText>下，进入或者退出坐浴模式（坐浴为无限畅洗）。</w:delText>
        </w:r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2260" w:author="M00007797" w:date="2023-06-19T11:35:48Z"/>
        </w:rPr>
        <w:pPrChange w:id="22259" w:author="M00007797" w:date="2023-06-16T16:51:22Z">
          <w:pPr>
            <w:pStyle w:val="187"/>
            <w:numPr>
              <w:ilvl w:val="3"/>
              <w:numId w:val="31"/>
            </w:numPr>
            <w:ind w:leftChars="0" w:firstLineChars="0"/>
          </w:pPr>
        </w:pPrChange>
      </w:pPr>
      <w:ins w:id="22261" w:author="M00006686" w:date="2021-07-30T11:52:56Z">
        <w:del w:id="22262" w:author="M00007797" w:date="2023-06-19T11:35:48Z">
          <w:r>
            <w:rPr>
              <w:rFonts w:hint="eastAsia"/>
              <w:lang w:val="en-US" w:eastAsia="zh-CN"/>
            </w:rPr>
            <w:delText>连续</w:delText>
          </w:r>
        </w:del>
      </w:ins>
      <w:ins w:id="22263" w:author="M00006686" w:date="2021-07-30T11:52:58Z">
        <w:del w:id="22264" w:author="M00007797" w:date="2023-06-19T11:35:48Z">
          <w:r>
            <w:rPr>
              <w:rFonts w:hint="eastAsia"/>
              <w:lang w:val="en-US" w:eastAsia="zh-CN"/>
            </w:rPr>
            <w:delText>短按</w:delText>
          </w:r>
        </w:del>
      </w:ins>
      <w:ins w:id="22265" w:author="M00006686" w:date="2021-07-30T11:53:00Z">
        <w:del w:id="22266" w:author="M00007797" w:date="2023-06-19T11:35:48Z">
          <w:r>
            <w:rPr>
              <w:rFonts w:hint="eastAsia"/>
              <w:lang w:val="en-US" w:eastAsia="zh-CN"/>
            </w:rPr>
            <w:delText>【</w:delText>
          </w:r>
        </w:del>
      </w:ins>
      <w:ins w:id="22267" w:author="M00006686" w:date="2021-07-30T11:53:03Z">
        <w:del w:id="22268" w:author="M00007797" w:date="2023-06-19T11:35:48Z">
          <w:r>
            <w:rPr>
              <w:rFonts w:hint="eastAsia"/>
              <w:lang w:val="en-US" w:eastAsia="zh-CN"/>
            </w:rPr>
            <w:delText>妇洗</w:delText>
          </w:r>
        </w:del>
      </w:ins>
      <w:ins w:id="22269" w:author="M00006686" w:date="2021-07-30T11:53:00Z">
        <w:del w:id="22270" w:author="M00007797" w:date="2023-06-19T11:35:48Z">
          <w:r>
            <w:rPr>
              <w:rFonts w:hint="eastAsia"/>
              <w:lang w:val="en-US" w:eastAsia="zh-CN"/>
            </w:rPr>
            <w:delText>】</w:delText>
          </w:r>
        </w:del>
      </w:ins>
      <w:ins w:id="22271" w:author="M00006686" w:date="2021-07-30T11:53:05Z">
        <w:del w:id="22272" w:author="M00007797" w:date="2023-06-19T11:35:48Z">
          <w:r>
            <w:rPr>
              <w:rFonts w:hint="eastAsia"/>
              <w:lang w:val="en-US" w:eastAsia="zh-CN"/>
            </w:rPr>
            <w:delText>3</w:delText>
          </w:r>
        </w:del>
      </w:ins>
      <w:ins w:id="22273" w:author="M00006686" w:date="2021-07-30T11:53:10Z">
        <w:del w:id="22274" w:author="M00007797" w:date="2023-06-19T11:35:48Z">
          <w:r>
            <w:rPr>
              <w:rFonts w:hint="eastAsia"/>
              <w:lang w:val="en-US" w:eastAsia="zh-CN"/>
            </w:rPr>
            <w:delText>次，</w:delText>
          </w:r>
        </w:del>
      </w:ins>
      <w:ins w:id="22275" w:author="M00006686" w:date="2021-07-30T11:53:11Z">
        <w:del w:id="22276" w:author="M00007797" w:date="2023-06-19T11:35:48Z">
          <w:r>
            <w:rPr>
              <w:rFonts w:hint="eastAsia"/>
              <w:lang w:val="en-US" w:eastAsia="zh-CN"/>
            </w:rPr>
            <w:delText>进入</w:delText>
          </w:r>
        </w:del>
      </w:ins>
      <w:ins w:id="22277" w:author="M00006686" w:date="2021-07-30T11:53:28Z">
        <w:del w:id="22278" w:author="M00007797" w:date="2023-06-19T11:35:48Z">
          <w:r>
            <w:rPr>
              <w:rFonts w:hint="eastAsia"/>
              <w:lang w:val="en-US" w:eastAsia="zh-CN"/>
            </w:rPr>
            <w:delText>或者</w:delText>
          </w:r>
        </w:del>
      </w:ins>
      <w:ins w:id="22279" w:author="M00006686" w:date="2021-07-30T11:53:29Z">
        <w:del w:id="22280" w:author="M00007797" w:date="2023-06-19T11:35:48Z">
          <w:r>
            <w:rPr>
              <w:rFonts w:hint="eastAsia"/>
              <w:lang w:val="en-US" w:eastAsia="zh-CN"/>
            </w:rPr>
            <w:delText>退出</w:delText>
          </w:r>
        </w:del>
      </w:ins>
      <w:ins w:id="22281" w:author="M00006686" w:date="2021-07-30T11:53:30Z">
        <w:del w:id="22282" w:author="M00007797" w:date="2023-06-19T11:35:48Z">
          <w:r>
            <w:rPr>
              <w:rFonts w:hint="eastAsia"/>
              <w:lang w:val="en-US" w:eastAsia="zh-CN"/>
            </w:rPr>
            <w:delText>宽幅</w:delText>
          </w:r>
        </w:del>
      </w:ins>
      <w:ins w:id="22283" w:author="M00006686" w:date="2021-07-30T11:53:32Z">
        <w:del w:id="22284" w:author="M00007797" w:date="2023-06-19T11:35:48Z">
          <w:r>
            <w:rPr>
              <w:rFonts w:hint="eastAsia"/>
              <w:lang w:val="en-US" w:eastAsia="zh-CN"/>
            </w:rPr>
            <w:delText>清洗</w:delText>
          </w:r>
        </w:del>
      </w:ins>
      <w:ins w:id="22285" w:author="M00006686" w:date="2021-07-30T11:53:34Z">
        <w:del w:id="22286" w:author="M00007797" w:date="2023-06-19T11:35:48Z">
          <w:r>
            <w:rPr>
              <w:rFonts w:hint="eastAsia"/>
              <w:lang w:val="en-US" w:eastAsia="zh-CN"/>
            </w:rPr>
            <w:delText>模式</w:delText>
          </w:r>
        </w:del>
      </w:ins>
      <w:ins w:id="22287" w:author="M00009068" w:date="2022-01-05T10:40:19Z">
        <w:del w:id="22288" w:author="M00007797" w:date="2023-06-19T11:35:48Z">
          <w:r>
            <w:rPr>
              <w:rFonts w:hint="eastAsia"/>
              <w:lang w:val="en-US" w:eastAsia="zh-CN"/>
            </w:rPr>
            <w:delText>，</w:delText>
          </w:r>
        </w:del>
      </w:ins>
      <w:ins w:id="22289" w:author="M00009068" w:date="2022-01-05T10:40:23Z">
        <w:del w:id="22290" w:author="M00007797" w:date="2023-06-19T11:35:48Z">
          <w:r>
            <w:rPr>
              <w:rFonts w:hint="eastAsia"/>
              <w:lang w:val="en-US" w:eastAsia="zh-CN"/>
            </w:rPr>
            <w:delText>宽幅清洗</w:delText>
          </w:r>
        </w:del>
      </w:ins>
      <w:ins w:id="22291" w:author="M00009068" w:date="2022-01-05T10:40:17Z">
        <w:del w:id="22292" w:author="M00007797" w:date="2023-06-19T11:35:48Z">
          <w:r>
            <w:rPr>
              <w:rFonts w:hint="eastAsia"/>
              <w:lang w:val="en-US" w:eastAsia="zh-CN"/>
            </w:rPr>
            <w:delText>提示音开</w:delText>
          </w:r>
        </w:del>
      </w:ins>
      <w:ins w:id="22293" w:author="M00009068" w:date="2022-01-05T10:40:17Z">
        <w:del w:id="22294" w:author="M00007797" w:date="2023-06-19T11:35:48Z">
          <w:r>
            <w:rPr>
              <w:rFonts w:hint="eastAsia"/>
              <w:lang w:eastAsia="zh-CN"/>
            </w:rPr>
            <w:delText>“</w:delText>
          </w:r>
        </w:del>
      </w:ins>
      <w:ins w:id="22295" w:author="M00009068" w:date="2022-01-05T10:40:17Z">
        <w:del w:id="22296" w:author="M00007797" w:date="2023-06-19T11:35:48Z">
          <w:r>
            <w:rPr>
              <w:rFonts w:hint="eastAsia"/>
              <w:lang w:val="en-US" w:eastAsia="zh-CN"/>
            </w:rPr>
            <w:delText>咚</w:delText>
          </w:r>
        </w:del>
      </w:ins>
      <w:ins w:id="22297" w:author="M00009068" w:date="2022-01-05T10:40:17Z">
        <w:del w:id="22298" w:author="M00007797" w:date="2023-06-19T11:35:48Z">
          <w:r>
            <w:rPr>
              <w:rFonts w:hint="eastAsia"/>
              <w:lang w:eastAsia="zh-CN"/>
            </w:rPr>
            <w:delText>”，</w:delText>
          </w:r>
        </w:del>
      </w:ins>
      <w:ins w:id="22299" w:author="M00009068" w:date="2022-01-05T10:40:17Z">
        <w:del w:id="22300" w:author="M00007797" w:date="2023-06-19T11:35:48Z">
          <w:r>
            <w:rPr>
              <w:rFonts w:hint="eastAsia"/>
              <w:lang w:val="en-US" w:eastAsia="zh-CN"/>
            </w:rPr>
            <w:delText>关“叮叮叮”</w:delText>
          </w:r>
        </w:del>
      </w:ins>
      <w:ins w:id="22301" w:author="M00006686" w:date="2021-07-30T11:53:35Z">
        <w:del w:id="22302" w:author="M00007797" w:date="2023-06-19T11:35:48Z">
          <w:r>
            <w:rPr>
              <w:rFonts w:hint="eastAsia"/>
              <w:lang w:val="en-US" w:eastAsia="zh-CN"/>
            </w:rPr>
            <w:delText>。</w:delText>
          </w:r>
        </w:del>
      </w:ins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2304" w:author="M00007797" w:date="2023-06-19T11:35:48Z"/>
        </w:rPr>
        <w:pPrChange w:id="22303" w:author="M00007797" w:date="2023-06-16T16:51:22Z">
          <w:pPr>
            <w:pStyle w:val="187"/>
            <w:numPr>
              <w:ilvl w:val="3"/>
              <w:numId w:val="31"/>
            </w:numPr>
            <w:ind w:leftChars="0" w:firstLineChars="0"/>
          </w:pPr>
        </w:pPrChange>
      </w:pPr>
      <w:del w:id="22305" w:author="M00007797" w:date="2023-06-19T11:35:48Z">
        <w:r>
          <w:rPr>
            <w:rFonts w:hint="eastAsia"/>
          </w:rPr>
          <w:delText>离座时，按下【妇洗】，无任何动作；</w:delText>
        </w:r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ins w:id="22307" w:author="yefeiting" w:date="2021-07-27T10:13:03Z"/>
          <w:del w:id="22308" w:author="M00007797" w:date="2023-06-19T11:35:48Z"/>
        </w:rPr>
        <w:pPrChange w:id="22306" w:author="M00007797" w:date="2023-06-16T16:51:22Z">
          <w:pPr>
            <w:pStyle w:val="187"/>
            <w:numPr>
              <w:ilvl w:val="3"/>
              <w:numId w:val="31"/>
            </w:numPr>
            <w:ind w:leftChars="0" w:firstLineChars="0"/>
          </w:pPr>
        </w:pPrChange>
      </w:pPr>
      <w:del w:id="22309" w:author="M00007797" w:date="2023-06-19T11:35:48Z">
        <w:r>
          <w:rPr>
            <w:rFonts w:hint="eastAsia"/>
          </w:rPr>
          <w:delText>在任何时候可以按【水温调节】、【水压调节】、【管位调节】相关按键进行预设置，待清洗出水后依次执行；</w:delText>
        </w:r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2311" w:author="M00007797" w:date="2023-06-19T11:35:48Z"/>
        </w:rPr>
        <w:pPrChange w:id="22310" w:author="M00007797" w:date="2023-06-16T16:51:22Z">
          <w:pPr>
            <w:pStyle w:val="187"/>
            <w:numPr>
              <w:ilvl w:val="3"/>
              <w:numId w:val="31"/>
            </w:numPr>
            <w:ind w:leftChars="0" w:firstLineChars="0"/>
          </w:pPr>
        </w:pPrChange>
      </w:pPr>
      <w:ins w:id="22312" w:author="yefeiting" w:date="2021-07-27T10:19:00Z">
        <w:del w:id="22313" w:author="M00007797" w:date="2023-06-19T11:35:48Z">
          <w:r>
            <w:rPr>
              <w:rFonts w:hint="eastAsia"/>
            </w:rPr>
            <w:delText>在臀妇洗切换时</w:delText>
          </w:r>
        </w:del>
      </w:ins>
      <w:ins w:id="22314" w:author="yefeiting" w:date="2021-07-27T10:19:00Z">
        <w:del w:id="22315" w:author="M00007797" w:date="2023-06-19T11:35:48Z">
          <w:r>
            <w:rPr>
              <w:rFonts w:hint="eastAsia"/>
              <w:lang w:val="en-US" w:eastAsia="zh-CN"/>
            </w:rPr>
            <w:delText>管位不</w:delText>
          </w:r>
        </w:del>
      </w:ins>
      <w:ins w:id="22316" w:author="yefeiting" w:date="2021-07-27T10:19:00Z">
        <w:del w:id="22317" w:author="M00007797" w:date="2023-06-19T11:35:48Z">
          <w:r>
            <w:rPr>
              <w:rFonts w:hint="eastAsia"/>
            </w:rPr>
            <w:delText>收回，</w:delText>
          </w:r>
        </w:del>
      </w:ins>
      <w:ins w:id="22318" w:author="yefeiting" w:date="2021-07-27T10:19:00Z">
        <w:del w:id="22319" w:author="M00007797" w:date="2023-06-19T11:35:48Z">
          <w:r>
            <w:rPr>
              <w:rFonts w:hint="eastAsia"/>
              <w:lang w:val="en-US" w:eastAsia="zh-CN"/>
            </w:rPr>
            <w:delText>直接</w:delText>
          </w:r>
        </w:del>
      </w:ins>
      <w:ins w:id="22320" w:author="yefeiting" w:date="2021-07-27T10:19:00Z">
        <w:del w:id="22321" w:author="M00007797" w:date="2023-06-19T11:35:48Z">
          <w:r>
            <w:rPr>
              <w:rFonts w:hint="eastAsia"/>
            </w:rPr>
            <w:delText>进行切换</w:delText>
          </w:r>
        </w:del>
      </w:ins>
      <w:ins w:id="22322" w:author="yefeiting" w:date="2021-07-27T10:19:19Z">
        <w:del w:id="22323" w:author="M00007797" w:date="2023-06-19T11:35:48Z">
          <w:r>
            <w:rPr>
              <w:rFonts w:hint="eastAsia"/>
              <w:lang w:eastAsia="zh-CN"/>
            </w:rPr>
            <w:delText>；</w:delText>
          </w:r>
        </w:del>
      </w:ins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2325" w:author="M00007797" w:date="2023-06-19T11:35:48Z"/>
        </w:rPr>
        <w:pPrChange w:id="22324" w:author="M00007797" w:date="2023-06-16T16:51:22Z">
          <w:pPr>
            <w:pStyle w:val="187"/>
            <w:numPr>
              <w:ilvl w:val="3"/>
              <w:numId w:val="31"/>
            </w:numPr>
            <w:ind w:leftChars="0" w:firstLineChars="0"/>
          </w:pPr>
        </w:pPrChange>
      </w:pPr>
      <w:del w:id="22326" w:author="M00007797" w:date="2023-06-19T11:35:48Z">
        <w:r>
          <w:rPr>
            <w:rFonts w:hint="eastAsia"/>
          </w:rPr>
          <w:delText>长按</w:delText>
        </w:r>
      </w:del>
      <w:del w:id="22327" w:author="M00007797" w:date="2023-06-19T11:35:48Z">
        <w:r>
          <w:rPr>
            <w:rFonts w:hint="eastAsia"/>
            <w:lang w:val="en-US" w:eastAsia="zh-CN"/>
          </w:rPr>
          <w:delText>妇</w:delText>
        </w:r>
      </w:del>
      <w:del w:id="22328" w:author="M00007797" w:date="2023-06-19T11:35:48Z">
        <w:r>
          <w:rPr>
            <w:rFonts w:hint="eastAsia"/>
          </w:rPr>
          <w:delText>洗键，进入或者退出宽幅清洗</w:delText>
        </w:r>
      </w:del>
      <w:del w:id="22329" w:author="M00007797" w:date="2023-06-19T11:35:48Z">
        <w:r>
          <w:rPr>
            <w:rFonts w:hint="eastAsia"/>
            <w:lang w:eastAsia="zh-CN"/>
          </w:rPr>
          <w:delText>。</w:delText>
        </w:r>
      </w:del>
    </w:p>
    <w:p>
      <w:pPr>
        <w:pStyle w:val="187"/>
        <w:ind w:left="0" w:leftChars="0" w:firstLine="0" w:firstLineChars="0"/>
        <w:rPr>
          <w:del w:id="22331" w:author="M00007797" w:date="2023-06-19T11:35:48Z"/>
        </w:rPr>
        <w:pPrChange w:id="22330" w:author="M00007797" w:date="2023-06-16T16:51:22Z">
          <w:pPr>
            <w:pStyle w:val="187"/>
            <w:ind w:left="0" w:leftChars="0" w:firstLine="567" w:firstLineChars="270"/>
          </w:pPr>
        </w:pPrChange>
      </w:pPr>
      <w:del w:id="22332" w:author="M00007797" w:date="2023-06-19T11:35:48Z">
        <w:r>
          <w:rPr/>
          <w:delText>3、</w:delText>
        </w:r>
      </w:del>
      <w:del w:id="22333" w:author="M00007797" w:date="2023-06-19T11:35:48Z">
        <w:r>
          <w:rPr>
            <w:rFonts w:hint="eastAsia"/>
          </w:rPr>
          <w:delText>清洗周期</w:delText>
        </w:r>
      </w:del>
      <w:del w:id="22334" w:author="M00007797" w:date="2023-06-19T11:35:48Z">
        <w:r>
          <w:rPr/>
          <w:delText>：</w:delText>
        </w:r>
      </w:del>
      <w:del w:id="22335" w:author="M00007797" w:date="2023-06-19T11:35:48Z">
        <w:r>
          <w:rPr>
            <w:rFonts w:hint="eastAsia"/>
          </w:rPr>
          <w:delText>喷出水后开始计时，清洗周期为4</w:delText>
        </w:r>
      </w:del>
      <w:del w:id="22336" w:author="M00007797" w:date="2023-06-19T11:35:48Z">
        <w:r>
          <w:rPr/>
          <w:delText>min。</w:delText>
        </w:r>
      </w:del>
    </w:p>
    <w:p>
      <w:pPr>
        <w:pStyle w:val="187"/>
        <w:ind w:left="0" w:leftChars="0" w:firstLine="0" w:firstLineChars="0"/>
        <w:rPr>
          <w:del w:id="22338" w:author="M00007797" w:date="2023-06-19T11:35:48Z"/>
        </w:rPr>
        <w:pPrChange w:id="22337" w:author="M00007797" w:date="2023-06-16T16:51:22Z">
          <w:pPr>
            <w:pStyle w:val="187"/>
            <w:ind w:leftChars="270" w:hanging="283" w:hangingChars="135"/>
          </w:pPr>
        </w:pPrChange>
      </w:pPr>
      <w:del w:id="22339" w:author="M00007797" w:date="2023-06-19T11:35:48Z">
        <w:r>
          <w:rPr>
            <w:rFonts w:hint="eastAsia"/>
          </w:rPr>
          <w:delText>4、停止清洗：【妇洗】过程中，喷出水后按【停止】；停止清洗动作，收回清洗器。清洗器收回时间＜8S；</w:delText>
        </w:r>
      </w:del>
    </w:p>
    <w:p>
      <w:pPr>
        <w:pStyle w:val="187"/>
        <w:ind w:left="0" w:leftChars="0" w:firstLine="0" w:firstLineChars="0"/>
        <w:rPr>
          <w:del w:id="22341" w:author="M00007797" w:date="2023-06-19T11:35:48Z"/>
        </w:rPr>
        <w:pPrChange w:id="22340" w:author="M00007797" w:date="2023-06-16T16:51:22Z">
          <w:pPr>
            <w:pStyle w:val="187"/>
            <w:ind w:leftChars="271" w:hanging="281" w:hangingChars="134"/>
          </w:pPr>
        </w:pPrChange>
      </w:pPr>
      <w:del w:id="22342" w:author="M00007797" w:date="2023-06-19T11:35:48Z">
        <w:r>
          <w:rPr/>
          <w:tab/>
        </w:r>
      </w:del>
      <w:del w:id="22343" w:author="M00007797" w:date="2023-06-19T11:35:48Z">
        <w:r>
          <w:rPr/>
          <w:tab/>
        </w:r>
      </w:del>
      <w:del w:id="22344" w:author="M00007797" w:date="2023-06-19T11:35:48Z">
        <w:r>
          <w:rPr/>
          <w:tab/>
        </w:r>
      </w:del>
      <w:del w:id="22345" w:author="M00007797" w:date="2023-06-19T11:35:48Z">
        <w:r>
          <w:rPr/>
          <w:tab/>
        </w:r>
      </w:del>
      <w:del w:id="22346" w:author="M00007797" w:date="2023-06-19T11:35:48Z">
        <w:r>
          <w:rPr/>
          <w:tab/>
        </w:r>
      </w:del>
      <w:del w:id="22347" w:author="M00007797" w:date="2023-06-19T11:35:48Z">
        <w:r>
          <w:rPr/>
          <w:tab/>
        </w:r>
      </w:del>
      <w:del w:id="22348" w:author="M00007797" w:date="2023-06-19T11:35:48Z">
        <w:r>
          <w:rPr/>
          <w:tab/>
        </w:r>
      </w:del>
      <w:del w:id="22349" w:author="M00007797" w:date="2023-06-19T11:35:48Z">
        <w:r>
          <w:rPr/>
          <w:tab/>
        </w:r>
      </w:del>
      <w:del w:id="22350" w:author="M00007797" w:date="2023-06-19T11:35:48Z">
        <w:r>
          <w:rPr/>
          <w:tab/>
        </w:r>
      </w:del>
      <w:del w:id="22351" w:author="M00007797" w:date="2023-06-19T11:35:48Z">
        <w:r>
          <w:rPr/>
          <w:tab/>
        </w:r>
      </w:del>
      <w:del w:id="22352" w:author="M00007797" w:date="2023-06-19T11:35:48Z">
        <w:r>
          <w:rPr/>
          <w:tab/>
        </w:r>
      </w:del>
      <w:del w:id="22353" w:author="M00007797" w:date="2023-06-19T11:35:48Z">
        <w:r>
          <w:rPr/>
          <w:tab/>
        </w:r>
      </w:del>
      <w:del w:id="22354" w:author="M00007797" w:date="2023-06-19T11:35:48Z">
        <w:r>
          <w:rPr/>
          <w:tab/>
        </w:r>
      </w:del>
    </w:p>
    <w:p>
      <w:pPr>
        <w:pStyle w:val="5"/>
        <w:numPr>
          <w:ilvl w:val="-1"/>
          <w:numId w:val="0"/>
        </w:numPr>
        <w:ind w:left="0" w:firstLine="0"/>
        <w:rPr>
          <w:del w:id="22356" w:author="M00007797" w:date="2023-06-19T11:35:48Z"/>
        </w:rPr>
        <w:pPrChange w:id="22355" w:author="M00007797" w:date="2023-06-16T16:51:22Z">
          <w:pPr>
            <w:pStyle w:val="5"/>
            <w:ind w:left="1146"/>
          </w:pPr>
        </w:pPrChange>
      </w:pPr>
      <w:del w:id="22357" w:author="M00007797" w:date="2023-06-19T11:35:48Z">
        <w:bookmarkStart w:id="1348" w:name="_Toc4427"/>
        <w:bookmarkStart w:id="1349" w:name="_Toc32366"/>
        <w:bookmarkStart w:id="1350" w:name="_Toc6248496"/>
        <w:bookmarkStart w:id="1351" w:name="_Toc16917"/>
        <w:bookmarkStart w:id="1352" w:name="_Toc19556"/>
        <w:bookmarkStart w:id="1353" w:name="_Toc22794"/>
        <w:bookmarkStart w:id="1354" w:name="_Toc14928"/>
        <w:bookmarkStart w:id="1355" w:name="_Toc8487"/>
        <w:bookmarkStart w:id="1356" w:name="_Toc27211"/>
        <w:bookmarkStart w:id="1357" w:name="_Toc29168"/>
        <w:bookmarkStart w:id="1358" w:name="_Toc9749"/>
        <w:bookmarkStart w:id="1359" w:name="_Toc7220"/>
        <w:bookmarkStart w:id="1360" w:name="_Toc13713"/>
        <w:r>
          <w:rPr>
            <w:rFonts w:hint="eastAsia"/>
          </w:rPr>
          <w:delText>臀部</w:delText>
        </w:r>
      </w:del>
      <w:ins w:id="22358" w:author="M00009068" w:date="2021-11-19T15:51:12Z">
        <w:del w:id="22359" w:author="M00007797" w:date="2023-06-19T11:35:48Z">
          <w:r>
            <w:rPr>
              <w:rFonts w:hint="eastAsia"/>
              <w:lang w:val="en-US" w:eastAsia="zh-CN"/>
            </w:rPr>
            <w:delText>洗</w:delText>
          </w:r>
        </w:del>
      </w:ins>
      <w:del w:id="22360" w:author="M00007797" w:date="2023-06-19T11:35:48Z">
        <w:r>
          <w:rPr>
            <w:rFonts w:hint="eastAsia"/>
          </w:rPr>
          <w:delText>清洗</w:delText>
        </w:r>
        <w:bookmarkEnd w:id="1348"/>
        <w:bookmarkEnd w:id="1349"/>
        <w:bookmarkEnd w:id="1350"/>
        <w:bookmarkEnd w:id="1351"/>
        <w:bookmarkEnd w:id="1352"/>
        <w:bookmarkEnd w:id="1353"/>
        <w:bookmarkEnd w:id="1354"/>
        <w:bookmarkEnd w:id="1355"/>
        <w:bookmarkEnd w:id="1356"/>
        <w:bookmarkEnd w:id="1357"/>
        <w:bookmarkEnd w:id="1358"/>
        <w:bookmarkEnd w:id="1359"/>
        <w:bookmarkEnd w:id="1360"/>
      </w:del>
      <w:del w:id="22361" w:author="M00007797" w:date="2023-06-19T11:35:48Z">
        <w:r>
          <w:rPr/>
          <w:tab/>
        </w:r>
      </w:del>
      <w:del w:id="22362" w:author="M00007797" w:date="2023-06-19T11:35:48Z">
        <w:r>
          <w:rPr/>
          <w:tab/>
        </w:r>
      </w:del>
      <w:del w:id="22363" w:author="M00007797" w:date="2023-06-19T11:35:48Z">
        <w:r>
          <w:rPr/>
          <w:tab/>
        </w:r>
      </w:del>
      <w:del w:id="22364" w:author="M00007797" w:date="2023-06-19T11:35:48Z">
        <w:r>
          <w:rPr/>
          <w:tab/>
        </w:r>
      </w:del>
      <w:del w:id="22365" w:author="M00007797" w:date="2023-06-19T11:35:48Z">
        <w:r>
          <w:rPr/>
          <w:tab/>
        </w:r>
      </w:del>
      <w:del w:id="22366" w:author="M00007797" w:date="2023-06-19T11:35:48Z">
        <w:r>
          <w:rPr/>
          <w:tab/>
        </w:r>
      </w:del>
      <w:del w:id="22367" w:author="M00007797" w:date="2023-06-19T11:35:48Z">
        <w:r>
          <w:rPr/>
          <w:tab/>
        </w:r>
      </w:del>
    </w:p>
    <w:p>
      <w:pPr>
        <w:pStyle w:val="187"/>
        <w:ind w:left="0" w:leftChars="0" w:firstLine="0" w:firstLineChars="0"/>
        <w:rPr>
          <w:del w:id="22369" w:author="M00007797" w:date="2023-06-19T11:35:48Z"/>
        </w:rPr>
        <w:pPrChange w:id="22368" w:author="M00007797" w:date="2023-06-16T16:51:22Z">
          <w:pPr>
            <w:pStyle w:val="187"/>
            <w:ind w:left="569" w:leftChars="0" w:firstLine="0" w:firstLineChars="0"/>
          </w:pPr>
        </w:pPrChange>
      </w:pPr>
      <w:del w:id="22370" w:author="M00007797" w:date="2023-06-19T11:35:48Z">
        <w:r>
          <w:rPr>
            <w:rFonts w:hint="eastAsia"/>
          </w:rPr>
          <w:delText>1、</w:delText>
        </w:r>
      </w:del>
      <w:del w:id="22371" w:author="M00007797" w:date="2023-06-19T11:35:48Z">
        <w:r>
          <w:rPr/>
          <w:delText>操作方式：</w:delText>
        </w:r>
      </w:del>
      <w:del w:id="22372" w:author="M00007797" w:date="2023-06-19T11:35:48Z">
        <w:r>
          <w:rPr>
            <w:rFonts w:hint="eastAsia"/>
          </w:rPr>
          <w:delText>短按【臀部清洗】</w:delText>
        </w:r>
      </w:del>
      <w:del w:id="22373" w:author="M00007797" w:date="2023-06-19T11:35:48Z">
        <w:r>
          <w:rPr/>
          <w:tab/>
        </w:r>
      </w:del>
    </w:p>
    <w:p>
      <w:pPr>
        <w:pStyle w:val="187"/>
        <w:ind w:left="0" w:leftChars="0" w:firstLine="0" w:firstLineChars="0"/>
        <w:rPr>
          <w:del w:id="22375" w:author="M00007797" w:date="2023-06-19T11:35:48Z"/>
        </w:rPr>
        <w:pPrChange w:id="22374" w:author="M00007797" w:date="2023-06-16T16:51:22Z">
          <w:pPr>
            <w:pStyle w:val="187"/>
            <w:ind w:left="569" w:leftChars="0" w:firstLine="0" w:firstLineChars="0"/>
          </w:pPr>
        </w:pPrChange>
      </w:pPr>
      <w:del w:id="22376" w:author="M00007797" w:date="2023-06-19T11:35:48Z">
        <w:r>
          <w:rPr>
            <w:rFonts w:hint="eastAsia"/>
          </w:rPr>
          <w:delText>2、</w:delText>
        </w:r>
      </w:del>
      <w:del w:id="22377" w:author="M00007797" w:date="2023-06-19T11:35:48Z">
        <w:r>
          <w:rPr/>
          <w:delText>功能描述:</w:delText>
        </w:r>
      </w:del>
    </w:p>
    <w:p>
      <w:pPr>
        <w:pStyle w:val="187"/>
        <w:ind w:left="0" w:leftChars="0" w:firstLine="0" w:firstLineChars="0"/>
        <w:rPr>
          <w:del w:id="22379" w:author="M00007797" w:date="2023-06-19T11:35:48Z"/>
        </w:rPr>
        <w:pPrChange w:id="22378" w:author="M00007797" w:date="2023-06-16T16:51:22Z">
          <w:pPr>
            <w:pStyle w:val="187"/>
            <w:ind w:left="848" w:leftChars="404" w:firstLine="1" w:firstLineChars="0"/>
          </w:pPr>
        </w:pPrChange>
      </w:pPr>
      <w:del w:id="22380" w:author="M00007797" w:date="2023-06-19T11:35:48Z">
        <w:r>
          <w:rPr>
            <w:rFonts w:hint="eastAsia"/>
          </w:rPr>
          <w:delText>着座模式下，按下【臀部清洗】，电磁阀开启</w:delText>
        </w:r>
      </w:del>
      <w:del w:id="22381" w:author="M00007797" w:date="2023-06-19T11:35:48Z">
        <w:r>
          <w:rPr/>
          <w:delText>。喷嘴</w:delText>
        </w:r>
      </w:del>
      <w:del w:id="22382" w:author="M00007797" w:date="2023-06-19T11:35:48Z">
        <w:r>
          <w:rPr>
            <w:rFonts w:hint="eastAsia"/>
          </w:rPr>
          <w:delText>以记忆位置</w:delText>
        </w:r>
      </w:del>
      <w:del w:id="22383" w:author="M00007797" w:date="2023-06-19T11:35:48Z">
        <w:r>
          <w:rPr/>
          <w:delText>伸出，</w:delText>
        </w:r>
      </w:del>
      <w:del w:id="22384" w:author="M00007797" w:date="2023-06-19T11:35:48Z">
        <w:r>
          <w:rPr>
            <w:rFonts w:hint="eastAsia"/>
          </w:rPr>
          <w:delText>水压转至设定分配阀档位出水。从收到命令到出水，总时间＜8S</w:delText>
        </w:r>
      </w:del>
      <w:del w:id="22385" w:author="M00007797" w:date="2023-06-19T11:35:48Z">
        <w:r>
          <w:rPr/>
          <w:delText>。</w:delText>
        </w:r>
      </w:del>
    </w:p>
    <w:p>
      <w:pPr>
        <w:pStyle w:val="187"/>
        <w:ind w:left="0" w:leftChars="0" w:firstLine="0" w:firstLineChars="0"/>
        <w:rPr>
          <w:del w:id="22387" w:author="M00007797" w:date="2023-06-19T11:35:48Z"/>
        </w:rPr>
        <w:pPrChange w:id="22386" w:author="M00007797" w:date="2023-06-16T16:51:22Z">
          <w:pPr>
            <w:pStyle w:val="187"/>
            <w:ind w:left="848" w:leftChars="404" w:firstLine="1" w:firstLineChars="0"/>
          </w:pPr>
        </w:pPrChange>
      </w:pPr>
      <w:del w:id="22388" w:author="M00007797" w:date="2023-06-19T11:35:48Z">
        <w:r>
          <w:rPr>
            <w:rFonts w:hint="eastAsia"/>
          </w:rPr>
          <w:delText>注：</w:delText>
        </w:r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2390" w:author="M00007797" w:date="2023-06-19T11:35:48Z"/>
        </w:rPr>
        <w:pPrChange w:id="22389" w:author="M00007797" w:date="2023-06-16T16:51:22Z">
          <w:pPr>
            <w:pStyle w:val="187"/>
            <w:numPr>
              <w:ilvl w:val="0"/>
              <w:numId w:val="32"/>
            </w:numPr>
            <w:ind w:leftChars="0" w:firstLineChars="0"/>
          </w:pPr>
        </w:pPrChange>
      </w:pPr>
      <w:del w:id="22391" w:author="M00007797" w:date="2023-06-19T11:35:48Z">
        <w:r>
          <w:rPr>
            <w:rFonts w:hint="eastAsia"/>
          </w:rPr>
          <w:delText>着座（除</w:delText>
        </w:r>
      </w:del>
      <w:del w:id="22392" w:author="M00007797" w:date="2023-06-19T11:35:48Z">
        <w:r>
          <w:rPr>
            <w:rFonts w:hint="eastAsia"/>
            <w:lang w:val="en-US" w:eastAsia="zh-CN"/>
          </w:rPr>
          <w:delText>b</w:delText>
        </w:r>
      </w:del>
      <w:del w:id="22393" w:author="M00007797" w:date="2023-06-19T11:35:48Z">
        <w:r>
          <w:rPr>
            <w:rFonts w:hint="eastAsia"/>
          </w:rPr>
          <w:delText>、</w:delText>
        </w:r>
      </w:del>
      <w:del w:id="22394" w:author="M00007797" w:date="2023-06-19T11:35:48Z">
        <w:r>
          <w:rPr>
            <w:rFonts w:hint="eastAsia"/>
            <w:lang w:val="en-US" w:eastAsia="zh-CN"/>
          </w:rPr>
          <w:delText>c</w:delText>
        </w:r>
      </w:del>
      <w:del w:id="22395" w:author="M00007797" w:date="2023-06-19T11:35:48Z">
        <w:r>
          <w:rPr>
            <w:rFonts w:hint="eastAsia"/>
          </w:rPr>
          <w:delText>、</w:delText>
        </w:r>
      </w:del>
      <w:del w:id="22396" w:author="M00007797" w:date="2023-06-19T11:35:48Z">
        <w:r>
          <w:rPr>
            <w:rFonts w:hint="eastAsia"/>
            <w:lang w:val="en-US" w:eastAsia="zh-CN"/>
          </w:rPr>
          <w:delText>d</w:delText>
        </w:r>
      </w:del>
      <w:del w:id="22397" w:author="M00007797" w:date="2023-06-19T11:35:48Z">
        <w:r>
          <w:rPr>
            <w:rFonts w:hint="eastAsia"/>
          </w:rPr>
          <w:delText>外）时，按下【臀部清洗】，开始【臀部清洗】+【往复清洗】</w:delText>
        </w:r>
      </w:del>
      <w:del w:id="22398" w:author="M00007797" w:date="2023-06-19T11:35:48Z">
        <w:r>
          <w:rPr/>
          <w:delText>；</w:delText>
        </w:r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2400" w:author="M00007797" w:date="2023-06-19T11:35:48Z"/>
        </w:rPr>
        <w:pPrChange w:id="22399" w:author="M00007797" w:date="2023-06-16T16:51:22Z">
          <w:pPr>
            <w:pStyle w:val="187"/>
            <w:numPr>
              <w:ilvl w:val="0"/>
              <w:numId w:val="32"/>
            </w:numPr>
            <w:ind w:leftChars="0" w:firstLineChars="0"/>
          </w:pPr>
        </w:pPrChange>
      </w:pPr>
      <w:del w:id="22401" w:author="M00007797" w:date="2023-06-19T11:35:48Z">
        <w:r>
          <w:rPr>
            <w:rFonts w:hint="eastAsia"/>
          </w:rPr>
          <w:delText>臀部清洗时（臀部清洗喷口出水后），按下【臀部清洗】，</w:delText>
        </w:r>
      </w:del>
      <w:del w:id="22402" w:author="M00007797" w:date="2023-06-19T11:35:48Z">
        <w:r>
          <w:rPr>
            <w:rFonts w:hint="eastAsia"/>
            <w:lang w:val="en-US" w:eastAsia="zh-CN"/>
          </w:rPr>
          <w:delText>关闭</w:delText>
        </w:r>
      </w:del>
      <w:del w:id="22403" w:author="M00007797" w:date="2023-06-19T11:35:48Z">
        <w:r>
          <w:rPr>
            <w:rFonts w:hint="eastAsia"/>
          </w:rPr>
          <w:delText>【往复清洗】；</w:delText>
        </w:r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ins w:id="22405" w:author="M00006686" w:date="2021-07-30T11:56:19Z"/>
          <w:del w:id="22406" w:author="M00007797" w:date="2023-06-19T11:35:48Z"/>
        </w:rPr>
        <w:pPrChange w:id="22404" w:author="M00007797" w:date="2023-06-16T16:51:22Z">
          <w:pPr>
            <w:pStyle w:val="187"/>
            <w:numPr>
              <w:ilvl w:val="0"/>
              <w:numId w:val="32"/>
            </w:numPr>
            <w:ind w:leftChars="0" w:firstLineChars="0"/>
          </w:pPr>
        </w:pPrChange>
      </w:pPr>
      <w:del w:id="22407" w:author="M00007797" w:date="2023-06-19T11:35:48Z">
        <w:r>
          <w:rPr>
            <w:rFonts w:hint="default"/>
            <w:lang w:val="en-US"/>
          </w:rPr>
          <w:delText>连续</w:delText>
        </w:r>
      </w:del>
      <w:ins w:id="22408" w:author="M00006686" w:date="2021-07-30T11:55:57Z">
        <w:del w:id="22409" w:author="M00007797" w:date="2023-06-19T11:35:48Z">
          <w:r>
            <w:rPr>
              <w:rFonts w:hint="eastAsia"/>
              <w:lang w:val="en-US" w:eastAsia="zh-CN"/>
            </w:rPr>
            <w:delText>长</w:delText>
          </w:r>
        </w:del>
      </w:ins>
      <w:del w:id="22410" w:author="M00007797" w:date="2023-06-19T11:35:48Z">
        <w:r>
          <w:rPr>
            <w:rFonts w:hint="eastAsia"/>
          </w:rPr>
          <w:delText>按</w:delText>
        </w:r>
      </w:del>
      <w:ins w:id="22411" w:author="M00006686" w:date="2021-07-30T11:55:59Z">
        <w:del w:id="22412" w:author="M00007797" w:date="2023-06-19T11:35:48Z">
          <w:r>
            <w:rPr>
              <w:rFonts w:hint="eastAsia"/>
              <w:lang w:eastAsia="zh-CN"/>
            </w:rPr>
            <w:delText>【</w:delText>
          </w:r>
        </w:del>
      </w:ins>
      <w:ins w:id="22413" w:author="M00006686" w:date="2021-07-30T11:56:02Z">
        <w:del w:id="22414" w:author="M00007797" w:date="2023-06-19T11:35:48Z">
          <w:r>
            <w:rPr>
              <w:rFonts w:hint="eastAsia"/>
              <w:lang w:val="en-US" w:eastAsia="zh-CN"/>
            </w:rPr>
            <w:delText>臀</w:delText>
          </w:r>
        </w:del>
      </w:ins>
      <w:ins w:id="22415" w:author="M00006686" w:date="2021-07-30T11:56:07Z">
        <w:del w:id="22416" w:author="M00007797" w:date="2023-06-19T11:35:48Z">
          <w:r>
            <w:rPr>
              <w:rFonts w:hint="eastAsia"/>
              <w:lang w:val="en-US" w:eastAsia="zh-CN"/>
            </w:rPr>
            <w:delText>部</w:delText>
          </w:r>
        </w:del>
      </w:ins>
      <w:ins w:id="22417" w:author="M00006686" w:date="2021-07-30T11:56:08Z">
        <w:del w:id="22418" w:author="M00007797" w:date="2023-06-19T11:35:48Z">
          <w:r>
            <w:rPr>
              <w:rFonts w:hint="eastAsia"/>
              <w:lang w:val="en-US" w:eastAsia="zh-CN"/>
            </w:rPr>
            <w:delText>清洗</w:delText>
          </w:r>
        </w:del>
      </w:ins>
      <w:ins w:id="22419" w:author="M00006686" w:date="2021-07-30T11:56:00Z">
        <w:del w:id="22420" w:author="M00007797" w:date="2023-06-19T11:35:48Z">
          <w:r>
            <w:rPr>
              <w:rFonts w:hint="eastAsia"/>
              <w:lang w:eastAsia="zh-CN"/>
            </w:rPr>
            <w:delText>】</w:delText>
          </w:r>
        </w:del>
      </w:ins>
      <w:del w:id="22421" w:author="M00007797" w:date="2023-06-19T11:35:48Z">
        <w:r>
          <w:rPr>
            <w:rFonts w:hint="eastAsia"/>
          </w:rPr>
          <w:delText>5</w:delText>
        </w:r>
      </w:del>
      <w:ins w:id="22422" w:author="M00006686" w:date="2021-07-30T11:56:10Z">
        <w:del w:id="22423" w:author="M00007797" w:date="2023-06-19T11:35:48Z">
          <w:r>
            <w:rPr>
              <w:rFonts w:hint="eastAsia"/>
              <w:lang w:val="en-US" w:eastAsia="zh-CN"/>
            </w:rPr>
            <w:delText>3</w:delText>
          </w:r>
        </w:del>
      </w:ins>
      <w:ins w:id="22424" w:author="M00006686" w:date="2021-07-30T11:56:11Z">
        <w:del w:id="22425" w:author="M00007797" w:date="2023-06-19T11:35:48Z">
          <w:r>
            <w:rPr>
              <w:rFonts w:hint="eastAsia"/>
              <w:lang w:val="en-US" w:eastAsia="zh-CN"/>
            </w:rPr>
            <w:delText>s</w:delText>
          </w:r>
        </w:del>
      </w:ins>
      <w:del w:id="22426" w:author="M00007797" w:date="2023-06-19T11:35:48Z">
        <w:r>
          <w:rPr>
            <w:rFonts w:hint="eastAsia"/>
          </w:rPr>
          <w:delText>下，进入或者退出坐浴模式（坐浴为无限畅洗）。</w:delText>
        </w:r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2428" w:author="M00007797" w:date="2023-06-19T11:35:48Z"/>
        </w:rPr>
        <w:pPrChange w:id="22427" w:author="M00007797" w:date="2023-06-16T16:51:22Z">
          <w:pPr>
            <w:pStyle w:val="187"/>
            <w:numPr>
              <w:ilvl w:val="0"/>
              <w:numId w:val="32"/>
            </w:numPr>
            <w:ind w:leftChars="0" w:firstLineChars="0"/>
          </w:pPr>
        </w:pPrChange>
      </w:pPr>
      <w:ins w:id="22429" w:author="M00006686" w:date="2021-07-30T11:56:23Z">
        <w:del w:id="22430" w:author="M00007797" w:date="2023-06-19T11:35:48Z">
          <w:r>
            <w:rPr>
              <w:rFonts w:hint="eastAsia"/>
              <w:lang w:val="en-US" w:eastAsia="zh-CN"/>
            </w:rPr>
            <w:delText>连续</w:delText>
          </w:r>
        </w:del>
      </w:ins>
      <w:ins w:id="22431" w:author="M00006686" w:date="2021-07-30T11:56:25Z">
        <w:del w:id="22432" w:author="M00007797" w:date="2023-06-19T11:35:48Z">
          <w:r>
            <w:rPr>
              <w:rFonts w:hint="eastAsia"/>
              <w:lang w:val="en-US" w:eastAsia="zh-CN"/>
            </w:rPr>
            <w:delText>短按</w:delText>
          </w:r>
        </w:del>
      </w:ins>
      <w:ins w:id="22433" w:author="M00006686" w:date="2021-07-30T11:56:27Z">
        <w:del w:id="22434" w:author="M00007797" w:date="2023-06-19T11:35:48Z">
          <w:r>
            <w:rPr>
              <w:rFonts w:hint="eastAsia"/>
              <w:lang w:val="en-US" w:eastAsia="zh-CN"/>
            </w:rPr>
            <w:delText>【</w:delText>
          </w:r>
        </w:del>
      </w:ins>
      <w:ins w:id="22435" w:author="M00006686" w:date="2021-07-30T11:56:29Z">
        <w:del w:id="22436" w:author="M00007797" w:date="2023-06-19T11:35:48Z">
          <w:r>
            <w:rPr>
              <w:rFonts w:hint="eastAsia"/>
              <w:lang w:val="en-US" w:eastAsia="zh-CN"/>
            </w:rPr>
            <w:delText>臀部</w:delText>
          </w:r>
        </w:del>
      </w:ins>
      <w:ins w:id="22437" w:author="M00006686" w:date="2021-07-30T11:56:30Z">
        <w:del w:id="22438" w:author="M00007797" w:date="2023-06-19T11:35:48Z">
          <w:r>
            <w:rPr>
              <w:rFonts w:hint="eastAsia"/>
              <w:lang w:val="en-US" w:eastAsia="zh-CN"/>
            </w:rPr>
            <w:delText>清洗</w:delText>
          </w:r>
        </w:del>
      </w:ins>
      <w:ins w:id="22439" w:author="M00006686" w:date="2021-07-30T11:56:27Z">
        <w:del w:id="22440" w:author="M00007797" w:date="2023-06-19T11:35:48Z">
          <w:r>
            <w:rPr>
              <w:rFonts w:hint="eastAsia"/>
              <w:lang w:val="en-US" w:eastAsia="zh-CN"/>
            </w:rPr>
            <w:delText>】</w:delText>
          </w:r>
        </w:del>
      </w:ins>
      <w:ins w:id="22441" w:author="M00006686" w:date="2021-07-30T11:56:33Z">
        <w:del w:id="22442" w:author="M00007797" w:date="2023-06-19T11:35:48Z">
          <w:r>
            <w:rPr>
              <w:rFonts w:hint="eastAsia"/>
              <w:lang w:val="en-US" w:eastAsia="zh-CN"/>
            </w:rPr>
            <w:delText>3</w:delText>
          </w:r>
        </w:del>
      </w:ins>
      <w:ins w:id="22443" w:author="M00006686" w:date="2021-07-30T11:56:37Z">
        <w:del w:id="22444" w:author="M00007797" w:date="2023-06-19T11:35:48Z">
          <w:r>
            <w:rPr>
              <w:rFonts w:hint="eastAsia"/>
              <w:lang w:val="en-US" w:eastAsia="zh-CN"/>
            </w:rPr>
            <w:delText>次</w:delText>
          </w:r>
        </w:del>
      </w:ins>
      <w:ins w:id="22445" w:author="M00006686" w:date="2021-07-30T11:56:38Z">
        <w:del w:id="22446" w:author="M00007797" w:date="2023-06-19T11:35:48Z">
          <w:r>
            <w:rPr>
              <w:rFonts w:hint="eastAsia"/>
              <w:lang w:val="en-US" w:eastAsia="zh-CN"/>
            </w:rPr>
            <w:delText>，</w:delText>
          </w:r>
        </w:del>
      </w:ins>
      <w:ins w:id="22447" w:author="M00006686" w:date="2021-07-30T11:56:39Z">
        <w:del w:id="22448" w:author="M00007797" w:date="2023-06-19T11:35:48Z">
          <w:r>
            <w:rPr>
              <w:rFonts w:hint="eastAsia"/>
              <w:lang w:val="en-US" w:eastAsia="zh-CN"/>
            </w:rPr>
            <w:delText>进入</w:delText>
          </w:r>
        </w:del>
      </w:ins>
      <w:ins w:id="22449" w:author="M00006686" w:date="2021-07-30T11:56:40Z">
        <w:del w:id="22450" w:author="M00007797" w:date="2023-06-19T11:35:48Z">
          <w:r>
            <w:rPr>
              <w:rFonts w:hint="eastAsia"/>
              <w:lang w:val="en-US" w:eastAsia="zh-CN"/>
            </w:rPr>
            <w:delText>或</w:delText>
          </w:r>
        </w:del>
      </w:ins>
      <w:ins w:id="22451" w:author="M00006686" w:date="2021-07-30T11:56:46Z">
        <w:del w:id="22452" w:author="M00007797" w:date="2023-06-19T11:35:48Z">
          <w:r>
            <w:rPr>
              <w:rFonts w:hint="eastAsia"/>
              <w:lang w:val="en-US" w:eastAsia="zh-CN"/>
            </w:rPr>
            <w:delText>者</w:delText>
          </w:r>
        </w:del>
      </w:ins>
      <w:ins w:id="22453" w:author="M00006686" w:date="2021-07-30T11:56:48Z">
        <w:del w:id="22454" w:author="M00007797" w:date="2023-06-19T11:35:48Z">
          <w:r>
            <w:rPr>
              <w:rFonts w:hint="eastAsia"/>
              <w:lang w:val="en-US" w:eastAsia="zh-CN"/>
            </w:rPr>
            <w:delText>退出</w:delText>
          </w:r>
        </w:del>
      </w:ins>
      <w:ins w:id="22455" w:author="M00006686" w:date="2021-07-30T11:56:52Z">
        <w:del w:id="22456" w:author="M00007797" w:date="2023-06-19T11:35:48Z">
          <w:r>
            <w:rPr>
              <w:rFonts w:hint="eastAsia"/>
              <w:lang w:val="en-US" w:eastAsia="zh-CN"/>
            </w:rPr>
            <w:delText>宽幅</w:delText>
          </w:r>
        </w:del>
      </w:ins>
      <w:ins w:id="22457" w:author="M00006686" w:date="2021-07-30T11:56:53Z">
        <w:del w:id="22458" w:author="M00007797" w:date="2023-06-19T11:35:48Z">
          <w:r>
            <w:rPr>
              <w:rFonts w:hint="eastAsia"/>
              <w:lang w:val="en-US" w:eastAsia="zh-CN"/>
            </w:rPr>
            <w:delText>清洗</w:delText>
          </w:r>
        </w:del>
      </w:ins>
      <w:ins w:id="22459" w:author="M00006686" w:date="2021-07-30T11:56:55Z">
        <w:del w:id="22460" w:author="M00007797" w:date="2023-06-19T11:35:48Z">
          <w:r>
            <w:rPr>
              <w:rFonts w:hint="eastAsia"/>
              <w:lang w:val="en-US" w:eastAsia="zh-CN"/>
            </w:rPr>
            <w:delText>模式。</w:delText>
          </w:r>
        </w:del>
      </w:ins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2462" w:author="M00007797" w:date="2023-06-19T11:35:48Z"/>
        </w:rPr>
        <w:pPrChange w:id="22461" w:author="M00007797" w:date="2023-06-16T16:51:22Z">
          <w:pPr>
            <w:pStyle w:val="187"/>
            <w:numPr>
              <w:ilvl w:val="0"/>
              <w:numId w:val="32"/>
            </w:numPr>
            <w:ind w:leftChars="0" w:firstLineChars="0"/>
          </w:pPr>
        </w:pPrChange>
      </w:pPr>
      <w:del w:id="22463" w:author="M00007797" w:date="2023-06-19T11:35:48Z">
        <w:r>
          <w:rPr>
            <w:rFonts w:hint="eastAsia"/>
          </w:rPr>
          <w:delText>离座时，按下【臀部清洗】，无任何动作；</w:delText>
        </w:r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ins w:id="22465" w:author="yefeiting" w:date="2021-07-27T10:19:45Z"/>
          <w:del w:id="22466" w:author="M00007797" w:date="2023-06-19T11:35:48Z"/>
        </w:rPr>
        <w:pPrChange w:id="22464" w:author="M00007797" w:date="2023-06-16T16:51:22Z">
          <w:pPr>
            <w:pStyle w:val="187"/>
            <w:numPr>
              <w:ilvl w:val="0"/>
              <w:numId w:val="32"/>
            </w:numPr>
            <w:ind w:leftChars="0" w:firstLineChars="0"/>
          </w:pPr>
        </w:pPrChange>
      </w:pPr>
      <w:del w:id="22467" w:author="M00007797" w:date="2023-06-19T11:35:48Z">
        <w:r>
          <w:rPr>
            <w:rFonts w:hint="eastAsia"/>
          </w:rPr>
          <w:delText>在任何时候可以按【水温调节】、【水压调节】、【管位调节】相关按键进行预设置，待清洗出水后依次执行；</w:delText>
        </w:r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ins w:id="22469" w:author="yefeiting" w:date="2021-07-27T10:19:10Z"/>
          <w:del w:id="22470" w:author="M00007797" w:date="2023-06-19T11:35:48Z"/>
        </w:rPr>
        <w:pPrChange w:id="22468" w:author="M00007797" w:date="2023-06-16T16:51:22Z">
          <w:pPr>
            <w:pStyle w:val="187"/>
            <w:numPr>
              <w:ilvl w:val="0"/>
              <w:numId w:val="32"/>
            </w:numPr>
            <w:ind w:leftChars="0" w:firstLineChars="0"/>
          </w:pPr>
        </w:pPrChange>
      </w:pPr>
      <w:ins w:id="22471" w:author="yefeiting" w:date="2021-07-27T10:19:52Z">
        <w:del w:id="22472" w:author="M00007797" w:date="2023-06-19T11:35:48Z">
          <w:r>
            <w:rPr>
              <w:rFonts w:hint="eastAsia"/>
              <w:lang w:val="en-US" w:eastAsia="zh-CN"/>
            </w:rPr>
            <w:delText>在</w:delText>
          </w:r>
        </w:del>
      </w:ins>
      <w:ins w:id="22473" w:author="yefeiting" w:date="2021-07-27T10:19:59Z">
        <w:del w:id="22474" w:author="M00007797" w:date="2023-06-19T11:35:48Z">
          <w:r>
            <w:rPr>
              <w:rFonts w:hint="eastAsia"/>
            </w:rPr>
            <w:delText>臀妇洗切换时</w:delText>
          </w:r>
        </w:del>
      </w:ins>
      <w:ins w:id="22475" w:author="yefeiting" w:date="2021-07-27T10:19:59Z">
        <w:del w:id="22476" w:author="M00007797" w:date="2023-06-19T11:35:48Z">
          <w:r>
            <w:rPr>
              <w:rFonts w:hint="eastAsia"/>
              <w:lang w:val="en-US" w:eastAsia="zh-CN"/>
            </w:rPr>
            <w:delText>管位不</w:delText>
          </w:r>
        </w:del>
      </w:ins>
      <w:ins w:id="22477" w:author="yefeiting" w:date="2021-07-27T10:19:59Z">
        <w:del w:id="22478" w:author="M00007797" w:date="2023-06-19T11:35:48Z">
          <w:r>
            <w:rPr>
              <w:rFonts w:hint="eastAsia"/>
            </w:rPr>
            <w:delText>收回，</w:delText>
          </w:r>
        </w:del>
      </w:ins>
      <w:ins w:id="22479" w:author="yefeiting" w:date="2021-07-27T10:19:59Z">
        <w:del w:id="22480" w:author="M00007797" w:date="2023-06-19T11:35:48Z">
          <w:r>
            <w:rPr>
              <w:rFonts w:hint="eastAsia"/>
              <w:lang w:val="en-US" w:eastAsia="zh-CN"/>
            </w:rPr>
            <w:delText>直接</w:delText>
          </w:r>
        </w:del>
      </w:ins>
      <w:ins w:id="22481" w:author="yefeiting" w:date="2021-07-27T10:19:59Z">
        <w:del w:id="22482" w:author="M00007797" w:date="2023-06-19T11:35:48Z">
          <w:r>
            <w:rPr>
              <w:rFonts w:hint="eastAsia"/>
            </w:rPr>
            <w:delText>进行切换</w:delText>
          </w:r>
        </w:del>
      </w:ins>
      <w:ins w:id="22483" w:author="yefeiting" w:date="2021-07-27T10:19:59Z">
        <w:del w:id="22484" w:author="M00007797" w:date="2023-06-19T11:35:48Z">
          <w:r>
            <w:rPr>
              <w:rFonts w:hint="eastAsia"/>
              <w:lang w:eastAsia="zh-CN"/>
            </w:rPr>
            <w:delText>；</w:delText>
          </w:r>
        </w:del>
      </w:ins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2486" w:author="M00007797" w:date="2023-06-19T11:35:48Z"/>
        </w:rPr>
        <w:pPrChange w:id="22485" w:author="M00007797" w:date="2023-06-16T16:51:22Z">
          <w:pPr>
            <w:pStyle w:val="187"/>
            <w:numPr>
              <w:ilvl w:val="3"/>
              <w:numId w:val="31"/>
            </w:numPr>
            <w:ind w:leftChars="0" w:firstLineChars="0"/>
          </w:pPr>
        </w:pPrChange>
      </w:pPr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2488" w:author="M00007797" w:date="2023-06-19T11:35:48Z"/>
        </w:rPr>
        <w:pPrChange w:id="22487" w:author="M00007797" w:date="2023-06-16T16:51:22Z">
          <w:pPr>
            <w:pStyle w:val="187"/>
            <w:numPr>
              <w:ilvl w:val="0"/>
              <w:numId w:val="32"/>
            </w:numPr>
            <w:ind w:leftChars="0" w:firstLineChars="0"/>
          </w:pPr>
        </w:pPrChange>
      </w:pPr>
      <w:del w:id="22489" w:author="M00007797" w:date="2023-06-19T11:35:48Z">
        <w:r>
          <w:rPr>
            <w:rFonts w:hint="eastAsia"/>
            <w:lang w:val="en-US" w:eastAsia="zh-CN"/>
          </w:rPr>
          <w:delText>长按臀洗键，进入或者退出宽幅清洗。</w:delText>
        </w:r>
      </w:del>
    </w:p>
    <w:p>
      <w:pPr>
        <w:pStyle w:val="187"/>
        <w:ind w:left="0" w:leftChars="0" w:firstLine="0" w:firstLineChars="0"/>
        <w:rPr>
          <w:del w:id="22491" w:author="M00007797" w:date="2023-06-19T11:35:48Z"/>
        </w:rPr>
        <w:pPrChange w:id="22490" w:author="M00007797" w:date="2023-06-16T16:51:22Z">
          <w:pPr>
            <w:pStyle w:val="187"/>
            <w:ind w:left="0" w:leftChars="0" w:firstLine="567" w:firstLineChars="270"/>
          </w:pPr>
        </w:pPrChange>
      </w:pPr>
      <w:del w:id="22492" w:author="M00007797" w:date="2023-06-19T11:35:48Z">
        <w:r>
          <w:rPr/>
          <w:delText>3、</w:delText>
        </w:r>
      </w:del>
      <w:del w:id="22493" w:author="M00007797" w:date="2023-06-19T11:35:48Z">
        <w:r>
          <w:rPr>
            <w:rFonts w:hint="eastAsia"/>
          </w:rPr>
          <w:delText>清洗周期</w:delText>
        </w:r>
      </w:del>
      <w:del w:id="22494" w:author="M00007797" w:date="2023-06-19T11:35:48Z">
        <w:r>
          <w:rPr/>
          <w:delText>：</w:delText>
        </w:r>
      </w:del>
      <w:del w:id="22495" w:author="M00007797" w:date="2023-06-19T11:35:48Z">
        <w:r>
          <w:rPr>
            <w:rFonts w:hint="eastAsia"/>
          </w:rPr>
          <w:delText>喷出水后开始计时，清洗周期为4</w:delText>
        </w:r>
      </w:del>
      <w:del w:id="22496" w:author="M00007797" w:date="2023-06-19T11:35:48Z">
        <w:r>
          <w:rPr/>
          <w:delText>min。</w:delText>
        </w:r>
      </w:del>
    </w:p>
    <w:p>
      <w:pPr>
        <w:pStyle w:val="187"/>
        <w:ind w:left="0" w:leftChars="0" w:firstLine="0" w:firstLineChars="0"/>
        <w:rPr>
          <w:del w:id="22498" w:author="M00007797" w:date="2023-06-16T16:51:19Z"/>
          <w:rFonts w:hint="eastAsia"/>
        </w:rPr>
        <w:pPrChange w:id="22497" w:author="M00007797" w:date="2023-06-16T16:51:22Z">
          <w:pPr>
            <w:pStyle w:val="187"/>
            <w:ind w:leftChars="270" w:hanging="283" w:hangingChars="135"/>
          </w:pPr>
        </w:pPrChange>
      </w:pPr>
      <w:del w:id="22499" w:author="M00007797" w:date="2023-06-19T11:35:48Z">
        <w:r>
          <w:rPr>
            <w:rFonts w:hint="eastAsia"/>
          </w:rPr>
          <w:delText>4、停止清洗：【臀部清洗】过程中，喷出水后按【停止】；停止清洗动作，收回清洗器。清洗器收回时间＜8S；</w:delText>
        </w:r>
      </w:del>
    </w:p>
    <w:p>
      <w:pPr>
        <w:pStyle w:val="187"/>
        <w:ind w:left="0" w:leftChars="0" w:firstLine="0" w:firstLineChars="0"/>
        <w:rPr>
          <w:del w:id="22501" w:author="M00007797" w:date="2023-07-10T09:42:33Z"/>
          <w:rFonts w:hint="eastAsia"/>
        </w:rPr>
        <w:pPrChange w:id="22500" w:author="M00007797" w:date="2023-06-16T16:51:22Z">
          <w:pPr>
            <w:pStyle w:val="187"/>
            <w:ind w:leftChars="270" w:hanging="283" w:hangingChars="135"/>
          </w:pPr>
        </w:pPrChange>
      </w:pPr>
    </w:p>
    <w:p>
      <w:pPr>
        <w:pStyle w:val="5"/>
        <w:ind w:left="1146"/>
        <w:rPr>
          <w:del w:id="22502" w:author="M00007797" w:date="2023-06-16T16:58:48Z"/>
        </w:rPr>
      </w:pPr>
      <w:del w:id="22503" w:author="M00007797" w:date="2023-06-16T16:58:48Z">
        <w:bookmarkStart w:id="1361" w:name="_Toc3241"/>
        <w:bookmarkStart w:id="1362" w:name="_Toc26046"/>
        <w:bookmarkStart w:id="1363" w:name="_Toc20140"/>
        <w:bookmarkStart w:id="1364" w:name="_Toc7511"/>
        <w:bookmarkStart w:id="1365" w:name="_Toc15021"/>
        <w:bookmarkStart w:id="1366" w:name="_Toc32258"/>
        <w:bookmarkStart w:id="1367" w:name="_Toc1248"/>
        <w:bookmarkStart w:id="1368" w:name="_Toc25605"/>
        <w:bookmarkStart w:id="1369" w:name="_Toc13858"/>
        <w:bookmarkStart w:id="1370" w:name="_Toc9259"/>
        <w:bookmarkStart w:id="1371" w:name="_Toc22499"/>
        <w:bookmarkStart w:id="1372" w:name="_Toc23718"/>
        <w:r>
          <w:rPr>
            <w:rFonts w:hint="eastAsia"/>
            <w:lang w:val="en-US" w:eastAsia="zh-CN"/>
          </w:rPr>
          <w:delText>通便功能</w:delText>
        </w:r>
        <w:bookmarkEnd w:id="1361"/>
        <w:bookmarkEnd w:id="1362"/>
        <w:bookmarkEnd w:id="1363"/>
        <w:bookmarkEnd w:id="1364"/>
        <w:bookmarkEnd w:id="1365"/>
        <w:bookmarkEnd w:id="1366"/>
        <w:bookmarkEnd w:id="1367"/>
        <w:bookmarkEnd w:id="1368"/>
        <w:bookmarkEnd w:id="1369"/>
        <w:bookmarkEnd w:id="1370"/>
        <w:bookmarkEnd w:id="1371"/>
        <w:bookmarkEnd w:id="1372"/>
      </w:del>
      <w:del w:id="22504" w:author="M00007797" w:date="2023-06-16T16:58:48Z">
        <w:r>
          <w:rPr/>
          <w:tab/>
        </w:r>
      </w:del>
      <w:del w:id="22505" w:author="M00007797" w:date="2023-06-16T16:58:48Z">
        <w:r>
          <w:rPr/>
          <w:tab/>
        </w:r>
      </w:del>
      <w:del w:id="22506" w:author="M00007797" w:date="2023-06-16T16:58:48Z">
        <w:r>
          <w:rPr/>
          <w:tab/>
        </w:r>
      </w:del>
      <w:del w:id="22507" w:author="M00007797" w:date="2023-06-16T16:58:48Z">
        <w:r>
          <w:rPr/>
          <w:tab/>
        </w:r>
      </w:del>
      <w:del w:id="22508" w:author="M00007797" w:date="2023-06-16T16:58:48Z">
        <w:r>
          <w:rPr/>
          <w:tab/>
        </w:r>
      </w:del>
      <w:del w:id="22509" w:author="M00007797" w:date="2023-06-16T16:58:48Z">
        <w:r>
          <w:rPr/>
          <w:tab/>
        </w:r>
      </w:del>
      <w:del w:id="22510" w:author="M00007797" w:date="2023-06-16T16:58:48Z">
        <w:r>
          <w:rPr/>
          <w:tab/>
        </w:r>
      </w:del>
    </w:p>
    <w:p>
      <w:pPr>
        <w:pStyle w:val="187"/>
        <w:numPr>
          <w:ilvl w:val="0"/>
          <w:numId w:val="20"/>
        </w:numPr>
        <w:ind w:leftChars="0" w:firstLineChars="0"/>
        <w:rPr>
          <w:del w:id="22511" w:author="M00007797" w:date="2023-06-16T16:58:48Z"/>
        </w:rPr>
      </w:pPr>
      <w:del w:id="22512" w:author="M00007797" w:date="2023-06-16T16:58:48Z">
        <w:r>
          <w:rPr/>
          <w:delText>操作方式：</w:delText>
        </w:r>
      </w:del>
      <w:del w:id="22513" w:author="M00007797" w:date="2023-06-16T16:58:48Z">
        <w:r>
          <w:rPr>
            <w:rFonts w:hint="eastAsia"/>
            <w:lang w:val="en-US" w:eastAsia="zh-CN"/>
          </w:rPr>
          <w:delText>长按</w:delText>
        </w:r>
      </w:del>
      <w:del w:id="22514" w:author="M00007797" w:date="2023-06-16T16:58:48Z">
        <w:r>
          <w:rPr>
            <w:rFonts w:hint="eastAsia"/>
          </w:rPr>
          <w:delText>【</w:delText>
        </w:r>
      </w:del>
      <w:del w:id="22515" w:author="M00007797" w:date="2023-06-16T16:58:48Z">
        <w:r>
          <w:rPr>
            <w:rFonts w:hint="eastAsia"/>
            <w:lang w:val="en-US" w:eastAsia="zh-CN"/>
          </w:rPr>
          <w:delText>冷热按摩</w:delText>
        </w:r>
      </w:del>
      <w:del w:id="22516" w:author="M00007797" w:date="2023-06-16T16:58:48Z">
        <w:r>
          <w:rPr>
            <w:rFonts w:hint="eastAsia"/>
          </w:rPr>
          <w:delText>】</w:delText>
        </w:r>
      </w:del>
      <w:del w:id="22517" w:author="M00007797" w:date="2023-06-16T16:58:48Z">
        <w:r>
          <w:rPr>
            <w:rFonts w:hint="eastAsia"/>
            <w:lang w:val="en-US" w:eastAsia="zh-CN"/>
          </w:rPr>
          <w:delText>3秒开启通便功能。</w:delText>
        </w:r>
      </w:del>
      <w:ins w:id="22518" w:author="yefeiting" w:date="2021-08-28T14:17:48Z">
        <w:del w:id="22519" w:author="M00007797" w:date="2023-06-16T16:58:48Z">
          <w:r>
            <w:rPr>
              <w:rFonts w:hint="eastAsia"/>
              <w:lang w:val="en-US" w:eastAsia="zh-CN"/>
            </w:rPr>
            <w:delText>开启时间</w:delText>
          </w:r>
        </w:del>
      </w:ins>
      <w:ins w:id="22520" w:author="yefeiting" w:date="2021-08-28T14:17:49Z">
        <w:del w:id="22521" w:author="M00007797" w:date="2023-06-16T16:58:48Z">
          <w:r>
            <w:rPr>
              <w:rFonts w:hint="eastAsia"/>
              <w:lang w:val="en-US" w:eastAsia="zh-CN"/>
            </w:rPr>
            <w:delText>为</w:delText>
          </w:r>
        </w:del>
      </w:ins>
      <w:ins w:id="22522" w:author="yefeiting" w:date="2021-08-28T14:17:51Z">
        <w:del w:id="22523" w:author="M00007797" w:date="2023-06-16T16:58:48Z">
          <w:r>
            <w:rPr>
              <w:rFonts w:hint="eastAsia"/>
              <w:lang w:val="en-US" w:eastAsia="zh-CN"/>
            </w:rPr>
            <w:delText>4</w:delText>
          </w:r>
        </w:del>
      </w:ins>
      <w:ins w:id="22524" w:author="yefeiting" w:date="2021-08-28T14:17:56Z">
        <w:del w:id="22525" w:author="M00007797" w:date="2023-06-16T16:58:48Z">
          <w:r>
            <w:rPr>
              <w:rFonts w:hint="eastAsia"/>
              <w:lang w:val="en-US" w:eastAsia="zh-CN"/>
            </w:rPr>
            <w:delText>分钟</w:delText>
          </w:r>
        </w:del>
      </w:ins>
      <w:ins w:id="22526" w:author="yefeiting" w:date="2021-08-28T14:17:57Z">
        <w:del w:id="22527" w:author="M00007797" w:date="2023-06-16T16:58:48Z">
          <w:r>
            <w:rPr>
              <w:rFonts w:hint="eastAsia"/>
              <w:lang w:val="en-US" w:eastAsia="zh-CN"/>
            </w:rPr>
            <w:delText>，</w:delText>
          </w:r>
        </w:del>
      </w:ins>
      <w:ins w:id="22528" w:author="yefeiting" w:date="2021-08-28T14:18:00Z">
        <w:del w:id="22529" w:author="M00007797" w:date="2023-06-16T16:58:48Z">
          <w:r>
            <w:rPr>
              <w:rFonts w:hint="eastAsia"/>
              <w:lang w:val="en-US" w:eastAsia="zh-CN"/>
            </w:rPr>
            <w:delText>期间</w:delText>
          </w:r>
        </w:del>
      </w:ins>
      <w:del w:id="22530" w:author="M00007797" w:date="2023-06-16T16:58:48Z">
        <w:r>
          <w:rPr>
            <w:rFonts w:hint="eastAsia"/>
            <w:lang w:val="en-US" w:eastAsia="zh-CN"/>
          </w:rPr>
          <w:delText>按</w:delText>
        </w:r>
      </w:del>
      <w:del w:id="22531" w:author="M00007797" w:date="2023-06-16T16:58:48Z">
        <w:r>
          <w:rPr>
            <w:rFonts w:hint="eastAsia"/>
          </w:rPr>
          <w:delText>【</w:delText>
        </w:r>
      </w:del>
      <w:del w:id="22532" w:author="M00007797" w:date="2023-06-16T16:58:48Z">
        <w:r>
          <w:rPr>
            <w:rFonts w:hint="eastAsia"/>
            <w:lang w:val="en-US" w:eastAsia="zh-CN"/>
          </w:rPr>
          <w:delText>停止</w:delText>
        </w:r>
      </w:del>
      <w:del w:id="22533" w:author="M00007797" w:date="2023-06-16T16:58:48Z">
        <w:r>
          <w:rPr>
            <w:rFonts w:hint="eastAsia"/>
          </w:rPr>
          <w:delText>】</w:delText>
        </w:r>
      </w:del>
      <w:del w:id="22534" w:author="M00007797" w:date="2023-06-16T16:58:48Z">
        <w:r>
          <w:rPr>
            <w:rFonts w:hint="eastAsia"/>
            <w:lang w:val="en-US" w:eastAsia="zh-CN"/>
          </w:rPr>
          <w:delText>键停止。</w:delText>
        </w:r>
      </w:del>
    </w:p>
    <w:p>
      <w:pPr>
        <w:pStyle w:val="187"/>
        <w:numPr>
          <w:ilvl w:val="0"/>
          <w:numId w:val="20"/>
        </w:numPr>
        <w:ind w:leftChars="0" w:firstLineChars="0"/>
        <w:rPr>
          <w:del w:id="22535" w:author="M00007797" w:date="2023-06-16T16:58:48Z"/>
        </w:rPr>
      </w:pPr>
      <w:del w:id="22536" w:author="M00007797" w:date="2023-06-16T16:58:48Z">
        <w:r>
          <w:rPr>
            <w:rFonts w:hint="eastAsia"/>
            <w:lang w:val="en-US" w:eastAsia="zh-CN"/>
          </w:rPr>
          <w:delText>功能描述：</w:delText>
        </w:r>
      </w:del>
    </w:p>
    <w:p>
      <w:pPr>
        <w:pStyle w:val="187"/>
        <w:ind w:leftChars="270" w:firstLine="419" w:firstLineChars="0"/>
        <w:rPr>
          <w:del w:id="22537" w:author="M00007797" w:date="2023-06-16T16:58:48Z"/>
          <w:rFonts w:hint="eastAsia"/>
          <w:lang w:eastAsia="zh-CN"/>
        </w:rPr>
      </w:pPr>
      <w:del w:id="22538" w:author="M00007797" w:date="2023-06-16T16:58:48Z">
        <w:r>
          <w:rPr>
            <w:rFonts w:hint="eastAsia"/>
            <w:lang w:val="en-US" w:eastAsia="zh-CN"/>
          </w:rPr>
          <w:delText>着座模式下，按下</w:delText>
        </w:r>
      </w:del>
      <w:del w:id="22539" w:author="M00007797" w:date="2023-06-16T16:58:48Z">
        <w:r>
          <w:rPr>
            <w:rFonts w:hint="eastAsia"/>
          </w:rPr>
          <w:delText>【</w:delText>
        </w:r>
      </w:del>
      <w:del w:id="22540" w:author="M00007797" w:date="2023-06-16T16:58:48Z">
        <w:r>
          <w:rPr>
            <w:rFonts w:hint="eastAsia"/>
            <w:lang w:val="en-US" w:eastAsia="zh-CN"/>
          </w:rPr>
          <w:delText>冷热按摩</w:delText>
        </w:r>
      </w:del>
      <w:del w:id="22541" w:author="M00007797" w:date="2023-06-16T16:58:48Z">
        <w:r>
          <w:rPr>
            <w:rFonts w:hint="eastAsia"/>
          </w:rPr>
          <w:delText>】</w:delText>
        </w:r>
      </w:del>
      <w:del w:id="22542" w:author="M00007797" w:date="2023-06-16T16:58:48Z">
        <w:r>
          <w:rPr>
            <w:rFonts w:hint="eastAsia"/>
            <w:lang w:val="en-US" w:eastAsia="zh-CN"/>
          </w:rPr>
          <w:delText>3秒，电磁阀开启。分配阀调节到通便口位置，喷嘴以记忆位置伸出，出水后启动通便水泵。从收到命令到出水，总时间</w:delText>
        </w:r>
      </w:del>
      <w:del w:id="22543" w:author="M00007797" w:date="2023-06-16T16:58:48Z">
        <w:r>
          <w:rPr>
            <w:rFonts w:hint="eastAsia"/>
          </w:rPr>
          <w:delText>＜8S</w:delText>
        </w:r>
      </w:del>
      <w:del w:id="22544" w:author="M00007797" w:date="2023-06-16T16:58:48Z">
        <w:r>
          <w:rPr>
            <w:rFonts w:hint="eastAsia"/>
            <w:lang w:eastAsia="zh-CN"/>
          </w:rPr>
          <w:delText>。</w:delText>
        </w:r>
      </w:del>
    </w:p>
    <w:p>
      <w:pPr>
        <w:pStyle w:val="187"/>
        <w:numPr>
          <w:ilvl w:val="0"/>
          <w:numId w:val="21"/>
        </w:numPr>
        <w:ind w:leftChars="270" w:firstLine="419" w:firstLineChars="0"/>
        <w:rPr>
          <w:del w:id="22545" w:author="M00007797" w:date="2023-06-16T16:58:48Z"/>
          <w:rFonts w:hint="default"/>
          <w:lang w:val="en-US" w:eastAsia="zh-CN"/>
        </w:rPr>
      </w:pPr>
      <w:del w:id="22546" w:author="M00007797" w:date="2023-06-16T16:58:48Z">
        <w:r>
          <w:rPr>
            <w:rFonts w:hint="eastAsia"/>
            <w:lang w:val="en-US" w:eastAsia="zh-CN"/>
          </w:rPr>
          <w:delText>着座时，长按</w:delText>
        </w:r>
      </w:del>
      <w:del w:id="22547" w:author="M00007797" w:date="2023-06-16T16:58:48Z">
        <w:r>
          <w:rPr>
            <w:rFonts w:hint="eastAsia"/>
          </w:rPr>
          <w:delText>【</w:delText>
        </w:r>
      </w:del>
      <w:del w:id="22548" w:author="M00007797" w:date="2023-06-16T16:58:48Z">
        <w:r>
          <w:rPr>
            <w:rFonts w:hint="eastAsia"/>
            <w:lang w:val="en-US" w:eastAsia="zh-CN"/>
          </w:rPr>
          <w:delText>冷热按摩</w:delText>
        </w:r>
      </w:del>
      <w:del w:id="22549" w:author="M00007797" w:date="2023-06-16T16:58:48Z">
        <w:r>
          <w:rPr>
            <w:rFonts w:hint="eastAsia"/>
          </w:rPr>
          <w:delText>】</w:delText>
        </w:r>
      </w:del>
      <w:del w:id="22550" w:author="M00007797" w:date="2023-06-16T16:58:48Z">
        <w:r>
          <w:rPr>
            <w:rFonts w:hint="eastAsia"/>
            <w:lang w:eastAsia="zh-CN"/>
          </w:rPr>
          <w:delText>，</w:delText>
        </w:r>
      </w:del>
      <w:del w:id="22551" w:author="M00007797" w:date="2023-06-16T16:58:48Z">
        <w:r>
          <w:rPr>
            <w:rFonts w:hint="eastAsia"/>
            <w:lang w:val="en-US" w:eastAsia="zh-CN"/>
          </w:rPr>
          <w:delText>开始通便功能。</w:delText>
        </w:r>
      </w:del>
    </w:p>
    <w:p>
      <w:pPr>
        <w:pStyle w:val="187"/>
        <w:numPr>
          <w:ilvl w:val="0"/>
          <w:numId w:val="21"/>
        </w:numPr>
        <w:ind w:leftChars="270" w:firstLine="419" w:firstLineChars="0"/>
        <w:rPr>
          <w:del w:id="22552" w:author="M00007797" w:date="2023-06-16T16:58:48Z"/>
          <w:rFonts w:hint="default"/>
          <w:lang w:val="en-US" w:eastAsia="zh-CN"/>
        </w:rPr>
      </w:pPr>
      <w:del w:id="22553" w:author="M00007797" w:date="2023-06-16T16:58:48Z">
        <w:r>
          <w:rPr>
            <w:rFonts w:hint="eastAsia"/>
            <w:lang w:val="en-US" w:eastAsia="zh-CN"/>
          </w:rPr>
          <w:delText>离座时，长按</w:delText>
        </w:r>
      </w:del>
      <w:del w:id="22554" w:author="M00007797" w:date="2023-06-16T16:58:48Z">
        <w:r>
          <w:rPr>
            <w:rFonts w:hint="eastAsia"/>
          </w:rPr>
          <w:delText>【</w:delText>
        </w:r>
      </w:del>
      <w:del w:id="22555" w:author="M00007797" w:date="2023-06-16T16:58:48Z">
        <w:r>
          <w:rPr>
            <w:rFonts w:hint="eastAsia"/>
            <w:lang w:val="en-US" w:eastAsia="zh-CN"/>
          </w:rPr>
          <w:delText>冷热按摩</w:delText>
        </w:r>
      </w:del>
      <w:del w:id="22556" w:author="M00007797" w:date="2023-06-16T16:58:48Z">
        <w:r>
          <w:rPr>
            <w:rFonts w:hint="eastAsia"/>
          </w:rPr>
          <w:delText>】</w:delText>
        </w:r>
      </w:del>
      <w:del w:id="22557" w:author="M00007797" w:date="2023-06-16T16:58:48Z">
        <w:r>
          <w:rPr>
            <w:rFonts w:hint="eastAsia"/>
            <w:lang w:eastAsia="zh-CN"/>
          </w:rPr>
          <w:delText>，</w:delText>
        </w:r>
      </w:del>
      <w:del w:id="22558" w:author="M00007797" w:date="2023-06-16T16:58:48Z">
        <w:r>
          <w:rPr>
            <w:rFonts w:hint="eastAsia"/>
            <w:lang w:val="en-US" w:eastAsia="zh-CN"/>
          </w:rPr>
          <w:delText>无动作。</w:delText>
        </w:r>
      </w:del>
    </w:p>
    <w:p>
      <w:pPr>
        <w:pStyle w:val="187"/>
        <w:numPr>
          <w:ilvl w:val="0"/>
          <w:numId w:val="21"/>
        </w:numPr>
        <w:ind w:leftChars="270" w:firstLine="419" w:firstLineChars="0"/>
        <w:rPr>
          <w:ins w:id="22559" w:author="M00009068" w:date="2021-12-21T17:15:03Z"/>
          <w:del w:id="22560" w:author="M00007797" w:date="2023-06-16T16:58:48Z"/>
          <w:rFonts w:hint="default"/>
          <w:lang w:val="en-US" w:eastAsia="zh-CN"/>
        </w:rPr>
      </w:pPr>
      <w:del w:id="22561" w:author="M00007797" w:date="2023-06-16T16:58:48Z">
        <w:r>
          <w:rPr>
            <w:rFonts w:hint="eastAsia"/>
            <w:lang w:val="en-US" w:eastAsia="zh-CN"/>
          </w:rPr>
          <w:delText>在任何时候可以按【水温调节】、【管位调节】相关按键进行设置。</w:delText>
        </w:r>
      </w:del>
    </w:p>
    <w:p>
      <w:pPr>
        <w:pStyle w:val="187"/>
        <w:numPr>
          <w:ilvl w:val="0"/>
          <w:numId w:val="21"/>
        </w:numPr>
        <w:ind w:leftChars="270" w:firstLine="419" w:firstLineChars="0"/>
        <w:rPr>
          <w:ins w:id="22562" w:author="M00009068" w:date="2022-01-05T10:38:35Z"/>
          <w:del w:id="22563" w:author="M00007797" w:date="2023-06-16T16:58:48Z"/>
          <w:rFonts w:hint="default"/>
          <w:lang w:val="en-US" w:eastAsia="zh-CN"/>
        </w:rPr>
      </w:pPr>
      <w:ins w:id="22564" w:author="M00009068" w:date="2021-12-21T17:15:06Z">
        <w:del w:id="22565" w:author="M00007797" w:date="2023-06-16T16:58:48Z">
          <w:r>
            <w:rPr>
              <w:rFonts w:hint="eastAsia"/>
              <w:lang w:val="en-US" w:eastAsia="zh-CN"/>
            </w:rPr>
            <w:delText>通便</w:delText>
          </w:r>
        </w:del>
      </w:ins>
      <w:ins w:id="22566" w:author="M00009068" w:date="2021-12-21T17:15:08Z">
        <w:del w:id="22567" w:author="M00007797" w:date="2023-06-16T16:58:48Z">
          <w:r>
            <w:rPr>
              <w:rFonts w:hint="eastAsia"/>
              <w:lang w:val="en-US" w:eastAsia="zh-CN"/>
            </w:rPr>
            <w:delText>水温</w:delText>
          </w:r>
        </w:del>
      </w:ins>
      <w:ins w:id="22568" w:author="M00009068" w:date="2021-12-21T17:15:14Z">
        <w:del w:id="22569" w:author="M00007797" w:date="2023-06-16T16:58:48Z">
          <w:r>
            <w:rPr>
              <w:rFonts w:hint="eastAsia"/>
              <w:lang w:val="en-US" w:eastAsia="zh-CN"/>
            </w:rPr>
            <w:delText>固定</w:delText>
          </w:r>
        </w:del>
      </w:ins>
      <w:ins w:id="22570" w:author="M00009068" w:date="2021-12-21T17:15:23Z">
        <w:del w:id="22571" w:author="M00007797" w:date="2023-06-16T16:58:48Z">
          <w:r>
            <w:rPr>
              <w:rFonts w:hint="eastAsia"/>
              <w:lang w:val="en-US" w:eastAsia="zh-CN"/>
            </w:rPr>
            <w:delText>为</w:delText>
          </w:r>
        </w:del>
      </w:ins>
      <w:ins w:id="22572" w:author="M00009068" w:date="2021-12-21T17:15:24Z">
        <w:del w:id="22573" w:author="M00007797" w:date="2023-06-16T16:58:48Z">
          <w:r>
            <w:rPr>
              <w:rFonts w:hint="eastAsia"/>
              <w:lang w:val="en-US" w:eastAsia="zh-CN"/>
            </w:rPr>
            <w:delText>33</w:delText>
          </w:r>
        </w:del>
      </w:ins>
      <w:ins w:id="22574" w:author="M00009068" w:date="2021-12-21T17:15:27Z">
        <w:del w:id="22575" w:author="M00007797" w:date="2023-06-16T16:58:48Z">
          <w:r>
            <w:rPr>
              <w:rFonts w:hint="eastAsia"/>
              <w:lang w:val="en-US" w:eastAsia="zh-CN"/>
            </w:rPr>
            <w:delText>℃</w:delText>
          </w:r>
        </w:del>
      </w:ins>
    </w:p>
    <w:p>
      <w:pPr>
        <w:pStyle w:val="187"/>
        <w:numPr>
          <w:ilvl w:val="0"/>
          <w:numId w:val="21"/>
        </w:numPr>
        <w:ind w:leftChars="270" w:firstLine="419" w:firstLineChars="0"/>
        <w:rPr>
          <w:ins w:id="22576" w:author="M00009068" w:date="2022-01-15T13:23:34Z"/>
          <w:del w:id="22577" w:author="M00007797" w:date="2023-06-16T16:58:48Z"/>
          <w:rFonts w:hint="default"/>
          <w:lang w:val="en-US" w:eastAsia="zh-CN"/>
        </w:rPr>
      </w:pPr>
      <w:ins w:id="22578" w:author="M00009068" w:date="2022-01-05T10:38:36Z">
        <w:del w:id="22579" w:author="M00007797" w:date="2023-06-16T16:58:48Z">
          <w:r>
            <w:rPr>
              <w:rFonts w:hint="eastAsia"/>
              <w:lang w:val="en-US" w:eastAsia="zh-CN"/>
            </w:rPr>
            <w:delText>提示音开</w:delText>
          </w:r>
        </w:del>
      </w:ins>
      <w:ins w:id="22580" w:author="M00009068" w:date="2022-01-05T10:38:36Z">
        <w:del w:id="22581" w:author="M00007797" w:date="2023-06-16T16:58:48Z">
          <w:r>
            <w:rPr>
              <w:rFonts w:hint="eastAsia"/>
              <w:lang w:eastAsia="zh-CN"/>
            </w:rPr>
            <w:delText>“</w:delText>
          </w:r>
        </w:del>
      </w:ins>
      <w:ins w:id="22582" w:author="M00009068" w:date="2022-01-05T10:38:36Z">
        <w:del w:id="22583" w:author="M00007797" w:date="2023-06-16T16:58:48Z">
          <w:r>
            <w:rPr>
              <w:rFonts w:hint="eastAsia"/>
              <w:lang w:val="en-US" w:eastAsia="zh-CN"/>
            </w:rPr>
            <w:delText>咚</w:delText>
          </w:r>
        </w:del>
      </w:ins>
      <w:ins w:id="22584" w:author="M00009068" w:date="2022-01-05T10:38:36Z">
        <w:del w:id="22585" w:author="M00007797" w:date="2023-06-16T16:58:48Z">
          <w:r>
            <w:rPr>
              <w:rFonts w:hint="eastAsia"/>
              <w:lang w:eastAsia="zh-CN"/>
            </w:rPr>
            <w:delText>”，</w:delText>
          </w:r>
        </w:del>
      </w:ins>
      <w:ins w:id="22586" w:author="M00009068" w:date="2022-01-05T10:38:36Z">
        <w:del w:id="22587" w:author="M00007797" w:date="2023-06-16T16:58:48Z">
          <w:r>
            <w:rPr>
              <w:rFonts w:hint="eastAsia"/>
              <w:lang w:val="en-US" w:eastAsia="zh-CN"/>
            </w:rPr>
            <w:delText>关“叮叮叮”</w:delText>
          </w:r>
        </w:del>
      </w:ins>
    </w:p>
    <w:p>
      <w:pPr>
        <w:pStyle w:val="187"/>
        <w:numPr>
          <w:ilvl w:val="0"/>
          <w:numId w:val="21"/>
        </w:numPr>
        <w:ind w:leftChars="270" w:firstLine="419" w:firstLineChars="0"/>
        <w:rPr>
          <w:del w:id="22588" w:author="M00007797" w:date="2023-06-16T16:58:48Z"/>
          <w:rFonts w:hint="default"/>
          <w:lang w:val="en-US" w:eastAsia="zh-CN"/>
        </w:rPr>
      </w:pPr>
      <w:ins w:id="22589" w:author="M00009068" w:date="2022-01-15T13:23:38Z">
        <w:del w:id="22590" w:author="M00007797" w:date="2023-06-16T16:58:48Z">
          <w:r>
            <w:rPr>
              <w:rFonts w:hint="eastAsia"/>
              <w:lang w:val="en-US" w:eastAsia="zh-CN"/>
            </w:rPr>
            <w:delText>通便</w:delText>
          </w:r>
        </w:del>
      </w:ins>
      <w:ins w:id="22591" w:author="M00009068" w:date="2022-01-15T13:23:41Z">
        <w:del w:id="22592" w:author="M00007797" w:date="2023-06-16T16:58:48Z">
          <w:r>
            <w:rPr>
              <w:rFonts w:hint="eastAsia"/>
              <w:lang w:val="en-US" w:eastAsia="zh-CN"/>
            </w:rPr>
            <w:delText>最大挡</w:delText>
          </w:r>
        </w:del>
      </w:ins>
      <w:ins w:id="22593" w:author="M00009068" w:date="2022-01-15T13:23:44Z">
        <w:del w:id="22594" w:author="M00007797" w:date="2023-06-16T16:58:48Z">
          <w:r>
            <w:rPr>
              <w:rFonts w:hint="eastAsia"/>
              <w:lang w:val="en-US" w:eastAsia="zh-CN"/>
            </w:rPr>
            <w:delText>流量</w:delText>
          </w:r>
        </w:del>
      </w:ins>
      <w:ins w:id="22595" w:author="M00009068" w:date="2022-01-15T13:24:09Z">
        <w:del w:id="22596" w:author="M00007797" w:date="2023-06-16T16:58:48Z">
          <w:r>
            <w:rPr>
              <w:rFonts w:hint="eastAsia"/>
              <w:lang w:val="en-US" w:eastAsia="zh-CN"/>
            </w:rPr>
            <w:delText>标准</w:delText>
          </w:r>
        </w:del>
      </w:ins>
      <w:ins w:id="22597" w:author="M00009068" w:date="2022-01-15T13:23:53Z">
        <w:del w:id="22598" w:author="M00007797" w:date="2023-06-16T16:58:48Z">
          <w:r>
            <w:rPr>
              <w:rFonts w:hint="eastAsia"/>
              <w:lang w:val="en-US" w:eastAsia="zh-CN"/>
            </w:rPr>
            <w:delText>8</w:delText>
          </w:r>
        </w:del>
      </w:ins>
      <w:ins w:id="22599" w:author="M00009068" w:date="2022-03-31T15:07:46Z">
        <w:del w:id="22600" w:author="M00007797" w:date="2023-06-16T16:58:48Z">
          <w:r>
            <w:rPr>
              <w:rFonts w:hint="eastAsia"/>
              <w:lang w:val="en-US" w:eastAsia="zh-CN"/>
            </w:rPr>
            <w:delText>3</w:delText>
          </w:r>
        </w:del>
      </w:ins>
      <w:ins w:id="22601" w:author="M00009068" w:date="2022-01-20T14:28:17Z">
        <w:del w:id="22602" w:author="M00007797" w:date="2023-06-16T16:58:48Z">
          <w:r>
            <w:rPr>
              <w:rFonts w:hint="eastAsia"/>
              <w:lang w:val="en-US" w:eastAsia="zh-CN"/>
            </w:rPr>
            <w:delText>0</w:delText>
          </w:r>
        </w:del>
      </w:ins>
      <w:ins w:id="22603" w:author="M00009068" w:date="2022-01-15T13:23:58Z">
        <w:del w:id="22604" w:author="M00007797" w:date="2023-06-16T16:58:48Z">
          <w:r>
            <w:rPr>
              <w:rFonts w:hint="eastAsia"/>
              <w:lang w:val="en-US" w:eastAsia="zh-CN"/>
            </w:rPr>
            <w:delText>±</w:delText>
          </w:r>
        </w:del>
      </w:ins>
      <w:ins w:id="22605" w:author="M00009068" w:date="2022-01-20T14:28:21Z">
        <w:del w:id="22606" w:author="M00007797" w:date="2023-06-16T16:58:48Z">
          <w:r>
            <w:rPr>
              <w:rFonts w:hint="eastAsia"/>
              <w:lang w:val="en-US" w:eastAsia="zh-CN"/>
            </w:rPr>
            <w:delText>6</w:delText>
          </w:r>
        </w:del>
      </w:ins>
      <w:ins w:id="22607" w:author="M00009068" w:date="2022-01-15T13:23:59Z">
        <w:del w:id="22608" w:author="M00007797" w:date="2023-06-16T16:58:48Z">
          <w:r>
            <w:rPr>
              <w:rFonts w:hint="eastAsia"/>
              <w:lang w:val="en-US" w:eastAsia="zh-CN"/>
            </w:rPr>
            <w:delText>0</w:delText>
          </w:r>
        </w:del>
      </w:ins>
      <w:ins w:id="22609" w:author="M00009068" w:date="2022-01-15T13:24:02Z">
        <w:del w:id="22610" w:author="M00007797" w:date="2023-06-16T16:58:48Z">
          <w:r>
            <w:rPr>
              <w:rFonts w:hint="eastAsia"/>
              <w:lang w:val="en-US" w:eastAsia="zh-CN"/>
            </w:rPr>
            <w:delText>mL</w:delText>
          </w:r>
        </w:del>
      </w:ins>
    </w:p>
    <w:p>
      <w:pPr>
        <w:pStyle w:val="187"/>
        <w:numPr>
          <w:ilvl w:val="-1"/>
          <w:numId w:val="0"/>
        </w:numPr>
        <w:ind w:left="0" w:leftChars="0" w:firstLine="420" w:firstLineChars="0"/>
        <w:rPr>
          <w:del w:id="22611" w:author="M00007797" w:date="2023-06-16T16:58:48Z"/>
          <w:rFonts w:hint="eastAsia"/>
          <w:lang w:val="en-US" w:eastAsia="zh-CN"/>
        </w:rPr>
      </w:pPr>
      <w:del w:id="22612" w:author="M00007797" w:date="2023-06-16T16:58:48Z">
        <w:r>
          <w:rPr>
            <w:rFonts w:hint="eastAsia"/>
            <w:lang w:val="en-US" w:eastAsia="zh-CN"/>
          </w:rPr>
          <w:delText>* 通便功能无往复清洗，工作中长按【冷热按摩】关闭通便功能。</w:delText>
        </w:r>
      </w:del>
    </w:p>
    <w:p>
      <w:pPr>
        <w:pStyle w:val="187"/>
        <w:numPr>
          <w:ilvl w:val="-1"/>
          <w:numId w:val="0"/>
        </w:numPr>
        <w:ind w:left="0" w:leftChars="0" w:firstLine="420" w:firstLineChars="0"/>
        <w:rPr>
          <w:del w:id="22613" w:author="M00007797" w:date="2023-06-16T16:58:48Z"/>
          <w:rFonts w:hint="default"/>
          <w:lang w:val="en-US" w:eastAsia="zh-CN"/>
        </w:rPr>
      </w:pPr>
      <w:del w:id="22614" w:author="M00007797" w:date="2023-06-16T16:58:48Z">
        <w:r>
          <w:rPr>
            <w:rFonts w:hint="eastAsia"/>
            <w:lang w:val="en-US" w:eastAsia="zh-CN"/>
          </w:rPr>
          <w:delText>* 从臀妇洗切换到通便功能，无法实现快速切换。</w:delText>
        </w:r>
      </w:del>
    </w:p>
    <w:p>
      <w:pPr>
        <w:pStyle w:val="187"/>
        <w:numPr>
          <w:ilvl w:val="-1"/>
          <w:numId w:val="0"/>
        </w:numPr>
        <w:ind w:left="0" w:leftChars="0" w:firstLine="420" w:firstLineChars="0"/>
        <w:rPr>
          <w:del w:id="22615" w:author="M00007797" w:date="2023-06-19T10:48:21Z"/>
          <w:rFonts w:hint="default"/>
          <w:lang w:val="en-US" w:eastAsia="zh-CN"/>
        </w:rPr>
      </w:pPr>
    </w:p>
    <w:p>
      <w:pPr>
        <w:pStyle w:val="5"/>
        <w:ind w:left="1146"/>
        <w:rPr>
          <w:del w:id="22616" w:author="M00007797" w:date="2023-06-19T10:48:21Z"/>
        </w:rPr>
      </w:pPr>
      <w:del w:id="22617" w:author="M00007797" w:date="2023-06-19T10:48:21Z">
        <w:bookmarkStart w:id="1373" w:name="_Toc4837722"/>
        <w:bookmarkEnd w:id="1373"/>
        <w:bookmarkStart w:id="1374" w:name="_Toc6248503"/>
        <w:bookmarkEnd w:id="1374"/>
        <w:bookmarkStart w:id="1375" w:name="_Toc6248498"/>
        <w:bookmarkEnd w:id="1375"/>
        <w:bookmarkStart w:id="1376" w:name="_Toc477260460"/>
        <w:bookmarkEnd w:id="1376"/>
        <w:bookmarkStart w:id="1377" w:name="_Toc4838415"/>
        <w:bookmarkEnd w:id="1377"/>
        <w:bookmarkStart w:id="1378" w:name="_Toc477167824"/>
        <w:bookmarkEnd w:id="1378"/>
        <w:bookmarkStart w:id="1379" w:name="_Toc4837725"/>
        <w:bookmarkEnd w:id="1379"/>
        <w:bookmarkStart w:id="1380" w:name="_Toc477167825"/>
        <w:bookmarkEnd w:id="1380"/>
        <w:bookmarkStart w:id="1381" w:name="_Toc4838212"/>
        <w:bookmarkEnd w:id="1381"/>
        <w:bookmarkStart w:id="1382" w:name="_Toc4838210"/>
        <w:bookmarkEnd w:id="1382"/>
        <w:bookmarkStart w:id="1383" w:name="_Toc477260462"/>
        <w:bookmarkEnd w:id="1383"/>
        <w:bookmarkStart w:id="1384" w:name="_Toc477260461"/>
        <w:bookmarkEnd w:id="1384"/>
        <w:bookmarkStart w:id="1385" w:name="_Toc477167828"/>
        <w:bookmarkEnd w:id="1385"/>
        <w:bookmarkStart w:id="1386" w:name="_Toc4838416"/>
        <w:bookmarkEnd w:id="1386"/>
        <w:bookmarkStart w:id="1387" w:name="_Toc4838217"/>
        <w:bookmarkEnd w:id="1387"/>
        <w:bookmarkStart w:id="1388" w:name="_Toc6248499"/>
        <w:bookmarkEnd w:id="1388"/>
        <w:bookmarkStart w:id="1389" w:name="_Toc4838935"/>
        <w:bookmarkEnd w:id="1389"/>
        <w:bookmarkStart w:id="1390" w:name="_Toc452018355"/>
        <w:bookmarkEnd w:id="1390"/>
        <w:bookmarkStart w:id="1391" w:name="_Toc4838932"/>
        <w:bookmarkEnd w:id="1391"/>
        <w:bookmarkStart w:id="1392" w:name="_Toc6248502"/>
        <w:bookmarkEnd w:id="1392"/>
        <w:bookmarkStart w:id="1393" w:name="_Toc4837727"/>
        <w:bookmarkEnd w:id="1393"/>
        <w:bookmarkStart w:id="1394" w:name="_Toc452018353"/>
        <w:bookmarkEnd w:id="1394"/>
        <w:bookmarkStart w:id="1395" w:name="_Toc4838417"/>
        <w:bookmarkEnd w:id="1395"/>
        <w:bookmarkStart w:id="1396" w:name="_Toc452018351"/>
        <w:bookmarkEnd w:id="1396"/>
        <w:bookmarkStart w:id="1397" w:name="_Toc477167831"/>
        <w:bookmarkEnd w:id="1397"/>
        <w:bookmarkStart w:id="1398" w:name="_Toc4838931"/>
        <w:bookmarkEnd w:id="1398"/>
        <w:bookmarkStart w:id="1399" w:name="_Toc6248504"/>
        <w:bookmarkEnd w:id="1399"/>
        <w:bookmarkStart w:id="1400" w:name="_Toc6248501"/>
        <w:bookmarkEnd w:id="1400"/>
        <w:bookmarkStart w:id="1401" w:name="_Toc477260465"/>
        <w:bookmarkEnd w:id="1401"/>
        <w:bookmarkStart w:id="1402" w:name="_Toc477260467"/>
        <w:bookmarkEnd w:id="1402"/>
        <w:bookmarkStart w:id="1403" w:name="_Toc4838419"/>
        <w:bookmarkEnd w:id="1403"/>
        <w:bookmarkStart w:id="1404" w:name="_Toc4838208"/>
        <w:bookmarkEnd w:id="1404"/>
        <w:bookmarkStart w:id="1405" w:name="_Toc477167830"/>
        <w:bookmarkEnd w:id="1405"/>
        <w:bookmarkStart w:id="1406" w:name="_Toc477167823"/>
        <w:bookmarkEnd w:id="1406"/>
        <w:bookmarkStart w:id="1407" w:name="_Toc477260468"/>
        <w:bookmarkEnd w:id="1407"/>
        <w:bookmarkStart w:id="1408" w:name="_Toc4837730"/>
        <w:bookmarkEnd w:id="1408"/>
        <w:bookmarkStart w:id="1409" w:name="_Toc4838412"/>
        <w:bookmarkEnd w:id="1409"/>
        <w:bookmarkStart w:id="1410" w:name="_Toc477260466"/>
        <w:bookmarkEnd w:id="1410"/>
        <w:bookmarkStart w:id="1411" w:name="_Toc4838418"/>
        <w:bookmarkEnd w:id="1411"/>
        <w:bookmarkStart w:id="1412" w:name="_Toc4838209"/>
        <w:bookmarkEnd w:id="1412"/>
        <w:bookmarkStart w:id="1413" w:name="_Toc4837726"/>
        <w:bookmarkEnd w:id="1413"/>
        <w:bookmarkStart w:id="1414" w:name="_Toc4838929"/>
        <w:bookmarkEnd w:id="1414"/>
        <w:bookmarkStart w:id="1415" w:name="_Toc4838928"/>
        <w:bookmarkEnd w:id="1415"/>
        <w:bookmarkStart w:id="1416" w:name="_Toc477260464"/>
        <w:bookmarkEnd w:id="1416"/>
        <w:bookmarkStart w:id="1417" w:name="_Toc452018350"/>
        <w:bookmarkEnd w:id="1417"/>
        <w:bookmarkStart w:id="1418" w:name="_Toc477260459"/>
        <w:bookmarkEnd w:id="1418"/>
        <w:bookmarkStart w:id="1419" w:name="_Toc4838413"/>
        <w:bookmarkEnd w:id="1419"/>
        <w:bookmarkStart w:id="1420" w:name="_Toc4837721"/>
        <w:bookmarkEnd w:id="1420"/>
        <w:bookmarkStart w:id="1421" w:name="_Toc4837723"/>
        <w:bookmarkEnd w:id="1421"/>
        <w:bookmarkStart w:id="1422" w:name="_Toc477167829"/>
        <w:bookmarkEnd w:id="1422"/>
        <w:bookmarkStart w:id="1423" w:name="_Toc4838216"/>
        <w:bookmarkEnd w:id="1423"/>
        <w:bookmarkStart w:id="1424" w:name="_Toc452018357"/>
        <w:bookmarkEnd w:id="1424"/>
        <w:bookmarkStart w:id="1425" w:name="_Toc6248500"/>
        <w:bookmarkEnd w:id="1425"/>
        <w:bookmarkStart w:id="1426" w:name="_Toc4838411"/>
        <w:bookmarkEnd w:id="1426"/>
        <w:bookmarkStart w:id="1427" w:name="_Toc4837729"/>
        <w:bookmarkEnd w:id="1427"/>
        <w:bookmarkStart w:id="1428" w:name="_Toc4838936"/>
        <w:bookmarkEnd w:id="1428"/>
        <w:bookmarkStart w:id="1429" w:name="_Toc477167827"/>
        <w:bookmarkEnd w:id="1429"/>
        <w:bookmarkStart w:id="1430" w:name="_Toc6248497"/>
        <w:bookmarkEnd w:id="1430"/>
        <w:bookmarkStart w:id="1431" w:name="_Toc4837728"/>
        <w:bookmarkEnd w:id="1431"/>
        <w:bookmarkStart w:id="1432" w:name="_Toc452018354"/>
        <w:bookmarkEnd w:id="1432"/>
        <w:bookmarkStart w:id="1433" w:name="_Toc452018358"/>
        <w:bookmarkEnd w:id="1433"/>
        <w:bookmarkStart w:id="1434" w:name="_Toc452018349"/>
        <w:bookmarkEnd w:id="1434"/>
        <w:bookmarkStart w:id="1435" w:name="_Toc6248505"/>
        <w:bookmarkEnd w:id="1435"/>
        <w:bookmarkStart w:id="1436" w:name="_Toc4838414"/>
        <w:bookmarkEnd w:id="1436"/>
        <w:bookmarkStart w:id="1437" w:name="_Toc4837724"/>
        <w:bookmarkEnd w:id="1437"/>
        <w:bookmarkStart w:id="1438" w:name="_Toc4838214"/>
        <w:bookmarkEnd w:id="1438"/>
        <w:bookmarkStart w:id="1439" w:name="_Toc4838927"/>
        <w:bookmarkEnd w:id="1439"/>
        <w:bookmarkStart w:id="1440" w:name="_Toc452018352"/>
        <w:bookmarkEnd w:id="1440"/>
        <w:bookmarkStart w:id="1441" w:name="_Toc6248506"/>
        <w:bookmarkEnd w:id="1441"/>
        <w:bookmarkStart w:id="1442" w:name="_Toc4838420"/>
        <w:bookmarkEnd w:id="1442"/>
        <w:bookmarkStart w:id="1443" w:name="_Toc4838213"/>
        <w:bookmarkEnd w:id="1443"/>
        <w:bookmarkStart w:id="1444" w:name="_Toc477260463"/>
        <w:bookmarkEnd w:id="1444"/>
        <w:bookmarkStart w:id="1445" w:name="_Toc4838930"/>
        <w:bookmarkEnd w:id="1445"/>
        <w:bookmarkStart w:id="1446" w:name="_Toc477167826"/>
        <w:bookmarkEnd w:id="1446"/>
        <w:bookmarkStart w:id="1447" w:name="_Toc4838215"/>
        <w:bookmarkEnd w:id="1447"/>
        <w:bookmarkStart w:id="1448" w:name="_Toc4838211"/>
        <w:bookmarkEnd w:id="1448"/>
        <w:bookmarkStart w:id="1449" w:name="_Toc452018356"/>
        <w:bookmarkEnd w:id="1449"/>
        <w:bookmarkStart w:id="1450" w:name="_Toc4838934"/>
        <w:bookmarkEnd w:id="1450"/>
        <w:bookmarkStart w:id="1451" w:name="_Toc477167832"/>
        <w:bookmarkEnd w:id="1451"/>
        <w:bookmarkStart w:id="1452" w:name="_Toc4838933"/>
        <w:bookmarkEnd w:id="1452"/>
        <w:bookmarkStart w:id="1453" w:name="_Toc6248507"/>
        <w:bookmarkStart w:id="1454" w:name="_Toc25208"/>
        <w:bookmarkStart w:id="1455" w:name="_Toc20164"/>
        <w:bookmarkStart w:id="1456" w:name="_Toc1522"/>
        <w:bookmarkStart w:id="1457" w:name="_Toc23441"/>
        <w:bookmarkStart w:id="1458" w:name="_Toc12444"/>
        <w:bookmarkStart w:id="1459" w:name="_Toc5768"/>
        <w:bookmarkStart w:id="1460" w:name="_Toc14515"/>
        <w:bookmarkStart w:id="1461" w:name="_Toc8878"/>
        <w:bookmarkStart w:id="1462" w:name="_Toc18839"/>
        <w:bookmarkStart w:id="1463" w:name="_Toc11412"/>
        <w:bookmarkStart w:id="1464" w:name="_Toc24056"/>
        <w:bookmarkStart w:id="1465" w:name="_Toc22739"/>
        <w:r>
          <w:rPr>
            <w:rFonts w:hint="eastAsia"/>
          </w:rPr>
          <w:delText>喷嘴位置调节</w:delText>
        </w:r>
        <w:bookmarkEnd w:id="1453"/>
        <w:bookmarkEnd w:id="1454"/>
        <w:bookmarkEnd w:id="1455"/>
        <w:bookmarkEnd w:id="1456"/>
        <w:bookmarkEnd w:id="1457"/>
        <w:bookmarkEnd w:id="1458"/>
        <w:bookmarkEnd w:id="1459"/>
        <w:bookmarkEnd w:id="1460"/>
        <w:bookmarkEnd w:id="1461"/>
        <w:bookmarkEnd w:id="1462"/>
        <w:bookmarkEnd w:id="1463"/>
        <w:bookmarkEnd w:id="1464"/>
        <w:bookmarkEnd w:id="1465"/>
      </w:del>
      <w:del w:id="22618" w:author="M00007797" w:date="2023-06-19T10:48:21Z">
        <w:r>
          <w:rPr/>
          <w:tab/>
        </w:r>
      </w:del>
      <w:del w:id="22619" w:author="M00007797" w:date="2023-06-19T10:48:21Z">
        <w:r>
          <w:rPr/>
          <w:tab/>
        </w:r>
      </w:del>
      <w:del w:id="22620" w:author="M00007797" w:date="2023-06-19T10:48:21Z">
        <w:r>
          <w:rPr/>
          <w:tab/>
        </w:r>
      </w:del>
      <w:del w:id="22621" w:author="M00007797" w:date="2023-06-19T10:48:21Z">
        <w:r>
          <w:rPr/>
          <w:tab/>
        </w:r>
      </w:del>
      <w:del w:id="22622" w:author="M00007797" w:date="2023-06-19T10:48:21Z">
        <w:r>
          <w:rPr/>
          <w:tab/>
        </w:r>
      </w:del>
      <w:del w:id="22623" w:author="M00007797" w:date="2023-06-19T10:48:21Z">
        <w:r>
          <w:rPr/>
          <w:tab/>
        </w:r>
      </w:del>
      <w:del w:id="22624" w:author="M00007797" w:date="2023-06-19T10:48:21Z">
        <w:r>
          <w:rPr/>
          <w:tab/>
        </w:r>
      </w:del>
      <w:del w:id="22625" w:author="M00007797" w:date="2023-06-19T10:48:21Z">
        <w:r>
          <w:rPr/>
          <w:tab/>
        </w:r>
      </w:del>
    </w:p>
    <w:p>
      <w:pPr>
        <w:pStyle w:val="187"/>
        <w:numPr>
          <w:ilvl w:val="0"/>
          <w:numId w:val="33"/>
        </w:numPr>
        <w:ind w:left="993" w:leftChars="0" w:hanging="424" w:firstLineChars="0"/>
        <w:rPr>
          <w:del w:id="22626" w:author="M00007797" w:date="2023-06-19T10:48:21Z"/>
        </w:rPr>
      </w:pPr>
      <w:del w:id="22627" w:author="M00007797" w:date="2023-06-19T10:48:21Z">
        <w:r>
          <w:rPr/>
          <w:delText>操作方式：</w:delText>
        </w:r>
      </w:del>
      <w:del w:id="22628" w:author="M00007797" w:date="2023-06-19T10:48:21Z">
        <w:r>
          <w:rPr>
            <w:rFonts w:hint="eastAsia"/>
          </w:rPr>
          <w:delText>遥控器</w:delText>
        </w:r>
      </w:del>
      <w:del w:id="22629" w:author="M00007797" w:date="2023-06-19T10:48:21Z">
        <w:r>
          <w:rPr/>
          <w:delText>按键</w:delText>
        </w:r>
      </w:del>
      <w:del w:id="22630" w:author="M00007797" w:date="2023-06-19T10:48:21Z">
        <w:r>
          <w:rPr>
            <w:rFonts w:hint="eastAsia"/>
          </w:rPr>
          <w:delText>【</w:delText>
        </w:r>
      </w:del>
      <w:del w:id="22631" w:author="M00007797" w:date="2023-06-19T10:48:21Z">
        <w:r>
          <w:rPr>
            <w:rFonts w:hint="eastAsia"/>
            <w:lang w:val="en-US" w:eastAsia="zh-CN"/>
          </w:rPr>
          <w:delText>喷嘴位置前</w:delText>
        </w:r>
      </w:del>
      <w:del w:id="22632" w:author="M00007797" w:date="2023-06-19T10:48:21Z">
        <w:r>
          <w:rPr>
            <w:rFonts w:hint="eastAsia"/>
          </w:rPr>
          <w:delText>】【</w:delText>
        </w:r>
      </w:del>
      <w:del w:id="22633" w:author="M00007797" w:date="2023-06-19T10:48:21Z">
        <w:r>
          <w:rPr>
            <w:rFonts w:hint="eastAsia"/>
            <w:lang w:val="en-US" w:eastAsia="zh-CN"/>
          </w:rPr>
          <w:delText>喷嘴位置后</w:delText>
        </w:r>
      </w:del>
      <w:del w:id="22634" w:author="M00007797" w:date="2023-06-19T10:48:21Z">
        <w:r>
          <w:rPr>
            <w:rFonts w:hint="eastAsia"/>
          </w:rPr>
          <w:delText>】</w:delText>
        </w:r>
      </w:del>
      <w:del w:id="22635" w:author="M00007797" w:date="2023-06-19T10:48:21Z">
        <w:r>
          <w:rPr/>
          <w:delText>调节</w:delText>
        </w:r>
      </w:del>
      <w:del w:id="22636" w:author="M00007797" w:date="2023-06-19T10:48:21Z">
        <w:r>
          <w:rPr>
            <w:rFonts w:hint="eastAsia"/>
          </w:rPr>
          <w:delText>；</w:delText>
        </w:r>
      </w:del>
    </w:p>
    <w:p>
      <w:pPr>
        <w:pStyle w:val="187"/>
        <w:numPr>
          <w:ilvl w:val="0"/>
          <w:numId w:val="33"/>
        </w:numPr>
        <w:ind w:left="991" w:leftChars="270" w:hanging="424" w:hangingChars="202"/>
        <w:rPr>
          <w:del w:id="22637" w:author="M00007797" w:date="2023-06-19T10:48:21Z"/>
        </w:rPr>
      </w:pPr>
      <w:del w:id="22638" w:author="M00007797" w:date="2023-06-19T10:48:21Z">
        <w:r>
          <w:rPr/>
          <w:delText>功能描述:</w:delText>
        </w:r>
      </w:del>
      <w:del w:id="22639" w:author="M00007797" w:date="2023-06-19T10:48:21Z">
        <w:r>
          <w:rPr>
            <w:color w:val="FF0000"/>
          </w:rPr>
          <w:tab/>
        </w:r>
      </w:del>
      <w:del w:id="22640" w:author="M00007797" w:date="2023-06-19T10:48:21Z">
        <w:r>
          <w:rPr/>
          <w:tab/>
        </w:r>
      </w:del>
      <w:del w:id="22641" w:author="M00007797" w:date="2023-06-19T10:48:21Z">
        <w:r>
          <w:rPr/>
          <w:tab/>
        </w:r>
      </w:del>
      <w:del w:id="22642" w:author="M00007797" w:date="2023-06-19T10:48:21Z">
        <w:r>
          <w:rPr/>
          <w:tab/>
        </w:r>
      </w:del>
    </w:p>
    <w:p>
      <w:pPr>
        <w:pStyle w:val="187"/>
        <w:ind w:left="0" w:leftChars="0" w:firstLine="945" w:firstLineChars="450"/>
        <w:rPr>
          <w:del w:id="22643" w:author="M00007797" w:date="2023-06-19T10:48:21Z"/>
        </w:rPr>
      </w:pPr>
      <w:del w:id="22644" w:author="M00007797" w:date="2023-06-19T10:48:21Z">
        <w:r>
          <w:rPr>
            <w:rFonts w:hint="eastAsia"/>
          </w:rPr>
          <w:delText>①按一下遥控器【</w:delText>
        </w:r>
      </w:del>
      <w:del w:id="22645" w:author="M00007797" w:date="2023-06-19T10:48:21Z">
        <w:r>
          <w:rPr>
            <w:rFonts w:hint="eastAsia"/>
            <w:lang w:val="en-US" w:eastAsia="zh-CN"/>
          </w:rPr>
          <w:delText>喷嘴位置前</w:delText>
        </w:r>
      </w:del>
      <w:del w:id="22646" w:author="M00007797" w:date="2023-06-19T10:48:21Z">
        <w:r>
          <w:rPr>
            <w:rFonts w:hint="eastAsia"/>
          </w:rPr>
          <w:delText>】按键</w:delText>
        </w:r>
      </w:del>
      <w:del w:id="22647" w:author="M00007797" w:date="2023-06-19T10:48:21Z">
        <w:r>
          <w:rPr>
            <w:rFonts w:hint="eastAsia"/>
            <w:lang w:val="en-US" w:eastAsia="zh-CN"/>
          </w:rPr>
          <w:delText>向上</w:delText>
        </w:r>
      </w:del>
      <w:del w:id="22648" w:author="M00007797" w:date="2023-06-19T10:48:21Z">
        <w:r>
          <w:rPr>
            <w:rFonts w:hint="eastAsia"/>
          </w:rPr>
          <w:delText>调一次档位；按一下遥控器【</w:delText>
        </w:r>
      </w:del>
      <w:del w:id="22649" w:author="M00007797" w:date="2023-06-19T10:48:21Z">
        <w:r>
          <w:rPr>
            <w:rFonts w:hint="eastAsia"/>
            <w:lang w:val="en-US" w:eastAsia="zh-CN"/>
          </w:rPr>
          <w:delText>喷嘴位置后</w:delText>
        </w:r>
      </w:del>
      <w:del w:id="22650" w:author="M00007797" w:date="2023-06-19T10:48:21Z">
        <w:r>
          <w:rPr>
            <w:rFonts w:hint="eastAsia"/>
          </w:rPr>
          <w:delText>】按键</w:delText>
        </w:r>
      </w:del>
      <w:del w:id="22651" w:author="M00007797" w:date="2023-06-19T10:48:21Z">
        <w:r>
          <w:rPr>
            <w:rFonts w:hint="eastAsia"/>
            <w:lang w:val="en-US" w:eastAsia="zh-CN"/>
          </w:rPr>
          <w:delText>向下</w:delText>
        </w:r>
      </w:del>
      <w:del w:id="22652" w:author="M00007797" w:date="2023-06-19T10:48:21Z">
        <w:r>
          <w:rPr>
            <w:rFonts w:hint="eastAsia"/>
          </w:rPr>
          <w:delText>调一次档位</w:delText>
        </w:r>
      </w:del>
    </w:p>
    <w:p>
      <w:pPr>
        <w:pStyle w:val="187"/>
        <w:ind w:left="0" w:leftChars="0" w:firstLine="945" w:firstLineChars="450"/>
        <w:rPr>
          <w:del w:id="22653" w:author="M00007797" w:date="2023-06-19T10:48:21Z"/>
          <w:rFonts w:hint="default" w:eastAsia="宋体"/>
          <w:lang w:val="en-US" w:eastAsia="zh-CN"/>
        </w:rPr>
      </w:pPr>
      <w:del w:id="22654" w:author="M00007797" w:date="2023-06-19T10:48:21Z">
        <w:r>
          <w:rPr>
            <w:rFonts w:hint="eastAsia"/>
          </w:rPr>
          <w:delText>②管位下次清洗记忆遥控器档位。</w:delText>
        </w:r>
      </w:del>
      <w:del w:id="22655" w:author="M00007797" w:date="2023-06-19T10:48:21Z">
        <w:r>
          <w:rPr>
            <w:rFonts w:hint="eastAsia"/>
            <w:lang w:val="en-US" w:eastAsia="zh-CN"/>
          </w:rPr>
          <w:delText xml:space="preserve"> </w:delText>
        </w:r>
      </w:del>
      <w:del w:id="22656" w:author="M00007797" w:date="2023-06-19T10:48:21Z">
        <w:r>
          <w:rPr>
            <w:rFonts w:hint="eastAsia"/>
            <w:color w:val="FF0000"/>
            <w:lang w:val="en-US" w:eastAsia="zh-CN"/>
          </w:rPr>
          <w:delText>管位根据实际T0样机再做微调</w:delText>
        </w:r>
      </w:del>
    </w:p>
    <w:tbl>
      <w:tblPr>
        <w:tblStyle w:val="89"/>
        <w:tblW w:w="9087" w:type="dxa"/>
        <w:tblInd w:w="99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71"/>
        <w:gridCol w:w="2272"/>
        <w:gridCol w:w="2272"/>
        <w:gridCol w:w="22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2657" w:author="M00007797" w:date="2023-06-19T10:48:21Z"/>
        </w:trPr>
        <w:tc>
          <w:tcPr>
            <w:tcW w:w="2271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658" w:author="M00007797" w:date="2023-06-19T10:48:21Z"/>
              </w:rPr>
            </w:pPr>
            <w:del w:id="22659" w:author="M00007797" w:date="2023-06-19T10:48:21Z">
              <w:r>
                <w:rPr>
                  <w:rFonts w:hint="eastAsia"/>
                </w:rPr>
                <w:delText>档位</w:delText>
              </w:r>
            </w:del>
          </w:p>
        </w:tc>
        <w:tc>
          <w:tcPr>
            <w:tcW w:w="2272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660" w:author="M00007797" w:date="2023-06-19T10:48:21Z"/>
              </w:rPr>
            </w:pPr>
            <w:del w:id="22661" w:author="M00007797" w:date="2023-06-19T10:48:21Z">
              <w:r>
                <w:rPr>
                  <w:rFonts w:hint="eastAsia"/>
                </w:rPr>
                <w:delText>臀洗喷嘴位置</w:delText>
              </w:r>
            </w:del>
          </w:p>
        </w:tc>
        <w:tc>
          <w:tcPr>
            <w:tcW w:w="2272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662" w:author="M00007797" w:date="2023-06-19T10:48:21Z"/>
              </w:rPr>
            </w:pPr>
            <w:del w:id="22663" w:author="M00007797" w:date="2023-06-19T10:48:21Z">
              <w:r>
                <w:rPr>
                  <w:rFonts w:hint="eastAsia"/>
                </w:rPr>
                <w:delText>妇洗喷嘴位置</w:delText>
              </w:r>
            </w:del>
          </w:p>
        </w:tc>
        <w:tc>
          <w:tcPr>
            <w:tcW w:w="2272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664" w:author="M00007797" w:date="2023-06-19T10:48:21Z"/>
              </w:rPr>
            </w:pPr>
            <w:del w:id="22665" w:author="M00007797" w:date="2023-06-19T10:48:21Z">
              <w:r>
                <w:rPr>
                  <w:rFonts w:hint="eastAsia"/>
                </w:rPr>
                <w:delText>允许</w:delText>
              </w:r>
            </w:del>
            <w:del w:id="22666" w:author="M00007797" w:date="2023-06-19T10:48:21Z">
              <w:r>
                <w:rPr/>
                <w:delText>偏差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2667" w:author="M00007797" w:date="2023-06-19T10:48:21Z"/>
        </w:trPr>
        <w:tc>
          <w:tcPr>
            <w:tcW w:w="2271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668" w:author="M00007797" w:date="2023-06-19T10:48:2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del w:id="22669" w:author="M00007797" w:date="2023-06-19T10:48:21Z">
              <w:r>
                <w:rPr>
                  <w:rFonts w:hint="eastAsia"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delText>1档</w:delText>
              </w:r>
            </w:del>
          </w:p>
        </w:tc>
        <w:tc>
          <w:tcPr>
            <w:tcW w:w="2272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670" w:author="M00007797" w:date="2023-06-19T10:48:21Z"/>
                <w:rFonts w:hint="default" w:eastAsia="宋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del w:id="22671" w:author="M00007797" w:date="2023-06-19T10:48:21Z">
              <w:r>
                <w:rPr>
                  <w:rFonts w:hint="default"/>
                  <w:color w:val="000000" w:themeColor="text1"/>
                  <w:lang w:val="en-US"/>
                  <w14:textFill>
                    <w14:solidFill>
                      <w14:schemeClr w14:val="tx1"/>
                    </w14:solidFill>
                  </w14:textFill>
                </w:rPr>
                <w:delText>65</w:delText>
              </w:r>
            </w:del>
            <w:ins w:id="22672" w:author="M00009068" w:date="2022-03-26T14:20:44Z">
              <w:del w:id="22673" w:author="M00007797" w:date="2023-06-19T10:48:21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7</w:delText>
                </w:r>
              </w:del>
            </w:ins>
            <w:ins w:id="22674" w:author="M00009068" w:date="2022-03-26T14:21:11Z">
              <w:del w:id="22675" w:author="M00007797" w:date="2023-06-19T10:48:21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0</w:delText>
                </w:r>
              </w:del>
            </w:ins>
          </w:p>
        </w:tc>
        <w:tc>
          <w:tcPr>
            <w:tcW w:w="2272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676" w:author="M00007797" w:date="2023-06-19T10:48:2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ins w:id="22677" w:author="M00009068" w:date="2022-03-26T14:21:50Z">
              <w:del w:id="22678" w:author="M00007797" w:date="2023-06-19T10:48:21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85</w:delText>
                </w:r>
              </w:del>
            </w:ins>
            <w:del w:id="22679" w:author="M00007797" w:date="2023-06-19T10:48:21Z">
              <w:r>
                <w:rPr>
                  <w:rFonts w:hint="eastAsia"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delText>75</w:delText>
              </w:r>
            </w:del>
          </w:p>
        </w:tc>
        <w:tc>
          <w:tcPr>
            <w:tcW w:w="2272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680" w:author="M00007797" w:date="2023-06-19T10:48:2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del w:id="22681" w:author="M00007797" w:date="2023-06-19T10:48:21Z">
              <w:r>
                <w:rPr>
                  <w:rFonts w:hint="eastAsia"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delText>±10mm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2682" w:author="M00007797" w:date="2023-06-19T10:48:21Z"/>
        </w:trPr>
        <w:tc>
          <w:tcPr>
            <w:tcW w:w="2271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683" w:author="M00007797" w:date="2023-06-19T10:48:2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del w:id="22684" w:author="M00007797" w:date="2023-06-19T10:48:21Z">
              <w:r>
                <w:rPr>
                  <w:rFonts w:hint="eastAsia"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delText>2档</w:delText>
              </w:r>
            </w:del>
          </w:p>
        </w:tc>
        <w:tc>
          <w:tcPr>
            <w:tcW w:w="2272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685" w:author="M00007797" w:date="2023-06-19T10:48:2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ins w:id="22686" w:author="M00009068" w:date="2022-03-26T14:21:16Z">
              <w:del w:id="22687" w:author="M00007797" w:date="2023-06-19T10:48:21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80</w:delText>
                </w:r>
              </w:del>
            </w:ins>
            <w:del w:id="22688" w:author="M00007797" w:date="2023-06-19T10:48:21Z">
              <w:r>
                <w:rPr>
                  <w:rFonts w:hint="eastAsia"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delText>75</w:delText>
              </w:r>
            </w:del>
          </w:p>
        </w:tc>
        <w:tc>
          <w:tcPr>
            <w:tcW w:w="2272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689" w:author="M00007797" w:date="2023-06-19T10:48:2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ins w:id="22690" w:author="M00009068" w:date="2022-03-26T14:21:54Z">
              <w:del w:id="22691" w:author="M00007797" w:date="2023-06-19T10:48:21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100</w:delText>
                </w:r>
              </w:del>
            </w:ins>
            <w:del w:id="22692" w:author="M00007797" w:date="2023-06-19T10:48:21Z">
              <w:r>
                <w:rPr>
                  <w:rFonts w:hint="eastAsia"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delText>85</w:delText>
              </w:r>
            </w:del>
          </w:p>
        </w:tc>
        <w:tc>
          <w:tcPr>
            <w:tcW w:w="2272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693" w:author="M00007797" w:date="2023-06-19T10:48:2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del w:id="22694" w:author="M00007797" w:date="2023-06-19T10:48:21Z">
              <w:r>
                <w:rPr>
                  <w:rFonts w:hint="eastAsia"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delText>±10mm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2695" w:author="M00007797" w:date="2023-06-19T10:48:21Z"/>
        </w:trPr>
        <w:tc>
          <w:tcPr>
            <w:tcW w:w="2271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696" w:author="M00007797" w:date="2023-06-19T10:48:2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del w:id="22697" w:author="M00007797" w:date="2023-06-19T10:48:21Z">
              <w:r>
                <w:rPr>
                  <w:rFonts w:hint="eastAsia"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delText>3档</w:delText>
              </w:r>
            </w:del>
          </w:p>
        </w:tc>
        <w:tc>
          <w:tcPr>
            <w:tcW w:w="2272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698" w:author="M00007797" w:date="2023-06-19T10:48:2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ins w:id="22699" w:author="M00009068" w:date="2022-03-26T14:21:18Z">
              <w:del w:id="22700" w:author="M00007797" w:date="2023-06-19T10:48:21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90</w:delText>
                </w:r>
              </w:del>
            </w:ins>
            <w:del w:id="22701" w:author="M00007797" w:date="2023-06-19T10:48:21Z">
              <w:r>
                <w:rPr>
                  <w:rFonts w:hint="eastAsia"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delText>85</w:delText>
              </w:r>
            </w:del>
          </w:p>
        </w:tc>
        <w:tc>
          <w:tcPr>
            <w:tcW w:w="2272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702" w:author="M00007797" w:date="2023-06-19T10:48:2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ins w:id="22703" w:author="M00009068" w:date="2022-03-26T14:21:57Z">
              <w:del w:id="22704" w:author="M00007797" w:date="2023-06-19T10:48:21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105</w:delText>
                </w:r>
              </w:del>
            </w:ins>
            <w:del w:id="22705" w:author="M00007797" w:date="2023-06-19T10:48:21Z">
              <w:r>
                <w:rPr>
                  <w:rFonts w:hint="eastAsia"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delText>95</w:delText>
              </w:r>
            </w:del>
          </w:p>
        </w:tc>
        <w:tc>
          <w:tcPr>
            <w:tcW w:w="2272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706" w:author="M00007797" w:date="2023-06-19T10:48:2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del w:id="22707" w:author="M00007797" w:date="2023-06-19T10:48:21Z">
              <w:r>
                <w:rPr>
                  <w:rFonts w:hint="eastAsia"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delText>±10mm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2708" w:author="M00007797" w:date="2023-06-19T10:48:21Z"/>
        </w:trPr>
        <w:tc>
          <w:tcPr>
            <w:tcW w:w="2271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709" w:author="M00007797" w:date="2023-06-19T10:48:2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del w:id="22710" w:author="M00007797" w:date="2023-06-19T10:48:21Z">
              <w:r>
                <w:rPr>
                  <w:rFonts w:hint="eastAsia"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delText>4档</w:delText>
              </w:r>
            </w:del>
          </w:p>
        </w:tc>
        <w:tc>
          <w:tcPr>
            <w:tcW w:w="2272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711" w:author="M00007797" w:date="2023-06-19T10:48:2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ins w:id="22712" w:author="M00009068" w:date="2022-03-26T14:21:33Z">
              <w:del w:id="22713" w:author="M00007797" w:date="2023-06-19T10:48:21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10</w:delText>
                </w:r>
              </w:del>
            </w:ins>
            <w:ins w:id="22714" w:author="M00009068" w:date="2022-03-26T14:21:34Z">
              <w:del w:id="22715" w:author="M00007797" w:date="2023-06-19T10:48:21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0</w:delText>
                </w:r>
              </w:del>
            </w:ins>
            <w:del w:id="22716" w:author="M00007797" w:date="2023-06-19T10:48:21Z">
              <w:r>
                <w:rPr>
                  <w:rFonts w:hint="eastAsia"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delText>95</w:delText>
              </w:r>
            </w:del>
          </w:p>
        </w:tc>
        <w:tc>
          <w:tcPr>
            <w:tcW w:w="2272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717" w:author="M00007797" w:date="2023-06-19T10:48:2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del w:id="22718" w:author="M00007797" w:date="2023-06-19T10:48:21Z">
              <w:r>
                <w:rPr>
                  <w:rFonts w:hint="eastAsia"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delText>1</w:delText>
              </w:r>
            </w:del>
            <w:ins w:id="22719" w:author="M00009068" w:date="2022-03-26T14:22:03Z">
              <w:del w:id="22720" w:author="M00007797" w:date="2023-06-19T10:48:21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1</w:delText>
                </w:r>
              </w:del>
            </w:ins>
            <w:ins w:id="22721" w:author="M00009068" w:date="2022-03-26T14:22:04Z">
              <w:del w:id="22722" w:author="M00007797" w:date="2023-06-19T10:48:21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5</w:delText>
                </w:r>
              </w:del>
            </w:ins>
            <w:del w:id="22723" w:author="M00007797" w:date="2023-06-19T10:48:21Z">
              <w:r>
                <w:rPr>
                  <w:rFonts w:hint="eastAsia"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delText>05</w:delText>
              </w:r>
            </w:del>
          </w:p>
        </w:tc>
        <w:tc>
          <w:tcPr>
            <w:tcW w:w="2272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724" w:author="M00007797" w:date="2023-06-19T10:48:2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del w:id="22725" w:author="M00007797" w:date="2023-06-19T10:48:21Z">
              <w:r>
                <w:rPr>
                  <w:rFonts w:hint="eastAsia"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delText>±10mm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ins w:id="22726" w:author="yefeiting" w:date="2021-10-06T15:07:25Z"/>
          <w:del w:id="22727" w:author="M00007797" w:date="2023-06-19T10:48:21Z"/>
        </w:trPr>
        <w:tc>
          <w:tcPr>
            <w:tcW w:w="2271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22728" w:author="yefeiting" w:date="2021-10-06T15:07:25Z"/>
                <w:del w:id="22729" w:author="M00007797" w:date="2023-06-19T10:48:21Z"/>
                <w:rFonts w:hint="default" w:eastAsia="宋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ins w:id="22730" w:author="yefeiting" w:date="2021-10-06T15:10:36Z">
              <w:del w:id="22731" w:author="M00007797" w:date="2023-06-19T10:48:21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5</w:delText>
                </w:r>
              </w:del>
            </w:ins>
            <w:ins w:id="22732" w:author="yefeiting" w:date="2021-10-06T15:10:38Z">
              <w:del w:id="22733" w:author="M00007797" w:date="2023-06-19T10:48:21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档</w:delText>
                </w:r>
              </w:del>
            </w:ins>
          </w:p>
        </w:tc>
        <w:tc>
          <w:tcPr>
            <w:tcW w:w="2272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22734" w:author="yefeiting" w:date="2021-10-06T15:07:25Z"/>
                <w:del w:id="22735" w:author="M00007797" w:date="2023-06-19T10:48:21Z"/>
                <w:rFonts w:hint="default" w:eastAsia="宋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ins w:id="22736" w:author="yefeiting" w:date="2021-10-06T15:10:40Z">
              <w:del w:id="22737" w:author="M00007797" w:date="2023-06-19T10:48:21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1</w:delText>
                </w:r>
              </w:del>
            </w:ins>
            <w:ins w:id="22738" w:author="M00009068" w:date="2022-03-26T14:21:42Z">
              <w:del w:id="22739" w:author="M00007797" w:date="2023-06-19T10:48:21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10</w:delText>
                </w:r>
              </w:del>
            </w:ins>
            <w:ins w:id="22740" w:author="yefeiting" w:date="2021-10-06T15:10:40Z">
              <w:del w:id="22741" w:author="M00007797" w:date="2023-06-19T10:48:21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05</w:delText>
                </w:r>
              </w:del>
            </w:ins>
          </w:p>
        </w:tc>
        <w:tc>
          <w:tcPr>
            <w:tcW w:w="2272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22742" w:author="yefeiting" w:date="2021-10-06T15:07:25Z"/>
                <w:del w:id="22743" w:author="M00007797" w:date="2023-06-19T10:48:21Z"/>
                <w:rFonts w:hint="default" w:eastAsia="宋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ins w:id="22744" w:author="yefeiting" w:date="2021-10-06T15:10:42Z">
              <w:del w:id="22745" w:author="M00007797" w:date="2023-06-19T10:48:21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1</w:delText>
                </w:r>
              </w:del>
            </w:ins>
            <w:ins w:id="22746" w:author="yefeiting" w:date="2021-10-06T15:10:42Z">
              <w:del w:id="22747" w:author="M00007797" w:date="2023-06-19T10:48:21Z">
                <w:r>
                  <w:rPr>
                    <w:rFonts w:hint="default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15</w:delText>
                </w:r>
              </w:del>
            </w:ins>
            <w:ins w:id="22748" w:author="M00009068" w:date="2022-03-26T14:22:07Z">
              <w:del w:id="22749" w:author="M00007797" w:date="2023-06-19T10:48:21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25</w:delText>
                </w:r>
              </w:del>
            </w:ins>
          </w:p>
        </w:tc>
        <w:tc>
          <w:tcPr>
            <w:tcW w:w="2272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22750" w:author="yefeiting" w:date="2021-10-06T15:07:25Z"/>
                <w:del w:id="22751" w:author="M00007797" w:date="2023-06-19T10:48:21Z"/>
                <w:rFonts w:hint="default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ins w:id="22752" w:author="yefeiting" w:date="2021-10-06T15:10:51Z">
              <w:del w:id="22753" w:author="M00007797" w:date="2023-06-19T10:48:21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±</w:delText>
                </w:r>
              </w:del>
            </w:ins>
            <w:ins w:id="22754" w:author="yefeiting" w:date="2021-10-06T15:10:52Z">
              <w:del w:id="22755" w:author="M00007797" w:date="2023-06-19T10:48:21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10</w:delText>
                </w:r>
              </w:del>
            </w:ins>
            <w:ins w:id="22756" w:author="yefeiting" w:date="2021-10-06T15:10:53Z">
              <w:del w:id="22757" w:author="M00007797" w:date="2023-06-19T10:48:21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mm</w:delText>
                </w:r>
              </w:del>
            </w:ins>
          </w:p>
        </w:tc>
      </w:tr>
    </w:tbl>
    <w:p>
      <w:pPr>
        <w:pStyle w:val="187"/>
        <w:ind w:left="0" w:leftChars="0" w:firstLine="945" w:firstLineChars="450"/>
        <w:rPr>
          <w:del w:id="22758" w:author="M00007797" w:date="2023-06-19T10:48:21Z"/>
        </w:rPr>
      </w:pPr>
    </w:p>
    <w:p>
      <w:pPr>
        <w:pStyle w:val="5"/>
        <w:ind w:left="1146"/>
        <w:rPr>
          <w:del w:id="22759" w:author="M00007797" w:date="2023-06-19T10:48:21Z"/>
        </w:rPr>
      </w:pPr>
      <w:del w:id="22760" w:author="M00007797" w:date="2023-06-19T10:48:21Z">
        <w:bookmarkStart w:id="1466" w:name="_Toc5678"/>
        <w:bookmarkStart w:id="1467" w:name="_Toc26735"/>
        <w:bookmarkStart w:id="1468" w:name="_Toc6248508"/>
        <w:bookmarkStart w:id="1469" w:name="_Toc5984"/>
        <w:bookmarkStart w:id="1470" w:name="_Toc29028"/>
        <w:bookmarkStart w:id="1471" w:name="_Toc1039"/>
        <w:bookmarkStart w:id="1472" w:name="_Toc24590"/>
        <w:bookmarkStart w:id="1473" w:name="_Toc9970"/>
        <w:bookmarkStart w:id="1474" w:name="_Toc6233"/>
        <w:bookmarkStart w:id="1475" w:name="_Toc20753"/>
        <w:bookmarkStart w:id="1476" w:name="_Toc7686"/>
        <w:bookmarkStart w:id="1477" w:name="_Toc29613"/>
        <w:bookmarkStart w:id="1478" w:name="_Toc25182"/>
        <w:r>
          <w:rPr>
            <w:rFonts w:hint="eastAsia"/>
          </w:rPr>
          <w:delText>水压调节</w:delText>
        </w:r>
        <w:bookmarkEnd w:id="1466"/>
        <w:bookmarkEnd w:id="1467"/>
        <w:bookmarkEnd w:id="1468"/>
        <w:bookmarkEnd w:id="1469"/>
        <w:bookmarkEnd w:id="1470"/>
        <w:bookmarkEnd w:id="1471"/>
        <w:bookmarkEnd w:id="1472"/>
        <w:bookmarkEnd w:id="1473"/>
        <w:bookmarkEnd w:id="1474"/>
        <w:bookmarkEnd w:id="1475"/>
        <w:bookmarkEnd w:id="1476"/>
        <w:bookmarkEnd w:id="1477"/>
        <w:bookmarkEnd w:id="1478"/>
      </w:del>
      <w:del w:id="22761" w:author="M00007797" w:date="2023-06-19T10:48:21Z">
        <w:r>
          <w:rPr/>
          <w:tab/>
        </w:r>
      </w:del>
      <w:del w:id="22762" w:author="M00007797" w:date="2023-06-19T10:48:21Z">
        <w:r>
          <w:rPr/>
          <w:tab/>
        </w:r>
      </w:del>
      <w:del w:id="22763" w:author="M00007797" w:date="2023-06-19T10:48:21Z">
        <w:r>
          <w:rPr/>
          <w:tab/>
        </w:r>
      </w:del>
      <w:del w:id="22764" w:author="M00007797" w:date="2023-06-19T10:48:21Z">
        <w:r>
          <w:rPr/>
          <w:tab/>
        </w:r>
      </w:del>
      <w:del w:id="22765" w:author="M00007797" w:date="2023-06-19T10:48:21Z">
        <w:r>
          <w:rPr/>
          <w:tab/>
        </w:r>
      </w:del>
      <w:del w:id="22766" w:author="M00007797" w:date="2023-06-19T10:48:21Z">
        <w:r>
          <w:rPr/>
          <w:tab/>
        </w:r>
      </w:del>
      <w:del w:id="22767" w:author="M00007797" w:date="2023-06-19T10:48:21Z">
        <w:r>
          <w:rPr/>
          <w:tab/>
        </w:r>
      </w:del>
      <w:del w:id="22768" w:author="M00007797" w:date="2023-06-19T10:48:21Z">
        <w:r>
          <w:rPr/>
          <w:tab/>
        </w:r>
      </w:del>
    </w:p>
    <w:p>
      <w:pPr>
        <w:pStyle w:val="187"/>
        <w:ind w:left="991" w:leftChars="270" w:hanging="424" w:hangingChars="202"/>
        <w:rPr>
          <w:del w:id="22769" w:author="M00007797" w:date="2023-06-19T10:48:21Z"/>
        </w:rPr>
      </w:pPr>
      <w:del w:id="22770" w:author="M00007797" w:date="2023-06-19T10:48:21Z">
        <w:r>
          <w:rPr/>
          <w:delText>1、操作方式：</w:delText>
        </w:r>
      </w:del>
      <w:del w:id="22771" w:author="M00007797" w:date="2023-06-19T10:48:21Z">
        <w:r>
          <w:rPr>
            <w:rFonts w:hint="eastAsia"/>
          </w:rPr>
          <w:delText>遥控器</w:delText>
        </w:r>
      </w:del>
      <w:del w:id="22772" w:author="M00007797" w:date="2023-06-19T10:48:21Z">
        <w:r>
          <w:rPr/>
          <w:delText>按键</w:delText>
        </w:r>
      </w:del>
      <w:del w:id="22773" w:author="M00007797" w:date="2023-06-19T10:48:21Z">
        <w:r>
          <w:rPr>
            <w:rFonts w:hint="eastAsia"/>
          </w:rPr>
          <w:delText>【</w:delText>
        </w:r>
      </w:del>
      <w:del w:id="22774" w:author="M00007797" w:date="2023-06-19T10:48:21Z">
        <w:r>
          <w:rPr>
            <w:rFonts w:hint="eastAsia"/>
            <w:lang w:val="en-US" w:eastAsia="zh-CN"/>
          </w:rPr>
          <w:delText>清洗强度＋</w:delText>
        </w:r>
      </w:del>
      <w:del w:id="22775" w:author="M00007797" w:date="2023-06-19T10:48:21Z">
        <w:r>
          <w:rPr>
            <w:rFonts w:hint="eastAsia"/>
          </w:rPr>
          <w:delText>】【</w:delText>
        </w:r>
      </w:del>
      <w:del w:id="22776" w:author="M00007797" w:date="2023-06-19T10:48:21Z">
        <w:r>
          <w:rPr>
            <w:rFonts w:hint="eastAsia"/>
            <w:lang w:val="en-US" w:eastAsia="zh-CN"/>
          </w:rPr>
          <w:delText>清洗强度-</w:delText>
        </w:r>
      </w:del>
      <w:del w:id="22777" w:author="M00007797" w:date="2023-06-19T10:48:21Z">
        <w:r>
          <w:rPr>
            <w:rFonts w:hint="eastAsia"/>
          </w:rPr>
          <w:delText>】</w:delText>
        </w:r>
      </w:del>
      <w:del w:id="22778" w:author="M00007797" w:date="2023-06-19T10:48:21Z">
        <w:r>
          <w:rPr/>
          <w:delText>调节</w:delText>
        </w:r>
      </w:del>
      <w:del w:id="22779" w:author="M00007797" w:date="2023-06-19T10:48:21Z">
        <w:r>
          <w:rPr>
            <w:rFonts w:hint="eastAsia"/>
          </w:rPr>
          <w:delText>；</w:delText>
        </w:r>
      </w:del>
      <w:del w:id="22780" w:author="M00007797" w:date="2023-06-19T10:48:21Z">
        <w:r>
          <w:rPr/>
          <w:tab/>
        </w:r>
      </w:del>
      <w:del w:id="22781" w:author="M00007797" w:date="2023-06-19T10:48:21Z">
        <w:r>
          <w:rPr/>
          <w:tab/>
        </w:r>
      </w:del>
    </w:p>
    <w:p>
      <w:pPr>
        <w:pStyle w:val="187"/>
        <w:ind w:left="0" w:leftChars="0" w:firstLine="567" w:firstLineChars="270"/>
        <w:rPr>
          <w:del w:id="22782" w:author="M00007797" w:date="2023-06-19T10:48:21Z"/>
        </w:rPr>
      </w:pPr>
      <w:del w:id="22783" w:author="M00007797" w:date="2023-06-19T10:48:21Z">
        <w:r>
          <w:rPr/>
          <w:delText>2、功能描述:</w:delText>
        </w:r>
      </w:del>
      <w:del w:id="22784" w:author="M00007797" w:date="2023-06-19T10:48:21Z">
        <w:r>
          <w:rPr/>
          <w:tab/>
        </w:r>
      </w:del>
      <w:del w:id="22785" w:author="M00007797" w:date="2023-06-19T10:48:21Z">
        <w:r>
          <w:rPr/>
          <w:tab/>
        </w:r>
      </w:del>
      <w:del w:id="22786" w:author="M00007797" w:date="2023-06-19T10:48:21Z">
        <w:r>
          <w:rPr/>
          <w:tab/>
        </w:r>
      </w:del>
      <w:del w:id="22787" w:author="M00007797" w:date="2023-06-19T10:48:21Z">
        <w:r>
          <w:rPr/>
          <w:tab/>
        </w:r>
      </w:del>
      <w:del w:id="22788" w:author="M00007797" w:date="2023-06-19T10:48:21Z">
        <w:r>
          <w:rPr/>
          <w:tab/>
        </w:r>
      </w:del>
      <w:del w:id="22789" w:author="M00007797" w:date="2023-06-19T10:48:21Z">
        <w:r>
          <w:rPr/>
          <w:tab/>
        </w:r>
      </w:del>
      <w:del w:id="22790" w:author="M00007797" w:date="2023-06-19T10:48:21Z">
        <w:r>
          <w:rPr/>
          <w:tab/>
        </w:r>
      </w:del>
    </w:p>
    <w:p>
      <w:pPr>
        <w:pStyle w:val="187"/>
        <w:numPr>
          <w:ilvl w:val="3"/>
          <w:numId w:val="34"/>
        </w:numPr>
        <w:ind w:leftChars="0" w:hanging="829" w:firstLineChars="0"/>
        <w:rPr>
          <w:del w:id="22791" w:author="M00007797" w:date="2023-06-19T10:48:21Z"/>
        </w:rPr>
      </w:pPr>
      <w:del w:id="22792" w:author="M00007797" w:date="2023-06-19T10:48:21Z">
        <w:r>
          <w:rPr>
            <w:rFonts w:hint="eastAsia"/>
          </w:rPr>
          <w:delText>在任何状态下进行</w:delText>
        </w:r>
      </w:del>
      <w:del w:id="22793" w:author="M00007797" w:date="2023-06-19T10:48:21Z">
        <w:r>
          <w:rPr/>
          <w:delText>3档水压调节，</w:delText>
        </w:r>
      </w:del>
      <w:del w:id="22794" w:author="M00007797" w:date="2023-06-19T10:48:21Z">
        <w:r>
          <w:rPr>
            <w:rFonts w:hint="eastAsia"/>
          </w:rPr>
          <w:delText>按一下按键调一次档位，蜂鸣器提示“咚”一声；</w:delText>
        </w:r>
      </w:del>
    </w:p>
    <w:p>
      <w:pPr>
        <w:pStyle w:val="187"/>
        <w:numPr>
          <w:ilvl w:val="3"/>
          <w:numId w:val="34"/>
        </w:numPr>
        <w:ind w:leftChars="0" w:hanging="829" w:firstLineChars="0"/>
        <w:rPr>
          <w:del w:id="22795" w:author="M00007797" w:date="2023-06-19T10:48:21Z"/>
        </w:rPr>
      </w:pPr>
      <w:del w:id="22796" w:author="M00007797" w:date="2023-06-19T10:48:21Z">
        <w:r>
          <w:rPr>
            <w:rFonts w:hint="eastAsia"/>
          </w:rPr>
          <w:delText>水压调到最小（最大）时，再继续减少（增大）时，蜂鸣器提示“叮”一声</w:delText>
        </w:r>
      </w:del>
    </w:p>
    <w:p>
      <w:pPr>
        <w:pStyle w:val="187"/>
        <w:numPr>
          <w:ilvl w:val="3"/>
          <w:numId w:val="34"/>
        </w:numPr>
        <w:ind w:leftChars="0" w:hanging="829" w:firstLineChars="0"/>
        <w:rPr>
          <w:del w:id="22797" w:author="M00007797" w:date="2023-06-19T10:48:21Z"/>
        </w:rPr>
      </w:pPr>
      <w:del w:id="22798" w:author="M00007797" w:date="2023-06-19T10:48:21Z">
        <w:r>
          <w:rPr>
            <w:rFonts w:hint="eastAsia"/>
          </w:rPr>
          <w:delText>各档水量：</w:delText>
        </w:r>
      </w:del>
      <w:del w:id="22799" w:author="M00007797" w:date="2023-06-19T10:48:21Z">
        <w:r>
          <w:rPr>
            <w:rFonts w:hint="eastAsia"/>
            <w:lang w:val="en-US" w:eastAsia="zh-CN"/>
          </w:rPr>
          <w:delText xml:space="preserve"> </w:delText>
        </w:r>
      </w:del>
      <w:del w:id="22800" w:author="M00007797" w:date="2023-06-19T10:48:21Z">
        <w:r>
          <w:rPr>
            <w:rFonts w:hint="eastAsia"/>
            <w:color w:val="FF0000"/>
            <w:lang w:val="en-US" w:eastAsia="zh-CN"/>
          </w:rPr>
          <w:delText>水量根据T0样机再做调整</w:delText>
        </w:r>
      </w:del>
    </w:p>
    <w:tbl>
      <w:tblPr>
        <w:tblStyle w:val="89"/>
        <w:tblpPr w:leftFromText="180" w:rightFromText="180" w:vertAnchor="text" w:horzAnchor="page" w:tblpX="1683" w:tblpY="70"/>
        <w:tblOverlap w:val="never"/>
        <w:tblW w:w="908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71"/>
        <w:gridCol w:w="2272"/>
        <w:gridCol w:w="2272"/>
        <w:gridCol w:w="22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2801" w:author="M00007797" w:date="2023-06-19T10:48:21Z"/>
        </w:trPr>
        <w:tc>
          <w:tcPr>
            <w:tcW w:w="2271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802" w:author="M00007797" w:date="2023-06-19T10:48:21Z"/>
              </w:rPr>
            </w:pPr>
            <w:del w:id="22803" w:author="M00007797" w:date="2023-06-19T10:48:21Z">
              <w:r>
                <w:rPr>
                  <w:rFonts w:hint="eastAsia"/>
                </w:rPr>
                <w:delText>档位</w:delText>
              </w:r>
            </w:del>
          </w:p>
        </w:tc>
        <w:tc>
          <w:tcPr>
            <w:tcW w:w="2272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804" w:author="M00007797" w:date="2023-06-19T10:48:21Z"/>
              </w:rPr>
            </w:pPr>
            <w:del w:id="22805" w:author="M00007797" w:date="2023-06-19T10:48:21Z">
              <w:r>
                <w:rPr>
                  <w:rFonts w:hint="eastAsia"/>
                  <w:lang w:val="en-US" w:eastAsia="zh-CN"/>
                </w:rPr>
                <w:delText>臀洗</w:delText>
              </w:r>
            </w:del>
            <w:del w:id="22806" w:author="M00007797" w:date="2023-06-19T10:48:21Z">
              <w:r>
                <w:rPr>
                  <w:rFonts w:hint="eastAsia"/>
                </w:rPr>
                <w:delText>水量</w:delText>
              </w:r>
            </w:del>
          </w:p>
        </w:tc>
        <w:tc>
          <w:tcPr>
            <w:tcW w:w="2272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807" w:author="M00007797" w:date="2023-06-19T10:48:21Z"/>
                <w:rFonts w:hint="default" w:eastAsia="宋体"/>
                <w:lang w:val="en-US" w:eastAsia="zh-CN"/>
              </w:rPr>
            </w:pPr>
            <w:del w:id="22808" w:author="M00007797" w:date="2023-06-19T10:48:21Z">
              <w:r>
                <w:rPr>
                  <w:rFonts w:hint="eastAsia"/>
                  <w:lang w:val="en-US" w:eastAsia="zh-CN"/>
                </w:rPr>
                <w:delText>妇洗水量</w:delText>
              </w:r>
            </w:del>
          </w:p>
        </w:tc>
        <w:tc>
          <w:tcPr>
            <w:tcW w:w="2272" w:type="dxa"/>
            <w:vAlign w:val="top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809" w:author="M00007797" w:date="2023-06-19T10:48:21Z"/>
                <w:rFonts w:hint="eastAsia" w:ascii="宋体" w:hAnsi="宋体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del w:id="22810" w:author="M00007797" w:date="2023-06-19T10:48:21Z">
              <w:r>
                <w:rPr>
                  <w:rFonts w:hint="eastAsia"/>
                </w:rPr>
                <w:delText>允许</w:delText>
              </w:r>
            </w:del>
            <w:del w:id="22811" w:author="M00007797" w:date="2023-06-19T10:48:21Z">
              <w:r>
                <w:rPr/>
                <w:delText>偏差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2812" w:author="M00007797" w:date="2023-06-19T10:48:21Z"/>
        </w:trPr>
        <w:tc>
          <w:tcPr>
            <w:tcW w:w="2271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813" w:author="M00007797" w:date="2023-06-19T10:48:21Z"/>
              </w:rPr>
            </w:pPr>
            <w:del w:id="22814" w:author="M00007797" w:date="2023-06-19T10:48:21Z">
              <w:r>
                <w:rPr>
                  <w:rFonts w:hint="eastAsia"/>
                </w:rPr>
                <w:delText>低档</w:delText>
              </w:r>
            </w:del>
          </w:p>
        </w:tc>
        <w:tc>
          <w:tcPr>
            <w:tcW w:w="2272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815" w:author="M00007797" w:date="2023-06-19T10:48:21Z"/>
              </w:rPr>
            </w:pPr>
            <w:del w:id="22816" w:author="M00007797" w:date="2023-06-19T10:48:21Z">
              <w:r>
                <w:rPr>
                  <w:rFonts w:hint="eastAsia"/>
                  <w:lang w:val="en-US" w:eastAsia="zh-CN"/>
                </w:rPr>
                <w:delText>500</w:delText>
              </w:r>
            </w:del>
            <w:del w:id="22817" w:author="M00007797" w:date="2023-06-19T10:48:21Z">
              <w:r>
                <w:rPr>
                  <w:rFonts w:hint="eastAsia"/>
                </w:rPr>
                <w:delText>ml</w:delText>
              </w:r>
            </w:del>
          </w:p>
        </w:tc>
        <w:tc>
          <w:tcPr>
            <w:tcW w:w="2272" w:type="dxa"/>
            <w:vAlign w:val="top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818" w:author="M00007797" w:date="2023-06-19T10:48:21Z"/>
              </w:rPr>
            </w:pPr>
            <w:del w:id="22819" w:author="M00007797" w:date="2023-06-19T10:48:21Z">
              <w:r>
                <w:rPr>
                  <w:rFonts w:hint="eastAsia"/>
                  <w:lang w:val="en-US" w:eastAsia="zh-CN"/>
                </w:rPr>
                <w:delText>550</w:delText>
              </w:r>
            </w:del>
            <w:del w:id="22820" w:author="M00007797" w:date="2023-06-19T10:48:21Z">
              <w:r>
                <w:rPr>
                  <w:rFonts w:hint="eastAsia"/>
                </w:rPr>
                <w:delText>ml</w:delText>
              </w:r>
            </w:del>
          </w:p>
        </w:tc>
        <w:tc>
          <w:tcPr>
            <w:tcW w:w="2272" w:type="dxa"/>
            <w:vAlign w:val="top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821" w:author="M00007797" w:date="2023-06-19T10:48:21Z"/>
                <w:rFonts w:hint="eastAsia" w:ascii="宋体" w:hAnsi="宋体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del w:id="22822" w:author="M00007797" w:date="2023-06-19T10:48:21Z">
              <w:r>
                <w:rPr>
                  <w:rFonts w:hint="eastAsia"/>
                </w:rPr>
                <w:delText>±</w:delText>
              </w:r>
            </w:del>
            <w:del w:id="22823" w:author="M00007797" w:date="2023-06-19T10:48:21Z">
              <w:r>
                <w:rPr>
                  <w:rFonts w:hint="eastAsia"/>
                  <w:lang w:val="en-US" w:eastAsia="zh-CN"/>
                </w:rPr>
                <w:delText>4</w:delText>
              </w:r>
            </w:del>
            <w:del w:id="22824" w:author="M00007797" w:date="2023-06-19T10:48:21Z">
              <w:r>
                <w:rPr>
                  <w:rFonts w:hint="eastAsia"/>
                </w:rPr>
                <w:delText>0ml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2825" w:author="M00007797" w:date="2023-06-19T10:48:21Z"/>
        </w:trPr>
        <w:tc>
          <w:tcPr>
            <w:tcW w:w="2271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826" w:author="M00007797" w:date="2023-06-19T10:48:21Z"/>
              </w:rPr>
            </w:pPr>
            <w:del w:id="22827" w:author="M00007797" w:date="2023-06-19T10:48:21Z">
              <w:r>
                <w:rPr>
                  <w:rFonts w:hint="eastAsia"/>
                </w:rPr>
                <w:delText>中档</w:delText>
              </w:r>
            </w:del>
          </w:p>
        </w:tc>
        <w:tc>
          <w:tcPr>
            <w:tcW w:w="2272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828" w:author="M00007797" w:date="2023-06-19T10:48:21Z"/>
                <w:color w:val="FF0000"/>
              </w:rPr>
            </w:pPr>
            <w:del w:id="22829" w:author="M00007797" w:date="2023-06-19T10:48:21Z">
              <w:r>
                <w:rPr>
                  <w:rFonts w:hint="eastAsia"/>
                  <w:color w:val="auto"/>
                  <w:lang w:val="en-US" w:eastAsia="zh-CN"/>
                </w:rPr>
                <w:delText>550</w:delText>
              </w:r>
            </w:del>
            <w:del w:id="22830" w:author="M00007797" w:date="2023-06-19T10:48:21Z">
              <w:r>
                <w:rPr>
                  <w:color w:val="auto"/>
                </w:rPr>
                <w:delText>ml</w:delText>
              </w:r>
            </w:del>
          </w:p>
        </w:tc>
        <w:tc>
          <w:tcPr>
            <w:tcW w:w="2272" w:type="dxa"/>
            <w:vAlign w:val="top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831" w:author="M00007797" w:date="2023-06-19T10:48:21Z"/>
              </w:rPr>
            </w:pPr>
            <w:del w:id="22832" w:author="M00007797" w:date="2023-06-19T10:48:21Z">
              <w:r>
                <w:rPr>
                  <w:rFonts w:hint="eastAsia"/>
                  <w:color w:val="auto"/>
                  <w:lang w:val="en-US" w:eastAsia="zh-CN"/>
                </w:rPr>
                <w:delText>610</w:delText>
              </w:r>
            </w:del>
            <w:del w:id="22833" w:author="M00007797" w:date="2023-06-19T10:48:21Z">
              <w:r>
                <w:rPr>
                  <w:color w:val="auto"/>
                </w:rPr>
                <w:delText>ml</w:delText>
              </w:r>
            </w:del>
          </w:p>
        </w:tc>
        <w:tc>
          <w:tcPr>
            <w:tcW w:w="2272" w:type="dxa"/>
            <w:vAlign w:val="top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834" w:author="M00007797" w:date="2023-06-19T10:48:21Z"/>
                <w:rFonts w:hint="eastAsia" w:ascii="宋体" w:hAnsi="宋体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del w:id="22835" w:author="M00007797" w:date="2023-06-19T10:48:21Z">
              <w:r>
                <w:rPr>
                  <w:rFonts w:hint="eastAsia"/>
                </w:rPr>
                <w:delText>±40</w:delText>
              </w:r>
            </w:del>
            <w:del w:id="22836" w:author="M00007797" w:date="2023-06-19T10:48:21Z">
              <w:r>
                <w:rPr/>
                <w:delText>ml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2837" w:author="M00007797" w:date="2023-06-19T10:48:21Z"/>
        </w:trPr>
        <w:tc>
          <w:tcPr>
            <w:tcW w:w="2271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838" w:author="M00007797" w:date="2023-06-19T10:48:21Z"/>
              </w:rPr>
            </w:pPr>
            <w:del w:id="22839" w:author="M00007797" w:date="2023-06-19T10:48:21Z">
              <w:r>
                <w:rPr>
                  <w:rFonts w:hint="eastAsia"/>
                </w:rPr>
                <w:delText>高档</w:delText>
              </w:r>
            </w:del>
          </w:p>
        </w:tc>
        <w:tc>
          <w:tcPr>
            <w:tcW w:w="2272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840" w:author="M00007797" w:date="2023-06-19T10:48:21Z"/>
              </w:rPr>
            </w:pPr>
            <w:del w:id="22841" w:author="M00007797" w:date="2023-06-19T10:48:21Z">
              <w:r>
                <w:rPr>
                  <w:rFonts w:hint="eastAsia"/>
                  <w:lang w:val="en-US" w:eastAsia="zh-CN"/>
                </w:rPr>
                <w:delText>6</w:delText>
              </w:r>
            </w:del>
            <w:del w:id="22842" w:author="M00007797" w:date="2023-06-19T10:48:21Z">
              <w:r>
                <w:rPr>
                  <w:rFonts w:hint="default"/>
                  <w:lang w:val="en-US" w:eastAsia="zh-CN"/>
                </w:rPr>
                <w:delText>0</w:delText>
              </w:r>
            </w:del>
            <w:ins w:id="22843" w:author="M00009068" w:date="2022-01-17T15:16:29Z">
              <w:del w:id="22844" w:author="M00007797" w:date="2023-06-19T10:48:21Z">
                <w:r>
                  <w:rPr>
                    <w:rFonts w:hint="eastAsia"/>
                    <w:lang w:val="en-US" w:eastAsia="zh-CN"/>
                  </w:rPr>
                  <w:delText>6</w:delText>
                </w:r>
              </w:del>
            </w:ins>
            <w:ins w:id="22845" w:author="M00009068" w:date="2022-01-17T15:16:32Z">
              <w:del w:id="22846" w:author="M00007797" w:date="2023-06-19T10:48:21Z">
                <w:r>
                  <w:rPr>
                    <w:rFonts w:hint="eastAsia"/>
                    <w:lang w:val="en-US" w:eastAsia="zh-CN"/>
                  </w:rPr>
                  <w:delText>7</w:delText>
                </w:r>
              </w:del>
            </w:ins>
            <w:del w:id="22847" w:author="M00007797" w:date="2023-06-19T10:48:21Z">
              <w:r>
                <w:rPr>
                  <w:rFonts w:hint="eastAsia"/>
                  <w:lang w:val="en-US" w:eastAsia="zh-CN"/>
                </w:rPr>
                <w:delText>0</w:delText>
              </w:r>
            </w:del>
            <w:del w:id="22848" w:author="M00007797" w:date="2023-06-19T10:48:21Z">
              <w:r>
                <w:rPr>
                  <w:rFonts w:hint="eastAsia"/>
                </w:rPr>
                <w:delText>ml</w:delText>
              </w:r>
            </w:del>
          </w:p>
        </w:tc>
        <w:tc>
          <w:tcPr>
            <w:tcW w:w="2272" w:type="dxa"/>
            <w:vAlign w:val="top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849" w:author="M00007797" w:date="2023-06-19T10:48:21Z"/>
              </w:rPr>
            </w:pPr>
            <w:del w:id="22850" w:author="M00007797" w:date="2023-06-19T10:48:21Z">
              <w:r>
                <w:rPr>
                  <w:rFonts w:hint="eastAsia"/>
                  <w:lang w:val="en-US" w:eastAsia="zh-CN"/>
                </w:rPr>
                <w:delText>667</w:delText>
              </w:r>
            </w:del>
            <w:del w:id="22851" w:author="M00007797" w:date="2023-06-19T10:48:21Z">
              <w:r>
                <w:rPr>
                  <w:rFonts w:hint="eastAsia"/>
                </w:rPr>
                <w:delText>ml</w:delText>
              </w:r>
            </w:del>
          </w:p>
        </w:tc>
        <w:tc>
          <w:tcPr>
            <w:tcW w:w="2272" w:type="dxa"/>
            <w:vAlign w:val="top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852" w:author="M00007797" w:date="2023-06-19T10:48:21Z"/>
                <w:rFonts w:hint="eastAsia" w:ascii="宋体" w:hAnsi="宋体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del w:id="22853" w:author="M00007797" w:date="2023-06-19T10:48:21Z">
              <w:r>
                <w:rPr>
                  <w:rFonts w:hint="eastAsia"/>
                </w:rPr>
                <w:delText>±</w:delText>
              </w:r>
            </w:del>
            <w:del w:id="22854" w:author="M00007797" w:date="2023-06-19T10:48:21Z">
              <w:r>
                <w:rPr>
                  <w:rFonts w:hint="eastAsia"/>
                  <w:lang w:val="en-US" w:eastAsia="zh-CN"/>
                </w:rPr>
                <w:delText>4</w:delText>
              </w:r>
            </w:del>
            <w:del w:id="22855" w:author="M00007797" w:date="2023-06-19T10:48:21Z">
              <w:r>
                <w:rPr>
                  <w:rFonts w:hint="eastAsia"/>
                </w:rPr>
                <w:delText>0ml</w:delText>
              </w:r>
            </w:del>
          </w:p>
        </w:tc>
      </w:tr>
    </w:tbl>
    <w:p>
      <w:pPr>
        <w:pStyle w:val="187"/>
        <w:ind w:left="993" w:leftChars="339" w:hanging="281" w:hangingChars="134"/>
        <w:rPr>
          <w:del w:id="22856" w:author="M00007797" w:date="2023-06-19T10:48:21Z"/>
        </w:rPr>
      </w:pPr>
      <w:del w:id="22857" w:author="M00007797" w:date="2023-06-19T10:48:21Z">
        <w:r>
          <w:rPr/>
          <w:tab/>
        </w:r>
      </w:del>
      <w:del w:id="22858" w:author="M00007797" w:date="2023-06-19T10:48:21Z">
        <w:r>
          <w:rPr/>
          <w:tab/>
        </w:r>
      </w:del>
      <w:del w:id="22859" w:author="M00007797" w:date="2023-06-19T10:48:21Z">
        <w:r>
          <w:rPr/>
          <w:tab/>
        </w:r>
      </w:del>
      <w:del w:id="22860" w:author="M00007797" w:date="2023-06-19T10:48:21Z">
        <w:r>
          <w:rPr/>
          <w:tab/>
        </w:r>
      </w:del>
      <w:del w:id="22861" w:author="M00007797" w:date="2023-06-19T10:48:21Z">
        <w:r>
          <w:rPr/>
          <w:tab/>
        </w:r>
      </w:del>
      <w:del w:id="22862" w:author="M00007797" w:date="2023-06-19T10:48:21Z">
        <w:r>
          <w:rPr/>
          <w:tab/>
        </w:r>
      </w:del>
    </w:p>
    <w:p>
      <w:pPr>
        <w:pStyle w:val="5"/>
        <w:numPr>
          <w:ilvl w:val="-1"/>
          <w:numId w:val="0"/>
        </w:numPr>
        <w:ind w:left="0" w:firstLine="0"/>
        <w:rPr>
          <w:del w:id="22864" w:author="M00007797" w:date="2023-06-19T10:48:21Z"/>
        </w:rPr>
        <w:pPrChange w:id="22863" w:author="M00007797" w:date="2023-06-19T10:37:30Z">
          <w:pPr>
            <w:pStyle w:val="5"/>
            <w:ind w:left="1146"/>
          </w:pPr>
        </w:pPrChange>
      </w:pPr>
      <w:del w:id="22865" w:author="M00007797" w:date="2023-06-19T10:48:21Z">
        <w:bookmarkStart w:id="1479" w:name="_Toc4838943"/>
        <w:bookmarkEnd w:id="1479"/>
        <w:bookmarkStart w:id="1480" w:name="_Toc4837734"/>
        <w:bookmarkEnd w:id="1480"/>
        <w:bookmarkStart w:id="1481" w:name="_Toc477260475"/>
        <w:bookmarkEnd w:id="1481"/>
        <w:bookmarkStart w:id="1482" w:name="_Toc4838940"/>
        <w:bookmarkEnd w:id="1482"/>
        <w:bookmarkStart w:id="1483" w:name="_Toc4837735"/>
        <w:bookmarkEnd w:id="1483"/>
        <w:bookmarkStart w:id="1484" w:name="_Toc477260474"/>
        <w:bookmarkEnd w:id="1484"/>
        <w:bookmarkStart w:id="1485" w:name="_Toc4838223"/>
        <w:bookmarkEnd w:id="1485"/>
        <w:bookmarkStart w:id="1486" w:name="_Toc4838941"/>
        <w:bookmarkEnd w:id="1486"/>
        <w:bookmarkStart w:id="1487" w:name="_Toc4837737"/>
        <w:bookmarkEnd w:id="1487"/>
        <w:bookmarkStart w:id="1488" w:name="_Toc4838424"/>
        <w:bookmarkEnd w:id="1488"/>
        <w:bookmarkStart w:id="1489" w:name="_Toc4838426"/>
        <w:bookmarkEnd w:id="1489"/>
        <w:bookmarkStart w:id="1490" w:name="_Toc4838942"/>
        <w:bookmarkEnd w:id="1490"/>
        <w:bookmarkStart w:id="1491" w:name="_Toc477260472"/>
        <w:bookmarkEnd w:id="1491"/>
        <w:bookmarkStart w:id="1492" w:name="_Toc4838220"/>
        <w:bookmarkEnd w:id="1492"/>
        <w:bookmarkStart w:id="1493" w:name="_Toc4837736"/>
        <w:bookmarkEnd w:id="1493"/>
        <w:bookmarkStart w:id="1494" w:name="_Toc6248511"/>
        <w:bookmarkEnd w:id="1494"/>
        <w:bookmarkStart w:id="1495" w:name="_Toc4837733"/>
        <w:bookmarkEnd w:id="1495"/>
        <w:bookmarkStart w:id="1496" w:name="_Toc4838939"/>
        <w:bookmarkEnd w:id="1496"/>
        <w:bookmarkStart w:id="1497" w:name="_Toc6248513"/>
        <w:bookmarkEnd w:id="1497"/>
        <w:bookmarkStart w:id="1498" w:name="_Toc4838427"/>
        <w:bookmarkEnd w:id="1498"/>
        <w:bookmarkStart w:id="1499" w:name="_Toc6248509"/>
        <w:bookmarkEnd w:id="1499"/>
        <w:bookmarkStart w:id="1500" w:name="_Toc6248510"/>
        <w:bookmarkEnd w:id="1500"/>
        <w:bookmarkStart w:id="1501" w:name="_Toc4838425"/>
        <w:bookmarkEnd w:id="1501"/>
        <w:bookmarkStart w:id="1502" w:name="_Toc4838222"/>
        <w:bookmarkEnd w:id="1502"/>
        <w:bookmarkStart w:id="1503" w:name="_Toc4838423"/>
        <w:bookmarkEnd w:id="1503"/>
        <w:bookmarkStart w:id="1504" w:name="_Toc477260473"/>
        <w:bookmarkEnd w:id="1504"/>
        <w:bookmarkStart w:id="1505" w:name="_Toc6248512"/>
        <w:bookmarkEnd w:id="1505"/>
        <w:bookmarkStart w:id="1506" w:name="_Toc4838221"/>
        <w:bookmarkEnd w:id="1506"/>
        <w:bookmarkStart w:id="1507" w:name="_Toc4838224"/>
        <w:bookmarkEnd w:id="1507"/>
        <w:bookmarkStart w:id="1508" w:name="_Toc18324"/>
        <w:bookmarkStart w:id="1509" w:name="_Toc32234"/>
        <w:bookmarkStart w:id="1510" w:name="_Toc25058"/>
        <w:bookmarkStart w:id="1511" w:name="_Toc6248514"/>
        <w:bookmarkStart w:id="1512" w:name="_Toc9861"/>
        <w:bookmarkStart w:id="1513" w:name="_Toc16363"/>
        <w:bookmarkStart w:id="1514" w:name="_Toc19644"/>
        <w:bookmarkStart w:id="1515" w:name="_Toc24525"/>
        <w:bookmarkStart w:id="1516" w:name="_Toc18002"/>
        <w:bookmarkStart w:id="1517" w:name="_Toc28387"/>
        <w:bookmarkStart w:id="1518" w:name="_Toc25909"/>
        <w:bookmarkStart w:id="1519" w:name="_Toc12763"/>
        <w:bookmarkStart w:id="1520" w:name="_Toc10508"/>
        <w:r>
          <w:rPr>
            <w:rFonts w:hint="eastAsia"/>
          </w:rPr>
          <w:delText>往复清洗</w:delText>
        </w:r>
        <w:bookmarkEnd w:id="1508"/>
        <w:bookmarkEnd w:id="1509"/>
        <w:bookmarkEnd w:id="1510"/>
        <w:bookmarkEnd w:id="1511"/>
        <w:bookmarkEnd w:id="1512"/>
        <w:bookmarkEnd w:id="1513"/>
        <w:bookmarkEnd w:id="1514"/>
        <w:bookmarkEnd w:id="1515"/>
        <w:bookmarkEnd w:id="1516"/>
        <w:bookmarkEnd w:id="1517"/>
        <w:bookmarkEnd w:id="1518"/>
        <w:bookmarkEnd w:id="1519"/>
        <w:bookmarkEnd w:id="1520"/>
      </w:del>
      <w:del w:id="22866" w:author="M00007797" w:date="2023-06-19T10:48:21Z">
        <w:r>
          <w:rPr/>
          <w:tab/>
        </w:r>
      </w:del>
      <w:del w:id="22867" w:author="M00007797" w:date="2023-06-19T10:48:21Z">
        <w:r>
          <w:rPr/>
          <w:tab/>
        </w:r>
      </w:del>
      <w:del w:id="22868" w:author="M00007797" w:date="2023-06-19T10:48:21Z">
        <w:r>
          <w:rPr/>
          <w:tab/>
        </w:r>
      </w:del>
      <w:del w:id="22869" w:author="M00007797" w:date="2023-06-19T10:48:21Z">
        <w:r>
          <w:rPr/>
          <w:tab/>
        </w:r>
      </w:del>
      <w:del w:id="22870" w:author="M00007797" w:date="2023-06-19T10:48:21Z">
        <w:r>
          <w:rPr/>
          <w:tab/>
        </w:r>
      </w:del>
      <w:del w:id="22871" w:author="M00007797" w:date="2023-06-19T10:48:21Z">
        <w:r>
          <w:rPr/>
          <w:tab/>
        </w:r>
      </w:del>
      <w:del w:id="22872" w:author="M00007797" w:date="2023-06-19T10:48:21Z">
        <w:r>
          <w:rPr/>
          <w:tab/>
        </w:r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2874" w:author="M00007797" w:date="2023-06-19T10:48:21Z"/>
        </w:rPr>
        <w:pPrChange w:id="22873" w:author="M00007797" w:date="2023-06-19T10:37:30Z">
          <w:pPr>
            <w:pStyle w:val="187"/>
            <w:numPr>
              <w:ilvl w:val="0"/>
              <w:numId w:val="20"/>
            </w:numPr>
            <w:ind w:leftChars="0" w:firstLineChars="0"/>
          </w:pPr>
        </w:pPrChange>
      </w:pPr>
      <w:del w:id="22875" w:author="M00007797" w:date="2023-06-19T10:48:21Z">
        <w:r>
          <w:rPr/>
          <w:delText>操作方式：</w:delText>
        </w:r>
      </w:del>
      <w:del w:id="22876" w:author="M00007797" w:date="2023-06-19T10:48:21Z">
        <w:r>
          <w:rPr>
            <w:rFonts w:hint="eastAsia"/>
          </w:rPr>
          <w:delText>按钮【臀洗】、【妇洗】</w:delText>
        </w:r>
      </w:del>
      <w:del w:id="22877" w:author="M00007797" w:date="2023-06-19T10:48:21Z">
        <w:r>
          <w:rPr/>
          <w:tab/>
        </w:r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2879" w:author="M00007797" w:date="2023-06-19T10:48:21Z"/>
        </w:rPr>
        <w:pPrChange w:id="22878" w:author="M00007797" w:date="2023-06-19T10:37:30Z">
          <w:pPr>
            <w:pStyle w:val="187"/>
            <w:numPr>
              <w:ilvl w:val="0"/>
              <w:numId w:val="20"/>
            </w:numPr>
            <w:ind w:leftChars="0" w:firstLineChars="0"/>
          </w:pPr>
        </w:pPrChange>
      </w:pPr>
      <w:del w:id="22880" w:author="M00007797" w:date="2023-06-19T10:48:21Z">
        <w:r>
          <w:rPr/>
          <w:delText>功能描述:</w:delText>
        </w:r>
      </w:del>
    </w:p>
    <w:p>
      <w:pPr>
        <w:pStyle w:val="187"/>
        <w:ind w:left="0" w:leftChars="0" w:firstLine="0" w:firstLineChars="0"/>
        <w:rPr>
          <w:del w:id="22882" w:author="M00007797" w:date="2023-06-19T10:48:21Z"/>
        </w:rPr>
        <w:pPrChange w:id="22881" w:author="M00007797" w:date="2023-06-19T10:37:30Z">
          <w:pPr>
            <w:pStyle w:val="187"/>
            <w:ind w:left="840" w:leftChars="400" w:firstLine="0" w:firstLineChars="0"/>
          </w:pPr>
        </w:pPrChange>
      </w:pPr>
      <w:del w:id="22883" w:author="M00007797" w:date="2023-06-19T10:48:21Z">
        <w:r>
          <w:rPr>
            <w:rFonts w:hint="eastAsia"/>
          </w:rPr>
          <w:delText>只能在【臀洗】/【妇洗】过程中进行往复冲洗的开启</w:delText>
        </w:r>
      </w:del>
      <w:del w:id="22884" w:author="M00007797" w:date="2023-06-19T10:48:21Z">
        <w:r>
          <w:rPr/>
          <w:delText>/关闭，开启</w:delText>
        </w:r>
      </w:del>
      <w:del w:id="22885" w:author="M00007797" w:date="2023-06-19T10:48:21Z">
        <w:r>
          <w:rPr>
            <w:rFonts w:hint="eastAsia"/>
          </w:rPr>
          <w:delText>/关闭</w:delText>
        </w:r>
      </w:del>
      <w:del w:id="22886" w:author="M00007797" w:date="2023-06-19T10:48:21Z">
        <w:r>
          <w:rPr/>
          <w:delText>该功能时</w:delText>
        </w:r>
      </w:del>
      <w:del w:id="22887" w:author="M00007797" w:date="2023-06-19T10:48:21Z">
        <w:r>
          <w:rPr>
            <w:rFonts w:hint="eastAsia"/>
          </w:rPr>
          <w:delText>，以</w:delText>
        </w:r>
      </w:del>
      <w:del w:id="22888" w:author="M00007797" w:date="2023-06-19T10:48:21Z">
        <w:r>
          <w:rPr/>
          <w:delText>清洗点，</w:delText>
        </w:r>
      </w:del>
      <w:del w:id="22889" w:author="M00007797" w:date="2023-06-19T10:48:21Z">
        <w:r>
          <w:rPr>
            <w:rFonts w:hint="eastAsia"/>
          </w:rPr>
          <w:delText>来回</w:delText>
        </w:r>
      </w:del>
      <w:del w:id="22890" w:author="M00007797" w:date="2023-06-19T10:48:21Z">
        <w:r>
          <w:rPr/>
          <w:delText>往复±12mm</w:delText>
        </w:r>
      </w:del>
      <w:del w:id="22891" w:author="M00007797" w:date="2023-06-19T10:48:21Z">
        <w:r>
          <w:rPr>
            <w:rFonts w:hint="eastAsia"/>
          </w:rPr>
          <w:delText>；</w:delText>
        </w:r>
      </w:del>
    </w:p>
    <w:p>
      <w:pPr>
        <w:pStyle w:val="187"/>
        <w:ind w:left="0" w:leftChars="0" w:firstLine="0" w:firstLineChars="0"/>
        <w:jc w:val="center"/>
        <w:rPr>
          <w:del w:id="22892" w:author="M00007797" w:date="2023-06-19T10:48:21Z"/>
        </w:rPr>
      </w:pPr>
    </w:p>
    <w:p>
      <w:pPr>
        <w:pStyle w:val="5"/>
        <w:ind w:left="1146"/>
        <w:rPr>
          <w:del w:id="22893" w:author="M00007797" w:date="2023-06-19T10:48:21Z"/>
        </w:rPr>
      </w:pPr>
      <w:del w:id="22894" w:author="M00007797" w:date="2023-06-19T10:48:21Z">
        <w:bookmarkStart w:id="1521" w:name="_Toc27897"/>
        <w:bookmarkStart w:id="1522" w:name="_Toc9415"/>
        <w:bookmarkStart w:id="1523" w:name="_Toc18972"/>
        <w:bookmarkStart w:id="1524" w:name="_Toc6213"/>
        <w:bookmarkStart w:id="1525" w:name="_Toc2388"/>
        <w:bookmarkStart w:id="1526" w:name="_Toc9623"/>
        <w:bookmarkStart w:id="1527" w:name="_Toc31792"/>
        <w:bookmarkStart w:id="1528" w:name="_Toc18579"/>
        <w:bookmarkStart w:id="1529" w:name="_Toc26642"/>
        <w:bookmarkStart w:id="1530" w:name="_Toc6248515"/>
        <w:bookmarkStart w:id="1531" w:name="_Toc24967"/>
        <w:bookmarkStart w:id="1532" w:name="_Toc3644"/>
        <w:bookmarkStart w:id="1533" w:name="_Toc29921"/>
        <w:r>
          <w:rPr>
            <w:rFonts w:hint="eastAsia"/>
          </w:rPr>
          <w:delText>冷热按摩</w:delText>
        </w:r>
        <w:bookmarkEnd w:id="1521"/>
        <w:bookmarkEnd w:id="1522"/>
        <w:bookmarkEnd w:id="1523"/>
        <w:bookmarkEnd w:id="1524"/>
        <w:bookmarkEnd w:id="1525"/>
        <w:bookmarkEnd w:id="1526"/>
        <w:bookmarkEnd w:id="1527"/>
        <w:bookmarkEnd w:id="1528"/>
        <w:bookmarkEnd w:id="1529"/>
        <w:bookmarkEnd w:id="1530"/>
        <w:bookmarkEnd w:id="1531"/>
        <w:bookmarkEnd w:id="1532"/>
        <w:bookmarkEnd w:id="1533"/>
      </w:del>
      <w:del w:id="22895" w:author="M00007797" w:date="2023-06-19T10:48:21Z">
        <w:r>
          <w:rPr/>
          <w:tab/>
        </w:r>
      </w:del>
      <w:del w:id="22896" w:author="M00007797" w:date="2023-06-19T10:48:21Z">
        <w:r>
          <w:rPr/>
          <w:tab/>
        </w:r>
      </w:del>
      <w:del w:id="22897" w:author="M00007797" w:date="2023-06-19T10:48:21Z">
        <w:r>
          <w:rPr/>
          <w:tab/>
        </w:r>
      </w:del>
      <w:del w:id="22898" w:author="M00007797" w:date="2023-06-19T10:48:21Z">
        <w:r>
          <w:rPr/>
          <w:tab/>
        </w:r>
      </w:del>
      <w:del w:id="22899" w:author="M00007797" w:date="2023-06-19T10:48:21Z">
        <w:r>
          <w:rPr/>
          <w:tab/>
        </w:r>
      </w:del>
      <w:del w:id="22900" w:author="M00007797" w:date="2023-06-19T10:48:21Z">
        <w:r>
          <w:rPr/>
          <w:tab/>
        </w:r>
      </w:del>
      <w:del w:id="22901" w:author="M00007797" w:date="2023-06-19T10:48:21Z">
        <w:r>
          <w:rPr/>
          <w:tab/>
        </w:r>
      </w:del>
    </w:p>
    <w:p>
      <w:pPr>
        <w:pStyle w:val="187"/>
        <w:ind w:leftChars="271" w:hanging="281" w:hangingChars="134"/>
        <w:rPr>
          <w:del w:id="22902" w:author="M00007797" w:date="2023-06-19T10:48:21Z"/>
        </w:rPr>
      </w:pPr>
      <w:del w:id="22903" w:author="M00007797" w:date="2023-06-19T10:48:21Z">
        <w:r>
          <w:rPr>
            <w:rFonts w:hint="eastAsia"/>
          </w:rPr>
          <w:delText>1、</w:delText>
        </w:r>
      </w:del>
      <w:del w:id="22904" w:author="M00007797" w:date="2023-06-19T10:48:21Z">
        <w:r>
          <w:rPr/>
          <w:delText>操作方式：</w:delText>
        </w:r>
      </w:del>
      <w:del w:id="22905" w:author="M00007797" w:date="2023-06-19T10:48:21Z">
        <w:r>
          <w:rPr>
            <w:rFonts w:hint="eastAsia"/>
          </w:rPr>
          <w:delText>按钮【冷热按摩】</w:delText>
        </w:r>
      </w:del>
      <w:del w:id="22906" w:author="M00007797" w:date="2023-06-19T10:48:21Z">
        <w:r>
          <w:rPr/>
          <w:tab/>
        </w:r>
      </w:del>
      <w:del w:id="22907" w:author="M00007797" w:date="2023-06-19T10:48:21Z">
        <w:r>
          <w:rPr/>
          <w:tab/>
        </w:r>
      </w:del>
    </w:p>
    <w:p>
      <w:pPr>
        <w:pStyle w:val="187"/>
        <w:ind w:left="0" w:leftChars="0" w:firstLine="630" w:firstLineChars="300"/>
        <w:rPr>
          <w:del w:id="22908" w:author="M00007797" w:date="2023-06-19T10:48:21Z"/>
        </w:rPr>
      </w:pPr>
      <w:del w:id="22909" w:author="M00007797" w:date="2023-06-19T10:48:21Z">
        <w:r>
          <w:rPr/>
          <w:delText>2、功能描述:</w:delText>
        </w:r>
      </w:del>
      <w:del w:id="22910" w:author="M00007797" w:date="2023-06-19T10:48:21Z">
        <w:r>
          <w:rPr/>
          <w:tab/>
        </w:r>
      </w:del>
      <w:del w:id="22911" w:author="M00007797" w:date="2023-06-19T10:48:21Z">
        <w:r>
          <w:rPr/>
          <w:tab/>
        </w:r>
      </w:del>
    </w:p>
    <w:p>
      <w:pPr>
        <w:pStyle w:val="187"/>
        <w:numPr>
          <w:ilvl w:val="0"/>
          <w:numId w:val="35"/>
        </w:numPr>
        <w:ind w:leftChars="0" w:firstLineChars="0"/>
        <w:rPr>
          <w:del w:id="22912" w:author="M00007797" w:date="2023-06-19T10:48:21Z"/>
        </w:rPr>
      </w:pPr>
      <w:del w:id="22913" w:author="M00007797" w:date="2023-06-19T10:48:21Z">
        <w:r>
          <w:rPr>
            <w:rFonts w:hint="eastAsia"/>
          </w:rPr>
          <w:delText>只能在【臀部清洗】、【</w:delText>
        </w:r>
      </w:del>
      <w:del w:id="22914" w:author="M00007797" w:date="2023-06-19T10:48:21Z">
        <w:r>
          <w:rPr>
            <w:rFonts w:hint="eastAsia"/>
            <w:lang w:val="en-US" w:eastAsia="zh-CN"/>
          </w:rPr>
          <w:delText>女性清</w:delText>
        </w:r>
      </w:del>
      <w:del w:id="22915" w:author="M00007797" w:date="2023-06-19T10:48:21Z">
        <w:r>
          <w:rPr>
            <w:rFonts w:hint="eastAsia"/>
          </w:rPr>
          <w:delText>洗】过程中进行冷热按摩的开启</w:delText>
        </w:r>
      </w:del>
      <w:del w:id="22916" w:author="M00007797" w:date="2023-06-19T10:48:21Z">
        <w:r>
          <w:rPr/>
          <w:delText>/关闭</w:delText>
        </w:r>
      </w:del>
      <w:del w:id="22917" w:author="M00007797" w:date="2023-06-19T10:48:21Z">
        <w:r>
          <w:rPr>
            <w:rFonts w:hint="eastAsia"/>
          </w:rPr>
          <w:delText>。</w:delText>
        </w:r>
      </w:del>
    </w:p>
    <w:p>
      <w:pPr>
        <w:pStyle w:val="187"/>
        <w:numPr>
          <w:ilvl w:val="0"/>
          <w:numId w:val="35"/>
        </w:numPr>
        <w:ind w:leftChars="0" w:firstLineChars="0"/>
        <w:rPr>
          <w:del w:id="22918" w:author="M00007797" w:date="2023-06-19T10:48:21Z"/>
        </w:rPr>
      </w:pPr>
      <w:del w:id="22919" w:author="M00007797" w:date="2023-06-19T10:48:21Z">
        <w:r>
          <w:rPr>
            <w:rFonts w:hint="eastAsia"/>
          </w:rPr>
          <w:delText>5S不加热</w:delText>
        </w:r>
      </w:del>
      <w:del w:id="22920" w:author="M00007797" w:date="2023-06-19T10:48:21Z">
        <w:r>
          <w:rPr/>
          <w:delText>，</w:delText>
        </w:r>
      </w:del>
      <w:del w:id="22921" w:author="M00007797" w:date="2023-06-19T10:48:21Z">
        <w:r>
          <w:rPr>
            <w:rFonts w:hint="eastAsia"/>
            <w:color w:val="auto"/>
            <w:rPrChange w:id="22922" w:author="M00009068" w:date="2021-11-19T16:23:18Z">
              <w:rPr>
                <w:rFonts w:hint="eastAsia"/>
                <w:color w:val="FF0000"/>
              </w:rPr>
            </w:rPrChange>
          </w:rPr>
          <w:delText>1</w:delText>
        </w:r>
      </w:del>
      <w:del w:id="22923" w:author="M00007797" w:date="2023-06-19T10:48:21Z">
        <w:r>
          <w:rPr>
            <w:rFonts w:hint="eastAsia"/>
            <w:color w:val="auto"/>
            <w:lang w:val="en-US" w:eastAsia="zh-CN"/>
            <w:rPrChange w:id="22924" w:author="M00009068" w:date="2021-11-19T16:23:18Z">
              <w:rPr>
                <w:rFonts w:hint="eastAsia"/>
                <w:color w:val="FF0000"/>
                <w:lang w:val="en-US" w:eastAsia="zh-CN"/>
              </w:rPr>
            </w:rPrChange>
          </w:rPr>
          <w:delText>5</w:delText>
        </w:r>
      </w:del>
      <w:del w:id="22925" w:author="M00007797" w:date="2023-06-19T10:48:21Z">
        <w:r>
          <w:rPr>
            <w:rFonts w:hint="eastAsia"/>
            <w:color w:val="auto"/>
            <w:rPrChange w:id="22926" w:author="M00009068" w:date="2021-11-19T16:23:18Z">
              <w:rPr>
                <w:rFonts w:hint="eastAsia"/>
                <w:color w:val="FF0000"/>
              </w:rPr>
            </w:rPrChange>
          </w:rPr>
          <w:delText>S以</w:delText>
        </w:r>
      </w:del>
      <w:del w:id="22927" w:author="M00007797" w:date="2023-06-19T10:48:21Z">
        <w:r>
          <w:rPr>
            <w:rFonts w:hint="eastAsia"/>
            <w:color w:val="auto"/>
            <w:lang w:val="en-US" w:eastAsia="zh-CN"/>
            <w:rPrChange w:id="22928" w:author="M00009068" w:date="2021-11-19T16:23:18Z">
              <w:rPr>
                <w:rFonts w:hint="eastAsia"/>
                <w:color w:val="FF0000"/>
                <w:lang w:val="en-US" w:eastAsia="zh-CN"/>
              </w:rPr>
            </w:rPrChange>
          </w:rPr>
          <w:delText>中档</w:delText>
        </w:r>
      </w:del>
      <w:del w:id="22929" w:author="M00007797" w:date="2023-06-19T10:48:21Z">
        <w:r>
          <w:rPr/>
          <w:delText>水温进行加热</w:delText>
        </w:r>
      </w:del>
    </w:p>
    <w:p>
      <w:pPr>
        <w:pStyle w:val="187"/>
        <w:numPr>
          <w:ilvl w:val="0"/>
          <w:numId w:val="35"/>
        </w:numPr>
        <w:ind w:left="0" w:leftChars="0" w:firstLine="0" w:firstLineChars="0"/>
        <w:rPr>
          <w:del w:id="22931" w:author="M00007797" w:date="2023-06-19T10:48:21Z"/>
        </w:rPr>
        <w:pPrChange w:id="22930" w:author="M00007797" w:date="2023-06-19T10:45:07Z">
          <w:pPr>
            <w:pStyle w:val="187"/>
            <w:ind w:left="0" w:leftChars="0" w:firstLine="0" w:firstLineChars="0"/>
          </w:pPr>
        </w:pPrChange>
      </w:pPr>
      <w:del w:id="22932" w:author="M00007797" w:date="2023-06-19T10:48:21Z">
        <w:r>
          <w:rPr>
            <w:rFonts w:hint="eastAsia"/>
          </w:rPr>
          <w:delText xml:space="preserve">   </w:delText>
        </w:r>
      </w:del>
    </w:p>
    <w:p>
      <w:pPr>
        <w:pStyle w:val="5"/>
        <w:ind w:left="1146"/>
        <w:rPr>
          <w:del w:id="22933" w:author="M00007797" w:date="2023-06-19T10:48:21Z"/>
        </w:rPr>
      </w:pPr>
      <w:del w:id="22934" w:author="M00007797" w:date="2023-06-19T10:48:21Z">
        <w:bookmarkStart w:id="1534" w:name="_Toc14769"/>
        <w:bookmarkStart w:id="1535" w:name="_Toc25537"/>
        <w:bookmarkStart w:id="1536" w:name="_Toc98"/>
        <w:bookmarkStart w:id="1537" w:name="_Toc7636"/>
        <w:bookmarkStart w:id="1538" w:name="_Toc15471"/>
        <w:bookmarkStart w:id="1539" w:name="_Toc5680"/>
        <w:bookmarkStart w:id="1540" w:name="_Toc16341"/>
        <w:bookmarkStart w:id="1541" w:name="_Toc6248516"/>
        <w:bookmarkStart w:id="1542" w:name="_Toc15308"/>
        <w:bookmarkStart w:id="1543" w:name="_Toc1774"/>
        <w:bookmarkStart w:id="1544" w:name="_Toc6164"/>
        <w:bookmarkStart w:id="1545" w:name="_Toc5628"/>
        <w:bookmarkStart w:id="1546" w:name="_Toc8010"/>
        <w:r>
          <w:rPr>
            <w:rFonts w:hint="eastAsia"/>
          </w:rPr>
          <w:delText>暖风干燥</w:delText>
        </w:r>
        <w:bookmarkEnd w:id="1534"/>
        <w:bookmarkEnd w:id="1535"/>
        <w:bookmarkEnd w:id="1536"/>
        <w:bookmarkEnd w:id="1537"/>
        <w:bookmarkEnd w:id="1538"/>
        <w:bookmarkEnd w:id="1539"/>
        <w:bookmarkEnd w:id="1540"/>
        <w:bookmarkEnd w:id="1541"/>
        <w:bookmarkEnd w:id="1542"/>
        <w:bookmarkEnd w:id="1543"/>
        <w:bookmarkEnd w:id="1544"/>
        <w:bookmarkEnd w:id="1545"/>
        <w:bookmarkEnd w:id="1546"/>
      </w:del>
      <w:del w:id="22935" w:author="M00007797" w:date="2023-06-19T10:48:21Z">
        <w:r>
          <w:rPr/>
          <w:tab/>
        </w:r>
      </w:del>
    </w:p>
    <w:p>
      <w:pPr>
        <w:pStyle w:val="187"/>
        <w:ind w:left="708" w:leftChars="337" w:firstLine="1" w:firstLineChars="0"/>
        <w:rPr>
          <w:del w:id="22936" w:author="M00007797" w:date="2023-06-19T10:48:21Z"/>
        </w:rPr>
      </w:pPr>
      <w:del w:id="22937" w:author="M00007797" w:date="2023-06-19T10:48:21Z">
        <w:r>
          <w:rPr/>
          <w:delText>1、操作方式：</w:delText>
        </w:r>
      </w:del>
      <w:del w:id="22938" w:author="M00007797" w:date="2023-06-19T10:48:21Z">
        <w:r>
          <w:rPr/>
          <w:tab/>
        </w:r>
      </w:del>
      <w:del w:id="22939" w:author="M00007797" w:date="2023-06-19T10:48:21Z">
        <w:r>
          <w:rPr/>
          <w:delText>按键</w:delText>
        </w:r>
      </w:del>
      <w:del w:id="22940" w:author="M00007797" w:date="2023-06-19T10:48:21Z">
        <w:r>
          <w:rPr>
            <w:rFonts w:hint="eastAsia"/>
          </w:rPr>
          <w:delText>【</w:delText>
        </w:r>
      </w:del>
      <w:del w:id="22941" w:author="M00007797" w:date="2023-06-19T10:48:21Z">
        <w:r>
          <w:rPr>
            <w:rFonts w:hint="eastAsia"/>
            <w:lang w:val="en-US" w:eastAsia="zh-CN"/>
          </w:rPr>
          <w:delText>暖风烘干</w:delText>
        </w:r>
      </w:del>
      <w:del w:id="22942" w:author="M00007797" w:date="2023-06-19T10:48:21Z">
        <w:r>
          <w:rPr>
            <w:rFonts w:hint="eastAsia"/>
          </w:rPr>
          <w:delText>】</w:delText>
        </w:r>
      </w:del>
    </w:p>
    <w:p>
      <w:pPr>
        <w:pStyle w:val="187"/>
        <w:ind w:left="708" w:leftChars="337" w:firstLine="1" w:firstLineChars="0"/>
        <w:rPr>
          <w:del w:id="22943" w:author="M00007797" w:date="2023-06-19T10:48:21Z"/>
        </w:rPr>
      </w:pPr>
      <w:del w:id="22944" w:author="M00007797" w:date="2023-06-19T10:48:21Z">
        <w:r>
          <w:rPr/>
          <w:delText>2、</w:delText>
        </w:r>
      </w:del>
      <w:del w:id="22945" w:author="M00007797" w:date="2023-06-19T10:48:21Z">
        <w:r>
          <w:rPr>
            <w:rFonts w:hint="eastAsia"/>
          </w:rPr>
          <w:delText>功能描述</w:delText>
        </w:r>
      </w:del>
      <w:del w:id="22946" w:author="M00007797" w:date="2023-06-19T10:48:21Z">
        <w:r>
          <w:rPr/>
          <w:delText>:</w:delText>
        </w:r>
      </w:del>
    </w:p>
    <w:p>
      <w:pPr>
        <w:pStyle w:val="187"/>
        <w:ind w:left="991" w:leftChars="471" w:hanging="2" w:firstLineChars="0"/>
        <w:rPr>
          <w:del w:id="22947" w:author="M00007797" w:date="2023-06-19T10:48:21Z"/>
        </w:rPr>
      </w:pPr>
      <w:del w:id="22948" w:author="M00007797" w:date="2023-06-19T10:48:21Z">
        <w:r>
          <w:rPr>
            <w:rFonts w:hint="eastAsia"/>
          </w:rPr>
          <w:delText>着座模式下未烘干时，短按【暖风烘干</w:delText>
        </w:r>
      </w:del>
      <w:del w:id="22949" w:author="M00007797" w:date="2023-06-19T10:48:21Z">
        <w:r>
          <w:rPr/>
          <w:delText>】键</w:delText>
        </w:r>
      </w:del>
      <w:del w:id="22950" w:author="M00007797" w:date="2023-06-19T10:48:21Z">
        <w:r>
          <w:rPr>
            <w:rFonts w:hint="eastAsia"/>
          </w:rPr>
          <w:delText>，开启风机，以记忆档</w:delText>
        </w:r>
      </w:del>
      <w:del w:id="22951" w:author="M00007797" w:date="2023-06-19T10:48:21Z">
        <w:r>
          <w:rPr/>
          <w:delText>风速</w:delText>
        </w:r>
      </w:del>
      <w:del w:id="22952" w:author="M00007797" w:date="2023-06-19T10:48:21Z">
        <w:r>
          <w:rPr>
            <w:rFonts w:hint="eastAsia"/>
          </w:rPr>
          <w:delText>运行。风温档位读取记忆值</w:delText>
        </w:r>
      </w:del>
      <w:del w:id="22953" w:author="M00007797" w:date="2023-06-19T10:48:21Z">
        <w:r>
          <w:rPr/>
          <w:delText>；</w:delText>
        </w:r>
      </w:del>
    </w:p>
    <w:p>
      <w:pPr>
        <w:pStyle w:val="187"/>
        <w:ind w:left="0" w:leftChars="0" w:firstLine="735" w:firstLineChars="350"/>
        <w:rPr>
          <w:del w:id="22954" w:author="M00007797" w:date="2023-06-19T10:48:21Z"/>
        </w:rPr>
      </w:pPr>
      <w:del w:id="22955" w:author="M00007797" w:date="2023-06-19T10:48:21Z">
        <w:r>
          <w:rPr>
            <w:rFonts w:hint="eastAsia"/>
          </w:rPr>
          <w:delText>3、烘干周期：</w:delText>
        </w:r>
      </w:del>
    </w:p>
    <w:p>
      <w:pPr>
        <w:pStyle w:val="187"/>
        <w:ind w:left="0" w:leftChars="0" w:firstLine="991" w:firstLineChars="472"/>
        <w:rPr>
          <w:del w:id="22956" w:author="M00007797" w:date="2023-06-19T10:48:21Z"/>
        </w:rPr>
      </w:pPr>
      <w:del w:id="22957" w:author="M00007797" w:date="2023-06-19T10:48:21Z">
        <w:r>
          <w:rPr>
            <w:rFonts w:hint="eastAsia"/>
          </w:rPr>
          <w:delText>出风开始到停止暖风加热的时烘干周期</w:delText>
        </w:r>
      </w:del>
      <w:del w:id="22958" w:author="M00007797" w:date="2023-06-19T10:48:21Z">
        <w:r>
          <w:rPr>
            <w:rFonts w:hint="eastAsia"/>
            <w:lang w:val="en-US" w:eastAsia="zh-CN"/>
          </w:rPr>
          <w:delText>2</w:delText>
        </w:r>
      </w:del>
      <w:del w:id="22959" w:author="M00007797" w:date="2023-06-19T10:48:21Z">
        <w:r>
          <w:rPr/>
          <w:delText>min±10s。</w:delText>
        </w:r>
      </w:del>
    </w:p>
    <w:p>
      <w:pPr>
        <w:pStyle w:val="187"/>
        <w:ind w:left="0" w:leftChars="0" w:firstLine="0" w:firstLineChars="0"/>
        <w:rPr>
          <w:del w:id="22960" w:author="M00007797" w:date="2023-06-19T10:48:21Z"/>
        </w:rPr>
      </w:pPr>
      <w:del w:id="22961" w:author="M00007797" w:date="2023-06-19T10:48:21Z">
        <w:r>
          <w:rPr>
            <w:rFonts w:hint="eastAsia"/>
          </w:rPr>
          <w:delText xml:space="preserve">       4、停止暖风烘干</w:delText>
        </w:r>
      </w:del>
    </w:p>
    <w:p>
      <w:pPr>
        <w:pStyle w:val="187"/>
        <w:ind w:firstLine="142" w:firstLineChars="68"/>
        <w:rPr>
          <w:del w:id="22962" w:author="M00007797" w:date="2023-06-19T10:48:21Z"/>
          <w:rFonts w:hint="eastAsia"/>
        </w:rPr>
      </w:pPr>
      <w:del w:id="22963" w:author="M00007797" w:date="2023-06-19T10:48:21Z">
        <w:r>
          <w:rPr>
            <w:rFonts w:hint="eastAsia"/>
          </w:rPr>
          <w:delText>着座模式下，短按【停止】键或离座</w:delText>
        </w:r>
      </w:del>
      <w:del w:id="22964" w:author="M00007797" w:date="2023-06-19T10:48:21Z">
        <w:r>
          <w:rPr>
            <w:rFonts w:hint="eastAsia"/>
            <w:lang w:val="en-US" w:eastAsia="zh-CN"/>
          </w:rPr>
          <w:delText>3</w:delText>
        </w:r>
      </w:del>
      <w:del w:id="22965" w:author="M00007797" w:date="2023-06-19T10:48:21Z">
        <w:r>
          <w:rPr>
            <w:rFonts w:hint="eastAsia"/>
          </w:rPr>
          <w:delText>s后，停止暖风</w:delText>
        </w:r>
      </w:del>
      <w:del w:id="22966" w:author="M00007797" w:date="2023-06-19T10:48:21Z">
        <w:r>
          <w:rPr/>
          <w:delText>烘干</w:delText>
        </w:r>
      </w:del>
      <w:del w:id="22967" w:author="M00007797" w:date="2023-06-19T10:48:21Z">
        <w:r>
          <w:rPr>
            <w:rFonts w:hint="eastAsia"/>
          </w:rPr>
          <w:delText>；</w:delText>
        </w:r>
      </w:del>
    </w:p>
    <w:p>
      <w:pPr>
        <w:pStyle w:val="187"/>
        <w:ind w:left="0" w:leftChars="0" w:firstLine="0" w:firstLineChars="0"/>
        <w:rPr>
          <w:del w:id="22968" w:author="M00007797" w:date="2023-06-19T10:48:21Z"/>
        </w:rPr>
      </w:pPr>
      <w:del w:id="22969" w:author="M00007797" w:date="2023-06-19T10:48:21Z">
        <w:r>
          <w:rPr>
            <w:rFonts w:hint="eastAsia"/>
            <w:lang w:val="en-US" w:eastAsia="zh-CN"/>
          </w:rPr>
          <w:delText xml:space="preserve">       </w:delText>
        </w:r>
      </w:del>
    </w:p>
    <w:p>
      <w:pPr>
        <w:pStyle w:val="5"/>
        <w:ind w:left="1146"/>
        <w:rPr>
          <w:del w:id="22970" w:author="M00007797" w:date="2023-06-19T10:48:21Z"/>
        </w:rPr>
      </w:pPr>
      <w:del w:id="22971" w:author="M00007797" w:date="2023-06-19T10:48:21Z">
        <w:bookmarkStart w:id="1547" w:name="_Toc25796"/>
        <w:bookmarkStart w:id="1548" w:name="_Toc6248517"/>
        <w:bookmarkStart w:id="1549" w:name="_Toc31964"/>
        <w:bookmarkStart w:id="1550" w:name="_Toc12995"/>
        <w:bookmarkStart w:id="1551" w:name="_Toc3617"/>
        <w:bookmarkStart w:id="1552" w:name="_Toc15723"/>
        <w:bookmarkStart w:id="1553" w:name="_Toc17041"/>
        <w:bookmarkStart w:id="1554" w:name="_Toc7332"/>
        <w:bookmarkStart w:id="1555" w:name="_Toc16133"/>
        <w:bookmarkStart w:id="1556" w:name="_Toc28459"/>
        <w:bookmarkStart w:id="1557" w:name="_Toc15858"/>
        <w:bookmarkStart w:id="1558" w:name="_Toc13154"/>
        <w:bookmarkStart w:id="1559" w:name="_Toc19542"/>
        <w:r>
          <w:rPr>
            <w:rFonts w:hint="eastAsia"/>
          </w:rPr>
          <w:delText>暖风风速</w:delText>
        </w:r>
        <w:bookmarkEnd w:id="1547"/>
        <w:bookmarkEnd w:id="1548"/>
        <w:bookmarkEnd w:id="1549"/>
        <w:bookmarkEnd w:id="1550"/>
        <w:bookmarkEnd w:id="1551"/>
        <w:bookmarkEnd w:id="1552"/>
        <w:bookmarkEnd w:id="1553"/>
        <w:bookmarkEnd w:id="1554"/>
        <w:bookmarkEnd w:id="1555"/>
        <w:bookmarkEnd w:id="1556"/>
        <w:bookmarkEnd w:id="1557"/>
        <w:bookmarkEnd w:id="1558"/>
        <w:bookmarkEnd w:id="1559"/>
      </w:del>
      <w:del w:id="22972" w:author="M00007797" w:date="2023-06-19T10:48:21Z">
        <w:r>
          <w:rPr/>
          <w:tab/>
        </w:r>
      </w:del>
    </w:p>
    <w:p>
      <w:pPr>
        <w:pStyle w:val="187"/>
        <w:numPr>
          <w:ilvl w:val="0"/>
          <w:numId w:val="36"/>
        </w:numPr>
        <w:ind w:leftChars="0" w:firstLineChars="0"/>
        <w:rPr>
          <w:del w:id="22973" w:author="M00007797" w:date="2023-06-19T10:48:21Z"/>
        </w:rPr>
      </w:pPr>
      <w:del w:id="22974" w:author="M00007797" w:date="2023-06-19T10:48:21Z">
        <w:r>
          <w:rPr/>
          <w:delText>操作方式：</w:delText>
        </w:r>
      </w:del>
    </w:p>
    <w:p>
      <w:pPr>
        <w:pStyle w:val="187"/>
        <w:ind w:left="708" w:leftChars="337" w:firstLine="1" w:firstLineChars="0"/>
        <w:rPr>
          <w:del w:id="22976" w:author="M00007797" w:date="2023-06-19T10:48:21Z"/>
        </w:rPr>
        <w:pPrChange w:id="22975" w:author="M00009068" w:date="2021-10-28T14:10:50Z">
          <w:pPr>
            <w:pStyle w:val="187"/>
            <w:ind w:left="0" w:leftChars="0" w:firstLine="707" w:firstLineChars="337"/>
          </w:pPr>
        </w:pPrChange>
      </w:pPr>
      <w:del w:id="22977" w:author="M00007797" w:date="2023-06-19T10:48:21Z">
        <w:r>
          <w:rPr/>
          <w:tab/>
        </w:r>
      </w:del>
      <w:del w:id="22978" w:author="M00007797" w:date="2023-06-19T10:48:21Z">
        <w:r>
          <w:rPr>
            <w:rFonts w:hint="eastAsia"/>
          </w:rPr>
          <w:delText>烘干</w:delText>
        </w:r>
      </w:del>
      <w:del w:id="22979" w:author="M00007797" w:date="2023-06-19T10:48:21Z">
        <w:r>
          <w:rPr/>
          <w:delText>中，</w:delText>
        </w:r>
      </w:del>
      <w:ins w:id="22980" w:author="M00009068" w:date="2021-10-28T14:10:35Z">
        <w:del w:id="22981" w:author="M00007797" w:date="2023-06-19T10:48:21Z">
          <w:r>
            <w:rPr>
              <w:rFonts w:hint="eastAsia"/>
              <w:lang w:val="en-US" w:eastAsia="zh-CN"/>
            </w:rPr>
            <w:delText>再次</w:delText>
          </w:r>
        </w:del>
      </w:ins>
      <w:ins w:id="22982" w:author="M00009068" w:date="2021-10-28T14:10:39Z">
        <w:del w:id="22983" w:author="M00007797" w:date="2023-06-19T10:48:21Z">
          <w:r>
            <w:rPr>
              <w:rFonts w:hint="eastAsia"/>
              <w:lang w:val="en-US" w:eastAsia="zh-CN"/>
            </w:rPr>
            <w:delText>短按</w:delText>
          </w:r>
        </w:del>
      </w:ins>
      <w:ins w:id="22984" w:author="M00009068" w:date="2021-10-28T14:10:44Z">
        <w:del w:id="22985" w:author="M00007797" w:date="2023-06-19T10:48:21Z">
          <w:r>
            <w:rPr>
              <w:rFonts w:hint="eastAsia"/>
              <w:lang w:val="en-US" w:eastAsia="zh-CN"/>
            </w:rPr>
            <w:delText>遥控器</w:delText>
          </w:r>
        </w:del>
      </w:ins>
      <w:ins w:id="22986" w:author="M00009068" w:date="2021-10-28T14:10:47Z">
        <w:del w:id="22987" w:author="M00007797" w:date="2023-06-19T10:48:21Z">
          <w:r>
            <w:rPr>
              <w:rFonts w:hint="eastAsia"/>
            </w:rPr>
            <w:delText>【</w:delText>
          </w:r>
        </w:del>
      </w:ins>
      <w:ins w:id="22988" w:author="M00009068" w:date="2021-10-28T14:10:47Z">
        <w:del w:id="22989" w:author="M00007797" w:date="2023-06-19T10:48:21Z">
          <w:r>
            <w:rPr>
              <w:rFonts w:hint="eastAsia"/>
              <w:lang w:val="en-US" w:eastAsia="zh-CN"/>
            </w:rPr>
            <w:delText>暖风烘干</w:delText>
          </w:r>
        </w:del>
      </w:ins>
      <w:ins w:id="22990" w:author="M00009068" w:date="2021-10-28T14:10:47Z">
        <w:del w:id="22991" w:author="M00007797" w:date="2023-06-19T10:48:21Z">
          <w:r>
            <w:rPr>
              <w:rFonts w:hint="eastAsia"/>
            </w:rPr>
            <w:delText>】</w:delText>
          </w:r>
        </w:del>
      </w:ins>
      <w:ins w:id="22992" w:author="M00009068" w:date="2021-10-28T14:10:52Z">
        <w:del w:id="22993" w:author="M00007797" w:date="2023-06-19T10:48:21Z">
          <w:r>
            <w:rPr>
              <w:rFonts w:hint="eastAsia"/>
              <w:lang w:val="en-US" w:eastAsia="zh-CN"/>
            </w:rPr>
            <w:delText>键</w:delText>
          </w:r>
        </w:del>
      </w:ins>
      <w:del w:id="22994" w:author="M00007797" w:date="2023-06-19T10:48:21Z">
        <w:r>
          <w:rPr>
            <w:rFonts w:hint="eastAsia"/>
          </w:rPr>
          <w:delText>通过</w:delText>
        </w:r>
      </w:del>
      <w:del w:id="22995" w:author="M00007797" w:date="2023-06-19T10:48:21Z">
        <w:r>
          <w:rPr>
            <w:rFonts w:hint="eastAsia"/>
            <w:lang w:val="en-US" w:eastAsia="zh-CN"/>
          </w:rPr>
          <w:delText>顺/逆旋转</w:delText>
        </w:r>
      </w:del>
      <w:del w:id="22996" w:author="M00007797" w:date="2023-06-19T10:48:21Z">
        <w:r>
          <w:rPr/>
          <w:delText>旋钮</w:delText>
        </w:r>
      </w:del>
      <w:del w:id="22997" w:author="M00007797" w:date="2023-06-19T10:48:21Z">
        <w:r>
          <w:rPr>
            <w:rFonts w:hint="eastAsia"/>
          </w:rPr>
          <w:delText>循环切换风量大小；；</w:delText>
        </w:r>
      </w:del>
    </w:p>
    <w:p>
      <w:pPr>
        <w:pStyle w:val="187"/>
        <w:ind w:left="708" w:leftChars="337" w:firstLine="1" w:firstLineChars="0"/>
        <w:rPr>
          <w:del w:id="22998" w:author="M00007797" w:date="2023-06-19T10:48:21Z"/>
        </w:rPr>
      </w:pPr>
      <w:del w:id="22999" w:author="M00007797" w:date="2023-06-19T10:48:21Z">
        <w:r>
          <w:rPr/>
          <w:delText>2、</w:delText>
        </w:r>
      </w:del>
      <w:del w:id="23000" w:author="M00007797" w:date="2023-06-19T10:48:21Z">
        <w:r>
          <w:rPr>
            <w:rFonts w:hint="eastAsia"/>
          </w:rPr>
          <w:delText>功能描述</w:delText>
        </w:r>
      </w:del>
      <w:del w:id="23001" w:author="M00007797" w:date="2023-06-19T10:48:21Z">
        <w:r>
          <w:rPr/>
          <w:delText>:</w:delText>
        </w:r>
      </w:del>
    </w:p>
    <w:p>
      <w:pPr>
        <w:pStyle w:val="187"/>
        <w:numPr>
          <w:ilvl w:val="3"/>
          <w:numId w:val="37"/>
        </w:numPr>
        <w:ind w:left="1276" w:leftChars="0" w:hanging="283" w:firstLineChars="0"/>
        <w:rPr>
          <w:del w:id="23002" w:author="M00007797" w:date="2023-06-19T10:48:21Z"/>
          <w:strike/>
        </w:rPr>
      </w:pPr>
      <w:del w:id="23003" w:author="M00007797" w:date="2023-06-19T10:48:21Z">
        <w:r>
          <w:rPr>
            <w:rFonts w:hint="eastAsia"/>
          </w:rPr>
          <w:delText>风速总计可</w:delText>
        </w:r>
      </w:del>
      <w:del w:id="23004" w:author="M00007797" w:date="2023-06-19T10:48:21Z">
        <w:r>
          <w:rPr>
            <w:rFonts w:hint="default"/>
            <w:lang w:val="en-US"/>
          </w:rPr>
          <w:delText>3</w:delText>
        </w:r>
      </w:del>
      <w:ins w:id="23005" w:author="M00006686" w:date="2021-07-30T13:27:59Z">
        <w:del w:id="23006" w:author="M00007797" w:date="2023-06-19T10:48:21Z">
          <w:r>
            <w:rPr>
              <w:rFonts w:hint="eastAsia"/>
              <w:lang w:val="en-US" w:eastAsia="zh-CN"/>
            </w:rPr>
            <w:delText>2</w:delText>
          </w:r>
        </w:del>
      </w:ins>
      <w:del w:id="23007" w:author="M00007797" w:date="2023-06-19T10:48:21Z">
        <w:r>
          <w:rPr/>
          <w:delText>档</w:delText>
        </w:r>
      </w:del>
      <w:del w:id="23008" w:author="M00007797" w:date="2023-06-19T10:48:21Z">
        <w:r>
          <w:rPr>
            <w:rFonts w:hint="eastAsia"/>
          </w:rPr>
          <w:delText>。正视时，</w:delText>
        </w:r>
      </w:del>
      <w:del w:id="23009" w:author="M00007797" w:date="2023-06-19T10:48:21Z">
        <w:r>
          <w:rPr/>
          <w:delText>顺时针旋转为风速增加，逆时针旋转为风速降低。</w:delText>
        </w:r>
      </w:del>
    </w:p>
    <w:p>
      <w:pPr>
        <w:pStyle w:val="187"/>
        <w:numPr>
          <w:ilvl w:val="3"/>
          <w:numId w:val="37"/>
        </w:numPr>
        <w:ind w:left="1276" w:leftChars="0" w:hanging="283" w:firstLineChars="0"/>
        <w:rPr>
          <w:del w:id="23010" w:author="M00007797" w:date="2023-06-19T10:48:21Z"/>
        </w:rPr>
      </w:pPr>
      <w:del w:id="23011" w:author="M00007797" w:date="2023-06-19T10:48:21Z">
        <w:r>
          <w:rPr>
            <w:rFonts w:hint="eastAsia"/>
          </w:rPr>
          <w:delText>旋钮调节时角度旋转超过</w:delText>
        </w:r>
      </w:del>
      <w:del w:id="23012" w:author="M00007797" w:date="2023-06-19T10:48:21Z">
        <w:r>
          <w:rPr>
            <w:rFonts w:hint="eastAsia"/>
            <w:lang w:val="en-US" w:eastAsia="zh-CN"/>
          </w:rPr>
          <w:delText>36</w:delText>
        </w:r>
      </w:del>
      <w:del w:id="23013" w:author="M00007797" w:date="2023-06-19T10:48:21Z">
        <w:r>
          <w:rPr/>
          <w:delText>°</w:delText>
        </w:r>
      </w:del>
      <w:del w:id="23014" w:author="M00007797" w:date="2023-06-19T10:48:21Z">
        <w:r>
          <w:rPr>
            <w:rFonts w:hint="eastAsia"/>
            <w:lang w:val="en-US" w:eastAsia="zh-CN"/>
          </w:rPr>
          <w:delText>并回弹</w:delText>
        </w:r>
      </w:del>
      <w:del w:id="23015" w:author="M00007797" w:date="2023-06-19T10:48:21Z">
        <w:r>
          <w:rPr/>
          <w:delText>为一档，</w:delText>
        </w:r>
      </w:del>
      <w:del w:id="23016" w:author="M00007797" w:date="2023-06-19T10:48:21Z">
        <w:r>
          <w:rPr>
            <w:rFonts w:hint="eastAsia"/>
          </w:rPr>
          <w:delText>每档蜂鸣器提示，</w:delText>
        </w:r>
      </w:del>
      <w:del w:id="23017" w:author="M00007797" w:date="2023-06-19T10:48:21Z">
        <w:r>
          <w:rPr/>
          <w:delText>当档位调节到最大/最小时，则提示</w:delText>
        </w:r>
      </w:del>
      <w:del w:id="23018" w:author="M00007797" w:date="2023-06-19T10:48:21Z">
        <w:r>
          <w:rPr>
            <w:rFonts w:hint="eastAsia"/>
          </w:rPr>
          <w:delText>不执行</w:delText>
        </w:r>
      </w:del>
      <w:del w:id="23019" w:author="M00007797" w:date="2023-06-19T10:48:21Z">
        <w:r>
          <w:rPr/>
          <w:delText>提示音；</w:delText>
        </w:r>
      </w:del>
    </w:p>
    <w:p>
      <w:pPr>
        <w:pStyle w:val="187"/>
        <w:numPr>
          <w:ilvl w:val="3"/>
          <w:numId w:val="37"/>
        </w:numPr>
        <w:ind w:left="1276" w:leftChars="0" w:hanging="283" w:firstLineChars="0"/>
        <w:rPr>
          <w:del w:id="23020" w:author="M00007797" w:date="2023-06-19T10:48:21Z"/>
        </w:rPr>
      </w:pPr>
      <w:del w:id="23021" w:author="M00007797" w:date="2023-06-19T10:48:21Z">
        <w:r>
          <w:rPr>
            <w:rFonts w:hint="eastAsia"/>
          </w:rPr>
          <w:delText>调节</w:delText>
        </w:r>
      </w:del>
      <w:del w:id="23022" w:author="M00007797" w:date="2023-06-19T10:48:21Z">
        <w:r>
          <w:rPr/>
          <w:delText>顺序为：</w:delText>
        </w:r>
      </w:del>
      <w:del w:id="23023" w:author="M00007797" w:date="2023-06-19T10:48:21Z">
        <w:r>
          <w:rPr>
            <w:rFonts w:hint="eastAsia"/>
          </w:rPr>
          <w:delText>1-2-</w:delText>
        </w:r>
      </w:del>
      <w:del w:id="23024" w:author="M00007797" w:date="2023-06-19T10:48:21Z">
        <w:r>
          <w:rPr>
            <w:rFonts w:hint="default"/>
            <w:lang w:val="en-US"/>
          </w:rPr>
          <w:delText>3</w:delText>
        </w:r>
      </w:del>
      <w:ins w:id="23025" w:author="M00006686" w:date="2021-07-30T13:28:17Z">
        <w:del w:id="23026" w:author="M00007797" w:date="2023-06-19T10:48:21Z">
          <w:r>
            <w:rPr>
              <w:rFonts w:hint="eastAsia"/>
              <w:lang w:val="en-US" w:eastAsia="zh-CN"/>
            </w:rPr>
            <w:delText>1</w:delText>
          </w:r>
        </w:del>
      </w:ins>
      <w:del w:id="23027" w:author="M00007797" w:date="2023-06-19T10:48:21Z">
        <w:r>
          <w:rPr>
            <w:rFonts w:hint="eastAsia"/>
          </w:rPr>
          <w:delText>-1；</w:delText>
        </w:r>
      </w:del>
    </w:p>
    <w:p>
      <w:pPr>
        <w:pStyle w:val="187"/>
        <w:ind w:left="0" w:leftChars="0" w:firstLine="735" w:firstLineChars="350"/>
        <w:rPr>
          <w:del w:id="23028" w:author="M00007797" w:date="2023-06-19T10:48:21Z"/>
          <w:rFonts w:hint="default" w:eastAsia="宋体"/>
          <w:lang w:val="en-US" w:eastAsia="zh-CN"/>
        </w:rPr>
      </w:pPr>
      <w:del w:id="23029" w:author="M00007797" w:date="2023-06-19T10:48:21Z">
        <w:r>
          <w:rPr>
            <w:rFonts w:hint="eastAsia"/>
          </w:rPr>
          <w:delText>3、风速参数</w:delText>
        </w:r>
      </w:del>
      <w:del w:id="23030" w:author="M00007797" w:date="2023-06-19T10:48:21Z">
        <w:r>
          <w:rPr/>
          <w:delText>：</w:delText>
        </w:r>
      </w:del>
      <w:del w:id="23031" w:author="M00007797" w:date="2023-06-19T10:48:21Z">
        <w:r>
          <w:rPr>
            <w:rFonts w:hint="eastAsia"/>
          </w:rPr>
          <w:delText xml:space="preserve">      </w:delText>
        </w:r>
      </w:del>
      <w:del w:id="23032" w:author="M00007797" w:date="2023-06-19T10:48:21Z">
        <w:r>
          <w:rPr>
            <w:rFonts w:hint="eastAsia"/>
            <w:color w:val="FF0000"/>
            <w:lang w:val="en-US" w:eastAsia="zh-CN"/>
          </w:rPr>
          <w:delText>风速根据T0样机可以做调整</w:delText>
        </w:r>
      </w:del>
    </w:p>
    <w:tbl>
      <w:tblPr>
        <w:tblStyle w:val="89"/>
        <w:tblW w:w="756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20"/>
        <w:gridCol w:w="2520"/>
        <w:gridCol w:w="25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  <w:del w:id="23033" w:author="M00007797" w:date="2023-06-19T10:48:21Z"/>
        </w:trPr>
        <w:tc>
          <w:tcPr>
            <w:tcW w:w="252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034" w:author="M00007797" w:date="2023-06-19T10:48:21Z"/>
              </w:rPr>
            </w:pPr>
            <w:del w:id="23035" w:author="M00007797" w:date="2023-06-19T10:48:21Z">
              <w:r>
                <w:rPr>
                  <w:rFonts w:hint="eastAsia"/>
                </w:rPr>
                <w:delText>档位</w:delText>
              </w:r>
            </w:del>
          </w:p>
        </w:tc>
        <w:tc>
          <w:tcPr>
            <w:tcW w:w="252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036" w:author="M00007797" w:date="2023-06-19T10:48:21Z"/>
              </w:rPr>
            </w:pPr>
            <w:del w:id="23037" w:author="M00007797" w:date="2023-06-19T10:48:21Z">
              <w:r>
                <w:rPr>
                  <w:rFonts w:hint="eastAsia"/>
                </w:rPr>
                <w:delText>转速</w:delText>
              </w:r>
            </w:del>
          </w:p>
        </w:tc>
        <w:tc>
          <w:tcPr>
            <w:tcW w:w="252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038" w:author="M00007797" w:date="2023-06-19T10:48:21Z"/>
              </w:rPr>
            </w:pPr>
            <w:del w:id="23039" w:author="M00007797" w:date="2023-06-19T10:48:21Z">
              <w:r>
                <w:rPr>
                  <w:rFonts w:hint="eastAsia"/>
                </w:rPr>
                <w:delText>备注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  <w:del w:id="23040" w:author="M00007797" w:date="2023-06-19T10:48:21Z"/>
        </w:trPr>
        <w:tc>
          <w:tcPr>
            <w:tcW w:w="252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041" w:author="M00007797" w:date="2023-06-19T10:48:21Z"/>
              </w:rPr>
            </w:pPr>
            <w:del w:id="23042" w:author="M00007797" w:date="2023-06-19T10:48:21Z">
              <w:r>
                <w:rPr>
                  <w:rFonts w:hint="eastAsia"/>
                </w:rPr>
                <w:delText>1档</w:delText>
              </w:r>
            </w:del>
          </w:p>
        </w:tc>
        <w:tc>
          <w:tcPr>
            <w:tcW w:w="252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043" w:author="M00007797" w:date="2023-06-19T10:48:21Z"/>
                <w:rFonts w:hint="default" w:eastAsia="宋体"/>
                <w:lang w:val="en-US" w:eastAsia="zh-CN"/>
              </w:rPr>
            </w:pPr>
            <w:del w:id="23044" w:author="M00007797" w:date="2023-06-19T10:48:21Z">
              <w:r>
                <w:rPr>
                  <w:rFonts w:hint="eastAsia"/>
                  <w:lang w:val="en-US" w:eastAsia="zh-CN"/>
                </w:rPr>
                <w:delText>85000</w:delText>
              </w:r>
            </w:del>
          </w:p>
        </w:tc>
        <w:tc>
          <w:tcPr>
            <w:tcW w:w="252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045" w:author="M00007797" w:date="2023-06-19T10:48:21Z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  <w:del w:id="23046" w:author="M00007797" w:date="2023-06-19T10:48:21Z"/>
        </w:trPr>
        <w:tc>
          <w:tcPr>
            <w:tcW w:w="252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047" w:author="M00007797" w:date="2023-06-19T10:48:21Z"/>
              </w:rPr>
            </w:pPr>
            <w:del w:id="23048" w:author="M00007797" w:date="2023-06-19T10:48:21Z">
              <w:r>
                <w:rPr>
                  <w:rFonts w:hint="eastAsia"/>
                </w:rPr>
                <w:delText>2档</w:delText>
              </w:r>
            </w:del>
          </w:p>
        </w:tc>
        <w:tc>
          <w:tcPr>
            <w:tcW w:w="252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049" w:author="M00007797" w:date="2023-06-19T10:48:21Z"/>
                <w:rFonts w:hint="default" w:eastAsia="宋体"/>
                <w:lang w:val="en-US" w:eastAsia="zh-CN"/>
              </w:rPr>
            </w:pPr>
            <w:del w:id="23050" w:author="M00007797" w:date="2023-06-19T10:48:21Z">
              <w:r>
                <w:rPr>
                  <w:rFonts w:hint="eastAsia"/>
                  <w:lang w:val="en-US" w:eastAsia="zh-CN"/>
                </w:rPr>
                <w:delText>98000</w:delText>
              </w:r>
            </w:del>
          </w:p>
        </w:tc>
        <w:tc>
          <w:tcPr>
            <w:tcW w:w="252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051" w:author="M00007797" w:date="2023-06-19T10:48:21Z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  <w:del w:id="23052" w:author="M00007797" w:date="2023-06-19T10:48:21Z"/>
        </w:trPr>
        <w:tc>
          <w:tcPr>
            <w:tcW w:w="252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053" w:author="M00007797" w:date="2023-06-19T10:48:21Z"/>
              </w:rPr>
            </w:pPr>
            <w:del w:id="23054" w:author="M00007797" w:date="2023-06-19T10:48:21Z">
              <w:r>
                <w:rPr>
                  <w:rFonts w:hint="default"/>
                  <w:lang w:val="en-US"/>
                </w:rPr>
                <w:delText>3</w:delText>
              </w:r>
            </w:del>
            <w:ins w:id="23055" w:author="M00006686" w:date="2021-07-30T13:28:36Z">
              <w:del w:id="23056" w:author="M00007797" w:date="2023-06-19T10:48:21Z">
                <w:r>
                  <w:rPr>
                    <w:rFonts w:hint="eastAsia"/>
                    <w:lang w:val="en-US" w:eastAsia="zh-CN"/>
                  </w:rPr>
                  <w:delText>2</w:delText>
                </w:r>
              </w:del>
            </w:ins>
            <w:del w:id="23057" w:author="M00007797" w:date="2023-06-19T10:48:21Z">
              <w:r>
                <w:rPr>
                  <w:rFonts w:hint="eastAsia"/>
                </w:rPr>
                <w:delText>档</w:delText>
              </w:r>
            </w:del>
          </w:p>
        </w:tc>
        <w:tc>
          <w:tcPr>
            <w:tcW w:w="252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058" w:author="M00007797" w:date="2023-06-19T10:48:21Z"/>
                <w:rFonts w:hint="default" w:eastAsia="宋体"/>
                <w:lang w:val="en-US" w:eastAsia="zh-CN"/>
              </w:rPr>
            </w:pPr>
            <w:del w:id="23059" w:author="M00007797" w:date="2023-06-19T10:48:21Z">
              <w:r>
                <w:rPr>
                  <w:rFonts w:hint="eastAsia"/>
                  <w:lang w:val="en-US" w:eastAsia="zh-CN"/>
                </w:rPr>
                <w:delText>105000</w:delText>
              </w:r>
            </w:del>
          </w:p>
        </w:tc>
        <w:tc>
          <w:tcPr>
            <w:tcW w:w="252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060" w:author="M00007797" w:date="2023-06-19T10:48:21Z"/>
              </w:rPr>
            </w:pPr>
          </w:p>
        </w:tc>
      </w:tr>
    </w:tbl>
    <w:p>
      <w:pPr>
        <w:pStyle w:val="187"/>
        <w:rPr>
          <w:del w:id="23061" w:author="M00007797" w:date="2023-06-19T10:48:21Z"/>
        </w:rPr>
      </w:pPr>
      <w:del w:id="23062" w:author="M00007797" w:date="2023-06-19T10:48:21Z">
        <w:r>
          <w:rPr/>
          <w:tab/>
        </w:r>
      </w:del>
    </w:p>
    <w:p>
      <w:pPr>
        <w:pStyle w:val="5"/>
        <w:ind w:left="1146"/>
        <w:rPr>
          <w:del w:id="23063" w:author="M00007797" w:date="2023-06-19T10:48:21Z"/>
        </w:rPr>
      </w:pPr>
      <w:del w:id="23064" w:author="M00007797" w:date="2023-06-19T10:48:21Z">
        <w:bookmarkStart w:id="1560" w:name="_Toc10031"/>
        <w:bookmarkStart w:id="1561" w:name="_Toc13771"/>
        <w:bookmarkStart w:id="1562" w:name="_Toc31236"/>
        <w:bookmarkStart w:id="1563" w:name="_Toc2104"/>
        <w:bookmarkStart w:id="1564" w:name="_Toc17450"/>
        <w:bookmarkStart w:id="1565" w:name="_Toc29483"/>
        <w:bookmarkStart w:id="1566" w:name="_Toc19575"/>
        <w:bookmarkStart w:id="1567" w:name="_Toc23141"/>
        <w:bookmarkStart w:id="1568" w:name="_Toc6248518"/>
        <w:bookmarkStart w:id="1569" w:name="_Toc15077"/>
        <w:bookmarkStart w:id="1570" w:name="_Toc29083"/>
        <w:bookmarkStart w:id="1571" w:name="_Toc14713"/>
        <w:bookmarkStart w:id="1572" w:name="_Toc27713"/>
        <w:r>
          <w:rPr>
            <w:rFonts w:hint="eastAsia"/>
          </w:rPr>
          <w:delText>喷嘴清洗</w:delText>
        </w:r>
        <w:bookmarkEnd w:id="1560"/>
        <w:bookmarkEnd w:id="1561"/>
        <w:bookmarkEnd w:id="1562"/>
        <w:bookmarkEnd w:id="1563"/>
        <w:bookmarkEnd w:id="1564"/>
        <w:bookmarkEnd w:id="1565"/>
        <w:bookmarkEnd w:id="1566"/>
        <w:bookmarkEnd w:id="1567"/>
        <w:bookmarkEnd w:id="1568"/>
        <w:bookmarkEnd w:id="1569"/>
        <w:bookmarkEnd w:id="1570"/>
        <w:bookmarkEnd w:id="1571"/>
        <w:bookmarkEnd w:id="1572"/>
      </w:del>
      <w:del w:id="23065" w:author="M00007797" w:date="2023-06-19T10:48:21Z">
        <w:r>
          <w:rPr/>
          <w:tab/>
        </w:r>
      </w:del>
    </w:p>
    <w:p>
      <w:pPr>
        <w:pStyle w:val="187"/>
        <w:ind w:left="708" w:leftChars="337" w:firstLine="1" w:firstLineChars="0"/>
        <w:rPr>
          <w:del w:id="23066" w:author="M00007797" w:date="2023-06-19T10:48:21Z"/>
        </w:rPr>
      </w:pPr>
      <w:del w:id="23067" w:author="M00007797" w:date="2023-06-19T10:48:21Z">
        <w:r>
          <w:rPr/>
          <w:delText>1、操作方式：</w:delText>
        </w:r>
      </w:del>
      <w:del w:id="23068" w:author="M00007797" w:date="2023-06-19T10:48:21Z">
        <w:r>
          <w:rPr/>
          <w:tab/>
        </w:r>
      </w:del>
      <w:del w:id="23069" w:author="M00007797" w:date="2023-06-19T10:48:21Z">
        <w:r>
          <w:rPr>
            <w:rFonts w:hint="eastAsia"/>
          </w:rPr>
          <w:delText>短按【喷嘴清洗】</w:delText>
        </w:r>
      </w:del>
    </w:p>
    <w:p>
      <w:pPr>
        <w:pStyle w:val="187"/>
        <w:ind w:left="708" w:leftChars="337" w:firstLine="1" w:firstLineChars="0"/>
        <w:rPr>
          <w:del w:id="23070" w:author="M00007797" w:date="2023-06-19T10:48:21Z"/>
        </w:rPr>
      </w:pPr>
      <w:del w:id="23071" w:author="M00007797" w:date="2023-06-19T10:48:21Z">
        <w:r>
          <w:rPr/>
          <w:delText>2、</w:delText>
        </w:r>
      </w:del>
      <w:del w:id="23072" w:author="M00007797" w:date="2023-06-19T10:48:21Z">
        <w:r>
          <w:rPr>
            <w:rFonts w:hint="eastAsia"/>
          </w:rPr>
          <w:delText>启动喷嘴清洗</w:delText>
        </w:r>
      </w:del>
      <w:del w:id="23073" w:author="M00007797" w:date="2023-06-19T10:48:21Z">
        <w:r>
          <w:rPr/>
          <w:delText>:</w:delText>
        </w:r>
      </w:del>
    </w:p>
    <w:p>
      <w:pPr>
        <w:pStyle w:val="187"/>
        <w:rPr>
          <w:del w:id="23074" w:author="M00007797" w:date="2023-06-19T10:48:21Z"/>
        </w:rPr>
      </w:pPr>
      <w:del w:id="23075" w:author="M00007797" w:date="2023-06-19T10:48:21Z">
        <w:r>
          <w:rPr>
            <w:rFonts w:hint="eastAsia"/>
          </w:rPr>
          <w:delText>离座模式下，短按【喷嘴清洗】键，清洗器伸出，电磁阀不打开；</w:delText>
        </w:r>
      </w:del>
    </w:p>
    <w:p>
      <w:pPr>
        <w:pStyle w:val="187"/>
        <w:ind w:left="0" w:leftChars="0" w:firstLine="0" w:firstLineChars="0"/>
        <w:rPr>
          <w:del w:id="23076" w:author="M00007797" w:date="2023-06-19T10:48:21Z"/>
        </w:rPr>
      </w:pPr>
      <w:del w:id="23077" w:author="M00007797" w:date="2023-06-19T10:48:21Z">
        <w:r>
          <w:rPr>
            <w:rFonts w:hint="eastAsia"/>
          </w:rPr>
          <w:delText xml:space="preserve">       3、喷嘴清洗周期：</w:delText>
        </w:r>
      </w:del>
    </w:p>
    <w:p>
      <w:pPr>
        <w:pStyle w:val="187"/>
        <w:ind w:left="0" w:leftChars="0" w:firstLine="0" w:firstLineChars="0"/>
        <w:rPr>
          <w:del w:id="23078" w:author="M00007797" w:date="2023-06-19T10:48:21Z"/>
        </w:rPr>
      </w:pPr>
      <w:del w:id="23079" w:author="M00007797" w:date="2023-06-19T10:48:21Z">
        <w:r>
          <w:rPr>
            <w:rFonts w:hint="eastAsia"/>
          </w:rPr>
          <w:delText xml:space="preserve">            喷嘴停止伸出到开始缩回时间</w:delText>
        </w:r>
      </w:del>
      <w:del w:id="23080" w:author="M00007797" w:date="2023-06-19T10:48:21Z">
        <w:r>
          <w:rPr/>
          <w:delText>4min±10秒</w:delText>
        </w:r>
      </w:del>
      <w:del w:id="23081" w:author="M00007797" w:date="2023-06-19T10:48:21Z">
        <w:r>
          <w:rPr>
            <w:rFonts w:hint="eastAsia"/>
          </w:rPr>
          <w:delText>；</w:delText>
        </w:r>
      </w:del>
    </w:p>
    <w:p>
      <w:pPr>
        <w:pStyle w:val="187"/>
        <w:ind w:left="0" w:leftChars="0" w:firstLine="0" w:firstLineChars="0"/>
        <w:rPr>
          <w:del w:id="23082" w:author="M00007797" w:date="2023-06-19T10:48:21Z"/>
        </w:rPr>
      </w:pPr>
      <w:del w:id="23083" w:author="M00007797" w:date="2023-06-19T10:48:21Z">
        <w:r>
          <w:rPr>
            <w:rFonts w:hint="eastAsia"/>
          </w:rPr>
          <w:delText xml:space="preserve">       4、停止喷嘴清洗：</w:delText>
        </w:r>
      </w:del>
    </w:p>
    <w:p>
      <w:pPr>
        <w:pStyle w:val="187"/>
        <w:ind w:left="1275" w:leftChars="607" w:firstLine="1" w:firstLineChars="0"/>
        <w:rPr>
          <w:del w:id="23084" w:author="M00007797" w:date="2023-06-19T10:48:21Z"/>
        </w:rPr>
      </w:pPr>
      <w:del w:id="23085" w:author="M00007797" w:date="2023-06-19T10:48:21Z">
        <w:r>
          <w:rPr>
            <w:rFonts w:hint="eastAsia"/>
          </w:rPr>
          <w:delText>离座模式下，喷口清洗运行中，【着座】或短按任意按键；清洗器退回。</w:delText>
        </w:r>
      </w:del>
    </w:p>
    <w:p>
      <w:pPr>
        <w:pStyle w:val="5"/>
        <w:ind w:left="1146"/>
        <w:rPr>
          <w:del w:id="23086" w:author="M00007797" w:date="2023-06-19T10:48:21Z"/>
        </w:rPr>
      </w:pPr>
      <w:del w:id="23087" w:author="M00007797" w:date="2023-06-19T10:48:21Z">
        <w:bookmarkStart w:id="1573" w:name="_Toc8037"/>
        <w:bookmarkStart w:id="1574" w:name="_Toc14982"/>
        <w:bookmarkStart w:id="1575" w:name="_Toc8586"/>
        <w:bookmarkStart w:id="1576" w:name="_Toc9925"/>
        <w:bookmarkStart w:id="1577" w:name="_Toc22326"/>
        <w:bookmarkStart w:id="1578" w:name="_Toc21240"/>
        <w:bookmarkStart w:id="1579" w:name="_Toc13546"/>
        <w:bookmarkStart w:id="1580" w:name="_Toc17537"/>
        <w:bookmarkStart w:id="1581" w:name="_Toc20890"/>
        <w:bookmarkStart w:id="1582" w:name="_Toc21871"/>
        <w:bookmarkStart w:id="1583" w:name="_Toc20735"/>
        <w:bookmarkStart w:id="1584" w:name="_Toc18736"/>
        <w:bookmarkStart w:id="1585" w:name="_Toc6248519"/>
        <w:r>
          <w:rPr>
            <w:rFonts w:hint="eastAsia"/>
          </w:rPr>
          <w:delText>水温调节</w:delText>
        </w:r>
        <w:bookmarkEnd w:id="1573"/>
        <w:bookmarkEnd w:id="1574"/>
        <w:bookmarkEnd w:id="1575"/>
        <w:bookmarkEnd w:id="1576"/>
        <w:bookmarkEnd w:id="1577"/>
        <w:bookmarkEnd w:id="1578"/>
        <w:bookmarkEnd w:id="1579"/>
        <w:bookmarkEnd w:id="1580"/>
        <w:bookmarkEnd w:id="1581"/>
        <w:bookmarkEnd w:id="1582"/>
        <w:bookmarkEnd w:id="1583"/>
        <w:bookmarkEnd w:id="1584"/>
        <w:bookmarkEnd w:id="1585"/>
      </w:del>
      <w:del w:id="23088" w:author="M00007797" w:date="2023-06-19T10:48:21Z">
        <w:r>
          <w:rPr/>
          <w:tab/>
        </w:r>
      </w:del>
      <w:del w:id="23089" w:author="M00007797" w:date="2023-06-19T10:48:21Z">
        <w:r>
          <w:rPr/>
          <w:tab/>
        </w:r>
      </w:del>
      <w:del w:id="23090" w:author="M00007797" w:date="2023-06-19T10:48:21Z">
        <w:r>
          <w:rPr/>
          <w:tab/>
        </w:r>
      </w:del>
      <w:del w:id="23091" w:author="M00007797" w:date="2023-06-19T10:48:21Z">
        <w:r>
          <w:rPr/>
          <w:tab/>
        </w:r>
      </w:del>
      <w:del w:id="23092" w:author="M00007797" w:date="2023-06-19T10:48:21Z">
        <w:r>
          <w:rPr/>
          <w:tab/>
        </w:r>
      </w:del>
      <w:del w:id="23093" w:author="M00007797" w:date="2023-06-19T10:48:21Z">
        <w:r>
          <w:rPr/>
          <w:tab/>
        </w:r>
      </w:del>
      <w:del w:id="23094" w:author="M00007797" w:date="2023-06-19T10:48:21Z">
        <w:r>
          <w:rPr/>
          <w:tab/>
        </w:r>
      </w:del>
      <w:del w:id="23095" w:author="M00007797" w:date="2023-06-19T10:48:21Z">
        <w:r>
          <w:rPr/>
          <w:tab/>
        </w:r>
      </w:del>
    </w:p>
    <w:p>
      <w:pPr>
        <w:pStyle w:val="187"/>
        <w:ind w:leftChars="271" w:hanging="281" w:hangingChars="134"/>
        <w:rPr>
          <w:del w:id="23096" w:author="M00007797" w:date="2023-06-19T10:48:21Z"/>
        </w:rPr>
      </w:pPr>
      <w:del w:id="23097" w:author="M00007797" w:date="2023-06-19T10:48:21Z">
        <w:r>
          <w:rPr/>
          <w:delText>1、操作方式：</w:delText>
        </w:r>
      </w:del>
      <w:del w:id="23098" w:author="M00007797" w:date="2023-06-19T10:48:21Z">
        <w:r>
          <w:rPr>
            <w:rFonts w:hint="eastAsia"/>
          </w:rPr>
          <w:delText>【水温</w:delText>
        </w:r>
      </w:del>
      <w:del w:id="23099" w:author="M00007797" w:date="2023-06-19T10:48:21Z">
        <w:r>
          <w:rPr/>
          <w:delText>】</w:delText>
        </w:r>
      </w:del>
      <w:del w:id="23100" w:author="M00007797" w:date="2023-06-19T10:48:21Z">
        <w:r>
          <w:rPr>
            <w:rFonts w:hint="eastAsia"/>
          </w:rPr>
          <w:delText>按键</w:delText>
        </w:r>
      </w:del>
      <w:del w:id="23101" w:author="M00007797" w:date="2023-06-19T10:48:21Z">
        <w:r>
          <w:rPr/>
          <w:tab/>
        </w:r>
      </w:del>
      <w:del w:id="23102" w:author="M00007797" w:date="2023-06-19T10:48:21Z">
        <w:r>
          <w:rPr/>
          <w:tab/>
        </w:r>
      </w:del>
      <w:del w:id="23103" w:author="M00007797" w:date="2023-06-19T10:48:21Z">
        <w:r>
          <w:rPr/>
          <w:tab/>
        </w:r>
      </w:del>
      <w:del w:id="23104" w:author="M00007797" w:date="2023-06-19T10:48:21Z">
        <w:r>
          <w:rPr/>
          <w:tab/>
        </w:r>
      </w:del>
      <w:del w:id="23105" w:author="M00007797" w:date="2023-06-19T10:48:21Z">
        <w:r>
          <w:rPr/>
          <w:tab/>
        </w:r>
      </w:del>
      <w:del w:id="23106" w:author="M00007797" w:date="2023-06-19T10:48:21Z">
        <w:r>
          <w:rPr/>
          <w:tab/>
        </w:r>
      </w:del>
      <w:del w:id="23107" w:author="M00007797" w:date="2023-06-19T10:48:21Z">
        <w:r>
          <w:rPr/>
          <w:tab/>
        </w:r>
      </w:del>
      <w:del w:id="23108" w:author="M00007797" w:date="2023-06-19T10:48:21Z">
        <w:r>
          <w:rPr/>
          <w:tab/>
        </w:r>
      </w:del>
    </w:p>
    <w:p>
      <w:pPr>
        <w:pStyle w:val="187"/>
        <w:ind w:leftChars="271" w:hanging="281" w:hangingChars="134"/>
        <w:rPr>
          <w:del w:id="23109" w:author="M00007797" w:date="2023-06-19T10:48:21Z"/>
        </w:rPr>
      </w:pPr>
      <w:del w:id="23110" w:author="M00007797" w:date="2023-06-19T10:48:21Z">
        <w:r>
          <w:rPr/>
          <w:delText>2、功能描述:</w:delText>
        </w:r>
      </w:del>
      <w:del w:id="23111" w:author="M00007797" w:date="2023-06-19T10:48:21Z">
        <w:r>
          <w:rPr/>
          <w:tab/>
        </w:r>
      </w:del>
      <w:del w:id="23112" w:author="M00007797" w:date="2023-06-19T10:48:21Z">
        <w:r>
          <w:rPr/>
          <w:tab/>
        </w:r>
      </w:del>
      <w:del w:id="23113" w:author="M00007797" w:date="2023-06-19T10:48:21Z">
        <w:r>
          <w:rPr/>
          <w:tab/>
        </w:r>
      </w:del>
      <w:del w:id="23114" w:author="M00007797" w:date="2023-06-19T10:48:21Z">
        <w:r>
          <w:rPr/>
          <w:tab/>
        </w:r>
      </w:del>
      <w:del w:id="23115" w:author="M00007797" w:date="2023-06-19T10:48:21Z">
        <w:r>
          <w:rPr/>
          <w:tab/>
        </w:r>
      </w:del>
      <w:del w:id="23116" w:author="M00007797" w:date="2023-06-19T10:48:21Z">
        <w:r>
          <w:rPr/>
          <w:tab/>
        </w:r>
      </w:del>
      <w:del w:id="23117" w:author="M00007797" w:date="2023-06-19T10:48:21Z">
        <w:r>
          <w:rPr/>
          <w:tab/>
        </w:r>
      </w:del>
    </w:p>
    <w:p>
      <w:pPr>
        <w:pStyle w:val="187"/>
        <w:ind w:leftChars="271" w:hanging="281" w:hangingChars="134"/>
        <w:rPr>
          <w:del w:id="23118" w:author="M00007797" w:date="2023-06-19T10:48:21Z"/>
        </w:rPr>
      </w:pPr>
      <w:del w:id="23119" w:author="M00007797" w:date="2023-06-19T10:48:21Z">
        <w:r>
          <w:rPr/>
          <w:tab/>
        </w:r>
      </w:del>
      <w:del w:id="23120" w:author="M00007797" w:date="2023-06-19T10:48:21Z">
        <w:r>
          <w:rPr>
            <w:rFonts w:hint="eastAsia"/>
          </w:rPr>
          <w:delText>在任何模式下可以进行8</w:delText>
        </w:r>
      </w:del>
      <w:del w:id="23121" w:author="M00007797" w:date="2023-06-19T10:48:21Z">
        <w:r>
          <w:rPr/>
          <w:delText>档水温调节，水温</w:delText>
        </w:r>
      </w:del>
      <w:del w:id="23122" w:author="M00007797" w:date="2023-06-19T10:48:21Z">
        <w:r>
          <w:rPr>
            <w:rFonts w:hint="eastAsia"/>
          </w:rPr>
          <w:delText>依水温键循环调节；</w:delText>
        </w:r>
      </w:del>
    </w:p>
    <w:tbl>
      <w:tblPr>
        <w:tblStyle w:val="89"/>
        <w:tblW w:w="8222" w:type="dxa"/>
        <w:tblInd w:w="81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43"/>
        <w:gridCol w:w="3360"/>
        <w:gridCol w:w="231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3123" w:author="M00007797" w:date="2023-06-19T10:48:21Z"/>
        </w:trPr>
        <w:tc>
          <w:tcPr>
            <w:tcW w:w="2543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124" w:author="M00007797" w:date="2023-06-19T10:48:21Z"/>
              </w:rPr>
            </w:pPr>
            <w:del w:id="23125" w:author="M00007797" w:date="2023-06-19T10:48:21Z">
              <w:r>
                <w:rPr>
                  <w:rFonts w:hint="eastAsia"/>
                </w:rPr>
                <w:delText>档位</w:delText>
              </w:r>
            </w:del>
          </w:p>
        </w:tc>
        <w:tc>
          <w:tcPr>
            <w:tcW w:w="336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126" w:author="M00007797" w:date="2023-06-19T10:48:21Z"/>
              </w:rPr>
            </w:pPr>
            <w:del w:id="23127" w:author="M00007797" w:date="2023-06-19T10:48:21Z">
              <w:r>
                <w:rPr>
                  <w:rFonts w:hint="eastAsia"/>
                </w:rPr>
                <w:delText>温度</w:delText>
              </w:r>
            </w:del>
          </w:p>
        </w:tc>
        <w:tc>
          <w:tcPr>
            <w:tcW w:w="2319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128" w:author="M00007797" w:date="2023-06-19T10:48:21Z"/>
              </w:rPr>
            </w:pPr>
            <w:del w:id="23129" w:author="M00007797" w:date="2023-06-19T10:48:21Z">
              <w:r>
                <w:rPr>
                  <w:rFonts w:hint="eastAsia"/>
                </w:rPr>
                <w:delText>备注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3130" w:author="M00007797" w:date="2023-06-19T10:48:21Z"/>
        </w:trPr>
        <w:tc>
          <w:tcPr>
            <w:tcW w:w="2543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131" w:author="M00007797" w:date="2023-06-19T10:48:21Z"/>
              </w:rPr>
            </w:pPr>
            <w:del w:id="23132" w:author="M00007797" w:date="2023-06-19T10:48:21Z">
              <w:r>
                <w:rPr>
                  <w:rFonts w:hint="eastAsia"/>
                </w:rPr>
                <w:delText>关档</w:delText>
              </w:r>
            </w:del>
          </w:p>
        </w:tc>
        <w:tc>
          <w:tcPr>
            <w:tcW w:w="336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133" w:author="M00007797" w:date="2023-06-19T10:48:21Z"/>
              </w:rPr>
            </w:pPr>
            <w:del w:id="23134" w:author="M00007797" w:date="2023-06-19T10:48:21Z">
              <w:r>
                <w:rPr>
                  <w:rFonts w:hint="eastAsia"/>
                </w:rPr>
                <w:delText>不加热</w:delText>
              </w:r>
            </w:del>
          </w:p>
        </w:tc>
        <w:tc>
          <w:tcPr>
            <w:tcW w:w="2319" w:type="dxa"/>
            <w:vMerge w:val="restart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135" w:author="M00007797" w:date="2023-06-19T10:48:21Z"/>
              </w:rPr>
            </w:pPr>
            <w:del w:id="23136" w:author="M00007797" w:date="2023-06-19T10:48:21Z">
              <w:r>
                <w:rPr>
                  <w:rFonts w:hint="eastAsia"/>
                </w:rPr>
                <w:delText>见惠达遥控器通讯协议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3137" w:author="M00007797" w:date="2023-06-19T10:48:21Z"/>
        </w:trPr>
        <w:tc>
          <w:tcPr>
            <w:tcW w:w="2543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138" w:author="M00007797" w:date="2023-06-19T10:48:21Z"/>
              </w:rPr>
            </w:pPr>
            <w:del w:id="23139" w:author="M00007797" w:date="2023-06-19T10:48:21Z">
              <w:r>
                <w:rPr>
                  <w:rFonts w:hint="eastAsia"/>
                </w:rPr>
                <w:delText>一档</w:delText>
              </w:r>
            </w:del>
          </w:p>
        </w:tc>
        <w:tc>
          <w:tcPr>
            <w:tcW w:w="336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140" w:author="M00007797" w:date="2023-06-19T10:48:21Z"/>
              </w:rPr>
            </w:pPr>
            <w:del w:id="23141" w:author="M00007797" w:date="2023-06-19T10:48:21Z">
              <w:r>
                <w:rPr>
                  <w:rFonts w:hint="eastAsia"/>
                </w:rPr>
                <w:delText>34</w:delText>
              </w:r>
            </w:del>
          </w:p>
        </w:tc>
        <w:tc>
          <w:tcPr>
            <w:tcW w:w="2319" w:type="dxa"/>
            <w:vMerge w:val="continue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142" w:author="M00007797" w:date="2023-06-19T10:48:21Z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3143" w:author="M00007797" w:date="2023-06-19T10:48:21Z"/>
        </w:trPr>
        <w:tc>
          <w:tcPr>
            <w:tcW w:w="2543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144" w:author="M00007797" w:date="2023-06-19T10:48:21Z"/>
              </w:rPr>
            </w:pPr>
            <w:del w:id="23145" w:author="M00007797" w:date="2023-06-19T10:48:21Z">
              <w:r>
                <w:rPr>
                  <w:rFonts w:hint="eastAsia"/>
                </w:rPr>
                <w:delText>二档</w:delText>
              </w:r>
            </w:del>
          </w:p>
        </w:tc>
        <w:tc>
          <w:tcPr>
            <w:tcW w:w="336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146" w:author="M00007797" w:date="2023-06-19T10:48:21Z"/>
              </w:rPr>
            </w:pPr>
            <w:del w:id="23147" w:author="M00007797" w:date="2023-06-19T10:48:21Z">
              <w:r>
                <w:rPr>
                  <w:rFonts w:hint="eastAsia"/>
                </w:rPr>
                <w:delText>35</w:delText>
              </w:r>
            </w:del>
          </w:p>
        </w:tc>
        <w:tc>
          <w:tcPr>
            <w:tcW w:w="2319" w:type="dxa"/>
            <w:vMerge w:val="continue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148" w:author="M00007797" w:date="2023-06-19T10:48:21Z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3149" w:author="M00007797" w:date="2023-06-19T10:48:21Z"/>
        </w:trPr>
        <w:tc>
          <w:tcPr>
            <w:tcW w:w="2543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150" w:author="M00007797" w:date="2023-06-19T10:48:21Z"/>
              </w:rPr>
            </w:pPr>
            <w:del w:id="23151" w:author="M00007797" w:date="2023-06-19T10:48:21Z">
              <w:r>
                <w:rPr>
                  <w:rFonts w:hint="eastAsia"/>
                </w:rPr>
                <w:delText>三档</w:delText>
              </w:r>
            </w:del>
          </w:p>
        </w:tc>
        <w:tc>
          <w:tcPr>
            <w:tcW w:w="336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152" w:author="M00007797" w:date="2023-06-19T10:48:21Z"/>
              </w:rPr>
            </w:pPr>
            <w:del w:id="23153" w:author="M00007797" w:date="2023-06-19T10:48:21Z">
              <w:r>
                <w:rPr>
                  <w:rFonts w:hint="eastAsia"/>
                </w:rPr>
                <w:delText>36</w:delText>
              </w:r>
            </w:del>
          </w:p>
        </w:tc>
        <w:tc>
          <w:tcPr>
            <w:tcW w:w="2319" w:type="dxa"/>
            <w:vMerge w:val="continue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154" w:author="M00007797" w:date="2023-06-19T10:48:21Z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3155" w:author="M00007797" w:date="2023-06-19T10:48:21Z"/>
        </w:trPr>
        <w:tc>
          <w:tcPr>
            <w:tcW w:w="2543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156" w:author="M00007797" w:date="2023-06-19T10:48:21Z"/>
              </w:rPr>
            </w:pPr>
            <w:del w:id="23157" w:author="M00007797" w:date="2023-06-19T10:48:21Z">
              <w:r>
                <w:rPr>
                  <w:rFonts w:hint="eastAsia"/>
                </w:rPr>
                <w:delText>四档</w:delText>
              </w:r>
            </w:del>
          </w:p>
        </w:tc>
        <w:tc>
          <w:tcPr>
            <w:tcW w:w="336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158" w:author="M00007797" w:date="2023-06-19T10:48:21Z"/>
              </w:rPr>
            </w:pPr>
            <w:del w:id="23159" w:author="M00007797" w:date="2023-06-19T10:48:21Z">
              <w:r>
                <w:rPr>
                  <w:rFonts w:hint="eastAsia"/>
                </w:rPr>
                <w:delText>37</w:delText>
              </w:r>
            </w:del>
          </w:p>
        </w:tc>
        <w:tc>
          <w:tcPr>
            <w:tcW w:w="2319" w:type="dxa"/>
            <w:vMerge w:val="continue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160" w:author="M00007797" w:date="2023-06-19T10:48:21Z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3161" w:author="M00007797" w:date="2023-06-19T10:48:21Z"/>
        </w:trPr>
        <w:tc>
          <w:tcPr>
            <w:tcW w:w="2543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162" w:author="M00007797" w:date="2023-06-19T10:48:21Z"/>
              </w:rPr>
            </w:pPr>
            <w:del w:id="23163" w:author="M00007797" w:date="2023-06-19T10:48:21Z">
              <w:r>
                <w:rPr>
                  <w:rFonts w:hint="eastAsia"/>
                </w:rPr>
                <w:delText>五档</w:delText>
              </w:r>
            </w:del>
          </w:p>
        </w:tc>
        <w:tc>
          <w:tcPr>
            <w:tcW w:w="336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164" w:author="M00007797" w:date="2023-06-19T10:48:21Z"/>
              </w:rPr>
            </w:pPr>
            <w:del w:id="23165" w:author="M00007797" w:date="2023-06-19T10:48:21Z">
              <w:r>
                <w:rPr>
                  <w:rFonts w:hint="eastAsia"/>
                </w:rPr>
                <w:delText>38</w:delText>
              </w:r>
            </w:del>
          </w:p>
        </w:tc>
        <w:tc>
          <w:tcPr>
            <w:tcW w:w="2319" w:type="dxa"/>
            <w:vMerge w:val="continue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166" w:author="M00007797" w:date="2023-06-19T10:48:21Z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3167" w:author="M00007797" w:date="2023-06-19T10:48:21Z"/>
        </w:trPr>
        <w:tc>
          <w:tcPr>
            <w:tcW w:w="2543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168" w:author="M00007797" w:date="2023-06-19T10:48:21Z"/>
              </w:rPr>
            </w:pPr>
            <w:del w:id="23169" w:author="M00007797" w:date="2023-06-19T10:48:21Z">
              <w:r>
                <w:rPr>
                  <w:rFonts w:hint="eastAsia"/>
                </w:rPr>
                <w:delText>六档</w:delText>
              </w:r>
            </w:del>
          </w:p>
        </w:tc>
        <w:tc>
          <w:tcPr>
            <w:tcW w:w="336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170" w:author="M00007797" w:date="2023-06-19T10:48:21Z"/>
              </w:rPr>
            </w:pPr>
            <w:del w:id="23171" w:author="M00007797" w:date="2023-06-19T10:48:21Z">
              <w:r>
                <w:rPr>
                  <w:rFonts w:hint="eastAsia"/>
                </w:rPr>
                <w:delText>39</w:delText>
              </w:r>
            </w:del>
          </w:p>
        </w:tc>
        <w:tc>
          <w:tcPr>
            <w:tcW w:w="2319" w:type="dxa"/>
            <w:vMerge w:val="continue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172" w:author="M00007797" w:date="2023-06-19T10:48:21Z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3173" w:author="M00007797" w:date="2023-06-19T10:48:21Z"/>
        </w:trPr>
        <w:tc>
          <w:tcPr>
            <w:tcW w:w="2543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174" w:author="M00007797" w:date="2023-06-19T10:48:21Z"/>
              </w:rPr>
            </w:pPr>
            <w:del w:id="23175" w:author="M00007797" w:date="2023-06-19T10:48:21Z">
              <w:r>
                <w:rPr>
                  <w:rFonts w:hint="eastAsia"/>
                </w:rPr>
                <w:delText>七档</w:delText>
              </w:r>
            </w:del>
          </w:p>
        </w:tc>
        <w:tc>
          <w:tcPr>
            <w:tcW w:w="336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176" w:author="M00007797" w:date="2023-06-19T10:48:21Z"/>
              </w:rPr>
            </w:pPr>
            <w:del w:id="23177" w:author="M00007797" w:date="2023-06-19T10:48:21Z">
              <w:r>
                <w:rPr>
                  <w:rFonts w:hint="eastAsia"/>
                </w:rPr>
                <w:delText>40</w:delText>
              </w:r>
            </w:del>
          </w:p>
        </w:tc>
        <w:tc>
          <w:tcPr>
            <w:tcW w:w="2319" w:type="dxa"/>
            <w:vMerge w:val="continue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178" w:author="M00007797" w:date="2023-06-19T10:48:21Z"/>
              </w:rPr>
            </w:pPr>
          </w:p>
        </w:tc>
      </w:tr>
    </w:tbl>
    <w:p>
      <w:pPr>
        <w:pStyle w:val="187"/>
        <w:ind w:leftChars="271" w:hanging="281" w:hangingChars="134"/>
        <w:jc w:val="center"/>
        <w:rPr>
          <w:del w:id="23179" w:author="M00007797" w:date="2023-06-19T10:48:21Z"/>
        </w:rPr>
      </w:pPr>
    </w:p>
    <w:p>
      <w:pPr>
        <w:pStyle w:val="5"/>
        <w:ind w:left="1146"/>
        <w:rPr>
          <w:del w:id="23180" w:author="M00007797" w:date="2023-06-19T10:48:21Z"/>
        </w:rPr>
      </w:pPr>
      <w:del w:id="23181" w:author="M00007797" w:date="2023-06-19T10:48:21Z">
        <w:bookmarkStart w:id="1586" w:name="_Toc12945"/>
        <w:bookmarkStart w:id="1587" w:name="_Toc30785"/>
        <w:bookmarkStart w:id="1588" w:name="_Toc670"/>
        <w:bookmarkStart w:id="1589" w:name="_Toc4770"/>
        <w:bookmarkStart w:id="1590" w:name="_Toc7417"/>
        <w:bookmarkStart w:id="1591" w:name="_Toc13003"/>
        <w:bookmarkStart w:id="1592" w:name="_Toc18416"/>
        <w:bookmarkStart w:id="1593" w:name="_Toc2620"/>
        <w:bookmarkStart w:id="1594" w:name="_Toc9528"/>
        <w:bookmarkStart w:id="1595" w:name="_Toc6248520"/>
        <w:bookmarkStart w:id="1596" w:name="_Toc9860"/>
        <w:bookmarkStart w:id="1597" w:name="_Toc28026"/>
        <w:bookmarkStart w:id="1598" w:name="_Toc544"/>
        <w:r>
          <w:rPr>
            <w:rFonts w:hint="eastAsia"/>
          </w:rPr>
          <w:delText>风温调节</w:delText>
        </w:r>
        <w:bookmarkEnd w:id="1586"/>
        <w:bookmarkEnd w:id="1587"/>
        <w:bookmarkEnd w:id="1588"/>
        <w:bookmarkEnd w:id="1589"/>
        <w:bookmarkEnd w:id="1590"/>
        <w:bookmarkEnd w:id="1591"/>
        <w:bookmarkEnd w:id="1592"/>
        <w:bookmarkEnd w:id="1593"/>
        <w:bookmarkEnd w:id="1594"/>
        <w:bookmarkEnd w:id="1595"/>
        <w:bookmarkEnd w:id="1596"/>
        <w:bookmarkEnd w:id="1597"/>
        <w:bookmarkEnd w:id="1598"/>
      </w:del>
      <w:del w:id="23182" w:author="M00007797" w:date="2023-06-19T10:48:21Z">
        <w:r>
          <w:rPr/>
          <w:tab/>
        </w:r>
      </w:del>
      <w:del w:id="23183" w:author="M00007797" w:date="2023-06-19T10:48:21Z">
        <w:r>
          <w:rPr/>
          <w:tab/>
        </w:r>
      </w:del>
      <w:del w:id="23184" w:author="M00007797" w:date="2023-06-19T10:48:21Z">
        <w:r>
          <w:rPr/>
          <w:tab/>
        </w:r>
      </w:del>
      <w:del w:id="23185" w:author="M00007797" w:date="2023-06-19T10:48:21Z">
        <w:r>
          <w:rPr/>
          <w:tab/>
        </w:r>
      </w:del>
      <w:del w:id="23186" w:author="M00007797" w:date="2023-06-19T10:48:21Z">
        <w:r>
          <w:rPr/>
          <w:tab/>
        </w:r>
      </w:del>
      <w:del w:id="23187" w:author="M00007797" w:date="2023-06-19T10:48:21Z">
        <w:r>
          <w:rPr/>
          <w:tab/>
        </w:r>
      </w:del>
      <w:del w:id="23188" w:author="M00007797" w:date="2023-06-19T10:48:21Z">
        <w:r>
          <w:rPr/>
          <w:tab/>
        </w:r>
      </w:del>
      <w:del w:id="23189" w:author="M00007797" w:date="2023-06-19T10:48:21Z">
        <w:r>
          <w:rPr/>
          <w:tab/>
        </w:r>
      </w:del>
    </w:p>
    <w:p>
      <w:pPr>
        <w:pStyle w:val="187"/>
        <w:ind w:leftChars="271" w:hanging="281" w:hangingChars="134"/>
        <w:rPr>
          <w:del w:id="23190" w:author="M00007797" w:date="2023-06-19T10:48:21Z"/>
        </w:rPr>
      </w:pPr>
      <w:del w:id="23191" w:author="M00007797" w:date="2023-06-19T10:48:21Z">
        <w:r>
          <w:rPr/>
          <w:delText>1、操作方式：</w:delText>
        </w:r>
      </w:del>
      <w:del w:id="23192" w:author="M00007797" w:date="2023-06-19T10:48:21Z">
        <w:r>
          <w:rPr>
            <w:rFonts w:hint="eastAsia"/>
          </w:rPr>
          <w:delText>【风温调节</w:delText>
        </w:r>
      </w:del>
      <w:del w:id="23193" w:author="M00007797" w:date="2023-06-19T10:48:21Z">
        <w:r>
          <w:rPr/>
          <w:delText>】</w:delText>
        </w:r>
      </w:del>
      <w:del w:id="23194" w:author="M00007797" w:date="2023-06-19T10:48:21Z">
        <w:r>
          <w:rPr>
            <w:rFonts w:hint="eastAsia"/>
          </w:rPr>
          <w:delText>按键</w:delText>
        </w:r>
      </w:del>
      <w:del w:id="23195" w:author="M00007797" w:date="2023-06-19T10:48:21Z">
        <w:r>
          <w:rPr/>
          <w:tab/>
        </w:r>
      </w:del>
      <w:del w:id="23196" w:author="M00007797" w:date="2023-06-19T10:48:21Z">
        <w:r>
          <w:rPr/>
          <w:tab/>
        </w:r>
      </w:del>
      <w:del w:id="23197" w:author="M00007797" w:date="2023-06-19T10:48:21Z">
        <w:r>
          <w:rPr/>
          <w:tab/>
        </w:r>
      </w:del>
      <w:del w:id="23198" w:author="M00007797" w:date="2023-06-19T10:48:21Z">
        <w:r>
          <w:rPr/>
          <w:tab/>
        </w:r>
      </w:del>
      <w:del w:id="23199" w:author="M00007797" w:date="2023-06-19T10:48:21Z">
        <w:r>
          <w:rPr/>
          <w:tab/>
        </w:r>
      </w:del>
      <w:del w:id="23200" w:author="M00007797" w:date="2023-06-19T10:48:21Z">
        <w:r>
          <w:rPr/>
          <w:tab/>
        </w:r>
      </w:del>
      <w:del w:id="23201" w:author="M00007797" w:date="2023-06-19T10:48:21Z">
        <w:r>
          <w:rPr/>
          <w:tab/>
        </w:r>
      </w:del>
      <w:del w:id="23202" w:author="M00007797" w:date="2023-06-19T10:48:21Z">
        <w:r>
          <w:rPr/>
          <w:tab/>
        </w:r>
      </w:del>
      <w:del w:id="23203" w:author="M00007797" w:date="2023-06-19T10:48:21Z">
        <w:r>
          <w:rPr/>
          <w:tab/>
        </w:r>
      </w:del>
      <w:del w:id="23204" w:author="M00007797" w:date="2023-06-19T10:48:21Z">
        <w:r>
          <w:rPr/>
          <w:tab/>
        </w:r>
      </w:del>
      <w:del w:id="23205" w:author="M00007797" w:date="2023-06-19T10:48:21Z">
        <w:r>
          <w:rPr/>
          <w:tab/>
        </w:r>
      </w:del>
      <w:del w:id="23206" w:author="M00007797" w:date="2023-06-19T10:48:21Z">
        <w:r>
          <w:rPr/>
          <w:tab/>
        </w:r>
      </w:del>
      <w:del w:id="23207" w:author="M00007797" w:date="2023-06-19T10:48:21Z">
        <w:r>
          <w:rPr/>
          <w:tab/>
        </w:r>
      </w:del>
      <w:del w:id="23208" w:author="M00007797" w:date="2023-06-19T10:48:21Z">
        <w:r>
          <w:rPr/>
          <w:tab/>
        </w:r>
      </w:del>
    </w:p>
    <w:p>
      <w:pPr>
        <w:pStyle w:val="187"/>
        <w:ind w:leftChars="271" w:hanging="281" w:hangingChars="134"/>
        <w:rPr>
          <w:del w:id="23209" w:author="M00007797" w:date="2023-06-19T10:48:21Z"/>
        </w:rPr>
      </w:pPr>
      <w:del w:id="23210" w:author="M00007797" w:date="2023-06-19T10:48:21Z">
        <w:r>
          <w:rPr/>
          <w:delText>2、功能描述:</w:delText>
        </w:r>
      </w:del>
      <w:del w:id="23211" w:author="M00007797" w:date="2023-06-19T10:48:21Z">
        <w:r>
          <w:rPr/>
          <w:tab/>
        </w:r>
      </w:del>
      <w:del w:id="23212" w:author="M00007797" w:date="2023-06-19T10:48:21Z">
        <w:r>
          <w:rPr/>
          <w:tab/>
        </w:r>
      </w:del>
      <w:del w:id="23213" w:author="M00007797" w:date="2023-06-19T10:48:21Z">
        <w:r>
          <w:rPr/>
          <w:tab/>
        </w:r>
      </w:del>
      <w:del w:id="23214" w:author="M00007797" w:date="2023-06-19T10:48:21Z">
        <w:r>
          <w:rPr/>
          <w:tab/>
        </w:r>
      </w:del>
      <w:del w:id="23215" w:author="M00007797" w:date="2023-06-19T10:48:21Z">
        <w:r>
          <w:rPr/>
          <w:tab/>
        </w:r>
      </w:del>
      <w:del w:id="23216" w:author="M00007797" w:date="2023-06-19T10:48:21Z">
        <w:r>
          <w:rPr/>
          <w:tab/>
        </w:r>
      </w:del>
      <w:del w:id="23217" w:author="M00007797" w:date="2023-06-19T10:48:21Z">
        <w:r>
          <w:rPr/>
          <w:tab/>
        </w:r>
      </w:del>
    </w:p>
    <w:p>
      <w:pPr>
        <w:pStyle w:val="187"/>
        <w:ind w:leftChars="271" w:hanging="281" w:hangingChars="134"/>
        <w:rPr>
          <w:del w:id="23218" w:author="M00007797" w:date="2023-06-19T10:48:21Z"/>
        </w:rPr>
      </w:pPr>
      <w:del w:id="23219" w:author="M00007797" w:date="2023-06-19T10:48:21Z">
        <w:r>
          <w:rPr/>
          <w:tab/>
        </w:r>
      </w:del>
      <w:del w:id="23220" w:author="M00007797" w:date="2023-06-19T10:48:21Z">
        <w:r>
          <w:rPr>
            <w:rFonts w:hint="eastAsia"/>
          </w:rPr>
          <w:delText>可以进行</w:delText>
        </w:r>
      </w:del>
      <w:del w:id="23221" w:author="M00007797" w:date="2023-06-19T10:48:21Z">
        <w:r>
          <w:rPr/>
          <w:delText>4档</w:delText>
        </w:r>
      </w:del>
      <w:del w:id="23222" w:author="M00007797" w:date="2023-06-19T10:48:21Z">
        <w:r>
          <w:rPr>
            <w:rFonts w:hint="eastAsia"/>
          </w:rPr>
          <w:delText>风</w:delText>
        </w:r>
      </w:del>
      <w:del w:id="23223" w:author="M00007797" w:date="2023-06-19T10:48:21Z">
        <w:r>
          <w:rPr/>
          <w:delText>温调节，</w:delText>
        </w:r>
      </w:del>
      <w:del w:id="23224" w:author="M00007797" w:date="2023-06-19T10:48:21Z">
        <w:r>
          <w:rPr>
            <w:rFonts w:hint="eastAsia"/>
          </w:rPr>
          <w:delText>风</w:delText>
        </w:r>
      </w:del>
      <w:del w:id="23225" w:author="M00007797" w:date="2023-06-19T10:48:21Z">
        <w:r>
          <w:rPr/>
          <w:delText>温档位依次为：</w:delText>
        </w:r>
      </w:del>
      <w:del w:id="23226" w:author="M00007797" w:date="2023-06-19T10:48:21Z">
        <w:r>
          <w:rPr>
            <w:rFonts w:hint="eastAsia"/>
          </w:rPr>
          <w:delText>关→低→中→高→关；</w:delText>
        </w:r>
      </w:del>
    </w:p>
    <w:tbl>
      <w:tblPr>
        <w:tblStyle w:val="89"/>
        <w:tblW w:w="8222" w:type="dxa"/>
        <w:tblInd w:w="81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43"/>
        <w:gridCol w:w="3360"/>
        <w:gridCol w:w="231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3227" w:author="M00007797" w:date="2023-06-19T10:48:21Z"/>
        </w:trPr>
        <w:tc>
          <w:tcPr>
            <w:tcW w:w="2543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228" w:author="M00007797" w:date="2023-06-19T10:48:21Z"/>
              </w:rPr>
            </w:pPr>
            <w:del w:id="23229" w:author="M00007797" w:date="2023-06-19T10:48:21Z">
              <w:r>
                <w:rPr>
                  <w:rFonts w:hint="eastAsia"/>
                </w:rPr>
                <w:delText>档位</w:delText>
              </w:r>
            </w:del>
          </w:p>
        </w:tc>
        <w:tc>
          <w:tcPr>
            <w:tcW w:w="336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230" w:author="M00007797" w:date="2023-06-19T10:48:21Z"/>
              </w:rPr>
            </w:pPr>
            <w:del w:id="23231" w:author="M00007797" w:date="2023-06-19T10:48:21Z">
              <w:r>
                <w:rPr>
                  <w:rFonts w:hint="eastAsia"/>
                </w:rPr>
                <w:delText>温度</w:delText>
              </w:r>
            </w:del>
          </w:p>
        </w:tc>
        <w:tc>
          <w:tcPr>
            <w:tcW w:w="2319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232" w:author="M00007797" w:date="2023-06-19T10:48:21Z"/>
              </w:rPr>
            </w:pPr>
            <w:del w:id="23233" w:author="M00007797" w:date="2023-06-19T10:48:21Z">
              <w:r>
                <w:rPr>
                  <w:rFonts w:hint="eastAsia"/>
                </w:rPr>
                <w:delText>备注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3234" w:author="M00007797" w:date="2023-06-19T10:48:21Z"/>
        </w:trPr>
        <w:tc>
          <w:tcPr>
            <w:tcW w:w="2543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235" w:author="M00007797" w:date="2023-06-19T10:48:21Z"/>
              </w:rPr>
            </w:pPr>
            <w:del w:id="23236" w:author="M00007797" w:date="2023-06-19T10:48:21Z">
              <w:r>
                <w:rPr>
                  <w:rFonts w:hint="eastAsia"/>
                </w:rPr>
                <w:delText>低档</w:delText>
              </w:r>
            </w:del>
          </w:p>
        </w:tc>
        <w:tc>
          <w:tcPr>
            <w:tcW w:w="336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237" w:author="M00007797" w:date="2023-06-19T10:48:21Z"/>
              </w:rPr>
            </w:pPr>
            <w:del w:id="23238" w:author="M00007797" w:date="2023-06-19T10:48:21Z">
              <w:r>
                <w:rPr/>
                <w:delText>35</w:delText>
              </w:r>
            </w:del>
            <w:del w:id="23239" w:author="M00007797" w:date="2023-06-19T10:48:21Z">
              <w:r>
                <w:rPr>
                  <w:rFonts w:hint="eastAsia"/>
                </w:rPr>
                <w:delText>℃</w:delText>
              </w:r>
            </w:del>
          </w:p>
        </w:tc>
        <w:tc>
          <w:tcPr>
            <w:tcW w:w="2319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240" w:author="M00007797" w:date="2023-06-19T10:48:21Z"/>
              </w:rPr>
            </w:pPr>
            <w:ins w:id="23241" w:author="M00009068" w:date="2022-06-02T17:28:30Z">
              <w:del w:id="23242" w:author="M00007797" w:date="2023-06-19T10:48:21Z">
                <w:r>
                  <w:rPr>
                    <w:rFonts w:hint="eastAsia"/>
                    <w:lang w:val="en-US" w:eastAsia="zh-CN"/>
                  </w:rPr>
                  <w:delText>+</w:delText>
                </w:r>
              </w:del>
            </w:ins>
            <w:ins w:id="23243" w:author="M00009068" w:date="2022-06-02T17:28:34Z">
              <w:del w:id="23244" w:author="M00007797" w:date="2023-06-19T10:48:21Z">
                <w:r>
                  <w:rPr>
                    <w:rFonts w:hint="eastAsia"/>
                    <w:lang w:val="en-US" w:eastAsia="zh-CN"/>
                  </w:rPr>
                  <w:delText>1</w:delText>
                </w:r>
              </w:del>
            </w:ins>
            <w:ins w:id="23245" w:author="M00009068" w:date="2022-06-02T17:28:35Z">
              <w:del w:id="23246" w:author="M00007797" w:date="2023-06-19T10:48:21Z">
                <w:r>
                  <w:rPr>
                    <w:rFonts w:hint="eastAsia"/>
                    <w:lang w:val="en-US" w:eastAsia="zh-CN"/>
                  </w:rPr>
                  <w:delText>0</w:delText>
                </w:r>
              </w:del>
            </w:ins>
            <w:ins w:id="23247" w:author="M00009068" w:date="2022-06-02T17:28:30Z">
              <w:del w:id="23248" w:author="M00007797" w:date="2023-06-19T10:48:21Z">
                <w:r>
                  <w:rPr>
                    <w:rFonts w:hint="eastAsia"/>
                    <w:lang w:val="en-US" w:eastAsia="zh-CN"/>
                  </w:rPr>
                  <w:delText>°/-1</w:delText>
                </w:r>
              </w:del>
            </w:ins>
            <w:ins w:id="23249" w:author="M00009068" w:date="2022-07-05T16:58:16Z">
              <w:del w:id="23250" w:author="M00007797" w:date="2023-06-19T10:48:21Z">
                <w:r>
                  <w:rPr>
                    <w:rFonts w:hint="eastAsia"/>
                    <w:lang w:val="en-US" w:eastAsia="zh-CN"/>
                  </w:rPr>
                  <w:delText>0</w:delText>
                </w:r>
              </w:del>
            </w:ins>
            <w:ins w:id="23251" w:author="M00009068" w:date="2022-06-02T17:28:30Z">
              <w:del w:id="23252" w:author="M00007797" w:date="2023-06-19T10:48:21Z">
                <w:r>
                  <w:rPr>
                    <w:rFonts w:hint="eastAsia"/>
                    <w:lang w:val="en-US" w:eastAsia="zh-CN"/>
                  </w:rPr>
                  <w:delText>°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3253" w:author="M00007797" w:date="2023-06-19T10:48:21Z"/>
        </w:trPr>
        <w:tc>
          <w:tcPr>
            <w:tcW w:w="2543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254" w:author="M00007797" w:date="2023-06-19T10:48:21Z"/>
              </w:rPr>
            </w:pPr>
            <w:del w:id="23255" w:author="M00007797" w:date="2023-06-19T10:48:21Z">
              <w:r>
                <w:rPr>
                  <w:rFonts w:hint="eastAsia"/>
                </w:rPr>
                <w:delText>中档</w:delText>
              </w:r>
            </w:del>
          </w:p>
        </w:tc>
        <w:tc>
          <w:tcPr>
            <w:tcW w:w="336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256" w:author="M00007797" w:date="2023-06-19T10:48:21Z"/>
              </w:rPr>
            </w:pPr>
            <w:del w:id="23257" w:author="M00007797" w:date="2023-06-19T10:48:21Z">
              <w:r>
                <w:rPr>
                  <w:rFonts w:hint="eastAsia"/>
                </w:rPr>
                <w:delText>45℃</w:delText>
              </w:r>
            </w:del>
          </w:p>
        </w:tc>
        <w:tc>
          <w:tcPr>
            <w:tcW w:w="2319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258" w:author="M00007797" w:date="2023-06-19T10:48:21Z"/>
              </w:rPr>
            </w:pPr>
            <w:ins w:id="23259" w:author="M00009068" w:date="2022-06-02T17:28:31Z">
              <w:del w:id="23260" w:author="M00007797" w:date="2023-06-19T10:48:21Z">
                <w:r>
                  <w:rPr>
                    <w:rFonts w:hint="eastAsia"/>
                    <w:lang w:val="en-US" w:eastAsia="zh-CN"/>
                  </w:rPr>
                  <w:delText>+</w:delText>
                </w:r>
              </w:del>
            </w:ins>
            <w:ins w:id="23261" w:author="M00009068" w:date="2022-06-02T17:28:36Z">
              <w:del w:id="23262" w:author="M00007797" w:date="2023-06-19T10:48:21Z">
                <w:r>
                  <w:rPr>
                    <w:rFonts w:hint="eastAsia"/>
                    <w:lang w:val="en-US" w:eastAsia="zh-CN"/>
                  </w:rPr>
                  <w:delText>10</w:delText>
                </w:r>
              </w:del>
            </w:ins>
            <w:ins w:id="23263" w:author="M00009068" w:date="2022-06-02T17:28:31Z">
              <w:del w:id="23264" w:author="M00007797" w:date="2023-06-19T10:48:21Z">
                <w:r>
                  <w:rPr>
                    <w:rFonts w:hint="eastAsia"/>
                    <w:lang w:val="en-US" w:eastAsia="zh-CN"/>
                  </w:rPr>
                  <w:delText>°/-1</w:delText>
                </w:r>
              </w:del>
            </w:ins>
            <w:ins w:id="23265" w:author="M00009068" w:date="2022-07-05T16:58:21Z">
              <w:del w:id="23266" w:author="M00007797" w:date="2023-06-19T10:48:21Z">
                <w:r>
                  <w:rPr>
                    <w:rFonts w:hint="eastAsia"/>
                    <w:lang w:val="en-US" w:eastAsia="zh-CN"/>
                  </w:rPr>
                  <w:delText>0</w:delText>
                </w:r>
              </w:del>
            </w:ins>
            <w:ins w:id="23267" w:author="M00009068" w:date="2022-06-02T17:28:31Z">
              <w:del w:id="23268" w:author="M00007797" w:date="2023-06-19T10:48:21Z">
                <w:r>
                  <w:rPr>
                    <w:rFonts w:hint="eastAsia"/>
                    <w:lang w:val="en-US" w:eastAsia="zh-CN"/>
                  </w:rPr>
                  <w:delText>°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3269" w:author="M00007797" w:date="2023-06-19T10:48:21Z"/>
        </w:trPr>
        <w:tc>
          <w:tcPr>
            <w:tcW w:w="2543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270" w:author="M00007797" w:date="2023-06-19T10:48:21Z"/>
              </w:rPr>
            </w:pPr>
            <w:del w:id="23271" w:author="M00007797" w:date="2023-06-19T10:48:21Z">
              <w:r>
                <w:rPr>
                  <w:rFonts w:hint="eastAsia"/>
                </w:rPr>
                <w:delText>高档</w:delText>
              </w:r>
            </w:del>
          </w:p>
        </w:tc>
        <w:tc>
          <w:tcPr>
            <w:tcW w:w="336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272" w:author="M00007797" w:date="2023-06-19T10:48:21Z"/>
              </w:rPr>
            </w:pPr>
            <w:del w:id="23273" w:author="M00007797" w:date="2023-06-19T10:48:21Z">
              <w:r>
                <w:rPr>
                  <w:rFonts w:hint="eastAsia"/>
                </w:rPr>
                <w:delText>55℃</w:delText>
              </w:r>
            </w:del>
          </w:p>
        </w:tc>
        <w:tc>
          <w:tcPr>
            <w:tcW w:w="2319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274" w:author="M00007797" w:date="2023-06-19T10:48:21Z"/>
                <w:rFonts w:hint="default" w:eastAsia="宋体"/>
                <w:lang w:val="en-US" w:eastAsia="zh-CN"/>
              </w:rPr>
            </w:pPr>
            <w:ins w:id="23275" w:author="M00009068" w:date="2022-06-02T17:28:13Z">
              <w:del w:id="23276" w:author="M00007797" w:date="2023-06-19T10:48:21Z">
                <w:r>
                  <w:rPr>
                    <w:rFonts w:hint="eastAsia"/>
                    <w:lang w:val="en-US" w:eastAsia="zh-CN"/>
                  </w:rPr>
                  <w:delText>+</w:delText>
                </w:r>
              </w:del>
            </w:ins>
            <w:ins w:id="23277" w:author="M00009068" w:date="2022-06-02T17:28:38Z">
              <w:del w:id="23278" w:author="M00007797" w:date="2023-06-19T10:48:21Z">
                <w:r>
                  <w:rPr>
                    <w:rFonts w:hint="eastAsia"/>
                    <w:lang w:val="en-US" w:eastAsia="zh-CN"/>
                  </w:rPr>
                  <w:delText>10</w:delText>
                </w:r>
              </w:del>
            </w:ins>
            <w:ins w:id="23279" w:author="M00009068" w:date="2022-06-02T17:28:28Z">
              <w:del w:id="23280" w:author="M00007797" w:date="2023-06-19T10:48:21Z">
                <w:r>
                  <w:rPr>
                    <w:rFonts w:hint="eastAsia"/>
                    <w:lang w:val="en-US" w:eastAsia="zh-CN"/>
                  </w:rPr>
                  <w:delText>°</w:delText>
                </w:r>
              </w:del>
            </w:ins>
            <w:ins w:id="23281" w:author="M00009068" w:date="2022-06-02T17:28:19Z">
              <w:del w:id="23282" w:author="M00007797" w:date="2023-06-19T10:48:21Z">
                <w:r>
                  <w:rPr>
                    <w:rFonts w:hint="eastAsia"/>
                    <w:lang w:val="en-US" w:eastAsia="zh-CN"/>
                  </w:rPr>
                  <w:delText>/</w:delText>
                </w:r>
              </w:del>
            </w:ins>
            <w:ins w:id="23283" w:author="M00009068" w:date="2022-06-02T17:28:20Z">
              <w:del w:id="23284" w:author="M00007797" w:date="2023-06-19T10:48:21Z">
                <w:r>
                  <w:rPr>
                    <w:rFonts w:hint="eastAsia"/>
                    <w:lang w:val="en-US" w:eastAsia="zh-CN"/>
                  </w:rPr>
                  <w:delText>-1</w:delText>
                </w:r>
              </w:del>
            </w:ins>
            <w:ins w:id="23285" w:author="M00009068" w:date="2022-07-05T16:58:23Z">
              <w:del w:id="23286" w:author="M00007797" w:date="2023-06-19T10:48:21Z">
                <w:r>
                  <w:rPr>
                    <w:rFonts w:hint="eastAsia"/>
                    <w:lang w:val="en-US" w:eastAsia="zh-CN"/>
                  </w:rPr>
                  <w:delText>0</w:delText>
                </w:r>
              </w:del>
            </w:ins>
            <w:ins w:id="23287" w:author="M00009068" w:date="2022-06-02T17:28:24Z">
              <w:del w:id="23288" w:author="M00007797" w:date="2023-06-19T10:48:21Z">
                <w:r>
                  <w:rPr>
                    <w:rFonts w:hint="eastAsia"/>
                    <w:lang w:val="en-US" w:eastAsia="zh-CN"/>
                  </w:rPr>
                  <w:delText>°</w:delText>
                </w:r>
              </w:del>
            </w:ins>
          </w:p>
        </w:tc>
      </w:tr>
    </w:tbl>
    <w:p>
      <w:pPr>
        <w:pStyle w:val="187"/>
        <w:ind w:left="0" w:leftChars="0" w:firstLine="630" w:firstLineChars="300"/>
        <w:rPr>
          <w:del w:id="23289" w:author="M00007797" w:date="2023-06-19T10:48:21Z"/>
        </w:rPr>
      </w:pPr>
    </w:p>
    <w:p>
      <w:pPr>
        <w:pStyle w:val="5"/>
        <w:numPr>
          <w:ins w:id="23291" w:author="M00009068" w:date="2021-11-19T15:50:11Z"/>
        </w:numPr>
        <w:bidi w:val="0"/>
        <w:ind w:left="1146" w:leftChars="0" w:hanging="720" w:firstLineChars="0"/>
        <w:rPr>
          <w:ins w:id="23292" w:author="M00009068" w:date="2021-10-29T14:58:40Z"/>
          <w:del w:id="23293" w:author="M00007797" w:date="2023-06-19T10:48:21Z"/>
        </w:rPr>
        <w:pPrChange w:id="23290" w:author="M00009068" w:date="2021-11-19T15:50:11Z">
          <w:pPr>
            <w:pStyle w:val="4"/>
            <w:bidi w:val="0"/>
            <w:ind w:left="1134" w:leftChars="0" w:hanging="1134" w:firstLineChars="0"/>
          </w:pPr>
        </w:pPrChange>
      </w:pPr>
      <w:ins w:id="23294" w:author="M00009068" w:date="2021-10-29T14:58:40Z">
        <w:del w:id="23295" w:author="M00007797" w:date="2023-06-19T10:48:21Z">
          <w:bookmarkStart w:id="1599" w:name="_Toc4838443"/>
          <w:bookmarkEnd w:id="1599"/>
          <w:bookmarkStart w:id="1600" w:name="_Toc477167850"/>
          <w:bookmarkEnd w:id="1600"/>
          <w:bookmarkStart w:id="1601" w:name="_Toc4838959"/>
          <w:bookmarkEnd w:id="1601"/>
          <w:bookmarkStart w:id="1602" w:name="_Toc452018375"/>
          <w:bookmarkEnd w:id="1602"/>
          <w:bookmarkStart w:id="1603" w:name="_Toc6248529"/>
          <w:bookmarkEnd w:id="1603"/>
          <w:bookmarkStart w:id="1604" w:name="_Toc4838240"/>
          <w:bookmarkEnd w:id="1604"/>
          <w:bookmarkStart w:id="1605" w:name="_Toc4837753"/>
          <w:bookmarkEnd w:id="1605"/>
          <w:bookmarkStart w:id="1606" w:name="_Toc477260490"/>
          <w:bookmarkEnd w:id="1606"/>
          <w:bookmarkStart w:id="1607" w:name="_Toc10483"/>
          <w:bookmarkStart w:id="1608" w:name="_Toc13427"/>
          <w:bookmarkStart w:id="1609" w:name="_Toc21926"/>
          <w:bookmarkStart w:id="1610" w:name="_Toc29228"/>
          <w:bookmarkStart w:id="1611" w:name="_Toc24109"/>
          <w:bookmarkStart w:id="1612" w:name="_Toc20469"/>
          <w:bookmarkStart w:id="1613" w:name="_Toc6248550"/>
          <w:bookmarkStart w:id="1614" w:name="_Toc25460"/>
          <w:bookmarkStart w:id="1615" w:name="_Toc7317"/>
          <w:bookmarkStart w:id="1616" w:name="_Toc401"/>
          <w:bookmarkStart w:id="1617" w:name="_Toc4691"/>
          <w:bookmarkStart w:id="1618" w:name="_Toc31169"/>
          <w:bookmarkStart w:id="1619" w:name="_Toc22029"/>
          <w:bookmarkStart w:id="1620" w:name="_Toc15389"/>
          <w:r>
            <w:rPr>
              <w:rFonts w:hint="eastAsia"/>
            </w:rPr>
            <w:delText>坐温</w:delText>
          </w:r>
          <w:bookmarkEnd w:id="1607"/>
          <w:bookmarkEnd w:id="1608"/>
          <w:bookmarkEnd w:id="1609"/>
          <w:bookmarkEnd w:id="1610"/>
          <w:bookmarkEnd w:id="1611"/>
          <w:bookmarkEnd w:id="1612"/>
        </w:del>
      </w:ins>
    </w:p>
    <w:p>
      <w:pPr>
        <w:pStyle w:val="190"/>
        <w:numPr>
          <w:ilvl w:val="0"/>
          <w:numId w:val="38"/>
        </w:numPr>
        <w:ind w:firstLineChars="0"/>
        <w:rPr>
          <w:ins w:id="23296" w:author="M00009068" w:date="2021-10-29T14:58:40Z"/>
          <w:del w:id="23297" w:author="M00007797" w:date="2023-06-19T10:48:21Z"/>
        </w:rPr>
      </w:pPr>
      <w:ins w:id="23298" w:author="M00009068" w:date="2021-10-29T14:58:40Z">
        <w:del w:id="23299" w:author="M00007797" w:date="2023-06-19T10:48:21Z">
          <w:r>
            <w:rPr>
              <w:rFonts w:hint="eastAsia"/>
            </w:rPr>
            <w:delText>操作方式：</w:delText>
          </w:r>
        </w:del>
      </w:ins>
      <w:ins w:id="23300" w:author="M00009068" w:date="2021-10-29T14:58:40Z">
        <w:del w:id="23301" w:author="M00007797" w:date="2023-06-19T10:48:21Z">
          <w:r>
            <w:rPr>
              <w:rFonts w:hint="eastAsia"/>
              <w:lang w:val="en-US" w:eastAsia="zh-CN"/>
            </w:rPr>
            <w:delText>短按遥控器</w:delText>
          </w:r>
        </w:del>
      </w:ins>
      <w:ins w:id="23302" w:author="M00009068" w:date="2021-10-29T14:58:40Z">
        <w:del w:id="23303" w:author="M00007797" w:date="2023-06-19T10:48:21Z">
          <w:r>
            <w:rPr>
              <w:rFonts w:hint="eastAsia"/>
            </w:rPr>
            <w:delText>【</w:delText>
          </w:r>
        </w:del>
      </w:ins>
      <w:ins w:id="23304" w:author="M00009068" w:date="2021-10-29T14:58:40Z">
        <w:del w:id="23305" w:author="M00007797" w:date="2023-06-19T10:48:21Z">
          <w:r>
            <w:rPr>
              <w:rFonts w:hint="eastAsia"/>
              <w:lang w:val="en-US" w:eastAsia="zh-CN"/>
            </w:rPr>
            <w:delText>座温</w:delText>
          </w:r>
        </w:del>
      </w:ins>
      <w:ins w:id="23306" w:author="M00009068" w:date="2021-10-29T14:58:40Z">
        <w:del w:id="23307" w:author="M00007797" w:date="2023-06-19T10:48:21Z">
          <w:r>
            <w:rPr>
              <w:rFonts w:hint="eastAsia"/>
            </w:rPr>
            <w:delText>】</w:delText>
          </w:r>
        </w:del>
      </w:ins>
      <w:ins w:id="23308" w:author="M00009068" w:date="2021-10-29T14:58:40Z">
        <w:del w:id="23309" w:author="M00007797" w:date="2023-06-19T10:48:21Z">
          <w:r>
            <w:rPr>
              <w:rFonts w:hint="eastAsia"/>
            </w:rPr>
            <w:tab/>
          </w:r>
        </w:del>
      </w:ins>
      <w:ins w:id="23310" w:author="M00009068" w:date="2021-10-29T14:58:40Z">
        <w:del w:id="23311" w:author="M00007797" w:date="2023-06-19T10:48:21Z">
          <w:r>
            <w:rPr>
              <w:rFonts w:hint="eastAsia"/>
            </w:rPr>
            <w:tab/>
          </w:r>
        </w:del>
      </w:ins>
      <w:ins w:id="23312" w:author="M00009068" w:date="2021-10-29T14:58:40Z">
        <w:del w:id="23313" w:author="M00007797" w:date="2023-06-19T10:48:21Z">
          <w:r>
            <w:rPr>
              <w:rFonts w:hint="eastAsia"/>
            </w:rPr>
            <w:tab/>
          </w:r>
        </w:del>
      </w:ins>
      <w:ins w:id="23314" w:author="M00009068" w:date="2021-10-29T14:58:40Z">
        <w:del w:id="23315" w:author="M00007797" w:date="2023-06-19T10:48:21Z">
          <w:r>
            <w:rPr>
              <w:rFonts w:hint="eastAsia"/>
            </w:rPr>
            <w:tab/>
          </w:r>
        </w:del>
      </w:ins>
      <w:ins w:id="23316" w:author="M00009068" w:date="2021-10-29T14:58:40Z">
        <w:del w:id="23317" w:author="M00007797" w:date="2023-06-19T10:48:21Z">
          <w:r>
            <w:rPr>
              <w:rFonts w:hint="eastAsia"/>
            </w:rPr>
            <w:tab/>
          </w:r>
        </w:del>
      </w:ins>
      <w:ins w:id="23318" w:author="M00009068" w:date="2021-10-29T14:58:40Z">
        <w:del w:id="23319" w:author="M00007797" w:date="2023-06-19T10:48:21Z">
          <w:r>
            <w:rPr>
              <w:rFonts w:hint="eastAsia"/>
            </w:rPr>
            <w:tab/>
          </w:r>
        </w:del>
      </w:ins>
      <w:ins w:id="23320" w:author="M00009068" w:date="2021-10-29T14:58:40Z">
        <w:del w:id="23321" w:author="M00007797" w:date="2023-06-19T10:48:21Z">
          <w:r>
            <w:rPr>
              <w:rFonts w:hint="eastAsia"/>
            </w:rPr>
            <w:tab/>
          </w:r>
        </w:del>
      </w:ins>
      <w:ins w:id="23322" w:author="M00009068" w:date="2021-10-29T14:58:40Z">
        <w:del w:id="23323" w:author="M00007797" w:date="2023-06-19T10:48:21Z">
          <w:r>
            <w:rPr>
              <w:rFonts w:hint="eastAsia"/>
            </w:rPr>
            <w:tab/>
          </w:r>
        </w:del>
      </w:ins>
      <w:ins w:id="23324" w:author="M00009068" w:date="2021-10-29T14:58:40Z">
        <w:del w:id="23325" w:author="M00007797" w:date="2023-06-19T10:48:21Z">
          <w:r>
            <w:rPr>
              <w:rFonts w:hint="eastAsia"/>
            </w:rPr>
            <w:tab/>
          </w:r>
        </w:del>
      </w:ins>
    </w:p>
    <w:p>
      <w:pPr>
        <w:pStyle w:val="190"/>
        <w:numPr>
          <w:ilvl w:val="0"/>
          <w:numId w:val="38"/>
        </w:numPr>
        <w:ind w:firstLineChars="0"/>
        <w:rPr>
          <w:ins w:id="23326" w:author="M00009068" w:date="2021-10-29T14:58:40Z"/>
          <w:del w:id="23327" w:author="M00007797" w:date="2023-06-19T10:48:21Z"/>
        </w:rPr>
      </w:pPr>
      <w:ins w:id="23328" w:author="M00009068" w:date="2021-10-29T14:58:40Z">
        <w:del w:id="23329" w:author="M00007797" w:date="2023-06-19T10:48:21Z">
          <w:r>
            <w:rPr>
              <w:rFonts w:hint="eastAsia"/>
            </w:rPr>
            <w:delText>功能描述:</w:delText>
          </w:r>
        </w:del>
      </w:ins>
      <w:ins w:id="23330" w:author="M00009068" w:date="2021-10-29T14:58:40Z">
        <w:del w:id="23331" w:author="M00007797" w:date="2023-06-19T10:48:21Z">
          <w:r>
            <w:rPr>
              <w:rFonts w:hint="eastAsia"/>
            </w:rPr>
            <w:tab/>
          </w:r>
        </w:del>
      </w:ins>
      <w:ins w:id="23332" w:author="M00009068" w:date="2021-10-29T14:58:40Z">
        <w:del w:id="23333" w:author="M00007797" w:date="2023-06-19T10:48:21Z">
          <w:r>
            <w:rPr>
              <w:rFonts w:hint="eastAsia"/>
            </w:rPr>
            <w:tab/>
          </w:r>
        </w:del>
      </w:ins>
      <w:ins w:id="23334" w:author="M00009068" w:date="2021-10-29T14:58:40Z">
        <w:del w:id="23335" w:author="M00007797" w:date="2023-06-19T10:48:21Z">
          <w:r>
            <w:rPr>
              <w:rFonts w:hint="eastAsia"/>
            </w:rPr>
            <w:tab/>
          </w:r>
        </w:del>
      </w:ins>
      <w:ins w:id="23336" w:author="M00009068" w:date="2021-10-29T14:58:40Z">
        <w:del w:id="23337" w:author="M00007797" w:date="2023-06-19T10:48:21Z">
          <w:r>
            <w:rPr>
              <w:rFonts w:hint="eastAsia"/>
            </w:rPr>
            <w:tab/>
          </w:r>
        </w:del>
      </w:ins>
      <w:ins w:id="23338" w:author="M00009068" w:date="2021-10-29T14:58:40Z">
        <w:del w:id="23339" w:author="M00007797" w:date="2023-06-19T10:48:21Z">
          <w:r>
            <w:rPr>
              <w:rFonts w:hint="eastAsia"/>
            </w:rPr>
            <w:tab/>
          </w:r>
        </w:del>
      </w:ins>
      <w:ins w:id="23340" w:author="M00009068" w:date="2021-10-29T14:58:40Z">
        <w:del w:id="23341" w:author="M00007797" w:date="2023-06-19T10:48:21Z">
          <w:r>
            <w:rPr>
              <w:rFonts w:hint="eastAsia"/>
            </w:rPr>
            <w:tab/>
          </w:r>
        </w:del>
      </w:ins>
      <w:ins w:id="23342" w:author="M00009068" w:date="2021-10-29T14:58:40Z">
        <w:del w:id="23343" w:author="M00007797" w:date="2023-06-19T10:48:21Z">
          <w:r>
            <w:rPr>
              <w:rFonts w:hint="eastAsia"/>
            </w:rPr>
            <w:tab/>
          </w:r>
        </w:del>
      </w:ins>
      <w:ins w:id="23344" w:author="M00009068" w:date="2021-10-29T14:58:40Z">
        <w:del w:id="23345" w:author="M00007797" w:date="2023-06-19T10:48:21Z">
          <w:r>
            <w:rPr>
              <w:rFonts w:hint="eastAsia"/>
            </w:rPr>
            <w:delText xml:space="preserve"> </w:delText>
          </w:r>
        </w:del>
      </w:ins>
    </w:p>
    <w:p>
      <w:pPr>
        <w:ind w:left="1260" w:hanging="1260" w:hangingChars="600"/>
        <w:rPr>
          <w:ins w:id="23346" w:author="M00009068" w:date="2021-11-08T16:34:20Z"/>
          <w:del w:id="23347" w:author="M00007797" w:date="2023-06-19T10:48:21Z"/>
          <w:rFonts w:hint="eastAsia"/>
          <w:lang w:val="en-US" w:eastAsia="zh-CN"/>
        </w:rPr>
      </w:pPr>
      <w:ins w:id="23348" w:author="M00009068" w:date="2021-10-29T14:58:40Z">
        <w:del w:id="23349" w:author="M00007797" w:date="2023-06-19T10:48:21Z">
          <w:r>
            <w:rPr>
              <w:rFonts w:hint="eastAsia"/>
            </w:rPr>
            <w:tab/>
          </w:r>
        </w:del>
      </w:ins>
      <w:ins w:id="23350" w:author="M00009068" w:date="2021-10-29T14:58:40Z">
        <w:del w:id="23351" w:author="M00007797" w:date="2023-06-19T10:48:21Z">
          <w:r>
            <w:rPr>
              <w:rFonts w:hint="eastAsia"/>
            </w:rPr>
            <w:delText xml:space="preserve">    坐温档位依次为：关→低→中→高→关；</w:delText>
          </w:r>
        </w:del>
      </w:ins>
      <w:ins w:id="23352" w:author="M00009068" w:date="2021-10-29T14:58:40Z">
        <w:del w:id="23353" w:author="M00007797" w:date="2023-06-19T10:48:21Z">
          <w:r>
            <w:rPr>
              <w:rFonts w:hint="eastAsia"/>
              <w:lang w:val="en-US" w:eastAsia="zh-CN"/>
            </w:rPr>
            <w:delText>每次调节提示音都为“咚”</w:delText>
          </w:r>
        </w:del>
      </w:ins>
    </w:p>
    <w:p>
      <w:pPr>
        <w:ind w:left="1260" w:hanging="1260" w:hangingChars="600"/>
        <w:rPr>
          <w:ins w:id="23354" w:author="M00009068" w:date="2021-10-29T14:58:40Z"/>
          <w:del w:id="23355" w:author="M00007797" w:date="2023-06-19T10:48:21Z"/>
          <w:rFonts w:hint="eastAsia"/>
          <w:lang w:val="en-US" w:eastAsia="zh-CN"/>
        </w:rPr>
      </w:pPr>
      <w:ins w:id="23356" w:author="M00009068" w:date="2021-11-08T16:36:48Z">
        <w:del w:id="23357" w:author="M00007797" w:date="2023-06-19T10:48:21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  <w:rPrChange w:id="23358" w:author="M00009068" w:date="2021-11-08T16:36:54Z">
                <w:rPr>
                  <w:rFonts w:ascii="微软雅黑" w:hAnsi="微软雅黑" w:eastAsia="微软雅黑" w:cs="微软雅黑"/>
                  <w:i w:val="0"/>
                  <w:iCs w:val="0"/>
                  <w:caps w:val="0"/>
                  <w:color w:val="171A1D"/>
                  <w:spacing w:val="0"/>
                  <w:sz w:val="21"/>
                  <w:szCs w:val="21"/>
                  <w:shd w:val="clear" w:fill="C9E7FF"/>
                </w:rPr>
              </w:rPrChange>
            </w:rPr>
            <w:delText>监测到有着座信号后的离座，</w:delText>
          </w:r>
        </w:del>
      </w:ins>
      <w:ins w:id="23359" w:author="M00009068" w:date="2021-11-08T16:36:57Z">
        <w:del w:id="23360" w:author="M00007797" w:date="2023-06-19T10:48:21Z">
          <w:r>
            <w:rPr>
              <w:rFonts w:hint="eastAsia" w:cs="Times New Roman"/>
              <w:i w:val="0"/>
              <w:iCs w:val="0"/>
              <w:caps w:val="0"/>
              <w:spacing w:val="0"/>
              <w:sz w:val="21"/>
              <w:szCs w:val="21"/>
              <w:shd w:val="clear"/>
              <w:lang w:eastAsia="zh-CN"/>
            </w:rPr>
            <w:delText>3</w:delText>
          </w:r>
        </w:del>
      </w:ins>
      <w:ins w:id="23361" w:author="M00009068" w:date="2021-11-08T16:36:57Z">
        <w:del w:id="23362" w:author="M00007797" w:date="2023-06-19T10:48:21Z">
          <w:r>
            <w:rPr>
              <w:rFonts w:hint="eastAsia" w:cs="Times New Roman"/>
              <w:i w:val="0"/>
              <w:iCs w:val="0"/>
              <w:caps w:val="0"/>
              <w:spacing w:val="0"/>
              <w:sz w:val="21"/>
              <w:szCs w:val="21"/>
              <w:shd w:val="clear"/>
              <w:lang w:val="en-US" w:eastAsia="zh-CN"/>
            </w:rPr>
            <w:delText>0</w:delText>
          </w:r>
        </w:del>
      </w:ins>
      <w:ins w:id="23363" w:author="M00009068" w:date="2021-11-08T16:36:48Z">
        <w:del w:id="23364" w:author="M00007797" w:date="2023-06-19T10:48:21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  <w:rPrChange w:id="23365" w:author="M00009068" w:date="2021-11-08T16:36:54Z">
                <w:rPr>
                  <w:rFonts w:ascii="微软雅黑" w:hAnsi="微软雅黑" w:eastAsia="微软雅黑" w:cs="微软雅黑"/>
                  <w:i w:val="0"/>
                  <w:iCs w:val="0"/>
                  <w:caps w:val="0"/>
                  <w:color w:val="171A1D"/>
                  <w:spacing w:val="0"/>
                  <w:sz w:val="21"/>
                  <w:szCs w:val="21"/>
                  <w:shd w:val="clear" w:fill="C9E7FF"/>
                </w:rPr>
              </w:rPrChange>
            </w:rPr>
            <w:delText>分钟后座温按低档加热，期间可以遥控调节座温</w:delText>
          </w:r>
        </w:del>
      </w:ins>
    </w:p>
    <w:tbl>
      <w:tblPr>
        <w:tblStyle w:val="88"/>
        <w:tblW w:w="8108" w:type="dxa"/>
        <w:tblInd w:w="959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57"/>
        <w:gridCol w:w="1311"/>
        <w:gridCol w:w="1311"/>
        <w:gridCol w:w="1311"/>
        <w:gridCol w:w="101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ins w:id="23366" w:author="M00009068" w:date="2021-10-29T14:58:40Z"/>
          <w:del w:id="23367" w:author="M00007797" w:date="2023-06-19T10:48:21Z"/>
        </w:trPr>
        <w:tc>
          <w:tcPr>
            <w:tcW w:w="8108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FBFBF"/>
            <w:noWrap/>
            <w:vAlign w:val="center"/>
          </w:tcPr>
          <w:p>
            <w:pPr>
              <w:jc w:val="center"/>
              <w:rPr>
                <w:ins w:id="23368" w:author="M00009068" w:date="2021-10-29T14:58:40Z"/>
                <w:del w:id="23369" w:author="M00007797" w:date="2023-06-19T10:48:21Z"/>
                <w:rFonts w:ascii="黑体" w:hAnsi="黑体" w:eastAsia="黑体" w:cs="宋体"/>
                <w:kern w:val="0"/>
                <w:sz w:val="22"/>
              </w:rPr>
            </w:pPr>
            <w:ins w:id="23370" w:author="M00009068" w:date="2021-10-29T14:58:40Z">
              <w:del w:id="23371" w:author="M00007797" w:date="2023-06-19T10:48:21Z">
                <w:r>
                  <w:rPr>
                    <w:rFonts w:hint="eastAsia" w:ascii="黑体" w:hAnsi="黑体" w:eastAsia="黑体" w:cs="宋体"/>
                    <w:kern w:val="0"/>
                    <w:sz w:val="22"/>
                    <w:szCs w:val="22"/>
                  </w:rPr>
                  <w:delText>坐温指标</w:delText>
                </w:r>
              </w:del>
            </w:ins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ins w:id="23372" w:author="M00009068" w:date="2021-10-29T14:58:40Z"/>
          <w:del w:id="23373" w:author="M00007797" w:date="2023-06-19T10:48:21Z"/>
        </w:trPr>
        <w:tc>
          <w:tcPr>
            <w:tcW w:w="3157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000000" w:sz="4" w:space="0"/>
              <w:right w:val="single" w:color="000000" w:sz="4" w:space="0"/>
            </w:tcBorders>
            <w:shd w:val="clear" w:color="auto" w:fill="D8D8D8"/>
            <w:noWrap/>
            <w:vAlign w:val="center"/>
          </w:tcPr>
          <w:p>
            <w:pPr>
              <w:jc w:val="center"/>
              <w:rPr>
                <w:ins w:id="23374" w:author="M00009068" w:date="2021-10-29T14:58:40Z"/>
                <w:del w:id="23375" w:author="M00007797" w:date="2023-06-19T10:48:21Z"/>
                <w:rFonts w:cs="宋体"/>
                <w:kern w:val="0"/>
                <w:sz w:val="20"/>
                <w:szCs w:val="20"/>
              </w:rPr>
            </w:pPr>
            <w:ins w:id="23376" w:author="M00009068" w:date="2021-10-29T14:58:40Z">
              <w:del w:id="23377" w:author="M00007797" w:date="2023-06-19T10:48:21Z">
                <w:r>
                  <w:rPr>
                    <w:rFonts w:hint="eastAsia" w:cs="宋体"/>
                    <w:kern w:val="0"/>
                    <w:sz w:val="20"/>
                    <w:szCs w:val="20"/>
                  </w:rPr>
                  <w:delText>档位/参数</w:delText>
                </w:r>
              </w:del>
            </w:ins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BFBFBF"/>
            <w:noWrap/>
            <w:vAlign w:val="center"/>
          </w:tcPr>
          <w:p>
            <w:pPr>
              <w:jc w:val="center"/>
              <w:rPr>
                <w:ins w:id="23378" w:author="M00009068" w:date="2021-10-29T14:58:40Z"/>
                <w:del w:id="23379" w:author="M00007797" w:date="2023-06-19T10:48:21Z"/>
                <w:rFonts w:ascii="黑体" w:hAnsi="黑体" w:eastAsia="黑体" w:cs="宋体"/>
                <w:kern w:val="0"/>
                <w:sz w:val="20"/>
                <w:szCs w:val="20"/>
              </w:rPr>
            </w:pPr>
            <w:ins w:id="23380" w:author="M00009068" w:date="2021-10-29T14:58:40Z">
              <w:del w:id="23381" w:author="M00007797" w:date="2023-06-19T10:48:21Z">
                <w:r>
                  <w:rPr>
                    <w:rFonts w:hint="eastAsia" w:ascii="黑体" w:hAnsi="黑体" w:eastAsia="黑体" w:cs="宋体"/>
                    <w:kern w:val="0"/>
                    <w:sz w:val="20"/>
                    <w:szCs w:val="20"/>
                  </w:rPr>
                  <w:delText>关</w:delText>
                </w:r>
              </w:del>
            </w:ins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BFBFBF"/>
            <w:noWrap/>
            <w:vAlign w:val="center"/>
          </w:tcPr>
          <w:p>
            <w:pPr>
              <w:jc w:val="center"/>
              <w:rPr>
                <w:ins w:id="23382" w:author="M00009068" w:date="2021-10-29T14:58:40Z"/>
                <w:del w:id="23383" w:author="M00007797" w:date="2023-06-19T10:48:21Z"/>
                <w:rFonts w:ascii="黑体" w:hAnsi="黑体" w:eastAsia="黑体" w:cs="宋体"/>
                <w:kern w:val="0"/>
                <w:sz w:val="20"/>
                <w:szCs w:val="20"/>
              </w:rPr>
            </w:pPr>
            <w:ins w:id="23384" w:author="M00009068" w:date="2021-10-29T14:58:40Z">
              <w:del w:id="23385" w:author="M00007797" w:date="2023-06-19T10:48:21Z">
                <w:r>
                  <w:rPr>
                    <w:rFonts w:hint="eastAsia" w:ascii="黑体" w:hAnsi="黑体" w:eastAsia="黑体" w:cs="宋体"/>
                    <w:kern w:val="0"/>
                    <w:sz w:val="20"/>
                    <w:szCs w:val="20"/>
                  </w:rPr>
                  <w:delText>低</w:delText>
                </w:r>
              </w:del>
            </w:ins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BFBFBF"/>
            <w:noWrap/>
            <w:vAlign w:val="center"/>
          </w:tcPr>
          <w:p>
            <w:pPr>
              <w:jc w:val="center"/>
              <w:rPr>
                <w:ins w:id="23386" w:author="M00009068" w:date="2021-10-29T14:58:40Z"/>
                <w:del w:id="23387" w:author="M00007797" w:date="2023-06-19T10:48:21Z"/>
                <w:rFonts w:ascii="黑体" w:hAnsi="黑体" w:eastAsia="黑体" w:cs="宋体"/>
                <w:kern w:val="0"/>
                <w:sz w:val="20"/>
                <w:szCs w:val="20"/>
              </w:rPr>
            </w:pPr>
            <w:ins w:id="23388" w:author="M00009068" w:date="2021-10-29T14:58:40Z">
              <w:del w:id="23389" w:author="M00007797" w:date="2023-06-19T10:48:21Z">
                <w:r>
                  <w:rPr>
                    <w:rFonts w:hint="eastAsia" w:ascii="黑体" w:hAnsi="黑体" w:eastAsia="黑体" w:cs="宋体"/>
                    <w:kern w:val="0"/>
                    <w:sz w:val="20"/>
                    <w:szCs w:val="20"/>
                  </w:rPr>
                  <w:delText>中</w:delText>
                </w:r>
              </w:del>
            </w:ins>
          </w:p>
        </w:tc>
        <w:tc>
          <w:tcPr>
            <w:tcW w:w="101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BFBFBF"/>
            <w:noWrap/>
            <w:vAlign w:val="center"/>
          </w:tcPr>
          <w:p>
            <w:pPr>
              <w:jc w:val="center"/>
              <w:rPr>
                <w:ins w:id="23390" w:author="M00009068" w:date="2021-10-29T14:58:40Z"/>
                <w:del w:id="23391" w:author="M00007797" w:date="2023-06-19T10:48:21Z"/>
                <w:rFonts w:ascii="黑体" w:hAnsi="黑体" w:eastAsia="黑体" w:cs="宋体"/>
                <w:kern w:val="0"/>
                <w:sz w:val="20"/>
                <w:szCs w:val="20"/>
              </w:rPr>
            </w:pPr>
            <w:ins w:id="23392" w:author="M00009068" w:date="2021-10-29T14:58:40Z">
              <w:del w:id="23393" w:author="M00007797" w:date="2023-06-19T10:48:21Z">
                <w:r>
                  <w:rPr>
                    <w:rFonts w:hint="eastAsia" w:ascii="黑体" w:hAnsi="黑体" w:eastAsia="黑体" w:cs="宋体"/>
                    <w:kern w:val="0"/>
                    <w:sz w:val="20"/>
                    <w:szCs w:val="20"/>
                  </w:rPr>
                  <w:delText>高</w:delText>
                </w:r>
              </w:del>
            </w:ins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ins w:id="23394" w:author="M00009068" w:date="2021-10-29T14:58:40Z"/>
          <w:del w:id="23395" w:author="M00007797" w:date="2023-06-19T10:48:21Z"/>
        </w:trPr>
        <w:tc>
          <w:tcPr>
            <w:tcW w:w="3157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rPr>
                <w:ins w:id="23396" w:author="M00009068" w:date="2021-10-29T14:58:40Z"/>
                <w:del w:id="23397" w:author="M00007797" w:date="2023-06-19T10:48:21Z"/>
                <w:rFonts w:cs="宋体"/>
                <w:kern w:val="0"/>
                <w:sz w:val="20"/>
                <w:szCs w:val="20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ins w:id="23398" w:author="M00009068" w:date="2021-10-29T14:58:40Z"/>
                <w:del w:id="23399" w:author="M00007797" w:date="2023-06-19T10:48:21Z"/>
                <w:rFonts w:cs="宋体"/>
                <w:kern w:val="0"/>
                <w:sz w:val="20"/>
                <w:szCs w:val="20"/>
              </w:rPr>
            </w:pPr>
            <w:ins w:id="23400" w:author="M00009068" w:date="2021-10-29T14:58:40Z">
              <w:del w:id="23401" w:author="M00007797" w:date="2023-06-19T10:48:21Z">
                <w:r>
                  <w:rPr>
                    <w:rFonts w:hint="eastAsia" w:cs="宋体"/>
                    <w:kern w:val="0"/>
                    <w:sz w:val="20"/>
                    <w:szCs w:val="20"/>
                  </w:rPr>
                  <w:delText>室温</w:delText>
                </w:r>
              </w:del>
            </w:ins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ins w:id="23402" w:author="M00009068" w:date="2021-10-29T14:58:40Z"/>
                <w:del w:id="23403" w:author="M00007797" w:date="2023-06-19T10:48:21Z"/>
                <w:rFonts w:cs="宋体"/>
                <w:kern w:val="0"/>
                <w:sz w:val="20"/>
                <w:szCs w:val="20"/>
              </w:rPr>
            </w:pPr>
            <w:ins w:id="23404" w:author="M00009068" w:date="2021-10-29T14:58:40Z">
              <w:del w:id="23405" w:author="M00007797" w:date="2023-06-19T10:48:21Z">
                <w:r>
                  <w:rPr>
                    <w:rFonts w:hint="eastAsia" w:cs="宋体"/>
                    <w:kern w:val="0"/>
                    <w:sz w:val="20"/>
                    <w:szCs w:val="20"/>
                  </w:rPr>
                  <w:delText>34℃</w:delText>
                </w:r>
              </w:del>
            </w:ins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ins w:id="23406" w:author="M00009068" w:date="2021-10-29T14:58:40Z"/>
                <w:del w:id="23407" w:author="M00007797" w:date="2023-06-19T10:48:21Z"/>
                <w:rFonts w:cs="宋体"/>
                <w:kern w:val="0"/>
                <w:sz w:val="20"/>
                <w:szCs w:val="20"/>
              </w:rPr>
            </w:pPr>
            <w:ins w:id="23408" w:author="M00009068" w:date="2021-10-29T14:58:40Z">
              <w:del w:id="23409" w:author="M00007797" w:date="2023-06-19T10:48:21Z">
                <w:r>
                  <w:rPr>
                    <w:rFonts w:hint="eastAsia" w:cs="宋体"/>
                    <w:kern w:val="0"/>
                    <w:sz w:val="20"/>
                    <w:szCs w:val="20"/>
                  </w:rPr>
                  <w:delText>37℃</w:delText>
                </w:r>
              </w:del>
            </w:ins>
          </w:p>
        </w:tc>
        <w:tc>
          <w:tcPr>
            <w:tcW w:w="101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ins w:id="23410" w:author="M00009068" w:date="2021-10-29T14:58:40Z"/>
                <w:del w:id="23411" w:author="M00007797" w:date="2023-06-19T10:48:21Z"/>
                <w:rFonts w:cs="宋体"/>
                <w:color w:val="FF0000"/>
                <w:kern w:val="0"/>
                <w:sz w:val="20"/>
                <w:szCs w:val="20"/>
              </w:rPr>
            </w:pPr>
            <w:ins w:id="23412" w:author="M00009068" w:date="2021-10-29T14:58:40Z">
              <w:del w:id="23413" w:author="M00007797" w:date="2023-06-19T10:48:21Z">
                <w:r>
                  <w:rPr>
                    <w:rFonts w:hint="eastAsia" w:cs="宋体"/>
                    <w:kern w:val="0"/>
                    <w:sz w:val="20"/>
                    <w:szCs w:val="20"/>
                  </w:rPr>
                  <w:delText>39℃</w:delText>
                </w:r>
              </w:del>
            </w:ins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ins w:id="23414" w:author="M00009068" w:date="2021-10-29T14:58:40Z"/>
          <w:del w:id="23415" w:author="M00007797" w:date="2023-06-19T10:48:21Z"/>
        </w:trPr>
        <w:tc>
          <w:tcPr>
            <w:tcW w:w="31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8D8D8"/>
            <w:noWrap/>
            <w:vAlign w:val="center"/>
          </w:tcPr>
          <w:p>
            <w:pPr>
              <w:jc w:val="center"/>
              <w:rPr>
                <w:ins w:id="23416" w:author="M00009068" w:date="2021-10-29T14:58:40Z"/>
                <w:del w:id="23417" w:author="M00007797" w:date="2023-06-19T10:48:21Z"/>
                <w:rFonts w:cs="宋体"/>
                <w:kern w:val="0"/>
                <w:sz w:val="20"/>
                <w:szCs w:val="20"/>
              </w:rPr>
            </w:pPr>
            <w:ins w:id="23418" w:author="M00009068" w:date="2021-10-29T14:58:40Z">
              <w:del w:id="23419" w:author="M00007797" w:date="2023-06-19T10:48:21Z">
                <w:r>
                  <w:rPr>
                    <w:rFonts w:hint="eastAsia" w:cs="宋体"/>
                    <w:kern w:val="0"/>
                    <w:sz w:val="20"/>
                    <w:szCs w:val="20"/>
                  </w:rPr>
                  <w:delText xml:space="preserve"> 电热丝功率</w:delText>
                </w:r>
              </w:del>
            </w:ins>
          </w:p>
        </w:tc>
        <w:tc>
          <w:tcPr>
            <w:tcW w:w="4951" w:type="dxa"/>
            <w:gridSpan w:val="4"/>
            <w:tcBorders>
              <w:top w:val="single" w:color="auto" w:sz="4" w:space="0"/>
              <w:left w:val="nil"/>
              <w:bottom w:val="single" w:color="auto" w:sz="4" w:space="0"/>
              <w:right w:val="single" w:color="000000" w:sz="4" w:space="0"/>
            </w:tcBorders>
            <w:noWrap/>
            <w:vAlign w:val="center"/>
          </w:tcPr>
          <w:p>
            <w:pPr>
              <w:jc w:val="center"/>
              <w:rPr>
                <w:ins w:id="23420" w:author="M00009068" w:date="2021-10-29T14:58:40Z"/>
                <w:del w:id="23421" w:author="M00007797" w:date="2023-06-19T10:48:21Z"/>
                <w:rFonts w:cs="宋体"/>
                <w:kern w:val="0"/>
                <w:sz w:val="20"/>
                <w:szCs w:val="20"/>
              </w:rPr>
            </w:pPr>
            <w:ins w:id="23422" w:author="M00009068" w:date="2021-10-29T14:58:40Z">
              <w:del w:id="23423" w:author="M00007797" w:date="2023-06-19T10:48:21Z">
                <w:r>
                  <w:rPr>
                    <w:rFonts w:hint="eastAsia" w:cs="宋体"/>
                    <w:kern w:val="0"/>
                    <w:sz w:val="20"/>
                    <w:szCs w:val="20"/>
                  </w:rPr>
                  <w:delText>40W</w:delText>
                </w:r>
              </w:del>
            </w:ins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  <w:ins w:id="23424" w:author="M00009068" w:date="2021-10-29T14:58:40Z"/>
          <w:del w:id="23425" w:author="M00007797" w:date="2023-06-19T10:48:21Z"/>
        </w:trPr>
        <w:tc>
          <w:tcPr>
            <w:tcW w:w="31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8D8D8"/>
            <w:noWrap/>
            <w:vAlign w:val="center"/>
          </w:tcPr>
          <w:p>
            <w:pPr>
              <w:jc w:val="center"/>
              <w:rPr>
                <w:ins w:id="23426" w:author="M00009068" w:date="2021-10-29T14:58:40Z"/>
                <w:del w:id="23427" w:author="M00007797" w:date="2023-06-19T10:48:21Z"/>
                <w:rFonts w:cs="宋体"/>
                <w:kern w:val="0"/>
                <w:sz w:val="20"/>
                <w:szCs w:val="20"/>
              </w:rPr>
            </w:pPr>
            <w:ins w:id="23428" w:author="M00009068" w:date="2021-10-29T14:58:40Z">
              <w:del w:id="23429" w:author="M00007797" w:date="2023-06-19T10:48:21Z">
                <w:r>
                  <w:rPr>
                    <w:rFonts w:hint="eastAsia" w:cs="宋体"/>
                    <w:kern w:val="0"/>
                    <w:sz w:val="20"/>
                    <w:szCs w:val="20"/>
                  </w:rPr>
                  <w:delText>坐温定义</w:delText>
                </w:r>
              </w:del>
            </w:ins>
          </w:p>
        </w:tc>
        <w:tc>
          <w:tcPr>
            <w:tcW w:w="4951" w:type="dxa"/>
            <w:gridSpan w:val="4"/>
            <w:tcBorders>
              <w:top w:val="single" w:color="auto" w:sz="4" w:space="0"/>
              <w:left w:val="nil"/>
              <w:bottom w:val="single" w:color="auto" w:sz="4" w:space="0"/>
              <w:right w:val="single" w:color="000000" w:sz="4" w:space="0"/>
            </w:tcBorders>
            <w:vAlign w:val="center"/>
          </w:tcPr>
          <w:p>
            <w:pPr>
              <w:rPr>
                <w:ins w:id="23430" w:author="M00009068" w:date="2021-10-29T14:58:40Z"/>
                <w:del w:id="23431" w:author="M00007797" w:date="2023-06-19T10:48:21Z"/>
                <w:rFonts w:cs="宋体"/>
                <w:color w:val="FF0000"/>
                <w:kern w:val="0"/>
                <w:sz w:val="20"/>
                <w:szCs w:val="20"/>
              </w:rPr>
            </w:pPr>
            <w:ins w:id="23432" w:author="M00009068" w:date="2021-10-29T14:58:40Z">
              <w:del w:id="23433" w:author="M00007797" w:date="2023-06-19T10:48:21Z">
                <w:r>
                  <w:rPr>
                    <w:rFonts w:hint="eastAsia" w:cs="宋体"/>
                    <w:kern w:val="0"/>
                    <w:sz w:val="20"/>
                    <w:szCs w:val="20"/>
                  </w:rPr>
                  <w:delText>开机时，坐温保持设置温度；检测到着坐信号后，以33℃度阻值为座圈加热；离坐后坐温加热到设置档位温度。</w:delText>
                </w:r>
              </w:del>
            </w:ins>
          </w:p>
        </w:tc>
      </w:tr>
    </w:tbl>
    <w:p>
      <w:pPr>
        <w:pStyle w:val="5"/>
        <w:ind w:left="1146"/>
        <w:rPr>
          <w:del w:id="23434" w:author="M00007797" w:date="2023-06-19T10:48:21Z"/>
        </w:rPr>
      </w:pPr>
      <w:del w:id="23435" w:author="M00007797" w:date="2023-06-19T10:48:21Z">
        <w:r>
          <w:rPr>
            <w:rFonts w:hint="eastAsia"/>
          </w:rPr>
          <w:delText>座温调节</w:delText>
        </w:r>
        <w:bookmarkEnd w:id="1613"/>
        <w:bookmarkEnd w:id="1614"/>
        <w:bookmarkEnd w:id="1615"/>
        <w:bookmarkEnd w:id="1616"/>
        <w:bookmarkEnd w:id="1617"/>
        <w:bookmarkEnd w:id="1618"/>
        <w:bookmarkEnd w:id="1619"/>
        <w:bookmarkEnd w:id="1620"/>
      </w:del>
      <w:del w:id="23436" w:author="M00007797" w:date="2023-06-19T10:48:21Z">
        <w:r>
          <w:rPr/>
          <w:tab/>
        </w:r>
      </w:del>
      <w:del w:id="23437" w:author="M00007797" w:date="2023-06-19T10:48:21Z">
        <w:r>
          <w:rPr/>
          <w:tab/>
        </w:r>
      </w:del>
      <w:del w:id="23438" w:author="M00007797" w:date="2023-06-19T10:48:21Z">
        <w:r>
          <w:rPr/>
          <w:tab/>
        </w:r>
      </w:del>
      <w:del w:id="23439" w:author="M00007797" w:date="2023-06-19T10:48:21Z">
        <w:r>
          <w:rPr/>
          <w:tab/>
        </w:r>
      </w:del>
      <w:del w:id="23440" w:author="M00007797" w:date="2023-06-19T10:48:21Z">
        <w:r>
          <w:rPr/>
          <w:tab/>
        </w:r>
      </w:del>
      <w:del w:id="23441" w:author="M00007797" w:date="2023-06-19T10:48:21Z">
        <w:r>
          <w:rPr/>
          <w:tab/>
        </w:r>
      </w:del>
      <w:del w:id="23442" w:author="M00007797" w:date="2023-06-19T10:48:21Z">
        <w:r>
          <w:rPr/>
          <w:tab/>
        </w:r>
      </w:del>
      <w:del w:id="23443" w:author="M00007797" w:date="2023-06-19T10:48:21Z">
        <w:r>
          <w:rPr/>
          <w:tab/>
        </w:r>
      </w:del>
    </w:p>
    <w:p>
      <w:pPr>
        <w:pStyle w:val="187"/>
        <w:ind w:leftChars="271" w:hanging="281" w:hangingChars="134"/>
        <w:rPr>
          <w:del w:id="23444" w:author="M00007797" w:date="2023-06-19T10:48:21Z"/>
        </w:rPr>
      </w:pPr>
      <w:del w:id="23445" w:author="M00007797" w:date="2023-06-19T10:48:21Z">
        <w:r>
          <w:rPr/>
          <w:delText>1、操作方式：</w:delText>
        </w:r>
      </w:del>
      <w:del w:id="23446" w:author="M00007797" w:date="2023-06-19T10:48:21Z">
        <w:r>
          <w:rPr>
            <w:rFonts w:hint="eastAsia"/>
          </w:rPr>
          <w:delText>【座温调节</w:delText>
        </w:r>
      </w:del>
      <w:del w:id="23447" w:author="M00007797" w:date="2023-06-19T10:48:21Z">
        <w:r>
          <w:rPr/>
          <w:delText>】</w:delText>
        </w:r>
      </w:del>
      <w:del w:id="23448" w:author="M00007797" w:date="2023-06-19T10:48:21Z">
        <w:r>
          <w:rPr>
            <w:rFonts w:hint="eastAsia"/>
          </w:rPr>
          <w:delText>按键</w:delText>
        </w:r>
      </w:del>
      <w:del w:id="23449" w:author="M00007797" w:date="2023-06-19T10:48:21Z">
        <w:r>
          <w:rPr/>
          <w:tab/>
        </w:r>
      </w:del>
      <w:del w:id="23450" w:author="M00007797" w:date="2023-06-19T10:48:21Z">
        <w:r>
          <w:rPr/>
          <w:tab/>
        </w:r>
      </w:del>
      <w:del w:id="23451" w:author="M00007797" w:date="2023-06-19T10:48:21Z">
        <w:r>
          <w:rPr/>
          <w:tab/>
        </w:r>
      </w:del>
      <w:del w:id="23452" w:author="M00007797" w:date="2023-06-19T10:48:21Z">
        <w:r>
          <w:rPr/>
          <w:tab/>
        </w:r>
      </w:del>
      <w:del w:id="23453" w:author="M00007797" w:date="2023-06-19T10:48:21Z">
        <w:r>
          <w:rPr/>
          <w:tab/>
        </w:r>
      </w:del>
      <w:del w:id="23454" w:author="M00007797" w:date="2023-06-19T10:48:21Z">
        <w:r>
          <w:rPr/>
          <w:tab/>
        </w:r>
      </w:del>
      <w:del w:id="23455" w:author="M00007797" w:date="2023-06-19T10:48:21Z">
        <w:r>
          <w:rPr/>
          <w:tab/>
        </w:r>
      </w:del>
      <w:del w:id="23456" w:author="M00007797" w:date="2023-06-19T10:48:21Z">
        <w:r>
          <w:rPr/>
          <w:tab/>
        </w:r>
      </w:del>
    </w:p>
    <w:p>
      <w:pPr>
        <w:pStyle w:val="187"/>
        <w:ind w:leftChars="271" w:hanging="281" w:hangingChars="134"/>
        <w:rPr>
          <w:del w:id="23457" w:author="M00007797" w:date="2023-06-19T10:48:21Z"/>
        </w:rPr>
      </w:pPr>
      <w:del w:id="23458" w:author="M00007797" w:date="2023-06-19T10:48:21Z">
        <w:r>
          <w:rPr/>
          <w:delText>2、功能描述:</w:delText>
        </w:r>
      </w:del>
      <w:del w:id="23459" w:author="M00007797" w:date="2023-06-19T10:48:21Z">
        <w:r>
          <w:rPr/>
          <w:tab/>
        </w:r>
      </w:del>
      <w:del w:id="23460" w:author="M00007797" w:date="2023-06-19T10:48:21Z">
        <w:r>
          <w:rPr/>
          <w:tab/>
        </w:r>
      </w:del>
      <w:del w:id="23461" w:author="M00007797" w:date="2023-06-19T10:48:21Z">
        <w:r>
          <w:rPr/>
          <w:tab/>
        </w:r>
      </w:del>
      <w:del w:id="23462" w:author="M00007797" w:date="2023-06-19T10:48:21Z">
        <w:r>
          <w:rPr/>
          <w:tab/>
        </w:r>
      </w:del>
      <w:del w:id="23463" w:author="M00007797" w:date="2023-06-19T10:48:21Z">
        <w:r>
          <w:rPr/>
          <w:tab/>
        </w:r>
      </w:del>
      <w:del w:id="23464" w:author="M00007797" w:date="2023-06-19T10:48:21Z">
        <w:r>
          <w:rPr/>
          <w:tab/>
        </w:r>
      </w:del>
      <w:del w:id="23465" w:author="M00007797" w:date="2023-06-19T10:48:21Z">
        <w:r>
          <w:rPr/>
          <w:tab/>
        </w:r>
      </w:del>
    </w:p>
    <w:p>
      <w:pPr>
        <w:pStyle w:val="187"/>
        <w:ind w:leftChars="271" w:hanging="281" w:hangingChars="134"/>
        <w:rPr>
          <w:del w:id="23466" w:author="M00007797" w:date="2023-06-19T10:48:21Z"/>
        </w:rPr>
      </w:pPr>
      <w:del w:id="23467" w:author="M00007797" w:date="2023-06-19T10:48:21Z">
        <w:r>
          <w:rPr/>
          <w:tab/>
        </w:r>
      </w:del>
      <w:del w:id="23468" w:author="M00007797" w:date="2023-06-19T10:48:21Z">
        <w:r>
          <w:rPr>
            <w:rFonts w:hint="eastAsia"/>
          </w:rPr>
          <w:delText>在开机模式下可以进行</w:delText>
        </w:r>
      </w:del>
      <w:del w:id="23469" w:author="M00007797" w:date="2023-06-19T10:48:21Z">
        <w:r>
          <w:rPr/>
          <w:delText>4档</w:delText>
        </w:r>
      </w:del>
      <w:del w:id="23470" w:author="M00007797" w:date="2023-06-19T10:48:21Z">
        <w:r>
          <w:rPr>
            <w:rFonts w:hint="eastAsia"/>
          </w:rPr>
          <w:delText>座</w:delText>
        </w:r>
      </w:del>
      <w:del w:id="23471" w:author="M00007797" w:date="2023-06-19T10:48:21Z">
        <w:r>
          <w:rPr/>
          <w:delText>温调节，</w:delText>
        </w:r>
      </w:del>
      <w:del w:id="23472" w:author="M00007797" w:date="2023-06-19T10:48:21Z">
        <w:r>
          <w:rPr>
            <w:rFonts w:hint="eastAsia"/>
          </w:rPr>
          <w:delText>座</w:delText>
        </w:r>
      </w:del>
      <w:del w:id="23473" w:author="M00007797" w:date="2023-06-19T10:48:21Z">
        <w:r>
          <w:rPr/>
          <w:delText>温档位依次为：</w:delText>
        </w:r>
      </w:del>
      <w:del w:id="23474" w:author="M00007797" w:date="2023-06-19T10:48:21Z">
        <w:r>
          <w:rPr>
            <w:rFonts w:hint="eastAsia"/>
          </w:rPr>
          <w:delText>关→低→中→高→关；</w:delText>
        </w:r>
      </w:del>
    </w:p>
    <w:tbl>
      <w:tblPr>
        <w:tblStyle w:val="89"/>
        <w:tblW w:w="8222" w:type="dxa"/>
        <w:tblInd w:w="81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43"/>
        <w:gridCol w:w="3360"/>
        <w:gridCol w:w="231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3475" w:author="M00007797" w:date="2023-06-19T10:48:21Z"/>
        </w:trPr>
        <w:tc>
          <w:tcPr>
            <w:tcW w:w="2543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476" w:author="M00007797" w:date="2023-06-19T10:48:21Z"/>
              </w:rPr>
            </w:pPr>
            <w:del w:id="23477" w:author="M00007797" w:date="2023-06-19T10:48:21Z">
              <w:r>
                <w:rPr>
                  <w:rFonts w:hint="eastAsia"/>
                </w:rPr>
                <w:delText>档位</w:delText>
              </w:r>
            </w:del>
          </w:p>
        </w:tc>
        <w:tc>
          <w:tcPr>
            <w:tcW w:w="336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478" w:author="M00007797" w:date="2023-06-19T10:48:21Z"/>
              </w:rPr>
            </w:pPr>
            <w:del w:id="23479" w:author="M00007797" w:date="2023-06-19T10:48:21Z">
              <w:r>
                <w:rPr>
                  <w:rFonts w:hint="eastAsia"/>
                </w:rPr>
                <w:delText>温度</w:delText>
              </w:r>
            </w:del>
          </w:p>
        </w:tc>
        <w:tc>
          <w:tcPr>
            <w:tcW w:w="2319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480" w:author="M00007797" w:date="2023-06-19T10:48:21Z"/>
              </w:rPr>
            </w:pPr>
            <w:del w:id="23481" w:author="M00007797" w:date="2023-06-19T10:48:21Z">
              <w:r>
                <w:rPr>
                  <w:rFonts w:hint="eastAsia"/>
                </w:rPr>
                <w:delText>备注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3482" w:author="M00007797" w:date="2023-06-19T10:48:21Z"/>
        </w:trPr>
        <w:tc>
          <w:tcPr>
            <w:tcW w:w="2543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483" w:author="M00007797" w:date="2023-06-19T10:48:21Z"/>
              </w:rPr>
            </w:pPr>
            <w:del w:id="23484" w:author="M00007797" w:date="2023-06-19T10:48:21Z">
              <w:r>
                <w:rPr>
                  <w:rFonts w:hint="eastAsia"/>
                </w:rPr>
                <w:delText>低档</w:delText>
              </w:r>
            </w:del>
          </w:p>
        </w:tc>
        <w:tc>
          <w:tcPr>
            <w:tcW w:w="336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485" w:author="M00007797" w:date="2023-06-19T10:48:21Z"/>
              </w:rPr>
            </w:pPr>
            <w:del w:id="23486" w:author="M00007797" w:date="2023-06-19T10:48:21Z">
              <w:r>
                <w:rPr>
                  <w:rFonts w:hint="eastAsia"/>
                </w:rPr>
                <w:delText>34℃</w:delText>
              </w:r>
            </w:del>
          </w:p>
        </w:tc>
        <w:tc>
          <w:tcPr>
            <w:tcW w:w="2319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487" w:author="M00007797" w:date="2023-06-19T10:48:21Z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3488" w:author="M00007797" w:date="2023-06-19T10:48:21Z"/>
        </w:trPr>
        <w:tc>
          <w:tcPr>
            <w:tcW w:w="2543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489" w:author="M00007797" w:date="2023-06-19T10:48:21Z"/>
              </w:rPr>
            </w:pPr>
            <w:del w:id="23490" w:author="M00007797" w:date="2023-06-19T10:48:21Z">
              <w:r>
                <w:rPr>
                  <w:rFonts w:hint="eastAsia"/>
                </w:rPr>
                <w:delText>中档</w:delText>
              </w:r>
            </w:del>
          </w:p>
        </w:tc>
        <w:tc>
          <w:tcPr>
            <w:tcW w:w="336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491" w:author="M00007797" w:date="2023-06-19T10:48:21Z"/>
              </w:rPr>
            </w:pPr>
            <w:del w:id="23492" w:author="M00007797" w:date="2023-06-19T10:48:21Z">
              <w:r>
                <w:rPr>
                  <w:rFonts w:hint="eastAsia"/>
                </w:rPr>
                <w:delText>37℃</w:delText>
              </w:r>
            </w:del>
          </w:p>
        </w:tc>
        <w:tc>
          <w:tcPr>
            <w:tcW w:w="2319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493" w:author="M00007797" w:date="2023-06-19T10:48:21Z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3494" w:author="M00007797" w:date="2023-06-19T10:48:21Z"/>
        </w:trPr>
        <w:tc>
          <w:tcPr>
            <w:tcW w:w="2543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495" w:author="M00007797" w:date="2023-06-19T10:48:21Z"/>
              </w:rPr>
            </w:pPr>
            <w:del w:id="23496" w:author="M00007797" w:date="2023-06-19T10:48:21Z">
              <w:r>
                <w:rPr>
                  <w:rFonts w:hint="eastAsia"/>
                </w:rPr>
                <w:delText>高档</w:delText>
              </w:r>
            </w:del>
          </w:p>
        </w:tc>
        <w:tc>
          <w:tcPr>
            <w:tcW w:w="336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497" w:author="M00007797" w:date="2023-06-19T10:48:21Z"/>
              </w:rPr>
            </w:pPr>
            <w:del w:id="23498" w:author="M00007797" w:date="2023-06-19T10:48:21Z">
              <w:r>
                <w:rPr>
                  <w:rFonts w:hint="eastAsia"/>
                </w:rPr>
                <w:delText>39℃</w:delText>
              </w:r>
            </w:del>
          </w:p>
        </w:tc>
        <w:tc>
          <w:tcPr>
            <w:tcW w:w="2319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499" w:author="M00007797" w:date="2023-06-19T10:48:21Z"/>
              </w:rPr>
            </w:pPr>
          </w:p>
        </w:tc>
      </w:tr>
    </w:tbl>
    <w:p>
      <w:pPr>
        <w:pStyle w:val="187"/>
        <w:ind w:left="0" w:leftChars="0" w:firstLine="0" w:firstLineChars="0"/>
        <w:rPr>
          <w:del w:id="23500" w:author="M00007797" w:date="2023-06-19T10:48:21Z"/>
        </w:rPr>
      </w:pPr>
      <w:del w:id="23501" w:author="M00007797" w:date="2023-06-19T10:48:21Z">
        <w:r>
          <w:rPr/>
          <w:tab/>
        </w:r>
      </w:del>
      <w:del w:id="23502" w:author="M00007797" w:date="2023-06-19T10:48:21Z">
        <w:r>
          <w:rPr/>
          <w:tab/>
        </w:r>
      </w:del>
      <w:del w:id="23503" w:author="M00007797" w:date="2023-06-19T10:48:21Z">
        <w:r>
          <w:rPr/>
          <w:tab/>
        </w:r>
      </w:del>
      <w:del w:id="23504" w:author="M00007797" w:date="2023-06-19T10:48:21Z">
        <w:r>
          <w:rPr/>
          <w:tab/>
        </w:r>
      </w:del>
      <w:del w:id="23505" w:author="M00007797" w:date="2023-06-19T10:48:21Z">
        <w:r>
          <w:rPr/>
          <w:tab/>
        </w:r>
      </w:del>
      <w:del w:id="23506" w:author="M00007797" w:date="2023-06-19T10:48:21Z">
        <w:r>
          <w:rPr/>
          <w:tab/>
        </w:r>
      </w:del>
    </w:p>
    <w:p>
      <w:pPr>
        <w:pStyle w:val="5"/>
        <w:ind w:left="1146"/>
        <w:rPr>
          <w:del w:id="23507" w:author="M00007797" w:date="2023-06-19T10:48:21Z"/>
        </w:rPr>
      </w:pPr>
      <w:del w:id="23508" w:author="M00007797" w:date="2023-06-19T10:48:21Z">
        <w:bookmarkStart w:id="1621" w:name="_Toc477167877"/>
        <w:bookmarkEnd w:id="1621"/>
        <w:bookmarkStart w:id="1622" w:name="_Toc452018397"/>
        <w:bookmarkEnd w:id="1622"/>
        <w:bookmarkStart w:id="1623" w:name="_Toc4838273"/>
        <w:bookmarkEnd w:id="1623"/>
        <w:bookmarkStart w:id="1624" w:name="_Toc477167872"/>
        <w:bookmarkEnd w:id="1624"/>
        <w:bookmarkStart w:id="1625" w:name="_Toc4838465"/>
        <w:bookmarkEnd w:id="1625"/>
        <w:bookmarkStart w:id="1626" w:name="_Toc4838270"/>
        <w:bookmarkEnd w:id="1626"/>
        <w:bookmarkStart w:id="1627" w:name="_Toc4837785"/>
        <w:bookmarkEnd w:id="1627"/>
        <w:bookmarkStart w:id="1628" w:name="_Toc4838475"/>
        <w:bookmarkEnd w:id="1628"/>
        <w:bookmarkStart w:id="1629" w:name="_Toc6248557"/>
        <w:bookmarkEnd w:id="1629"/>
        <w:bookmarkStart w:id="1630" w:name="_Toc6248562"/>
        <w:bookmarkEnd w:id="1630"/>
        <w:bookmarkStart w:id="1631" w:name="_Toc4838987"/>
        <w:bookmarkEnd w:id="1631"/>
        <w:bookmarkStart w:id="1632" w:name="_Toc4838470"/>
        <w:bookmarkEnd w:id="1632"/>
        <w:bookmarkStart w:id="1633" w:name="_Toc6248555"/>
        <w:bookmarkEnd w:id="1633"/>
        <w:bookmarkStart w:id="1634" w:name="_Toc6248553"/>
        <w:bookmarkEnd w:id="1634"/>
        <w:bookmarkStart w:id="1635" w:name="_Toc4838265"/>
        <w:bookmarkEnd w:id="1635"/>
        <w:bookmarkStart w:id="1636" w:name="_Toc4838988"/>
        <w:bookmarkEnd w:id="1636"/>
        <w:bookmarkStart w:id="1637" w:name="_Toc4838468"/>
        <w:bookmarkEnd w:id="1637"/>
        <w:bookmarkStart w:id="1638" w:name="_Toc477167878"/>
        <w:bookmarkEnd w:id="1638"/>
        <w:bookmarkStart w:id="1639" w:name="_Toc4838984"/>
        <w:bookmarkEnd w:id="1639"/>
        <w:bookmarkStart w:id="1640" w:name="_Toc452018399"/>
        <w:bookmarkEnd w:id="1640"/>
        <w:bookmarkStart w:id="1641" w:name="_Toc4838271"/>
        <w:bookmarkEnd w:id="1641"/>
        <w:bookmarkStart w:id="1642" w:name="_Toc4837783"/>
        <w:bookmarkEnd w:id="1642"/>
        <w:bookmarkStart w:id="1643" w:name="_Toc477260518"/>
        <w:bookmarkEnd w:id="1643"/>
        <w:bookmarkStart w:id="1644" w:name="_Toc4837775"/>
        <w:bookmarkEnd w:id="1644"/>
        <w:bookmarkStart w:id="1645" w:name="_Toc452018407"/>
        <w:bookmarkEnd w:id="1645"/>
        <w:bookmarkStart w:id="1646" w:name="_Toc4838268"/>
        <w:bookmarkEnd w:id="1646"/>
        <w:bookmarkStart w:id="1647" w:name="_Toc4838990"/>
        <w:bookmarkEnd w:id="1647"/>
        <w:bookmarkStart w:id="1648" w:name="_Toc477167879"/>
        <w:bookmarkEnd w:id="1648"/>
        <w:bookmarkStart w:id="1649" w:name="_Toc477260520"/>
        <w:bookmarkEnd w:id="1649"/>
        <w:bookmarkStart w:id="1650" w:name="_Toc4838986"/>
        <w:bookmarkEnd w:id="1650"/>
        <w:bookmarkStart w:id="1651" w:name="_Toc4838981"/>
        <w:bookmarkEnd w:id="1651"/>
        <w:bookmarkStart w:id="1652" w:name="_Toc6248560"/>
        <w:bookmarkEnd w:id="1652"/>
        <w:bookmarkStart w:id="1653" w:name="_Toc4837782"/>
        <w:bookmarkEnd w:id="1653"/>
        <w:bookmarkStart w:id="1654" w:name="_Toc452018401"/>
        <w:bookmarkEnd w:id="1654"/>
        <w:bookmarkStart w:id="1655" w:name="_Toc477260516"/>
        <w:bookmarkEnd w:id="1655"/>
        <w:bookmarkStart w:id="1656" w:name="_Toc477260523"/>
        <w:bookmarkEnd w:id="1656"/>
        <w:bookmarkStart w:id="1657" w:name="_Toc4838989"/>
        <w:bookmarkEnd w:id="1657"/>
        <w:bookmarkStart w:id="1658" w:name="_Toc4838467"/>
        <w:bookmarkEnd w:id="1658"/>
        <w:bookmarkStart w:id="1659" w:name="_Toc4838466"/>
        <w:bookmarkEnd w:id="1659"/>
        <w:bookmarkStart w:id="1660" w:name="_Toc452018406"/>
        <w:bookmarkEnd w:id="1660"/>
        <w:bookmarkStart w:id="1661" w:name="_Toc4838272"/>
        <w:bookmarkEnd w:id="1661"/>
        <w:bookmarkStart w:id="1662" w:name="_Toc477260515"/>
        <w:bookmarkEnd w:id="1662"/>
        <w:bookmarkStart w:id="1663" w:name="_Toc477260517"/>
        <w:bookmarkEnd w:id="1663"/>
        <w:bookmarkStart w:id="1664" w:name="_Toc4838991"/>
        <w:bookmarkEnd w:id="1664"/>
        <w:bookmarkStart w:id="1665" w:name="_Toc4838267"/>
        <w:bookmarkEnd w:id="1665"/>
        <w:bookmarkStart w:id="1666" w:name="_Toc4838263"/>
        <w:bookmarkEnd w:id="1666"/>
        <w:bookmarkStart w:id="1667" w:name="_Toc4837776"/>
        <w:bookmarkEnd w:id="1667"/>
        <w:bookmarkStart w:id="1668" w:name="_Toc477260512"/>
        <w:bookmarkEnd w:id="1668"/>
        <w:bookmarkStart w:id="1669" w:name="_Toc4838474"/>
        <w:bookmarkEnd w:id="1669"/>
        <w:bookmarkStart w:id="1670" w:name="_Toc4837781"/>
        <w:bookmarkEnd w:id="1670"/>
        <w:bookmarkStart w:id="1671" w:name="_Toc4838269"/>
        <w:bookmarkEnd w:id="1671"/>
        <w:bookmarkStart w:id="1672" w:name="_Toc477167873"/>
        <w:bookmarkEnd w:id="1672"/>
        <w:bookmarkStart w:id="1673" w:name="_Toc477260514"/>
        <w:bookmarkEnd w:id="1673"/>
        <w:bookmarkStart w:id="1674" w:name="_Toc477167883"/>
        <w:bookmarkEnd w:id="1674"/>
        <w:bookmarkStart w:id="1675" w:name="_Toc4837777"/>
        <w:bookmarkEnd w:id="1675"/>
        <w:bookmarkStart w:id="1676" w:name="_Toc6248556"/>
        <w:bookmarkEnd w:id="1676"/>
        <w:bookmarkStart w:id="1677" w:name="_Toc452018405"/>
        <w:bookmarkEnd w:id="1677"/>
        <w:bookmarkStart w:id="1678" w:name="_Toc4838982"/>
        <w:bookmarkEnd w:id="1678"/>
        <w:bookmarkStart w:id="1679" w:name="_Toc4837784"/>
        <w:bookmarkEnd w:id="1679"/>
        <w:bookmarkStart w:id="1680" w:name="_Toc477260521"/>
        <w:bookmarkEnd w:id="1680"/>
        <w:bookmarkStart w:id="1681" w:name="_Toc477167874"/>
        <w:bookmarkEnd w:id="1681"/>
        <w:bookmarkStart w:id="1682" w:name="_Toc452018403"/>
        <w:bookmarkEnd w:id="1682"/>
        <w:bookmarkStart w:id="1683" w:name="_Toc4838472"/>
        <w:bookmarkEnd w:id="1683"/>
        <w:bookmarkStart w:id="1684" w:name="_Toc6248558"/>
        <w:bookmarkEnd w:id="1684"/>
        <w:bookmarkStart w:id="1685" w:name="_Toc6248554"/>
        <w:bookmarkEnd w:id="1685"/>
        <w:bookmarkStart w:id="1686" w:name="_Toc452018402"/>
        <w:bookmarkEnd w:id="1686"/>
        <w:bookmarkStart w:id="1687" w:name="_Toc4838264"/>
        <w:bookmarkEnd w:id="1687"/>
        <w:bookmarkStart w:id="1688" w:name="_Toc477167881"/>
        <w:bookmarkEnd w:id="1688"/>
        <w:bookmarkStart w:id="1689" w:name="_Toc477167875"/>
        <w:bookmarkEnd w:id="1689"/>
        <w:bookmarkStart w:id="1690" w:name="_Toc477167882"/>
        <w:bookmarkEnd w:id="1690"/>
        <w:bookmarkStart w:id="1691" w:name="_Toc477260519"/>
        <w:bookmarkEnd w:id="1691"/>
        <w:bookmarkStart w:id="1692" w:name="_Toc452018400"/>
        <w:bookmarkEnd w:id="1692"/>
        <w:bookmarkStart w:id="1693" w:name="_Toc452018408"/>
        <w:bookmarkEnd w:id="1693"/>
        <w:bookmarkStart w:id="1694" w:name="_Toc4838985"/>
        <w:bookmarkEnd w:id="1694"/>
        <w:bookmarkStart w:id="1695" w:name="_Toc4838266"/>
        <w:bookmarkEnd w:id="1695"/>
        <w:bookmarkStart w:id="1696" w:name="_Toc4837780"/>
        <w:bookmarkEnd w:id="1696"/>
        <w:bookmarkStart w:id="1697" w:name="_Toc6248561"/>
        <w:bookmarkEnd w:id="1697"/>
        <w:bookmarkStart w:id="1698" w:name="_Toc4837786"/>
        <w:bookmarkEnd w:id="1698"/>
        <w:bookmarkStart w:id="1699" w:name="_Toc4838262"/>
        <w:bookmarkEnd w:id="1699"/>
        <w:bookmarkStart w:id="1700" w:name="_Toc4838473"/>
        <w:bookmarkEnd w:id="1700"/>
        <w:bookmarkStart w:id="1701" w:name="_Toc6248559"/>
        <w:bookmarkEnd w:id="1701"/>
        <w:bookmarkStart w:id="1702" w:name="_Toc4837779"/>
        <w:bookmarkEnd w:id="1702"/>
        <w:bookmarkStart w:id="1703" w:name="_Toc6248552"/>
        <w:bookmarkEnd w:id="1703"/>
        <w:bookmarkStart w:id="1704" w:name="_Toc477167880"/>
        <w:bookmarkEnd w:id="1704"/>
        <w:bookmarkStart w:id="1705" w:name="_Toc477260522"/>
        <w:bookmarkEnd w:id="1705"/>
        <w:bookmarkStart w:id="1706" w:name="_Toc452018404"/>
        <w:bookmarkEnd w:id="1706"/>
        <w:bookmarkStart w:id="1707" w:name="_Toc4838471"/>
        <w:bookmarkEnd w:id="1707"/>
        <w:bookmarkStart w:id="1708" w:name="_Toc4838469"/>
        <w:bookmarkEnd w:id="1708"/>
        <w:bookmarkStart w:id="1709" w:name="_Toc4837778"/>
        <w:bookmarkEnd w:id="1709"/>
        <w:bookmarkStart w:id="1710" w:name="_Toc6248551"/>
        <w:bookmarkEnd w:id="1710"/>
        <w:bookmarkStart w:id="1711" w:name="_Toc477260513"/>
        <w:bookmarkEnd w:id="1711"/>
        <w:bookmarkStart w:id="1712" w:name="_Toc4838476"/>
        <w:bookmarkEnd w:id="1712"/>
        <w:bookmarkStart w:id="1713" w:name="_Toc452018398"/>
        <w:bookmarkEnd w:id="1713"/>
        <w:bookmarkStart w:id="1714" w:name="_Toc477167876"/>
        <w:bookmarkEnd w:id="1714"/>
        <w:bookmarkStart w:id="1715" w:name="_Toc4838992"/>
        <w:bookmarkEnd w:id="1715"/>
        <w:bookmarkStart w:id="1716" w:name="_Toc4838983"/>
        <w:bookmarkEnd w:id="1716"/>
        <w:bookmarkStart w:id="1717" w:name="_Toc20463"/>
        <w:bookmarkStart w:id="1718" w:name="_Toc30945"/>
        <w:bookmarkStart w:id="1719" w:name="_Toc5673"/>
        <w:bookmarkStart w:id="1720" w:name="_Toc23957"/>
        <w:bookmarkStart w:id="1721" w:name="_Toc18657"/>
        <w:bookmarkStart w:id="1722" w:name="_Toc6248563"/>
        <w:bookmarkStart w:id="1723" w:name="_Toc21832"/>
        <w:bookmarkStart w:id="1724" w:name="_Toc11584"/>
        <w:bookmarkStart w:id="1725" w:name="_Toc20051"/>
        <w:bookmarkStart w:id="1726" w:name="_Toc2564"/>
        <w:bookmarkStart w:id="1727" w:name="_Toc11294"/>
        <w:bookmarkStart w:id="1728" w:name="_Toc30060"/>
        <w:bookmarkStart w:id="1729" w:name="_Toc16110"/>
        <w:r>
          <w:rPr>
            <w:rFonts w:hint="eastAsia"/>
            <w:lang w:val="en-US" w:eastAsia="zh-CN"/>
          </w:rPr>
          <w:delText>光感</w:delText>
        </w:r>
      </w:del>
      <w:del w:id="23509" w:author="M00007797" w:date="2023-06-19T10:48:21Z">
        <w:r>
          <w:rPr>
            <w:rFonts w:hint="eastAsia"/>
          </w:rPr>
          <w:delText>夜灯</w:delText>
        </w:r>
        <w:bookmarkEnd w:id="1717"/>
        <w:bookmarkEnd w:id="1718"/>
        <w:bookmarkEnd w:id="1719"/>
        <w:bookmarkEnd w:id="1720"/>
        <w:bookmarkEnd w:id="1721"/>
        <w:bookmarkEnd w:id="1722"/>
        <w:bookmarkEnd w:id="1723"/>
        <w:bookmarkEnd w:id="1724"/>
        <w:bookmarkEnd w:id="1725"/>
        <w:bookmarkEnd w:id="1726"/>
        <w:bookmarkEnd w:id="1727"/>
        <w:bookmarkEnd w:id="1728"/>
        <w:bookmarkEnd w:id="1729"/>
      </w:del>
      <w:del w:id="23510" w:author="M00007797" w:date="2023-06-19T10:48:21Z">
        <w:r>
          <w:rPr/>
          <w:tab/>
        </w:r>
      </w:del>
    </w:p>
    <w:p>
      <w:pPr>
        <w:pStyle w:val="187"/>
        <w:ind w:left="567" w:leftChars="270" w:firstLine="1" w:firstLineChars="0"/>
        <w:rPr>
          <w:del w:id="23511" w:author="M00007797" w:date="2023-06-19T10:48:21Z"/>
        </w:rPr>
      </w:pPr>
      <w:del w:id="23512" w:author="M00007797" w:date="2023-06-19T10:48:21Z">
        <w:r>
          <w:rPr/>
          <w:delText>1、操作方式：</w:delText>
        </w:r>
      </w:del>
      <w:del w:id="23513" w:author="M00007797" w:date="2023-06-19T10:48:21Z">
        <w:r>
          <w:rPr>
            <w:rFonts w:hint="eastAsia"/>
          </w:rPr>
          <w:delText>【</w:delText>
        </w:r>
      </w:del>
      <w:del w:id="23514" w:author="M00007797" w:date="2023-06-19T10:48:21Z">
        <w:r>
          <w:rPr>
            <w:rFonts w:hint="default"/>
            <w:lang w:val="en-US" w:eastAsia="zh-CN"/>
          </w:rPr>
          <w:delText>照明</w:delText>
        </w:r>
      </w:del>
      <w:ins w:id="23515" w:author="M00009068" w:date="2021-11-19T16:22:56Z">
        <w:del w:id="23516" w:author="M00007797" w:date="2023-06-19T10:48:21Z">
          <w:r>
            <w:rPr>
              <w:rFonts w:hint="eastAsia"/>
              <w:lang w:val="en-US" w:eastAsia="zh-CN"/>
            </w:rPr>
            <w:delText>灯光</w:delText>
          </w:r>
        </w:del>
      </w:ins>
      <w:del w:id="23517" w:author="M00007797" w:date="2023-06-19T10:48:21Z">
        <w:r>
          <w:rPr/>
          <w:delText>】按键</w:delText>
        </w:r>
      </w:del>
      <w:del w:id="23518" w:author="M00007797" w:date="2023-06-19T10:48:21Z">
        <w:r>
          <w:rPr/>
          <w:tab/>
        </w:r>
      </w:del>
      <w:del w:id="23519" w:author="M00007797" w:date="2023-06-19T10:48:21Z">
        <w:r>
          <w:rPr>
            <w:rFonts w:hint="eastAsia"/>
          </w:rPr>
          <w:delText xml:space="preserve">  </w:delText>
        </w:r>
      </w:del>
    </w:p>
    <w:p>
      <w:pPr>
        <w:pStyle w:val="187"/>
        <w:ind w:left="567" w:leftChars="270" w:firstLine="1" w:firstLineChars="0"/>
        <w:rPr>
          <w:del w:id="23520" w:author="M00007797" w:date="2023-06-19T10:48:21Z"/>
        </w:rPr>
      </w:pPr>
      <w:del w:id="23521" w:author="M00007797" w:date="2023-06-19T10:48:21Z">
        <w:r>
          <w:rPr/>
          <w:delText>2、功能描述:</w:delText>
        </w:r>
      </w:del>
      <w:del w:id="23522" w:author="M00007797" w:date="2023-06-19T10:48:21Z">
        <w:r>
          <w:rPr/>
          <w:tab/>
        </w:r>
      </w:del>
      <w:del w:id="23523" w:author="M00007797" w:date="2023-06-19T10:48:21Z">
        <w:r>
          <w:rPr/>
          <w:tab/>
        </w:r>
      </w:del>
      <w:del w:id="23524" w:author="M00007797" w:date="2023-06-19T10:48:21Z">
        <w:r>
          <w:rPr/>
          <w:tab/>
        </w:r>
      </w:del>
      <w:del w:id="23525" w:author="M00007797" w:date="2023-06-19T10:48:21Z">
        <w:r>
          <w:rPr/>
          <w:tab/>
        </w:r>
      </w:del>
      <w:del w:id="23526" w:author="M00007797" w:date="2023-06-19T10:48:21Z">
        <w:r>
          <w:rPr/>
          <w:tab/>
        </w:r>
      </w:del>
      <w:del w:id="23527" w:author="M00007797" w:date="2023-06-19T10:48:21Z">
        <w:r>
          <w:rPr/>
          <w:tab/>
        </w:r>
      </w:del>
      <w:del w:id="23528" w:author="M00007797" w:date="2023-06-19T10:48:21Z">
        <w:r>
          <w:rPr/>
          <w:tab/>
        </w:r>
      </w:del>
    </w:p>
    <w:p>
      <w:pPr>
        <w:pStyle w:val="187"/>
        <w:ind w:left="848" w:leftChars="404" w:firstLine="1" w:firstLineChars="0"/>
        <w:rPr>
          <w:del w:id="23529" w:author="M00007797" w:date="2023-06-19T10:48:21Z"/>
        </w:rPr>
      </w:pPr>
      <w:del w:id="23530" w:author="M00007797" w:date="2023-06-19T10:48:21Z">
        <w:r>
          <w:rPr/>
          <w:delText>a、夜灯颜色为</w:delText>
        </w:r>
      </w:del>
      <w:del w:id="23531" w:author="M00007797" w:date="2023-06-19T10:48:21Z">
        <w:r>
          <w:rPr>
            <w:rFonts w:hint="default"/>
            <w:lang w:val="en-US" w:eastAsia="zh-CN"/>
          </w:rPr>
          <w:delText>冰蓝</w:delText>
        </w:r>
      </w:del>
      <w:ins w:id="23532" w:author="Administrator" w:date="2021-10-26T20:02:41Z">
        <w:del w:id="23533" w:author="M00007797" w:date="2023-06-19T10:48:21Z">
          <w:r>
            <w:rPr>
              <w:rFonts w:hint="eastAsia"/>
              <w:lang w:val="en-US" w:eastAsia="zh-CN"/>
            </w:rPr>
            <w:delText>白</w:delText>
          </w:r>
        </w:del>
      </w:ins>
      <w:del w:id="23534" w:author="M00007797" w:date="2023-06-19T10:48:21Z">
        <w:r>
          <w:rPr/>
          <w:delText>色</w:delText>
        </w:r>
      </w:del>
      <w:del w:id="23535" w:author="M00007797" w:date="2023-06-19T10:48:21Z">
        <w:r>
          <w:rPr>
            <w:rFonts w:hint="eastAsia"/>
            <w:lang w:eastAsia="zh-CN"/>
          </w:rPr>
          <w:delText>（</w:delText>
        </w:r>
      </w:del>
      <w:del w:id="23536" w:author="M00007797" w:date="2023-06-19T10:48:21Z">
        <w:r>
          <w:rPr>
            <w:rFonts w:hint="eastAsia"/>
            <w:lang w:val="en-US" w:eastAsia="zh-CN"/>
          </w:rPr>
          <w:delText>备注色温</w:delText>
        </w:r>
      </w:del>
      <w:del w:id="23537" w:author="M00007797" w:date="2023-06-19T10:48:21Z">
        <w:r>
          <w:rPr>
            <w:rFonts w:hint="eastAsia"/>
            <w:lang w:eastAsia="zh-CN"/>
          </w:rPr>
          <w:delText>）</w:delText>
        </w:r>
      </w:del>
      <w:del w:id="23538" w:author="M00007797" w:date="2023-06-19T10:48:21Z">
        <w:r>
          <w:rPr/>
          <w:delText>；</w:delText>
        </w:r>
      </w:del>
      <w:del w:id="23539" w:author="M00007797" w:date="2023-06-19T10:48:21Z">
        <w:r>
          <w:rPr/>
          <w:tab/>
        </w:r>
      </w:del>
      <w:del w:id="23540" w:author="M00007797" w:date="2023-06-19T10:48:21Z">
        <w:r>
          <w:rPr/>
          <w:tab/>
        </w:r>
      </w:del>
      <w:del w:id="23541" w:author="M00007797" w:date="2023-06-19T10:48:21Z">
        <w:r>
          <w:rPr/>
          <w:tab/>
        </w:r>
      </w:del>
      <w:del w:id="23542" w:author="M00007797" w:date="2023-06-19T10:48:21Z">
        <w:r>
          <w:rPr/>
          <w:tab/>
        </w:r>
      </w:del>
      <w:del w:id="23543" w:author="M00007797" w:date="2023-06-19T10:48:21Z">
        <w:r>
          <w:rPr/>
          <w:tab/>
        </w:r>
      </w:del>
      <w:del w:id="23544" w:author="M00007797" w:date="2023-06-19T10:48:21Z">
        <w:r>
          <w:rPr/>
          <w:tab/>
        </w:r>
      </w:del>
      <w:del w:id="23545" w:author="M00007797" w:date="2023-06-19T10:48:21Z">
        <w:r>
          <w:rPr/>
          <w:tab/>
        </w:r>
      </w:del>
    </w:p>
    <w:p>
      <w:pPr>
        <w:pStyle w:val="187"/>
        <w:ind w:left="848" w:leftChars="404" w:firstLine="1" w:firstLineChars="0"/>
        <w:rPr>
          <w:del w:id="23546" w:author="M00007797" w:date="2023-06-19T10:48:21Z"/>
        </w:rPr>
      </w:pPr>
      <w:del w:id="23547" w:author="M00007797" w:date="2023-06-19T10:48:21Z">
        <w:r>
          <w:rPr/>
          <w:delText>b、</w:delText>
        </w:r>
      </w:del>
      <w:del w:id="23548" w:author="M00007797" w:date="2023-06-19T10:48:21Z">
        <w:r>
          <w:rPr>
            <w:rFonts w:hint="eastAsia"/>
          </w:rPr>
          <w:delText>断电后开机，夜灯</w:delText>
        </w:r>
      </w:del>
      <w:del w:id="23549" w:author="M00007797" w:date="2023-06-19T10:48:21Z">
        <w:r>
          <w:rPr/>
          <w:delText xml:space="preserve">为常亮状态； </w:delText>
        </w:r>
      </w:del>
    </w:p>
    <w:p>
      <w:pPr>
        <w:pStyle w:val="187"/>
        <w:ind w:left="848" w:leftChars="404" w:firstLine="1" w:firstLineChars="0"/>
        <w:rPr>
          <w:del w:id="23550" w:author="M00007797" w:date="2023-06-19T10:48:21Z"/>
        </w:rPr>
      </w:pPr>
      <w:del w:id="23551" w:author="M00007797" w:date="2023-06-19T10:48:21Z">
        <w:r>
          <w:rPr/>
          <w:delText>c</w:delText>
        </w:r>
      </w:del>
      <w:del w:id="23552" w:author="M00007797" w:date="2023-06-19T10:48:21Z">
        <w:r>
          <w:rPr>
            <w:rFonts w:hint="eastAsia"/>
          </w:rPr>
          <w:delText>、夜灯根据环境光亮灭</w:delText>
        </w:r>
      </w:del>
      <w:del w:id="23553" w:author="M00007797" w:date="2023-06-19T10:48:21Z">
        <w:r>
          <w:rPr/>
          <w:delText>。</w:delText>
        </w:r>
      </w:del>
    </w:p>
    <w:p>
      <w:pPr>
        <w:pStyle w:val="187"/>
        <w:ind w:left="0" w:leftChars="0" w:firstLine="0" w:firstLineChars="0"/>
        <w:rPr>
          <w:del w:id="23554" w:author="M00007797" w:date="2023-06-19T10:48:21Z"/>
          <w:rFonts w:hint="eastAsia"/>
          <w:lang w:val="en-US" w:eastAsia="zh-CN"/>
        </w:rPr>
      </w:pPr>
      <w:del w:id="23555" w:author="M00007797" w:date="2023-06-19T10:48:21Z">
        <w:r>
          <w:rPr>
            <w:rFonts w:hint="eastAsia"/>
            <w:lang w:val="en-US" w:eastAsia="zh-CN"/>
          </w:rPr>
          <w:delText xml:space="preserve">        d、短按</w:delText>
        </w:r>
      </w:del>
      <w:ins w:id="23556" w:author="M00009068" w:date="2022-01-13T10:56:22Z">
        <w:del w:id="23557" w:author="M00007797" w:date="2023-06-19T10:48:21Z">
          <w:r>
            <w:rPr>
              <w:rFonts w:hint="eastAsia"/>
              <w:lang w:val="en-US" w:eastAsia="zh-CN"/>
            </w:rPr>
            <w:delText>“</w:delText>
          </w:r>
        </w:del>
      </w:ins>
      <w:ins w:id="23558" w:author="M00009068" w:date="2022-01-13T10:56:19Z">
        <w:del w:id="23559" w:author="M00007797" w:date="2023-06-19T10:48:21Z">
          <w:r>
            <w:rPr>
              <w:rFonts w:hint="eastAsia"/>
              <w:lang w:val="en-US" w:eastAsia="zh-CN"/>
            </w:rPr>
            <w:delText>灯光</w:delText>
          </w:r>
        </w:del>
      </w:ins>
      <w:del w:id="23560" w:author="M00007797" w:date="2023-06-19T10:48:21Z">
        <w:r>
          <w:rPr>
            <w:rFonts w:hint="eastAsia"/>
            <w:lang w:val="en-US" w:eastAsia="zh-CN"/>
          </w:rPr>
          <w:delText>“照明”键，控制夜灯开关。按键开状态，由光感控制夜灯亮灭；按键关状态，夜灯关；</w:delText>
        </w:r>
      </w:del>
    </w:p>
    <w:p>
      <w:pPr>
        <w:pStyle w:val="187"/>
        <w:ind w:left="0" w:leftChars="0" w:firstLine="0" w:firstLineChars="0"/>
        <w:rPr>
          <w:del w:id="23561" w:author="M00007797" w:date="2023-06-19T10:48:21Z"/>
          <w:rFonts w:hint="default"/>
          <w:lang w:val="en-US" w:eastAsia="zh-CN"/>
        </w:rPr>
      </w:pPr>
    </w:p>
    <w:p>
      <w:pPr>
        <w:pStyle w:val="5"/>
        <w:ind w:left="1146"/>
        <w:rPr>
          <w:del w:id="23562" w:author="M00007797" w:date="2023-06-19T10:48:21Z"/>
        </w:rPr>
      </w:pPr>
      <w:del w:id="23563" w:author="M00007797" w:date="2023-06-19T10:48:21Z">
        <w:bookmarkStart w:id="1730" w:name="_Toc29641"/>
        <w:bookmarkStart w:id="1731" w:name="_Toc23771"/>
        <w:bookmarkStart w:id="1732" w:name="_Toc25259"/>
        <w:bookmarkStart w:id="1733" w:name="_Toc4936"/>
        <w:bookmarkStart w:id="1734" w:name="_Toc24969"/>
        <w:bookmarkStart w:id="1735" w:name="_Toc9261"/>
        <w:bookmarkStart w:id="1736" w:name="_Toc29495"/>
        <w:bookmarkStart w:id="1737" w:name="_Toc28739"/>
        <w:bookmarkStart w:id="1738" w:name="_Toc21983"/>
        <w:bookmarkStart w:id="1739" w:name="_Toc27578"/>
        <w:bookmarkStart w:id="1740" w:name="_Toc20075"/>
        <w:bookmarkStart w:id="1741" w:name="_Toc27404"/>
        <w:r>
          <w:rPr>
            <w:rFonts w:hint="eastAsia"/>
            <w:lang w:val="en-US" w:eastAsia="zh-CN"/>
          </w:rPr>
          <w:delText>座圈氛围灯</w:delText>
        </w:r>
        <w:bookmarkEnd w:id="1730"/>
        <w:bookmarkEnd w:id="1731"/>
        <w:bookmarkEnd w:id="1732"/>
        <w:bookmarkEnd w:id="1733"/>
        <w:bookmarkEnd w:id="1734"/>
        <w:bookmarkEnd w:id="1735"/>
        <w:bookmarkEnd w:id="1736"/>
        <w:bookmarkEnd w:id="1737"/>
        <w:bookmarkEnd w:id="1738"/>
        <w:bookmarkEnd w:id="1739"/>
        <w:bookmarkEnd w:id="1740"/>
        <w:bookmarkEnd w:id="1741"/>
      </w:del>
      <w:del w:id="23564" w:author="M00007797" w:date="2023-06-19T10:48:21Z">
        <w:r>
          <w:rPr/>
          <w:tab/>
        </w:r>
      </w:del>
    </w:p>
    <w:p>
      <w:pPr>
        <w:pStyle w:val="187"/>
        <w:ind w:left="567" w:leftChars="270" w:firstLine="1" w:firstLineChars="0"/>
        <w:rPr>
          <w:del w:id="23565" w:author="M00007797" w:date="2023-06-19T10:48:21Z"/>
        </w:rPr>
      </w:pPr>
      <w:del w:id="23566" w:author="M00007797" w:date="2023-06-19T10:48:21Z">
        <w:r>
          <w:rPr/>
          <w:delText>1、操作方式：</w:delText>
        </w:r>
      </w:del>
      <w:del w:id="23567" w:author="M00007797" w:date="2023-06-19T10:48:21Z">
        <w:r>
          <w:rPr>
            <w:rFonts w:hint="eastAsia"/>
            <w:lang w:val="en-US" w:eastAsia="zh-CN"/>
          </w:rPr>
          <w:delText>长按</w:delText>
        </w:r>
      </w:del>
      <w:del w:id="23568" w:author="M00007797" w:date="2023-06-19T10:48:21Z">
        <w:r>
          <w:rPr>
            <w:rFonts w:hint="eastAsia"/>
          </w:rPr>
          <w:delText>【</w:delText>
        </w:r>
      </w:del>
      <w:del w:id="23569" w:author="M00007797" w:date="2023-06-19T10:48:21Z">
        <w:r>
          <w:rPr>
            <w:rFonts w:hint="default"/>
            <w:lang w:val="en-US" w:eastAsia="zh-CN"/>
          </w:rPr>
          <w:delText>照明</w:delText>
        </w:r>
      </w:del>
      <w:ins w:id="23570" w:author="M00009068" w:date="2021-12-01T13:29:52Z">
        <w:del w:id="23571" w:author="M00007797" w:date="2023-06-19T10:48:21Z">
          <w:r>
            <w:rPr>
              <w:rFonts w:hint="eastAsia"/>
              <w:lang w:val="en-US" w:eastAsia="zh-CN"/>
            </w:rPr>
            <w:delText>灯光</w:delText>
          </w:r>
        </w:del>
      </w:ins>
      <w:del w:id="23572" w:author="M00007797" w:date="2023-06-19T10:48:21Z">
        <w:r>
          <w:rPr/>
          <w:delText>】按键</w:delText>
        </w:r>
      </w:del>
      <w:del w:id="23573" w:author="M00007797" w:date="2023-06-19T10:48:21Z">
        <w:r>
          <w:rPr>
            <w:rFonts w:hint="eastAsia"/>
            <w:lang w:val="en-US" w:eastAsia="zh-CN"/>
          </w:rPr>
          <w:delText>3秒开启或关闭座圈氛围灯，颜色为冰蓝色</w:delText>
        </w:r>
      </w:del>
      <w:del w:id="23574" w:author="M00007797" w:date="2023-06-19T10:48:21Z">
        <w:r>
          <w:rPr/>
          <w:tab/>
        </w:r>
      </w:del>
      <w:ins w:id="23575" w:author="M00009068" w:date="2022-08-26T16:40:11Z">
        <w:del w:id="23576" w:author="M00007797" w:date="2023-06-19T10:48:21Z">
          <w:r>
            <w:rPr>
              <w:rFonts w:hint="eastAsia"/>
              <w:lang w:val="en-US" w:eastAsia="zh-CN"/>
            </w:rPr>
            <w:delText>提示音开</w:delText>
          </w:r>
        </w:del>
      </w:ins>
      <w:ins w:id="23577" w:author="M00009068" w:date="2022-08-26T16:40:11Z">
        <w:del w:id="23578" w:author="M00007797" w:date="2023-06-19T10:48:21Z">
          <w:r>
            <w:rPr>
              <w:rFonts w:hint="eastAsia"/>
              <w:lang w:eastAsia="zh-CN"/>
            </w:rPr>
            <w:delText>“</w:delText>
          </w:r>
        </w:del>
      </w:ins>
      <w:ins w:id="23579" w:author="M00009068" w:date="2022-08-26T16:40:11Z">
        <w:del w:id="23580" w:author="M00007797" w:date="2023-06-19T10:48:21Z">
          <w:r>
            <w:rPr>
              <w:rFonts w:hint="eastAsia"/>
              <w:lang w:val="en-US" w:eastAsia="zh-CN"/>
            </w:rPr>
            <w:delText>咚</w:delText>
          </w:r>
        </w:del>
      </w:ins>
      <w:ins w:id="23581" w:author="M00009068" w:date="2022-08-26T16:40:11Z">
        <w:del w:id="23582" w:author="M00007797" w:date="2023-06-19T10:48:21Z">
          <w:r>
            <w:rPr>
              <w:rFonts w:hint="eastAsia"/>
              <w:lang w:eastAsia="zh-CN"/>
            </w:rPr>
            <w:delText>”，</w:delText>
          </w:r>
        </w:del>
      </w:ins>
      <w:ins w:id="23583" w:author="M00009068" w:date="2022-08-26T16:40:11Z">
        <w:del w:id="23584" w:author="M00007797" w:date="2023-06-19T10:48:21Z">
          <w:r>
            <w:rPr>
              <w:rFonts w:hint="eastAsia"/>
              <w:lang w:val="en-US" w:eastAsia="zh-CN"/>
            </w:rPr>
            <w:delText>关“叮叮叮”</w:delText>
          </w:r>
        </w:del>
      </w:ins>
      <w:del w:id="23585" w:author="M00007797" w:date="2023-06-19T10:48:21Z">
        <w:r>
          <w:rPr>
            <w:rFonts w:hint="eastAsia"/>
          </w:rPr>
          <w:delText xml:space="preserve">  </w:delText>
        </w:r>
      </w:del>
    </w:p>
    <w:p>
      <w:pPr>
        <w:pStyle w:val="187"/>
        <w:ind w:left="567" w:leftChars="270" w:firstLine="1" w:firstLineChars="0"/>
        <w:rPr>
          <w:del w:id="23586" w:author="M00007797" w:date="2023-06-19T10:48:21Z"/>
        </w:rPr>
      </w:pPr>
      <w:del w:id="23587" w:author="M00007797" w:date="2023-06-19T10:48:21Z">
        <w:r>
          <w:rPr/>
          <w:delText>2、功能描述:</w:delText>
        </w:r>
      </w:del>
      <w:del w:id="23588" w:author="M00007797" w:date="2023-06-19T10:48:21Z">
        <w:r>
          <w:rPr/>
          <w:tab/>
        </w:r>
      </w:del>
      <w:del w:id="23589" w:author="M00007797" w:date="2023-06-19T10:48:21Z">
        <w:r>
          <w:rPr/>
          <w:tab/>
        </w:r>
      </w:del>
      <w:del w:id="23590" w:author="M00007797" w:date="2023-06-19T10:48:21Z">
        <w:r>
          <w:rPr/>
          <w:tab/>
        </w:r>
      </w:del>
      <w:del w:id="23591" w:author="M00007797" w:date="2023-06-19T10:48:21Z">
        <w:r>
          <w:rPr/>
          <w:tab/>
        </w:r>
      </w:del>
      <w:del w:id="23592" w:author="M00007797" w:date="2023-06-19T10:48:21Z">
        <w:r>
          <w:rPr/>
          <w:tab/>
        </w:r>
      </w:del>
      <w:del w:id="23593" w:author="M00007797" w:date="2023-06-19T10:48:21Z">
        <w:r>
          <w:rPr/>
          <w:tab/>
        </w:r>
      </w:del>
      <w:del w:id="23594" w:author="M00007797" w:date="2023-06-19T10:48:21Z">
        <w:r>
          <w:rPr/>
          <w:tab/>
        </w:r>
      </w:del>
    </w:p>
    <w:p>
      <w:pPr>
        <w:pStyle w:val="187"/>
        <w:ind w:left="848" w:leftChars="404" w:firstLine="1" w:firstLineChars="0"/>
        <w:rPr>
          <w:del w:id="23595" w:author="M00007797" w:date="2023-06-19T10:48:21Z"/>
        </w:rPr>
      </w:pPr>
      <w:del w:id="23596" w:author="M00007797" w:date="2023-06-19T10:48:21Z">
        <w:r>
          <w:rPr/>
          <w:delText>a、</w:delText>
        </w:r>
      </w:del>
      <w:del w:id="23597" w:author="M00007797" w:date="2023-06-19T10:48:21Z">
        <w:r>
          <w:rPr>
            <w:rFonts w:hint="eastAsia"/>
            <w:lang w:val="en-US" w:eastAsia="zh-CN"/>
          </w:rPr>
          <w:delText>开机自检时、着座、人靠近时座圈氛围灯常亮</w:delText>
        </w:r>
      </w:del>
      <w:del w:id="23598" w:author="M00007797" w:date="2023-06-19T10:48:21Z">
        <w:r>
          <w:rPr/>
          <w:delText>；</w:delText>
        </w:r>
      </w:del>
      <w:del w:id="23599" w:author="M00007797" w:date="2023-06-19T10:48:21Z">
        <w:r>
          <w:rPr/>
          <w:tab/>
        </w:r>
      </w:del>
      <w:del w:id="23600" w:author="M00007797" w:date="2023-06-19T10:48:21Z">
        <w:r>
          <w:rPr/>
          <w:tab/>
        </w:r>
      </w:del>
      <w:del w:id="23601" w:author="M00007797" w:date="2023-06-19T10:48:21Z">
        <w:r>
          <w:rPr/>
          <w:tab/>
        </w:r>
      </w:del>
      <w:del w:id="23602" w:author="M00007797" w:date="2023-06-19T10:48:21Z">
        <w:r>
          <w:rPr/>
          <w:tab/>
        </w:r>
      </w:del>
      <w:del w:id="23603" w:author="M00007797" w:date="2023-06-19T10:48:21Z">
        <w:r>
          <w:rPr/>
          <w:tab/>
        </w:r>
      </w:del>
      <w:del w:id="23604" w:author="M00007797" w:date="2023-06-19T10:48:21Z">
        <w:r>
          <w:rPr/>
          <w:tab/>
        </w:r>
      </w:del>
      <w:del w:id="23605" w:author="M00007797" w:date="2023-06-19T10:48:21Z">
        <w:r>
          <w:rPr/>
          <w:tab/>
        </w:r>
      </w:del>
    </w:p>
    <w:p>
      <w:pPr>
        <w:pStyle w:val="187"/>
        <w:ind w:left="848" w:leftChars="404" w:firstLine="1" w:firstLineChars="0"/>
        <w:rPr>
          <w:del w:id="23606" w:author="M00007797" w:date="2023-06-19T10:48:21Z"/>
        </w:rPr>
      </w:pPr>
      <w:del w:id="23607" w:author="M00007797" w:date="2023-06-19T10:48:21Z">
        <w:r>
          <w:rPr/>
          <w:delText>b、</w:delText>
        </w:r>
      </w:del>
      <w:del w:id="23608" w:author="M00007797" w:date="2023-06-19T10:48:21Z">
        <w:r>
          <w:rPr>
            <w:rFonts w:hint="eastAsia"/>
            <w:lang w:val="en-US" w:eastAsia="zh-CN"/>
          </w:rPr>
          <w:delText>座圈打开时，座圈氛围灯缓慢熄灭</w:delText>
        </w:r>
      </w:del>
      <w:ins w:id="23609" w:author="M00009068" w:date="2022-05-14T14:00:48Z">
        <w:del w:id="23610" w:author="M00007797" w:date="2023-06-19T10:48:21Z">
          <w:r>
            <w:rPr>
              <w:rFonts w:hint="eastAsia"/>
              <w:lang w:val="en-US" w:eastAsia="zh-CN"/>
            </w:rPr>
            <w:delText>，</w:delText>
          </w:r>
        </w:del>
      </w:ins>
      <w:ins w:id="23611" w:author="M00009068" w:date="2022-05-14T14:00:54Z">
        <w:del w:id="23612" w:author="M00007797" w:date="2023-06-19T10:48:21Z">
          <w:r>
            <w:rPr>
              <w:rFonts w:hint="eastAsia"/>
              <w:lang w:val="en-US" w:eastAsia="zh-CN"/>
            </w:rPr>
            <w:delText>打开</w:delText>
          </w:r>
        </w:del>
      </w:ins>
      <w:ins w:id="23613" w:author="M00009068" w:date="2022-05-14T14:00:55Z">
        <w:del w:id="23614" w:author="M00007797" w:date="2023-06-19T10:48:21Z">
          <w:r>
            <w:rPr>
              <w:rFonts w:hint="eastAsia"/>
              <w:lang w:val="en-US" w:eastAsia="zh-CN"/>
            </w:rPr>
            <w:delText>到4</w:delText>
          </w:r>
        </w:del>
      </w:ins>
      <w:ins w:id="23615" w:author="M00009068" w:date="2022-05-14T14:00:56Z">
        <w:del w:id="23616" w:author="M00007797" w:date="2023-06-19T10:48:21Z">
          <w:r>
            <w:rPr>
              <w:rFonts w:hint="eastAsia"/>
              <w:lang w:val="en-US" w:eastAsia="zh-CN"/>
            </w:rPr>
            <w:delText>5</w:delText>
          </w:r>
        </w:del>
      </w:ins>
      <w:ins w:id="23617" w:author="M00009068" w:date="2022-05-14T14:00:58Z">
        <w:del w:id="23618" w:author="M00007797" w:date="2023-06-19T10:48:21Z">
          <w:r>
            <w:rPr>
              <w:rFonts w:hint="eastAsia"/>
              <w:lang w:val="en-US" w:eastAsia="zh-CN"/>
            </w:rPr>
            <w:delText>°</w:delText>
          </w:r>
        </w:del>
      </w:ins>
      <w:ins w:id="23619" w:author="M00009068" w:date="2022-05-14T14:00:59Z">
        <w:del w:id="23620" w:author="M00007797" w:date="2023-06-19T10:48:21Z">
          <w:r>
            <w:rPr>
              <w:rFonts w:hint="eastAsia"/>
              <w:lang w:val="en-US" w:eastAsia="zh-CN"/>
            </w:rPr>
            <w:delText>左右</w:delText>
          </w:r>
        </w:del>
      </w:ins>
      <w:ins w:id="23621" w:author="M00009068" w:date="2022-05-14T14:01:01Z">
        <w:del w:id="23622" w:author="M00007797" w:date="2023-06-19T10:48:21Z">
          <w:r>
            <w:rPr>
              <w:rFonts w:hint="eastAsia"/>
              <w:lang w:val="en-US" w:eastAsia="zh-CN"/>
            </w:rPr>
            <w:delText>熄灭</w:delText>
          </w:r>
        </w:del>
      </w:ins>
      <w:del w:id="23623" w:author="M00007797" w:date="2023-06-19T10:48:21Z">
        <w:r>
          <w:rPr/>
          <w:delText xml:space="preserve">； </w:delText>
        </w:r>
      </w:del>
    </w:p>
    <w:p>
      <w:pPr>
        <w:pStyle w:val="187"/>
        <w:ind w:left="848" w:leftChars="404" w:firstLine="1" w:firstLineChars="0"/>
        <w:rPr>
          <w:del w:id="23624" w:author="M00007797" w:date="2023-06-19T10:48:21Z"/>
        </w:rPr>
      </w:pPr>
      <w:del w:id="23625" w:author="M00007797" w:date="2023-06-19T10:48:21Z">
        <w:r>
          <w:rPr/>
          <w:delText>c</w:delText>
        </w:r>
      </w:del>
      <w:del w:id="23626" w:author="M00007797" w:date="2023-06-19T10:48:21Z">
        <w:r>
          <w:rPr>
            <w:rFonts w:hint="eastAsia"/>
          </w:rPr>
          <w:delText>、紫外杀菌、</w:delText>
        </w:r>
      </w:del>
      <w:del w:id="23627" w:author="M00007797" w:date="2023-06-19T10:48:21Z">
        <w:r>
          <w:rPr>
            <w:rFonts w:hint="default"/>
            <w:lang w:val="en-US"/>
          </w:rPr>
          <w:delText>陶瓷水杀菌</w:delText>
        </w:r>
      </w:del>
      <w:ins w:id="23628" w:author="M00009068" w:date="2022-01-13T11:25:59Z">
        <w:del w:id="23629" w:author="M00007797" w:date="2023-06-19T10:48:21Z">
          <w:r>
            <w:rPr>
              <w:rFonts w:hint="eastAsia"/>
              <w:lang w:val="en-US" w:eastAsia="zh-CN"/>
            </w:rPr>
            <w:delText>着座</w:delText>
          </w:r>
        </w:del>
      </w:ins>
      <w:ins w:id="23630" w:author="M00009068" w:date="2022-01-13T11:26:01Z">
        <w:del w:id="23631" w:author="M00007797" w:date="2023-06-19T10:48:21Z">
          <w:r>
            <w:rPr>
              <w:rFonts w:hint="eastAsia"/>
              <w:lang w:val="en-US" w:eastAsia="zh-CN"/>
            </w:rPr>
            <w:delText>雾化</w:delText>
          </w:r>
        </w:del>
      </w:ins>
      <w:del w:id="23632" w:author="M00007797" w:date="2023-06-19T10:48:21Z">
        <w:r>
          <w:rPr>
            <w:rFonts w:hint="eastAsia"/>
            <w:lang w:val="en-US" w:eastAsia="zh-CN"/>
          </w:rPr>
          <w:delText>时座圈氛围灯闪烁</w:delText>
        </w:r>
      </w:del>
      <w:del w:id="23633" w:author="M00007797" w:date="2023-06-19T10:48:21Z">
        <w:r>
          <w:rPr/>
          <w:delText>。</w:delText>
        </w:r>
      </w:del>
    </w:p>
    <w:p>
      <w:pPr>
        <w:pStyle w:val="187"/>
        <w:ind w:left="0" w:leftChars="0" w:firstLine="0" w:firstLineChars="0"/>
        <w:rPr>
          <w:del w:id="23634" w:author="M00007797" w:date="2023-06-19T10:48:21Z"/>
          <w:rFonts w:hint="default" w:eastAsia="宋体"/>
          <w:lang w:val="en-US" w:eastAsia="zh-CN"/>
        </w:rPr>
      </w:pPr>
      <w:del w:id="23635" w:author="M00007797" w:date="2023-06-19T10:48:21Z">
        <w:r>
          <w:rPr>
            <w:rFonts w:hint="eastAsia"/>
            <w:lang w:val="en-US" w:eastAsia="zh-CN"/>
          </w:rPr>
          <w:delText xml:space="preserve">        d、关机/断电/微波无信号5min</w:delText>
        </w:r>
      </w:del>
      <w:ins w:id="23636" w:author="M00009068" w:date="2022-01-21T11:04:43Z">
        <w:del w:id="23637" w:author="M00007797" w:date="2023-06-19T10:48:21Z">
          <w:r>
            <w:rPr>
              <w:rFonts w:hint="eastAsia"/>
              <w:lang w:val="en-US" w:eastAsia="zh-CN"/>
            </w:rPr>
            <w:delText>且</w:delText>
          </w:r>
        </w:del>
      </w:ins>
      <w:ins w:id="23638" w:author="M00009068" w:date="2022-01-21T11:04:44Z">
        <w:del w:id="23639" w:author="M00007797" w:date="2023-06-19T10:48:21Z">
          <w:r>
            <w:rPr>
              <w:rFonts w:hint="eastAsia"/>
              <w:lang w:val="en-US" w:eastAsia="zh-CN"/>
            </w:rPr>
            <w:delText>关盖</w:delText>
          </w:r>
        </w:del>
      </w:ins>
      <w:del w:id="23640" w:author="M00007797" w:date="2023-06-19T10:48:21Z">
        <w:r>
          <w:rPr>
            <w:rFonts w:hint="eastAsia"/>
            <w:lang w:val="en-US" w:eastAsia="zh-CN"/>
          </w:rPr>
          <w:delText>后，座圈氛围灯熄灭；</w:delText>
        </w:r>
      </w:del>
    </w:p>
    <w:p>
      <w:pPr>
        <w:pStyle w:val="187"/>
        <w:rPr>
          <w:del w:id="23641" w:author="M00007797" w:date="2023-06-19T10:48:21Z"/>
        </w:rPr>
      </w:pPr>
      <w:del w:id="23642" w:author="M00007797" w:date="2023-06-19T10:48:21Z">
        <w:r>
          <w:rPr/>
          <w:tab/>
        </w:r>
      </w:del>
      <w:del w:id="23643" w:author="M00007797" w:date="2023-06-19T10:48:21Z">
        <w:r>
          <w:rPr/>
          <w:tab/>
        </w:r>
      </w:del>
    </w:p>
    <w:p>
      <w:pPr>
        <w:pStyle w:val="5"/>
        <w:ind w:left="1146"/>
        <w:rPr>
          <w:del w:id="23644" w:author="M00007797" w:date="2023-06-19T10:48:21Z"/>
        </w:rPr>
      </w:pPr>
      <w:del w:id="23645" w:author="M00007797" w:date="2023-06-19T10:48:21Z">
        <w:bookmarkStart w:id="1742" w:name="_Toc23574"/>
        <w:bookmarkStart w:id="1743" w:name="_Toc19868"/>
        <w:bookmarkStart w:id="1744" w:name="_Toc9507"/>
        <w:bookmarkStart w:id="1745" w:name="_Toc241"/>
        <w:bookmarkStart w:id="1746" w:name="_Toc6933"/>
        <w:bookmarkStart w:id="1747" w:name="_Toc13429"/>
        <w:bookmarkStart w:id="1748" w:name="_Toc25162"/>
        <w:r>
          <w:rPr>
            <w:rFonts w:hint="eastAsia"/>
            <w:lang w:val="en-US" w:eastAsia="zh-CN"/>
          </w:rPr>
          <w:delText>久坐提醒</w:delText>
        </w:r>
        <w:bookmarkEnd w:id="1742"/>
        <w:bookmarkEnd w:id="1743"/>
        <w:bookmarkEnd w:id="1744"/>
        <w:bookmarkEnd w:id="1745"/>
        <w:bookmarkEnd w:id="1746"/>
        <w:bookmarkEnd w:id="1747"/>
        <w:bookmarkEnd w:id="1748"/>
      </w:del>
      <w:del w:id="23646" w:author="M00007797" w:date="2023-06-19T10:48:21Z">
        <w:r>
          <w:rPr/>
          <w:tab/>
        </w:r>
      </w:del>
      <w:del w:id="23647" w:author="M00007797" w:date="2023-06-19T10:48:21Z">
        <w:r>
          <w:rPr/>
          <w:tab/>
        </w:r>
      </w:del>
      <w:del w:id="23648" w:author="M00007797" w:date="2023-06-19T10:48:21Z">
        <w:r>
          <w:rPr/>
          <w:tab/>
        </w:r>
      </w:del>
      <w:del w:id="23649" w:author="M00007797" w:date="2023-06-19T10:48:21Z">
        <w:r>
          <w:rPr/>
          <w:tab/>
        </w:r>
      </w:del>
      <w:del w:id="23650" w:author="M00007797" w:date="2023-06-19T10:48:21Z">
        <w:r>
          <w:rPr/>
          <w:tab/>
        </w:r>
      </w:del>
      <w:del w:id="23651" w:author="M00007797" w:date="2023-06-19T10:48:21Z">
        <w:r>
          <w:rPr/>
          <w:tab/>
        </w:r>
      </w:del>
      <w:del w:id="23652" w:author="M00007797" w:date="2023-06-19T10:48:21Z">
        <w:r>
          <w:rPr/>
          <w:tab/>
        </w:r>
      </w:del>
      <w:del w:id="23653" w:author="M00007797" w:date="2023-06-19T10:48:21Z">
        <w:r>
          <w:rPr/>
          <w:tab/>
        </w:r>
      </w:del>
    </w:p>
    <w:p>
      <w:pPr>
        <w:pStyle w:val="187"/>
        <w:ind w:leftChars="271" w:hanging="281" w:hangingChars="134"/>
        <w:rPr>
          <w:del w:id="23654" w:author="M00007797" w:date="2023-06-19T10:48:21Z"/>
        </w:rPr>
      </w:pPr>
      <w:del w:id="23655" w:author="M00007797" w:date="2023-06-19T10:48:21Z">
        <w:r>
          <w:rPr/>
          <w:delText>1、操作方式：</w:delText>
        </w:r>
      </w:del>
      <w:del w:id="23656" w:author="M00007797" w:date="2023-06-19T10:48:21Z">
        <w:r>
          <w:rPr>
            <w:rFonts w:hint="eastAsia"/>
          </w:rPr>
          <w:delText>同时按冲水+风温键</w:delText>
        </w:r>
      </w:del>
      <w:del w:id="23657" w:author="M00007797" w:date="2023-06-19T10:48:21Z">
        <w:r>
          <w:rPr>
            <w:rFonts w:hint="eastAsia"/>
            <w:lang w:val="en-US" w:eastAsia="zh-CN"/>
          </w:rPr>
          <w:delText>3秒</w:delText>
        </w:r>
      </w:del>
      <w:del w:id="23658" w:author="M00007797" w:date="2023-06-19T10:48:21Z">
        <w:r>
          <w:rPr>
            <w:rFonts w:hint="eastAsia"/>
          </w:rPr>
          <w:delText>，打开或者关闭久坐开关功能。</w:delText>
        </w:r>
      </w:del>
    </w:p>
    <w:p>
      <w:pPr>
        <w:pStyle w:val="187"/>
        <w:ind w:left="0" w:leftChars="0" w:firstLine="567" w:firstLineChars="270"/>
        <w:rPr>
          <w:del w:id="23659" w:author="M00007797" w:date="2023-06-19T10:48:21Z"/>
        </w:rPr>
      </w:pPr>
      <w:del w:id="23660" w:author="M00007797" w:date="2023-06-19T10:48:21Z">
        <w:r>
          <w:rPr/>
          <w:delText>2、功能描述:</w:delText>
        </w:r>
      </w:del>
      <w:del w:id="23661" w:author="M00007797" w:date="2023-06-19T10:48:21Z">
        <w:r>
          <w:rPr>
            <w:rFonts w:hint="eastAsia"/>
          </w:rPr>
          <w:delText>着座时间超过10分钟，</w:delText>
        </w:r>
      </w:del>
      <w:del w:id="23662" w:author="M00007797" w:date="2023-06-19T10:48:21Z">
        <w:r>
          <w:rPr>
            <w:rFonts w:hint="eastAsia"/>
            <w:lang w:val="en-US" w:eastAsia="zh-CN"/>
          </w:rPr>
          <w:delText>且</w:delText>
        </w:r>
      </w:del>
      <w:del w:id="23663" w:author="M00007797" w:date="2023-06-19T10:48:21Z">
        <w:r>
          <w:rPr>
            <w:rFonts w:hint="eastAsia"/>
          </w:rPr>
          <w:delText>没有开启清洗功能</w:delText>
        </w:r>
      </w:del>
      <w:del w:id="23664" w:author="M00007797" w:date="2023-06-19T10:48:21Z">
        <w:r>
          <w:rPr>
            <w:rFonts w:hint="eastAsia"/>
            <w:lang w:eastAsia="zh-CN"/>
          </w:rPr>
          <w:delText>。</w:delText>
        </w:r>
      </w:del>
      <w:del w:id="23665" w:author="M00007797" w:date="2023-06-19T10:48:21Z">
        <w:r>
          <w:rPr>
            <w:rFonts w:hint="eastAsia"/>
          </w:rPr>
          <w:delText>每间隔1分钟，启动震动提醒功能一次，每次持续时间2s</w:delText>
        </w:r>
      </w:del>
    </w:p>
    <w:p>
      <w:pPr>
        <w:pStyle w:val="187"/>
        <w:ind w:left="0" w:leftChars="0" w:firstLine="0" w:firstLineChars="0"/>
        <w:rPr>
          <w:del w:id="23667" w:author="M00007797" w:date="2023-06-19T10:48:21Z"/>
        </w:rPr>
        <w:pPrChange w:id="23666" w:author="M00007797" w:date="2023-06-19T10:48:14Z">
          <w:pPr>
            <w:pStyle w:val="187"/>
            <w:ind w:left="0" w:leftChars="0" w:firstLine="567" w:firstLineChars="270"/>
          </w:pPr>
        </w:pPrChange>
      </w:pPr>
      <w:del w:id="23668" w:author="M00007797" w:date="2023-06-19T10:48:21Z">
        <w:r>
          <w:rPr/>
          <w:tab/>
        </w:r>
      </w:del>
      <w:del w:id="23669" w:author="M00007797" w:date="2023-06-19T10:48:21Z">
        <w:r>
          <w:rPr/>
          <w:tab/>
        </w:r>
      </w:del>
    </w:p>
    <w:p>
      <w:pPr>
        <w:pStyle w:val="5"/>
        <w:ind w:left="1140"/>
        <w:pPrChange w:id="23670" w:author="M00000676" w:date="2023-11-25T17:34:41Z">
          <w:pPr>
            <w:pStyle w:val="5"/>
            <w:ind w:left="1146"/>
          </w:pPr>
        </w:pPrChange>
      </w:pPr>
      <w:bookmarkStart w:id="1749" w:name="_Toc12170"/>
      <w:bookmarkStart w:id="1750" w:name="_Toc14147"/>
      <w:bookmarkStart w:id="1751" w:name="_Toc15288"/>
      <w:bookmarkStart w:id="1752" w:name="_Toc25392"/>
      <w:bookmarkStart w:id="1753" w:name="_Toc1551"/>
      <w:bookmarkStart w:id="1754" w:name="_Toc23369"/>
      <w:bookmarkStart w:id="1755" w:name="_Toc26512"/>
      <w:bookmarkStart w:id="1756" w:name="_Toc23429"/>
      <w:bookmarkStart w:id="1757" w:name="_Toc22528"/>
      <w:bookmarkStart w:id="1758" w:name="_Toc24913"/>
      <w:bookmarkStart w:id="1759" w:name="_Toc17197"/>
      <w:bookmarkStart w:id="1760" w:name="_Toc29164"/>
      <w:bookmarkStart w:id="1761" w:name="_Toc6248564"/>
      <w:bookmarkStart w:id="1762" w:name="_Toc17020"/>
      <w:bookmarkStart w:id="1763" w:name="_Toc15341"/>
      <w:bookmarkStart w:id="1764" w:name="_Toc22685"/>
      <w:bookmarkStart w:id="1765" w:name="_Toc15335"/>
      <w:bookmarkStart w:id="1766" w:name="_Toc14620"/>
      <w:bookmarkStart w:id="1767" w:name="_Toc32076"/>
      <w:bookmarkStart w:id="1768" w:name="_Toc24386"/>
      <w:r>
        <w:rPr>
          <w:rFonts w:hint="eastAsia"/>
        </w:rPr>
        <w:t>紫外线杀菌</w:t>
      </w:r>
      <w:bookmarkEnd w:id="1749"/>
      <w:bookmarkEnd w:id="1750"/>
      <w:bookmarkEnd w:id="1751"/>
      <w:bookmarkEnd w:id="1752"/>
      <w:bookmarkEnd w:id="1753"/>
      <w:bookmarkEnd w:id="1754"/>
      <w:bookmarkEnd w:id="1755"/>
      <w:bookmarkEnd w:id="1756"/>
      <w:bookmarkEnd w:id="1757"/>
      <w:bookmarkEnd w:id="1758"/>
      <w:bookmarkEnd w:id="1759"/>
      <w:bookmarkEnd w:id="1760"/>
      <w:bookmarkEnd w:id="1761"/>
      <w:bookmarkEnd w:id="1762"/>
      <w:bookmarkEnd w:id="1763"/>
      <w:bookmarkEnd w:id="1764"/>
      <w:bookmarkEnd w:id="1765"/>
      <w:bookmarkEnd w:id="1766"/>
      <w:bookmarkEnd w:id="1767"/>
      <w:bookmarkEnd w:id="1768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>
      <w:pPr>
        <w:pStyle w:val="187"/>
        <w:numPr>
          <w:ilvl w:val="0"/>
          <w:numId w:val="39"/>
        </w:numPr>
        <w:ind w:left="979" w:leftChars="466" w:firstLine="344" w:firstLineChars="164"/>
        <w:rPr>
          <w:ins w:id="23672" w:author="M00007797" w:date="2023-06-19T11:37:29Z"/>
          <w:rFonts w:hint="eastAsia"/>
          <w:color w:val="auto"/>
          <w:highlight w:val="none"/>
          <w:rPrChange w:id="23673" w:author="M00009081" w:date="2024-06-28T11:09:39Z">
            <w:rPr>
              <w:ins w:id="23674" w:author="M00007797" w:date="2023-06-19T11:37:29Z"/>
              <w:color w:val="auto"/>
              <w:highlight w:val="none"/>
            </w:rPr>
          </w:rPrChange>
        </w:rPr>
        <w:pPrChange w:id="23671" w:author="M00009081" w:date="2024-06-28T11:09:39Z">
          <w:pPr>
            <w:numPr>
              <w:ilvl w:val="0"/>
              <w:numId w:val="39"/>
            </w:numPr>
            <w:ind w:firstLine="630" w:firstLineChars="300"/>
          </w:pPr>
        </w:pPrChange>
      </w:pPr>
      <w:ins w:id="23675" w:author="M00007797" w:date="2023-06-19T11:37:29Z">
        <w:r>
          <w:rPr>
            <w:rFonts w:hint="eastAsia"/>
            <w:color w:val="auto"/>
            <w:highlight w:val="none"/>
            <w:lang w:val="en-US" w:eastAsia="zh-CN"/>
            <w:rPrChange w:id="23676" w:author="M00009081" w:date="2024-06-28T11:09:39Z">
              <w:rPr>
                <w:rFonts w:hint="eastAsia"/>
                <w:color w:val="auto"/>
                <w:highlight w:val="none"/>
                <w:lang w:val="en-US" w:eastAsia="zh-CN"/>
              </w:rPr>
            </w:rPrChange>
          </w:rPr>
          <w:t>功能描述：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3678" w:author="M00007797" w:date="2023-06-19T11:37:29Z"/>
          <w:rFonts w:hint="eastAsia"/>
          <w:color w:val="auto"/>
          <w:highlight w:val="none"/>
          <w:rPrChange w:id="23679" w:author="M00009081" w:date="2024-06-28T11:10:17Z">
            <w:rPr>
              <w:ins w:id="23680" w:author="M00007797" w:date="2023-06-19T11:37:29Z"/>
              <w:color w:val="auto"/>
              <w:highlight w:val="none"/>
            </w:rPr>
          </w:rPrChange>
        </w:rPr>
        <w:pPrChange w:id="23677" w:author="M00009081" w:date="2024-06-28T11:10:17Z">
          <w:pPr>
            <w:numPr>
              <w:ilvl w:val="0"/>
              <w:numId w:val="0"/>
            </w:numPr>
            <w:ind w:firstLine="840" w:firstLineChars="400"/>
          </w:pPr>
        </w:pPrChange>
      </w:pPr>
      <w:ins w:id="23681" w:author="M00009081" w:date="2024-06-28T11:09:43Z">
        <w:r>
          <w:rPr>
            <w:rFonts w:hint="eastAsia"/>
            <w:color w:val="auto"/>
            <w:highlight w:val="none"/>
            <w:lang w:val="en-US" w:eastAsia="zh-CN"/>
            <w:rPrChange w:id="23682" w:author="M00009081" w:date="2024-06-28T11:10:17Z">
              <w:rPr>
                <w:rFonts w:hint="eastAsia"/>
                <w:color w:val="auto"/>
                <w:highlight w:val="none"/>
                <w:lang w:val="en-US" w:eastAsia="zh-CN"/>
              </w:rPr>
            </w:rPrChange>
          </w:rPr>
          <w:t>1</w:t>
        </w:r>
      </w:ins>
      <w:ins w:id="23683" w:author="M00009081" w:date="2024-06-28T11:09:44Z">
        <w:r>
          <w:rPr>
            <w:rFonts w:hint="eastAsia"/>
            <w:color w:val="auto"/>
            <w:highlight w:val="none"/>
            <w:lang w:val="en-US" w:eastAsia="zh-CN"/>
            <w:rPrChange w:id="23684" w:author="M00009081" w:date="2024-06-28T11:10:17Z">
              <w:rPr>
                <w:rFonts w:hint="eastAsia"/>
                <w:color w:val="auto"/>
                <w:highlight w:val="none"/>
                <w:lang w:val="en-US" w:eastAsia="zh-CN"/>
              </w:rPr>
            </w:rPrChange>
          </w:rPr>
          <w:t>、</w:t>
        </w:r>
      </w:ins>
      <w:ins w:id="23685" w:author="M00007797" w:date="2023-06-19T11:37:29Z">
        <w:del w:id="23686" w:author="M00009081" w:date="2024-06-28T11:09:43Z">
          <w:r>
            <w:rPr>
              <w:rFonts w:hint="eastAsia"/>
              <w:color w:val="auto"/>
              <w:highlight w:val="none"/>
              <w:lang w:val="en-US" w:eastAsia="zh-CN"/>
              <w:rPrChange w:id="23687" w:author="M00009081" w:date="2024-06-28T11:10:17Z">
                <w:rPr>
                  <w:rFonts w:hint="eastAsia"/>
                  <w:color w:val="auto"/>
                  <w:highlight w:val="none"/>
                  <w:lang w:val="en-US" w:eastAsia="zh-CN"/>
                </w:rPr>
              </w:rPrChange>
            </w:rPr>
            <w:delText>a</w:delText>
          </w:r>
        </w:del>
      </w:ins>
      <w:ins w:id="23688" w:author="M00007797" w:date="2023-06-19T11:37:29Z">
        <w:del w:id="23689" w:author="M00009081" w:date="2024-06-28T11:09:42Z">
          <w:r>
            <w:rPr>
              <w:rFonts w:hint="eastAsia"/>
              <w:color w:val="auto"/>
              <w:highlight w:val="none"/>
              <w:lang w:val="en-US" w:eastAsia="zh-CN"/>
              <w:rPrChange w:id="23690" w:author="M00009081" w:date="2024-06-28T11:10:17Z">
                <w:rPr>
                  <w:rFonts w:hint="eastAsia"/>
                  <w:color w:val="auto"/>
                  <w:highlight w:val="none"/>
                  <w:lang w:val="en-US" w:eastAsia="zh-CN"/>
                </w:rPr>
              </w:rPrChange>
            </w:rPr>
            <w:delText>、</w:delText>
          </w:r>
        </w:del>
      </w:ins>
      <w:ins w:id="23691" w:author="M00007797" w:date="2023-06-19T11:37:29Z">
        <w:r>
          <w:rPr>
            <w:rFonts w:hint="eastAsia"/>
            <w:color w:val="auto"/>
            <w:highlight w:val="none"/>
            <w:lang w:val="en-US" w:eastAsia="zh-CN"/>
            <w:rPrChange w:id="23692" w:author="M00009081" w:date="2024-06-28T11:10:17Z">
              <w:rPr>
                <w:rFonts w:hint="eastAsia"/>
                <w:color w:val="auto"/>
                <w:highlight w:val="none"/>
                <w:lang w:val="en-US" w:eastAsia="zh-CN"/>
              </w:rPr>
            </w:rPrChange>
          </w:rPr>
          <w:t>离座后自动开启紫外线杀菌功能；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3694" w:author="M00007797" w:date="2023-06-19T11:37:29Z"/>
          <w:rFonts w:hint="eastAsia"/>
          <w:color w:val="auto"/>
          <w:rPrChange w:id="23695" w:author="M00009081" w:date="2024-06-28T11:10:17Z">
            <w:rPr>
              <w:ins w:id="23696" w:author="M00007797" w:date="2023-06-19T11:37:29Z"/>
              <w:rFonts w:hint="eastAsia"/>
              <w:color w:val="4F81BD" w:themeColor="accent1"/>
              <w14:textFill>
                <w14:solidFill>
                  <w14:schemeClr w14:val="accent1"/>
                </w14:solidFill>
              </w14:textFill>
            </w:rPr>
          </w:rPrChange>
        </w:rPr>
        <w:pPrChange w:id="23693" w:author="M00009081" w:date="2024-06-28T11:10:17Z">
          <w:pPr>
            <w:numPr>
              <w:ilvl w:val="0"/>
              <w:numId w:val="0"/>
            </w:numPr>
            <w:ind w:left="1050" w:hanging="1050" w:hangingChars="500"/>
          </w:pPr>
        </w:pPrChange>
      </w:pPr>
      <w:ins w:id="23697" w:author="M00007797" w:date="2023-06-19T11:37:29Z">
        <w:del w:id="23698" w:author="M00009081" w:date="2024-06-28T11:10:25Z">
          <w:r>
            <w:rPr>
              <w:rFonts w:hint="eastAsia"/>
              <w:color w:val="auto"/>
              <w:highlight w:val="none"/>
              <w:lang w:val="en-US" w:eastAsia="zh-CN"/>
              <w:rPrChange w:id="23699" w:author="M00009081" w:date="2024-06-28T11:10:17Z">
                <w:rPr>
                  <w:rFonts w:hint="eastAsia"/>
                  <w:color w:val="auto"/>
                  <w:highlight w:val="none"/>
                  <w:lang w:val="en-US" w:eastAsia="zh-CN"/>
                </w:rPr>
              </w:rPrChange>
            </w:rPr>
            <w:delText xml:space="preserve"> </w:delText>
          </w:r>
        </w:del>
      </w:ins>
      <w:ins w:id="23700" w:author="M00007797" w:date="2023-06-19T11:37:29Z">
        <w:del w:id="23701" w:author="M00009081" w:date="2024-06-28T11:10:24Z">
          <w:r>
            <w:rPr>
              <w:rFonts w:hint="eastAsia"/>
              <w:color w:val="auto"/>
              <w:highlight w:val="none"/>
              <w:lang w:val="en-US" w:eastAsia="zh-CN"/>
              <w:rPrChange w:id="23702" w:author="M00009081" w:date="2024-06-28T11:10:17Z">
                <w:rPr>
                  <w:rFonts w:hint="eastAsia"/>
                  <w:color w:val="auto"/>
                  <w:highlight w:val="none"/>
                  <w:lang w:val="en-US" w:eastAsia="zh-CN"/>
                </w:rPr>
              </w:rPrChange>
            </w:rPr>
            <w:delText xml:space="preserve"> </w:delText>
          </w:r>
        </w:del>
      </w:ins>
      <w:ins w:id="23703" w:author="M00007797" w:date="2023-06-19T11:37:29Z">
        <w:del w:id="23704" w:author="M00009081" w:date="2024-06-28T11:10:24Z">
          <w:r>
            <w:rPr>
              <w:rFonts w:hint="eastAsia"/>
              <w:color w:val="auto"/>
              <w:highlight w:val="none"/>
              <w:lang w:val="en-US" w:eastAsia="zh-CN"/>
              <w:rPrChange w:id="23705" w:author="M00009081" w:date="2024-06-28T11:10:17Z">
                <w:rPr>
                  <w:rFonts w:hint="eastAsia"/>
                  <w:color w:val="auto"/>
                  <w:highlight w:val="none"/>
                  <w:lang w:val="en-US" w:eastAsia="zh-CN"/>
                </w:rPr>
              </w:rPrChange>
            </w:rPr>
            <w:delText xml:space="preserve"> </w:delText>
          </w:r>
        </w:del>
      </w:ins>
      <w:ins w:id="23706" w:author="M00007797" w:date="2023-06-19T11:37:29Z">
        <w:del w:id="23707" w:author="M00009081" w:date="2024-06-28T11:10:23Z">
          <w:r>
            <w:rPr>
              <w:rFonts w:hint="eastAsia"/>
              <w:color w:val="auto"/>
              <w:highlight w:val="none"/>
              <w:lang w:val="en-US" w:eastAsia="zh-CN"/>
              <w:rPrChange w:id="23708" w:author="M00009081" w:date="2024-06-28T11:10:17Z">
                <w:rPr>
                  <w:rFonts w:hint="eastAsia"/>
                  <w:color w:val="auto"/>
                  <w:highlight w:val="none"/>
                  <w:lang w:val="en-US" w:eastAsia="zh-CN"/>
                </w:rPr>
              </w:rPrChange>
            </w:rPr>
            <w:delText xml:space="preserve"> </w:delText>
          </w:r>
        </w:del>
      </w:ins>
      <w:ins w:id="23709" w:author="M00007797" w:date="2023-06-19T11:37:29Z">
        <w:del w:id="23710" w:author="M00009081" w:date="2024-06-28T11:10:23Z">
          <w:r>
            <w:rPr>
              <w:rFonts w:hint="eastAsia"/>
              <w:color w:val="auto"/>
              <w:highlight w:val="none"/>
              <w:lang w:val="en-US" w:eastAsia="zh-CN"/>
              <w:rPrChange w:id="23711" w:author="M00009081" w:date="2024-06-28T11:10:17Z">
                <w:rPr>
                  <w:rFonts w:hint="eastAsia"/>
                  <w:color w:val="auto"/>
                  <w:highlight w:val="none"/>
                  <w:lang w:val="en-US" w:eastAsia="zh-CN"/>
                </w:rPr>
              </w:rPrChange>
            </w:rPr>
            <w:delText xml:space="preserve"> </w:delText>
          </w:r>
        </w:del>
      </w:ins>
      <w:ins w:id="23712" w:author="M00007797" w:date="2023-06-19T11:37:29Z">
        <w:del w:id="23713" w:author="M00009081" w:date="2024-06-28T11:10:23Z">
          <w:r>
            <w:rPr>
              <w:rFonts w:hint="eastAsia"/>
              <w:color w:val="auto"/>
              <w:highlight w:val="none"/>
              <w:lang w:val="en-US" w:eastAsia="zh-CN"/>
              <w:rPrChange w:id="23714" w:author="M00009081" w:date="2024-06-28T11:10:17Z">
                <w:rPr>
                  <w:rFonts w:hint="eastAsia"/>
                  <w:color w:val="auto"/>
                  <w:highlight w:val="none"/>
                  <w:lang w:val="en-US" w:eastAsia="zh-CN"/>
                </w:rPr>
              </w:rPrChange>
            </w:rPr>
            <w:delText xml:space="preserve"> </w:delText>
          </w:r>
        </w:del>
      </w:ins>
      <w:ins w:id="23715" w:author="M00007797" w:date="2023-06-19T11:37:29Z">
        <w:del w:id="23716" w:author="M00009081" w:date="2024-06-28T11:10:23Z">
          <w:r>
            <w:rPr>
              <w:rFonts w:hint="eastAsia"/>
              <w:color w:val="auto"/>
              <w:highlight w:val="none"/>
              <w:lang w:val="en-US" w:eastAsia="zh-CN"/>
              <w:rPrChange w:id="23717" w:author="M00009081" w:date="2024-06-28T11:10:17Z">
                <w:rPr>
                  <w:rFonts w:hint="eastAsia"/>
                  <w:color w:val="auto"/>
                  <w:highlight w:val="none"/>
                  <w:lang w:val="en-US" w:eastAsia="zh-CN"/>
                </w:rPr>
              </w:rPrChange>
            </w:rPr>
            <w:delText xml:space="preserve"> </w:delText>
          </w:r>
        </w:del>
      </w:ins>
      <w:ins w:id="23718" w:author="M00007797" w:date="2023-06-19T11:37:29Z">
        <w:del w:id="23719" w:author="M00009081" w:date="2024-06-28T11:10:23Z">
          <w:r>
            <w:rPr>
              <w:rFonts w:hint="eastAsia"/>
              <w:color w:val="auto"/>
              <w:highlight w:val="none"/>
              <w:lang w:val="en-US" w:eastAsia="zh-CN"/>
              <w:rPrChange w:id="23720" w:author="M00009081" w:date="2024-06-28T11:10:17Z">
                <w:rPr>
                  <w:rFonts w:hint="eastAsia"/>
                  <w:color w:val="auto"/>
                  <w:highlight w:val="none"/>
                  <w:lang w:val="en-US" w:eastAsia="zh-CN"/>
                </w:rPr>
              </w:rPrChange>
            </w:rPr>
            <w:delText xml:space="preserve"> </w:delText>
          </w:r>
        </w:del>
      </w:ins>
      <w:ins w:id="23721" w:author="M00007797" w:date="2023-06-19T11:37:39Z">
        <w:del w:id="23722" w:author="M00009081" w:date="2024-06-28T11:10:22Z">
          <w:r>
            <w:rPr>
              <w:rFonts w:hint="eastAsia"/>
              <w:color w:val="auto"/>
              <w:highlight w:val="none"/>
              <w:lang w:val="en-US" w:eastAsia="zh-CN"/>
              <w:rPrChange w:id="23723" w:author="M00009081" w:date="2024-06-28T11:10:17Z">
                <w:rPr>
                  <w:rFonts w:hint="eastAsia"/>
                  <w:color w:val="auto"/>
                  <w:highlight w:val="none"/>
                  <w:lang w:val="en-US" w:eastAsia="zh-CN"/>
                </w:rPr>
              </w:rPrChange>
            </w:rPr>
            <w:delText xml:space="preserve"> </w:delText>
          </w:r>
        </w:del>
      </w:ins>
      <w:ins w:id="23724" w:author="M00007797" w:date="2023-06-19T11:37:39Z">
        <w:del w:id="23725" w:author="M00009081" w:date="2024-06-28T11:10:22Z">
          <w:r>
            <w:rPr>
              <w:rFonts w:hint="eastAsia"/>
              <w:color w:val="auto"/>
              <w:highlight w:val="none"/>
              <w:lang w:val="en-US" w:eastAsia="zh-CN"/>
              <w:rPrChange w:id="23726" w:author="M00009081" w:date="2024-06-28T11:10:17Z">
                <w:rPr>
                  <w:rFonts w:hint="eastAsia"/>
                  <w:color w:val="auto"/>
                  <w:highlight w:val="none"/>
                  <w:lang w:val="en-US" w:eastAsia="zh-CN"/>
                </w:rPr>
              </w:rPrChange>
            </w:rPr>
            <w:delText xml:space="preserve"> </w:delText>
          </w:r>
        </w:del>
      </w:ins>
      <w:ins w:id="23727" w:author="M00007797" w:date="2023-06-19T11:37:39Z">
        <w:del w:id="23728" w:author="M00009081" w:date="2024-06-28T11:10:22Z">
          <w:r>
            <w:rPr>
              <w:rFonts w:hint="eastAsia"/>
              <w:color w:val="auto"/>
              <w:highlight w:val="none"/>
              <w:lang w:val="en-US" w:eastAsia="zh-CN"/>
              <w:rPrChange w:id="23729" w:author="M00009081" w:date="2024-06-28T11:10:17Z">
                <w:rPr>
                  <w:rFonts w:hint="eastAsia"/>
                  <w:color w:val="auto"/>
                  <w:highlight w:val="none"/>
                  <w:lang w:val="en-US" w:eastAsia="zh-CN"/>
                </w:rPr>
              </w:rPrChange>
            </w:rPr>
            <w:delText xml:space="preserve"> </w:delText>
          </w:r>
        </w:del>
      </w:ins>
      <w:ins w:id="23730" w:author="M00007797" w:date="2023-06-19T11:37:44Z">
        <w:del w:id="23731" w:author="M00009081" w:date="2024-06-28T11:10:22Z">
          <w:r>
            <w:rPr>
              <w:rFonts w:hint="eastAsia"/>
              <w:color w:val="auto"/>
              <w:highlight w:val="none"/>
              <w:lang w:val="en-US" w:eastAsia="zh-CN"/>
              <w:rPrChange w:id="23732" w:author="M00009081" w:date="2024-06-28T11:10:17Z">
                <w:rPr>
                  <w:rFonts w:hint="eastAsia"/>
                  <w:color w:val="auto"/>
                  <w:highlight w:val="none"/>
                  <w:lang w:val="en-US" w:eastAsia="zh-CN"/>
                </w:rPr>
              </w:rPrChange>
            </w:rPr>
            <w:delText xml:space="preserve"> </w:delText>
          </w:r>
        </w:del>
      </w:ins>
      <w:ins w:id="23733" w:author="M00007797" w:date="2023-06-19T11:37:45Z">
        <w:del w:id="23734" w:author="M00009081" w:date="2024-06-28T11:10:22Z">
          <w:r>
            <w:rPr>
              <w:rFonts w:hint="eastAsia"/>
              <w:color w:val="auto"/>
              <w:highlight w:val="none"/>
              <w:lang w:val="en-US" w:eastAsia="zh-CN"/>
              <w:rPrChange w:id="23735" w:author="M00009081" w:date="2024-06-28T11:10:17Z">
                <w:rPr>
                  <w:rFonts w:hint="eastAsia"/>
                  <w:color w:val="auto"/>
                  <w:highlight w:val="none"/>
                  <w:lang w:val="en-US" w:eastAsia="zh-CN"/>
                </w:rPr>
              </w:rPrChange>
            </w:rPr>
            <w:delText xml:space="preserve"> </w:delText>
          </w:r>
        </w:del>
      </w:ins>
      <w:ins w:id="23736" w:author="M00007797" w:date="2023-06-19T11:37:45Z">
        <w:del w:id="23737" w:author="M00009081" w:date="2024-06-28T11:10:21Z">
          <w:r>
            <w:rPr>
              <w:rFonts w:hint="eastAsia"/>
              <w:color w:val="auto"/>
              <w:highlight w:val="none"/>
              <w:lang w:val="en-US" w:eastAsia="zh-CN"/>
              <w:rPrChange w:id="23738" w:author="M00009081" w:date="2024-06-28T11:10:17Z">
                <w:rPr>
                  <w:rFonts w:hint="eastAsia"/>
                  <w:color w:val="auto"/>
                  <w:highlight w:val="none"/>
                  <w:lang w:val="en-US" w:eastAsia="zh-CN"/>
                </w:rPr>
              </w:rPrChange>
            </w:rPr>
            <w:delText xml:space="preserve"> </w:delText>
          </w:r>
        </w:del>
      </w:ins>
      <w:ins w:id="23739" w:author="M00007797" w:date="2023-06-19T11:37:45Z">
        <w:del w:id="23740" w:author="M00009081" w:date="2024-06-28T11:10:21Z">
          <w:r>
            <w:rPr>
              <w:rFonts w:hint="eastAsia"/>
              <w:color w:val="auto"/>
              <w:highlight w:val="none"/>
              <w:lang w:val="en-US" w:eastAsia="zh-CN"/>
              <w:rPrChange w:id="23741" w:author="M00009081" w:date="2024-06-28T11:10:17Z">
                <w:rPr>
                  <w:rFonts w:hint="eastAsia"/>
                  <w:color w:val="auto"/>
                  <w:highlight w:val="none"/>
                  <w:lang w:val="en-US" w:eastAsia="zh-CN"/>
                </w:rPr>
              </w:rPrChange>
            </w:rPr>
            <w:delText xml:space="preserve"> </w:delText>
          </w:r>
        </w:del>
      </w:ins>
      <w:ins w:id="23742" w:author="M00007797" w:date="2023-06-19T11:37:40Z">
        <w:del w:id="23743" w:author="M00009081" w:date="2024-06-28T11:10:21Z">
          <w:r>
            <w:rPr>
              <w:rFonts w:hint="eastAsia"/>
              <w:color w:val="auto"/>
              <w:highlight w:val="none"/>
              <w:lang w:val="en-US" w:eastAsia="zh-CN"/>
              <w:rPrChange w:id="23744" w:author="M00009081" w:date="2024-06-28T11:10:17Z">
                <w:rPr>
                  <w:rFonts w:hint="eastAsia"/>
                  <w:color w:val="auto"/>
                  <w:highlight w:val="none"/>
                  <w:lang w:val="en-US" w:eastAsia="zh-CN"/>
                </w:rPr>
              </w:rPrChange>
            </w:rPr>
            <w:delText xml:space="preserve"> </w:delText>
          </w:r>
        </w:del>
      </w:ins>
      <w:ins w:id="23745" w:author="M00009081" w:date="2024-06-28T11:09:46Z">
        <w:r>
          <w:rPr>
            <w:rFonts w:hint="eastAsia"/>
            <w:color w:val="auto"/>
            <w:highlight w:val="none"/>
            <w:lang w:val="en-US" w:eastAsia="zh-CN"/>
            <w:rPrChange w:id="23746" w:author="M00009081" w:date="2024-06-28T11:10:17Z">
              <w:rPr>
                <w:rFonts w:hint="eastAsia"/>
                <w:color w:val="auto"/>
                <w:highlight w:val="none"/>
                <w:lang w:val="en-US" w:eastAsia="zh-CN"/>
              </w:rPr>
            </w:rPrChange>
          </w:rPr>
          <w:t>2</w:t>
        </w:r>
      </w:ins>
      <w:ins w:id="23747" w:author="M00009081" w:date="2024-06-28T11:09:47Z">
        <w:r>
          <w:rPr>
            <w:rFonts w:hint="eastAsia"/>
            <w:color w:val="auto"/>
            <w:highlight w:val="none"/>
            <w:lang w:val="en-US" w:eastAsia="zh-CN"/>
            <w:rPrChange w:id="23748" w:author="M00009081" w:date="2024-06-28T11:10:17Z">
              <w:rPr>
                <w:rFonts w:hint="eastAsia"/>
                <w:color w:val="auto"/>
                <w:highlight w:val="none"/>
                <w:lang w:val="en-US" w:eastAsia="zh-CN"/>
              </w:rPr>
            </w:rPrChange>
          </w:rPr>
          <w:t>、</w:t>
        </w:r>
      </w:ins>
      <w:ins w:id="23749" w:author="M00007797" w:date="2023-06-19T11:37:29Z">
        <w:del w:id="23750" w:author="M00009081" w:date="2024-06-28T11:09:46Z">
          <w:r>
            <w:rPr>
              <w:rFonts w:hint="eastAsia"/>
              <w:color w:val="auto"/>
              <w:highlight w:val="none"/>
              <w:lang w:val="en-US" w:eastAsia="zh-CN"/>
              <w:rPrChange w:id="23751" w:author="M00009081" w:date="2024-06-28T11:10:17Z">
                <w:rPr>
                  <w:rFonts w:hint="eastAsia"/>
                  <w:color w:val="auto"/>
                  <w:highlight w:val="none"/>
                  <w:lang w:val="en-US" w:eastAsia="zh-CN"/>
                </w:rPr>
              </w:rPrChange>
            </w:rPr>
            <w:delText>b</w:delText>
          </w:r>
        </w:del>
      </w:ins>
      <w:ins w:id="23752" w:author="M00007797" w:date="2023-06-19T11:37:29Z">
        <w:del w:id="23753" w:author="M00009081" w:date="2024-06-28T11:09:45Z">
          <w:r>
            <w:rPr>
              <w:rFonts w:hint="eastAsia"/>
              <w:color w:val="auto"/>
              <w:highlight w:val="none"/>
              <w:lang w:val="en-US" w:eastAsia="zh-CN"/>
              <w:rPrChange w:id="23754" w:author="M00009081" w:date="2024-06-28T11:10:17Z">
                <w:rPr>
                  <w:rFonts w:hint="eastAsia"/>
                  <w:color w:val="auto"/>
                  <w:highlight w:val="none"/>
                  <w:lang w:val="en-US" w:eastAsia="zh-CN"/>
                </w:rPr>
              </w:rPrChange>
            </w:rPr>
            <w:delText>、</w:delText>
          </w:r>
        </w:del>
      </w:ins>
      <w:ins w:id="23755" w:author="M00007797" w:date="2023-06-19T11:37:29Z">
        <w:r>
          <w:rPr>
            <w:rFonts w:hint="eastAsia"/>
            <w:color w:val="auto"/>
            <w:highlight w:val="none"/>
            <w:rPrChange w:id="23756" w:author="M00009081" w:date="2024-06-28T11:10:17Z">
              <w:rPr>
                <w:rFonts w:hint="eastAsia"/>
                <w:color w:val="auto"/>
                <w:highlight w:val="none"/>
              </w:rPr>
            </w:rPrChange>
          </w:rPr>
          <w:t>停止杀菌：</w:t>
        </w:r>
      </w:ins>
      <w:ins w:id="23757" w:author="M00007797" w:date="2023-06-19T11:37:29Z">
        <w:r>
          <w:rPr>
            <w:rFonts w:hint="eastAsia"/>
            <w:color w:val="auto"/>
            <w:highlight w:val="none"/>
            <w:lang w:val="en-US" w:eastAsia="zh-CN"/>
            <w:rPrChange w:id="23758" w:author="M00009081" w:date="2024-06-28T11:10:17Z">
              <w:rPr>
                <w:rFonts w:hint="eastAsia"/>
                <w:highlight w:val="none"/>
                <w:lang w:val="en-US" w:eastAsia="zh-CN"/>
              </w:rPr>
            </w:rPrChange>
          </w:rPr>
          <w:t>接收</w:t>
        </w:r>
      </w:ins>
      <w:ins w:id="23759" w:author="M00007797" w:date="2023-06-19T11:37:29Z">
        <w:r>
          <w:rPr>
            <w:rFonts w:hint="eastAsia"/>
            <w:color w:val="auto"/>
            <w:highlight w:val="none"/>
            <w:rPrChange w:id="23760" w:author="M00009081" w:date="2024-06-28T11:10:17Z">
              <w:rPr>
                <w:rFonts w:hint="eastAsia"/>
                <w:highlight w:val="none"/>
              </w:rPr>
            </w:rPrChange>
          </w:rPr>
          <w:t>【着座】命令</w:t>
        </w:r>
      </w:ins>
      <w:ins w:id="23761" w:author="M00007797" w:date="2023-06-19T11:37:29Z">
        <w:r>
          <w:rPr>
            <w:rFonts w:hint="eastAsia"/>
            <w:color w:val="auto"/>
            <w:highlight w:val="none"/>
            <w:lang w:val="en-US" w:eastAsia="zh-CN"/>
            <w:rPrChange w:id="23762" w:author="M00009081" w:date="2024-06-28T11:10:17Z">
              <w:rPr>
                <w:rFonts w:hint="eastAsia"/>
                <w:highlight w:val="none"/>
                <w:lang w:val="en-US" w:eastAsia="zh-CN"/>
              </w:rPr>
            </w:rPrChange>
          </w:rPr>
          <w:t>或按遥控器</w:t>
        </w:r>
      </w:ins>
      <w:ins w:id="23763" w:author="M00007797" w:date="2023-06-19T11:37:29Z">
        <w:r>
          <w:rPr>
            <w:rFonts w:hint="eastAsia"/>
            <w:color w:val="auto"/>
            <w:highlight w:val="none"/>
            <w:rPrChange w:id="23764" w:author="M00009081" w:date="2024-06-28T11:10:17Z">
              <w:rPr>
                <w:rFonts w:hint="eastAsia"/>
                <w:highlight w:val="none"/>
              </w:rPr>
            </w:rPrChange>
          </w:rPr>
          <w:t>【</w:t>
        </w:r>
      </w:ins>
      <w:ins w:id="23765" w:author="M00007797" w:date="2023-06-19T11:37:29Z">
        <w:r>
          <w:rPr>
            <w:rFonts w:hint="eastAsia"/>
            <w:color w:val="auto"/>
            <w:highlight w:val="none"/>
            <w:lang w:val="en-US" w:eastAsia="zh-CN"/>
            <w:rPrChange w:id="23766" w:author="M00009081" w:date="2024-06-28T11:10:17Z">
              <w:rPr>
                <w:rFonts w:hint="eastAsia"/>
                <w:highlight w:val="none"/>
                <w:lang w:val="en-US" w:eastAsia="zh-CN"/>
              </w:rPr>
            </w:rPrChange>
          </w:rPr>
          <w:t>停止</w:t>
        </w:r>
      </w:ins>
      <w:ins w:id="23767" w:author="M00007797" w:date="2023-06-19T11:37:29Z">
        <w:r>
          <w:rPr>
            <w:rFonts w:hint="eastAsia"/>
            <w:color w:val="auto"/>
            <w:highlight w:val="none"/>
            <w:rPrChange w:id="23768" w:author="M00009081" w:date="2024-06-28T11:10:17Z">
              <w:rPr>
                <w:rFonts w:hint="eastAsia"/>
                <w:highlight w:val="none"/>
              </w:rPr>
            </w:rPrChange>
          </w:rPr>
          <w:t>】</w:t>
        </w:r>
      </w:ins>
      <w:ins w:id="23769" w:author="M00007797" w:date="2023-06-19T11:37:29Z">
        <w:r>
          <w:rPr>
            <w:rFonts w:hint="eastAsia"/>
            <w:color w:val="auto"/>
            <w:highlight w:val="none"/>
            <w:lang w:val="en-US" w:eastAsia="zh-CN"/>
            <w:rPrChange w:id="23770" w:author="M00009081" w:date="2024-06-28T11:10:17Z">
              <w:rPr>
                <w:rFonts w:hint="eastAsia"/>
                <w:highlight w:val="none"/>
                <w:lang w:val="en-US" w:eastAsia="zh-CN"/>
              </w:rPr>
            </w:rPrChange>
          </w:rPr>
          <w:t>或侧面</w:t>
        </w:r>
      </w:ins>
      <w:ins w:id="23771" w:author="M00007797" w:date="2023-06-19T11:37:29Z">
        <w:r>
          <w:rPr>
            <w:rFonts w:hint="eastAsia"/>
            <w:color w:val="auto"/>
            <w:highlight w:val="none"/>
            <w:rPrChange w:id="23772" w:author="M00009081" w:date="2024-06-28T11:10:17Z">
              <w:rPr>
                <w:rFonts w:hint="eastAsia"/>
                <w:highlight w:val="none"/>
              </w:rPr>
            </w:rPrChange>
          </w:rPr>
          <w:t>【</w:t>
        </w:r>
      </w:ins>
      <w:ins w:id="23773" w:author="M00007797" w:date="2023-06-19T11:37:29Z">
        <w:r>
          <w:rPr>
            <w:rFonts w:hint="eastAsia"/>
            <w:color w:val="auto"/>
            <w:highlight w:val="none"/>
            <w:lang w:val="en-US" w:eastAsia="zh-CN"/>
            <w:rPrChange w:id="23774" w:author="M00009081" w:date="2024-06-28T11:10:17Z">
              <w:rPr>
                <w:rFonts w:hint="eastAsia"/>
                <w:highlight w:val="none"/>
                <w:lang w:val="en-US" w:eastAsia="zh-CN"/>
              </w:rPr>
            </w:rPrChange>
          </w:rPr>
          <w:t>停止</w:t>
        </w:r>
      </w:ins>
      <w:ins w:id="23775" w:author="M00007797" w:date="2023-06-19T11:37:29Z">
        <w:r>
          <w:rPr>
            <w:rFonts w:hint="eastAsia"/>
            <w:color w:val="auto"/>
            <w:highlight w:val="none"/>
            <w:rPrChange w:id="23776" w:author="M00009081" w:date="2024-06-28T11:10:17Z">
              <w:rPr>
                <w:rFonts w:hint="eastAsia"/>
                <w:highlight w:val="none"/>
              </w:rPr>
            </w:rPrChange>
          </w:rPr>
          <w:t>】</w:t>
        </w:r>
      </w:ins>
      <w:ins w:id="23777" w:author="M00007797" w:date="2023-06-19T11:37:29Z">
        <w:r>
          <w:rPr>
            <w:rFonts w:hint="eastAsia"/>
            <w:color w:val="auto"/>
            <w:highlight w:val="none"/>
            <w:lang w:val="en-US" w:eastAsia="zh-CN"/>
            <w:rPrChange w:id="23778" w:author="M00009081" w:date="2024-06-28T11:10:17Z">
              <w:rPr>
                <w:rFonts w:hint="eastAsia"/>
                <w:highlight w:val="none"/>
                <w:lang w:val="en-US" w:eastAsia="zh-CN"/>
              </w:rPr>
            </w:rPrChange>
          </w:rPr>
          <w:t>键或遥控器喷嘴清洗功能</w:t>
        </w:r>
      </w:ins>
      <w:ins w:id="23779" w:author="M00007797" w:date="2023-06-19T11:37:29Z">
        <w:r>
          <w:rPr>
            <w:rFonts w:hint="eastAsia"/>
            <w:color w:val="auto"/>
            <w:highlight w:val="none"/>
            <w:rPrChange w:id="23780" w:author="M00009081" w:date="2024-06-28T11:10:17Z">
              <w:rPr>
                <w:rFonts w:hint="eastAsia"/>
                <w:highlight w:val="none"/>
              </w:rPr>
            </w:rPrChange>
          </w:rPr>
          <w:t>，立刻停止紫外线功能</w:t>
        </w:r>
      </w:ins>
      <w:ins w:id="23781" w:author="M00007797" w:date="2023-06-19T11:37:29Z">
        <w:r>
          <w:rPr>
            <w:rFonts w:hint="eastAsia"/>
            <w:color w:val="auto"/>
            <w:highlight w:val="none"/>
            <w:lang w:eastAsia="zh-CN"/>
            <w:rPrChange w:id="23782" w:author="M00009081" w:date="2024-06-28T11:10:17Z">
              <w:rPr>
                <w:rFonts w:hint="eastAsia"/>
                <w:color w:val="auto"/>
                <w:highlight w:val="none"/>
                <w:lang w:eastAsia="zh-CN"/>
              </w:rPr>
            </w:rPrChange>
          </w:rPr>
          <w:t>。</w:t>
        </w:r>
      </w:ins>
    </w:p>
    <w:p>
      <w:pPr>
        <w:pStyle w:val="187"/>
        <w:ind w:leftChars="271" w:hanging="281" w:hangingChars="134"/>
        <w:rPr>
          <w:del w:id="23783" w:author="M00007797" w:date="2023-06-19T11:37:29Z"/>
        </w:rPr>
      </w:pPr>
      <w:del w:id="23784" w:author="M00007797" w:date="2023-06-19T11:37:29Z">
        <w:r>
          <w:rPr/>
          <w:delText>1、操作方式：</w:delText>
        </w:r>
      </w:del>
      <w:del w:id="23785" w:author="M00007797" w:date="2023-06-19T11:37:29Z">
        <w:r>
          <w:rPr>
            <w:rFonts w:hint="eastAsia"/>
          </w:rPr>
          <w:delText>着座，离座后自动运行</w:delText>
        </w:r>
      </w:del>
      <w:del w:id="23786" w:author="M00007797" w:date="2023-06-19T11:37:29Z">
        <w:r>
          <w:rPr/>
          <w:delText>。</w:delText>
        </w:r>
      </w:del>
      <w:del w:id="23787" w:author="M00007797" w:date="2023-06-19T11:37:29Z">
        <w:r>
          <w:rPr/>
          <w:tab/>
        </w:r>
      </w:del>
      <w:del w:id="23788" w:author="M00007797" w:date="2023-06-19T11:37:29Z">
        <w:r>
          <w:rPr/>
          <w:tab/>
        </w:r>
      </w:del>
      <w:del w:id="23789" w:author="M00007797" w:date="2023-06-19T11:37:29Z">
        <w:r>
          <w:rPr/>
          <w:tab/>
        </w:r>
      </w:del>
      <w:del w:id="23790" w:author="M00007797" w:date="2023-06-19T11:37:29Z">
        <w:r>
          <w:rPr/>
          <w:tab/>
        </w:r>
      </w:del>
      <w:del w:id="23791" w:author="M00007797" w:date="2023-06-19T11:37:29Z">
        <w:r>
          <w:rPr/>
          <w:tab/>
        </w:r>
      </w:del>
      <w:del w:id="23792" w:author="M00007797" w:date="2023-06-19T11:37:29Z">
        <w:r>
          <w:rPr/>
          <w:tab/>
        </w:r>
      </w:del>
      <w:del w:id="23793" w:author="M00007797" w:date="2023-06-19T11:37:29Z">
        <w:r>
          <w:rPr/>
          <w:tab/>
        </w:r>
      </w:del>
    </w:p>
    <w:p>
      <w:pPr>
        <w:pStyle w:val="187"/>
        <w:ind w:left="0" w:leftChars="0" w:firstLine="567" w:firstLineChars="270"/>
        <w:rPr>
          <w:del w:id="23794" w:author="M00007797" w:date="2023-06-19T11:37:29Z"/>
        </w:rPr>
      </w:pPr>
      <w:del w:id="23795" w:author="M00007797" w:date="2023-06-19T11:37:29Z">
        <w:r>
          <w:rPr/>
          <w:delText>2、功能描述:</w:delText>
        </w:r>
      </w:del>
      <w:del w:id="23796" w:author="M00007797" w:date="2023-06-19T11:37:29Z">
        <w:r>
          <w:rPr>
            <w:rFonts w:hint="eastAsia"/>
          </w:rPr>
          <w:delText>离座且</w:delText>
        </w:r>
      </w:del>
      <w:del w:id="23797" w:author="M00007797" w:date="2023-06-19T11:37:29Z">
        <w:r>
          <w:rPr/>
          <w:delText xml:space="preserve">清洗喷管退回到位， </w:delText>
        </w:r>
      </w:del>
      <w:del w:id="23798" w:author="M00007797" w:date="2023-06-19T11:37:29Z">
        <w:r>
          <w:rPr>
            <w:rFonts w:hint="eastAsia"/>
          </w:rPr>
          <w:delText>10S</w:delText>
        </w:r>
      </w:del>
      <w:del w:id="23799" w:author="M00007797" w:date="2023-06-19T11:37:29Z">
        <w:r>
          <w:rPr/>
          <w:delText>后自动启动紫外线杀菌功能</w:delText>
        </w:r>
      </w:del>
      <w:del w:id="23800" w:author="M00007797" w:date="2023-06-19T11:37:29Z">
        <w:r>
          <w:rPr>
            <w:rFonts w:hint="eastAsia"/>
          </w:rPr>
          <w:delText>3min。</w:delText>
        </w:r>
      </w:del>
      <w:del w:id="23801" w:author="M00007797" w:date="2023-06-19T11:37:29Z">
        <w:r>
          <w:rPr/>
          <w:tab/>
        </w:r>
      </w:del>
    </w:p>
    <w:p>
      <w:pPr>
        <w:pStyle w:val="187"/>
        <w:ind w:left="1558" w:leftChars="270" w:hanging="991" w:firstLineChars="0"/>
        <w:rPr>
          <w:del w:id="23802" w:author="M00007797" w:date="2023-06-19T11:37:29Z"/>
        </w:rPr>
      </w:pPr>
      <w:del w:id="23803" w:author="M00007797" w:date="2023-06-19T11:37:29Z">
        <w:r>
          <w:rPr>
            <w:rFonts w:hint="eastAsia"/>
          </w:rPr>
          <w:delText>3、停止杀菌：按【停止】或</w:delText>
        </w:r>
      </w:del>
      <w:del w:id="23804" w:author="M00007797" w:date="2023-06-19T11:37:29Z">
        <w:r>
          <w:rPr>
            <w:rFonts w:hint="eastAsia"/>
            <w:lang w:val="en-US" w:eastAsia="zh-CN"/>
          </w:rPr>
          <w:delText>收到</w:delText>
        </w:r>
      </w:del>
      <w:del w:id="23805" w:author="M00007797" w:date="2023-06-19T11:37:29Z">
        <w:r>
          <w:rPr>
            <w:rFonts w:hint="eastAsia"/>
          </w:rPr>
          <w:delText>着座命令后，下发停止命令，立刻停止紫外线杀菌功能。</w:delText>
        </w:r>
      </w:del>
    </w:p>
    <w:p>
      <w:pPr>
        <w:pStyle w:val="187"/>
        <w:ind w:left="0" w:leftChars="0" w:firstLine="0" w:firstLineChars="0"/>
        <w:rPr>
          <w:del w:id="23807" w:author="M00007797" w:date="2023-06-19T11:38:02Z"/>
        </w:rPr>
        <w:pPrChange w:id="23806" w:author="M00007797" w:date="2023-06-19T11:37:58Z">
          <w:pPr>
            <w:pStyle w:val="187"/>
            <w:ind w:left="1558" w:leftChars="607" w:hanging="283" w:firstLineChars="0"/>
          </w:pPr>
        </w:pPrChange>
      </w:pPr>
    </w:p>
    <w:p>
      <w:pPr>
        <w:pStyle w:val="5"/>
        <w:ind w:left="1146"/>
        <w:rPr>
          <w:del w:id="23808" w:author="M00007797" w:date="2023-06-19T10:45:17Z"/>
        </w:rPr>
      </w:pPr>
      <w:del w:id="23809" w:author="M00007797" w:date="2023-06-19T10:45:17Z">
        <w:bookmarkStart w:id="1769" w:name="_Toc25351"/>
        <w:bookmarkStart w:id="1770" w:name="_Toc29582"/>
        <w:bookmarkStart w:id="1771" w:name="_Toc9282"/>
        <w:bookmarkStart w:id="1772" w:name="_Toc12422"/>
        <w:bookmarkStart w:id="1773" w:name="_Toc31204"/>
        <w:bookmarkStart w:id="1774" w:name="_Toc29775"/>
        <w:bookmarkStart w:id="1775" w:name="_Toc6248565"/>
        <w:bookmarkStart w:id="1776" w:name="_Toc4277"/>
        <w:bookmarkStart w:id="1777" w:name="_Toc15410"/>
        <w:bookmarkStart w:id="1778" w:name="_Toc12548"/>
        <w:bookmarkStart w:id="1779" w:name="_Toc14852"/>
        <w:bookmarkStart w:id="1780" w:name="_Toc30437"/>
        <w:bookmarkStart w:id="1781" w:name="_Toc27267"/>
        <w:r>
          <w:rPr>
            <w:rFonts w:hint="eastAsia"/>
          </w:rPr>
          <w:delText>除臭</w:delText>
        </w:r>
        <w:bookmarkEnd w:id="1769"/>
        <w:bookmarkEnd w:id="1770"/>
        <w:bookmarkEnd w:id="1771"/>
        <w:bookmarkEnd w:id="1772"/>
        <w:bookmarkEnd w:id="1773"/>
        <w:bookmarkEnd w:id="1774"/>
        <w:bookmarkEnd w:id="1775"/>
        <w:bookmarkEnd w:id="1776"/>
        <w:bookmarkEnd w:id="1777"/>
        <w:bookmarkEnd w:id="1778"/>
        <w:bookmarkEnd w:id="1779"/>
        <w:bookmarkEnd w:id="1780"/>
        <w:bookmarkEnd w:id="1781"/>
      </w:del>
      <w:del w:id="23810" w:author="M00007797" w:date="2023-06-19T10:45:17Z">
        <w:r>
          <w:rPr/>
          <w:tab/>
        </w:r>
      </w:del>
      <w:del w:id="23811" w:author="M00007797" w:date="2023-06-19T10:45:17Z">
        <w:r>
          <w:rPr/>
          <w:tab/>
        </w:r>
      </w:del>
      <w:del w:id="23812" w:author="M00007797" w:date="2023-06-19T10:45:17Z">
        <w:r>
          <w:rPr/>
          <w:tab/>
        </w:r>
      </w:del>
      <w:del w:id="23813" w:author="M00007797" w:date="2023-06-19T10:45:17Z">
        <w:r>
          <w:rPr/>
          <w:tab/>
        </w:r>
      </w:del>
      <w:del w:id="23814" w:author="M00007797" w:date="2023-06-19T10:45:17Z">
        <w:r>
          <w:rPr/>
          <w:tab/>
        </w:r>
      </w:del>
      <w:del w:id="23815" w:author="M00007797" w:date="2023-06-19T10:45:17Z">
        <w:r>
          <w:rPr/>
          <w:tab/>
        </w:r>
      </w:del>
      <w:del w:id="23816" w:author="M00007797" w:date="2023-06-19T10:45:17Z">
        <w:r>
          <w:rPr/>
          <w:tab/>
        </w:r>
      </w:del>
      <w:del w:id="23817" w:author="M00007797" w:date="2023-06-19T10:45:17Z">
        <w:r>
          <w:rPr/>
          <w:tab/>
        </w:r>
      </w:del>
    </w:p>
    <w:p>
      <w:pPr>
        <w:pStyle w:val="187"/>
        <w:ind w:left="850" w:leftChars="338" w:hanging="140" w:hangingChars="67"/>
        <w:rPr>
          <w:del w:id="23818" w:author="M00007797" w:date="2023-06-19T10:45:17Z"/>
        </w:rPr>
      </w:pPr>
      <w:del w:id="23819" w:author="M00007797" w:date="2023-06-19T10:45:17Z">
        <w:r>
          <w:rPr/>
          <w:delText>1、操作方式：</w:delText>
        </w:r>
      </w:del>
      <w:del w:id="23820" w:author="M00007797" w:date="2023-06-19T10:45:17Z">
        <w:r>
          <w:rPr>
            <w:rFonts w:hint="eastAsia"/>
          </w:rPr>
          <w:delText>着座自动运行</w:delText>
        </w:r>
      </w:del>
      <w:del w:id="23821" w:author="M00007797" w:date="2023-06-19T10:45:17Z">
        <w:r>
          <w:rPr/>
          <w:delText>。</w:delText>
        </w:r>
      </w:del>
      <w:ins w:id="23822" w:author="M00009068" w:date="2021-12-21T16:44:36Z">
        <w:del w:id="23823" w:author="M00007797" w:date="2023-06-19T10:45:17Z">
          <w:r>
            <w:rPr>
              <w:rFonts w:hint="eastAsia"/>
              <w:lang w:val="en-US" w:eastAsia="zh-CN"/>
            </w:rPr>
            <w:delText>长按</w:delText>
          </w:r>
        </w:del>
      </w:ins>
      <w:ins w:id="23824" w:author="M00009068" w:date="2021-12-28T13:49:08Z">
        <w:del w:id="23825" w:author="M00007797" w:date="2023-06-19T10:45:17Z">
          <w:r>
            <w:rPr>
              <w:rFonts w:hint="eastAsia"/>
              <w:lang w:val="en-US" w:eastAsia="zh-CN"/>
            </w:rPr>
            <w:delText>暖风</w:delText>
          </w:r>
        </w:del>
      </w:ins>
      <w:ins w:id="23826" w:author="M00009068" w:date="2021-12-28T13:49:09Z">
        <w:del w:id="23827" w:author="M00007797" w:date="2023-06-19T10:45:17Z">
          <w:r>
            <w:rPr>
              <w:rFonts w:hint="eastAsia"/>
              <w:lang w:val="en-US" w:eastAsia="zh-CN"/>
            </w:rPr>
            <w:delText>烘干</w:delText>
          </w:r>
        </w:del>
      </w:ins>
      <w:ins w:id="23828" w:author="M00009068" w:date="2021-12-21T16:44:43Z">
        <w:del w:id="23829" w:author="M00007797" w:date="2023-06-19T10:45:17Z">
          <w:r>
            <w:rPr>
              <w:rFonts w:hint="eastAsia"/>
              <w:lang w:val="en-US" w:eastAsia="zh-CN"/>
            </w:rPr>
            <w:delText>键</w:delText>
          </w:r>
        </w:del>
      </w:ins>
      <w:ins w:id="23830" w:author="M00009068" w:date="2021-12-21T16:44:44Z">
        <w:del w:id="23831" w:author="M00007797" w:date="2023-06-19T10:45:17Z">
          <w:r>
            <w:rPr>
              <w:rFonts w:hint="eastAsia"/>
              <w:lang w:val="en-US" w:eastAsia="zh-CN"/>
            </w:rPr>
            <w:delText>开关</w:delText>
          </w:r>
        </w:del>
      </w:ins>
      <w:ins w:id="23832" w:author="M00009068" w:date="2021-12-21T16:44:52Z">
        <w:del w:id="23833" w:author="M00007797" w:date="2023-06-19T10:45:17Z">
          <w:r>
            <w:rPr>
              <w:rFonts w:hint="eastAsia"/>
              <w:lang w:val="en-US" w:eastAsia="zh-CN"/>
            </w:rPr>
            <w:delText>着座</w:delText>
          </w:r>
        </w:del>
      </w:ins>
      <w:ins w:id="23834" w:author="M00009068" w:date="2021-12-21T16:44:54Z">
        <w:del w:id="23835" w:author="M00007797" w:date="2023-06-19T10:45:17Z">
          <w:r>
            <w:rPr>
              <w:rFonts w:hint="eastAsia"/>
              <w:lang w:val="en-US" w:eastAsia="zh-CN"/>
            </w:rPr>
            <w:delText>自动</w:delText>
          </w:r>
        </w:del>
      </w:ins>
      <w:ins w:id="23836" w:author="M00009068" w:date="2021-12-21T16:45:01Z">
        <w:del w:id="23837" w:author="M00007797" w:date="2023-06-19T10:45:17Z">
          <w:r>
            <w:rPr>
              <w:rFonts w:hint="eastAsia"/>
              <w:lang w:val="en-US" w:eastAsia="zh-CN"/>
            </w:rPr>
            <w:delText>运行</w:delText>
          </w:r>
        </w:del>
      </w:ins>
      <w:ins w:id="23838" w:author="M00009068" w:date="2021-12-21T16:45:02Z">
        <w:del w:id="23839" w:author="M00007797" w:date="2023-06-19T10:45:17Z">
          <w:r>
            <w:rPr>
              <w:rFonts w:hint="eastAsia"/>
              <w:lang w:val="en-US" w:eastAsia="zh-CN"/>
            </w:rPr>
            <w:delText>的</w:delText>
          </w:r>
        </w:del>
      </w:ins>
      <w:ins w:id="23840" w:author="M00009068" w:date="2021-12-21T16:45:03Z">
        <w:del w:id="23841" w:author="M00007797" w:date="2023-06-19T10:45:17Z">
          <w:r>
            <w:rPr>
              <w:rFonts w:hint="eastAsia"/>
              <w:lang w:val="en-US" w:eastAsia="zh-CN"/>
            </w:rPr>
            <w:delText>功能</w:delText>
          </w:r>
        </w:del>
      </w:ins>
      <w:ins w:id="23842" w:author="M00009068" w:date="2021-12-21T16:45:04Z">
        <w:del w:id="23843" w:author="M00007797" w:date="2023-06-19T10:45:17Z">
          <w:r>
            <w:rPr>
              <w:rFonts w:hint="eastAsia"/>
              <w:lang w:val="en-US" w:eastAsia="zh-CN"/>
            </w:rPr>
            <w:delText>，</w:delText>
          </w:r>
        </w:del>
      </w:ins>
      <w:ins w:id="23844" w:author="M00009068" w:date="2021-12-21T16:45:13Z">
        <w:del w:id="23845" w:author="M00007797" w:date="2023-06-19T10:45:17Z">
          <w:r>
            <w:rPr>
              <w:rFonts w:hint="eastAsia"/>
              <w:lang w:val="en-US" w:eastAsia="zh-CN"/>
            </w:rPr>
            <w:delText>提示音</w:delText>
          </w:r>
        </w:del>
      </w:ins>
      <w:del w:id="23846" w:author="M00007797" w:date="2023-06-19T10:45:17Z">
        <w:r>
          <w:rPr/>
          <w:tab/>
        </w:r>
      </w:del>
      <w:ins w:id="23847" w:author="M00009068" w:date="2021-12-21T16:45:42Z">
        <w:del w:id="23848" w:author="M00007797" w:date="2023-06-19T10:45:17Z">
          <w:r>
            <w:rPr>
              <w:rFonts w:hint="eastAsia"/>
              <w:lang w:val="en-US" w:eastAsia="zh-CN"/>
            </w:rPr>
            <w:delText>开</w:delText>
          </w:r>
        </w:del>
      </w:ins>
      <w:ins w:id="23849" w:author="M00009068" w:date="2021-12-21T16:45:26Z">
        <w:del w:id="23850" w:author="M00007797" w:date="2023-06-19T10:45:17Z">
          <w:r>
            <w:rPr>
              <w:rFonts w:hint="eastAsia"/>
              <w:lang w:eastAsia="zh-CN"/>
            </w:rPr>
            <w:delText>“</w:delText>
          </w:r>
        </w:del>
      </w:ins>
      <w:ins w:id="23851" w:author="M00009068" w:date="2021-12-21T16:45:29Z">
        <w:del w:id="23852" w:author="M00007797" w:date="2023-06-19T10:45:17Z">
          <w:r>
            <w:rPr>
              <w:rFonts w:hint="eastAsia"/>
              <w:lang w:val="en-US" w:eastAsia="zh-CN"/>
            </w:rPr>
            <w:delText>咚</w:delText>
          </w:r>
        </w:del>
      </w:ins>
      <w:ins w:id="23853" w:author="M00009068" w:date="2021-12-21T16:45:26Z">
        <w:del w:id="23854" w:author="M00007797" w:date="2023-06-19T10:45:17Z">
          <w:r>
            <w:rPr>
              <w:rFonts w:hint="eastAsia"/>
              <w:lang w:eastAsia="zh-CN"/>
            </w:rPr>
            <w:delText>”</w:delText>
          </w:r>
        </w:del>
      </w:ins>
      <w:ins w:id="23855" w:author="M00009068" w:date="2021-12-21T16:45:31Z">
        <w:del w:id="23856" w:author="M00007797" w:date="2023-06-19T10:45:17Z">
          <w:r>
            <w:rPr>
              <w:rFonts w:hint="eastAsia"/>
              <w:lang w:eastAsia="zh-CN"/>
            </w:rPr>
            <w:delText>，</w:delText>
          </w:r>
        </w:del>
      </w:ins>
      <w:ins w:id="23857" w:author="M00009068" w:date="2021-12-21T16:45:32Z">
        <w:del w:id="23858" w:author="M00007797" w:date="2023-06-19T10:45:17Z">
          <w:r>
            <w:rPr>
              <w:rFonts w:hint="eastAsia"/>
              <w:lang w:val="en-US" w:eastAsia="zh-CN"/>
            </w:rPr>
            <w:delText>关</w:delText>
          </w:r>
        </w:del>
      </w:ins>
      <w:ins w:id="23859" w:author="M00009068" w:date="2021-12-21T16:45:47Z">
        <w:del w:id="23860" w:author="M00007797" w:date="2023-06-19T10:45:17Z">
          <w:r>
            <w:rPr>
              <w:rFonts w:hint="eastAsia"/>
              <w:lang w:val="en-US" w:eastAsia="zh-CN"/>
            </w:rPr>
            <w:delText>“</w:delText>
          </w:r>
        </w:del>
      </w:ins>
      <w:ins w:id="23861" w:author="M00009068" w:date="2021-12-21T16:45:50Z">
        <w:del w:id="23862" w:author="M00007797" w:date="2023-06-19T10:45:17Z">
          <w:r>
            <w:rPr>
              <w:rFonts w:hint="eastAsia"/>
              <w:lang w:val="en-US" w:eastAsia="zh-CN"/>
            </w:rPr>
            <w:delText>叮叮</w:delText>
          </w:r>
        </w:del>
      </w:ins>
      <w:ins w:id="23863" w:author="M00009068" w:date="2022-01-05T10:36:24Z">
        <w:del w:id="23864" w:author="M00007797" w:date="2023-06-19T10:45:17Z">
          <w:r>
            <w:rPr>
              <w:rFonts w:hint="eastAsia"/>
              <w:lang w:val="en-US" w:eastAsia="zh-CN"/>
            </w:rPr>
            <w:delText>叮</w:delText>
          </w:r>
        </w:del>
      </w:ins>
      <w:ins w:id="23865" w:author="M00009068" w:date="2021-12-21T16:45:47Z">
        <w:del w:id="23866" w:author="M00007797" w:date="2023-06-19T10:45:17Z">
          <w:r>
            <w:rPr>
              <w:rFonts w:hint="eastAsia"/>
              <w:lang w:val="en-US" w:eastAsia="zh-CN"/>
            </w:rPr>
            <w:delText>”</w:delText>
          </w:r>
        </w:del>
      </w:ins>
      <w:del w:id="23867" w:author="M00007797" w:date="2023-06-19T10:45:17Z">
        <w:r>
          <w:rPr/>
          <w:tab/>
        </w:r>
      </w:del>
      <w:del w:id="23868" w:author="M00007797" w:date="2023-06-19T10:45:17Z">
        <w:r>
          <w:rPr/>
          <w:tab/>
        </w:r>
      </w:del>
      <w:del w:id="23869" w:author="M00007797" w:date="2023-06-19T10:45:17Z">
        <w:r>
          <w:rPr/>
          <w:tab/>
        </w:r>
      </w:del>
      <w:del w:id="23870" w:author="M00007797" w:date="2023-06-19T10:45:17Z">
        <w:r>
          <w:rPr/>
          <w:tab/>
        </w:r>
      </w:del>
      <w:del w:id="23871" w:author="M00007797" w:date="2023-06-19T10:45:17Z">
        <w:r>
          <w:rPr/>
          <w:tab/>
        </w:r>
      </w:del>
      <w:del w:id="23872" w:author="M00007797" w:date="2023-06-19T10:45:17Z">
        <w:r>
          <w:rPr/>
          <w:tab/>
        </w:r>
      </w:del>
    </w:p>
    <w:p>
      <w:pPr>
        <w:pStyle w:val="187"/>
        <w:ind w:left="850" w:leftChars="338" w:hanging="140" w:hangingChars="67"/>
        <w:rPr>
          <w:del w:id="23873" w:author="M00007797" w:date="2023-06-19T10:45:17Z"/>
        </w:rPr>
      </w:pPr>
      <w:del w:id="23874" w:author="M00007797" w:date="2023-06-19T10:45:17Z">
        <w:r>
          <w:rPr/>
          <w:delText>2、功能描述:</w:delText>
        </w:r>
      </w:del>
      <w:del w:id="23875" w:author="M00007797" w:date="2023-06-19T10:45:17Z">
        <w:r>
          <w:rPr>
            <w:rFonts w:hint="eastAsia"/>
          </w:rPr>
          <w:delText>着座</w:delText>
        </w:r>
      </w:del>
      <w:del w:id="23876" w:author="M00007797" w:date="2023-06-19T10:45:17Z">
        <w:r>
          <w:rPr/>
          <w:delText>后，除臭风机自动开</w:delText>
        </w:r>
      </w:del>
      <w:del w:id="23877" w:author="M00007797" w:date="2023-06-19T10:45:17Z">
        <w:r>
          <w:rPr>
            <w:rFonts w:hint="eastAsia"/>
          </w:rPr>
          <w:delText>启</w:delText>
        </w:r>
      </w:del>
      <w:del w:id="23878" w:author="M00007797" w:date="2023-06-19T10:45:17Z">
        <w:r>
          <w:rPr/>
          <w:delText>，离</w:delText>
        </w:r>
      </w:del>
      <w:del w:id="23879" w:author="M00007797" w:date="2023-06-19T10:45:17Z">
        <w:r>
          <w:rPr>
            <w:rFonts w:hint="eastAsia"/>
          </w:rPr>
          <w:delText>座</w:delText>
        </w:r>
      </w:del>
      <w:del w:id="23880" w:author="M00007797" w:date="2023-06-19T10:45:17Z">
        <w:r>
          <w:rPr/>
          <w:delText>后</w:delText>
        </w:r>
      </w:del>
      <w:del w:id="23881" w:author="M00007797" w:date="2023-06-19T10:45:17Z">
        <w:r>
          <w:rPr>
            <w:rFonts w:hint="default"/>
            <w:lang w:val="en-US"/>
          </w:rPr>
          <w:delText>3min</w:delText>
        </w:r>
      </w:del>
      <w:ins w:id="23882" w:author="M00009068" w:date="2021-12-21T16:44:20Z">
        <w:del w:id="23883" w:author="M00007797" w:date="2023-06-19T10:45:17Z">
          <w:r>
            <w:rPr>
              <w:rFonts w:hint="eastAsia"/>
              <w:lang w:val="en-US" w:eastAsia="zh-CN"/>
            </w:rPr>
            <w:delText>90</w:delText>
          </w:r>
        </w:del>
      </w:ins>
      <w:ins w:id="23884" w:author="M00009068" w:date="2021-12-21T16:44:21Z">
        <w:del w:id="23885" w:author="M00007797" w:date="2023-06-19T10:45:17Z">
          <w:r>
            <w:rPr>
              <w:rFonts w:hint="eastAsia"/>
              <w:lang w:val="en-US" w:eastAsia="zh-CN"/>
            </w:rPr>
            <w:delText>S</w:delText>
          </w:r>
        </w:del>
      </w:ins>
      <w:del w:id="23886" w:author="M00007797" w:date="2023-06-19T10:45:17Z">
        <w:r>
          <w:rPr/>
          <w:delText>关闭除臭</w:delText>
        </w:r>
      </w:del>
      <w:del w:id="23887" w:author="M00007797" w:date="2023-06-19T10:45:17Z">
        <w:r>
          <w:rPr>
            <w:rFonts w:hint="eastAsia"/>
          </w:rPr>
          <w:delText>。</w:delText>
        </w:r>
      </w:del>
    </w:p>
    <w:p>
      <w:pPr>
        <w:pStyle w:val="5"/>
        <w:ind w:left="1140"/>
        <w:rPr>
          <w:ins w:id="23889" w:author="M00007797" w:date="2023-06-19T11:38:43Z"/>
          <w:highlight w:val="none"/>
          <w:rPrChange w:id="23890" w:author="M00007797" w:date="2023-06-19T18:20:53Z">
            <w:rPr>
              <w:ins w:id="23891" w:author="M00007797" w:date="2023-06-19T11:38:43Z"/>
            </w:rPr>
          </w:rPrChange>
        </w:rPr>
        <w:pPrChange w:id="23888" w:author="M00000676" w:date="2023-11-25T17:34:41Z">
          <w:pPr>
            <w:pStyle w:val="5"/>
            <w:ind w:left="1146"/>
          </w:pPr>
        </w:pPrChange>
      </w:pPr>
      <w:ins w:id="23892" w:author="M00007797" w:date="2023-06-19T10:50:26Z">
        <w:r>
          <w:rPr>
            <w:highlight w:val="none"/>
            <w:rPrChange w:id="23893" w:author="M00007797" w:date="2023-06-19T18:20:53Z">
              <w:rPr/>
            </w:rPrChange>
          </w:rPr>
          <w:tab/>
        </w:r>
      </w:ins>
      <w:ins w:id="23894" w:author="M00007797" w:date="2023-06-19T11:38:52Z">
        <w:bookmarkStart w:id="1782" w:name="_Toc4692"/>
        <w:bookmarkStart w:id="1783" w:name="_Toc26119"/>
        <w:bookmarkStart w:id="1784" w:name="_Toc29380"/>
        <w:bookmarkStart w:id="1785" w:name="_Toc13451"/>
        <w:bookmarkStart w:id="1786" w:name="_Toc24646"/>
        <w:bookmarkStart w:id="1787" w:name="_Toc29875"/>
        <w:bookmarkStart w:id="1788" w:name="_Toc30131"/>
        <w:r>
          <w:rPr>
            <w:rFonts w:hint="eastAsia"/>
            <w:highlight w:val="none"/>
            <w:lang w:val="en-US" w:eastAsia="zh-CN"/>
            <w:rPrChange w:id="23895" w:author="M00007797" w:date="2023-06-19T18:20:53Z">
              <w:rPr>
                <w:rFonts w:hint="eastAsia"/>
                <w:lang w:val="en-US" w:eastAsia="zh-CN"/>
              </w:rPr>
            </w:rPrChange>
          </w:rPr>
          <w:t>功能</w:t>
        </w:r>
      </w:ins>
      <w:ins w:id="23896" w:author="M00007797" w:date="2023-06-19T11:38:54Z">
        <w:r>
          <w:rPr>
            <w:rFonts w:hint="eastAsia"/>
            <w:highlight w:val="none"/>
            <w:lang w:val="en-US" w:eastAsia="zh-CN"/>
            <w:rPrChange w:id="23897" w:author="M00007797" w:date="2023-06-19T18:20:53Z">
              <w:rPr>
                <w:rFonts w:hint="eastAsia"/>
                <w:lang w:val="en-US" w:eastAsia="zh-CN"/>
              </w:rPr>
            </w:rPrChange>
          </w:rPr>
          <w:t>切换</w:t>
        </w:r>
        <w:bookmarkEnd w:id="1782"/>
        <w:bookmarkEnd w:id="1783"/>
        <w:bookmarkEnd w:id="1784"/>
        <w:bookmarkEnd w:id="1785"/>
        <w:bookmarkEnd w:id="1786"/>
        <w:bookmarkEnd w:id="1787"/>
        <w:bookmarkEnd w:id="1788"/>
      </w:ins>
    </w:p>
    <w:p>
      <w:pPr>
        <w:pStyle w:val="187"/>
        <w:numPr>
          <w:ilvl w:val="-1"/>
          <w:numId w:val="0"/>
        </w:numPr>
        <w:ind w:left="1323" w:leftChars="630" w:firstLine="0" w:firstLineChars="0"/>
        <w:rPr>
          <w:ins w:id="23899" w:author="M00009081" w:date="2024-06-28T11:11:48Z"/>
          <w:rFonts w:hint="eastAsia"/>
          <w:color w:val="auto"/>
          <w:lang w:val="en-US" w:eastAsia="zh-CN"/>
          <w:rPrChange w:id="23900" w:author="M00009081" w:date="2024-06-28T11:12:04Z">
            <w:rPr>
              <w:ins w:id="23901" w:author="M00009081" w:date="2024-06-28T11:11:48Z"/>
              <w:rFonts w:hint="default"/>
              <w:color w:val="auto"/>
              <w:lang w:val="en-US" w:eastAsia="zh-CN"/>
            </w:rPr>
          </w:rPrChange>
        </w:rPr>
        <w:pPrChange w:id="23898" w:author="M00032937" w:date="2024-06-28T13:45:53Z">
          <w:pPr>
            <w:pStyle w:val="190"/>
            <w:numPr>
              <w:ilvl w:val="0"/>
              <w:numId w:val="40"/>
            </w:numPr>
            <w:ind w:firstLineChars="0"/>
          </w:pPr>
        </w:pPrChange>
      </w:pPr>
      <w:ins w:id="23902" w:author="M00009081" w:date="2024-06-28T11:11:53Z">
        <w:r>
          <w:rPr>
            <w:rFonts w:hint="eastAsia"/>
            <w:color w:val="auto"/>
            <w:lang w:val="en-US" w:eastAsia="zh-CN"/>
            <w:rPrChange w:id="23903" w:author="M00009081" w:date="2024-06-28T11:12:04Z">
              <w:rPr>
                <w:rFonts w:hint="eastAsia"/>
                <w:color w:val="auto"/>
                <w:lang w:val="en-US" w:eastAsia="zh-CN"/>
              </w:rPr>
            </w:rPrChange>
          </w:rPr>
          <w:t>功能</w:t>
        </w:r>
      </w:ins>
      <w:ins w:id="23904" w:author="M00009081" w:date="2024-06-28T11:11:58Z">
        <w:r>
          <w:rPr>
            <w:rFonts w:hint="eastAsia"/>
            <w:color w:val="auto"/>
            <w:lang w:val="en-US" w:eastAsia="zh-CN"/>
            <w:rPrChange w:id="23905" w:author="M00009081" w:date="2024-06-28T11:12:04Z">
              <w:rPr>
                <w:rFonts w:hint="eastAsia"/>
                <w:color w:val="auto"/>
                <w:lang w:val="en-US" w:eastAsia="zh-CN"/>
              </w:rPr>
            </w:rPrChange>
          </w:rPr>
          <w:t>切换</w:t>
        </w:r>
      </w:ins>
      <w:ins w:id="23906" w:author="M00009081" w:date="2024-06-28T11:11:59Z">
        <w:r>
          <w:rPr>
            <w:rFonts w:hint="eastAsia"/>
            <w:color w:val="auto"/>
            <w:lang w:val="en-US" w:eastAsia="zh-CN"/>
            <w:rPrChange w:id="23907" w:author="M00009081" w:date="2024-06-28T11:12:04Z">
              <w:rPr>
                <w:rFonts w:hint="eastAsia"/>
                <w:color w:val="auto"/>
                <w:lang w:val="en-US" w:eastAsia="zh-CN"/>
              </w:rPr>
            </w:rPrChange>
          </w:rPr>
          <w:t>：</w:t>
        </w:r>
      </w:ins>
    </w:p>
    <w:p>
      <w:pPr>
        <w:pStyle w:val="187"/>
        <w:numPr>
          <w:ilvl w:val="-1"/>
          <w:numId w:val="0"/>
        </w:numPr>
        <w:ind w:left="1682" w:leftChars="801" w:firstLine="0" w:firstLineChars="0"/>
        <w:rPr>
          <w:ins w:id="23909" w:author="M00007797" w:date="2023-06-19T11:39:07Z"/>
          <w:rFonts w:hint="eastAsia"/>
          <w:color w:val="auto"/>
          <w:rPrChange w:id="23910" w:author="M00009081" w:date="2024-06-28T11:10:37Z">
            <w:rPr>
              <w:ins w:id="23911" w:author="M00007797" w:date="2023-06-19T11:39:07Z"/>
              <w:color w:val="auto"/>
            </w:rPr>
          </w:rPrChange>
        </w:rPr>
        <w:pPrChange w:id="23908" w:author="M00032937" w:date="2024-06-28T13:45:21Z">
          <w:pPr>
            <w:pStyle w:val="190"/>
            <w:numPr>
              <w:ilvl w:val="0"/>
              <w:numId w:val="40"/>
            </w:numPr>
            <w:ind w:firstLineChars="0"/>
          </w:pPr>
        </w:pPrChange>
      </w:pPr>
      <w:ins w:id="23912" w:author="M00009081" w:date="2024-06-28T11:10:45Z">
        <w:r>
          <w:rPr>
            <w:rFonts w:hint="eastAsia"/>
            <w:color w:val="auto"/>
            <w:lang w:val="en-US" w:eastAsia="zh-CN"/>
          </w:rPr>
          <w:t>1</w:t>
        </w:r>
      </w:ins>
      <w:ins w:id="23913" w:author="M00009081" w:date="2024-06-28T11:10:47Z">
        <w:r>
          <w:rPr>
            <w:rFonts w:hint="eastAsia"/>
            <w:color w:val="auto"/>
            <w:lang w:val="en-US" w:eastAsia="zh-CN"/>
          </w:rPr>
          <w:t>、</w:t>
        </w:r>
      </w:ins>
      <w:ins w:id="23914" w:author="M00007797" w:date="2023-06-19T11:39:07Z">
        <w:r>
          <w:rPr>
            <w:rFonts w:hint="eastAsia"/>
            <w:color w:val="auto"/>
            <w:rPrChange w:id="23915" w:author="M00009081" w:date="2024-06-28T11:10:37Z">
              <w:rPr>
                <w:rFonts w:hint="eastAsia"/>
                <w:color w:val="auto"/>
              </w:rPr>
            </w:rPrChange>
          </w:rPr>
          <w:t>臀洗时</w:t>
        </w:r>
      </w:ins>
      <w:ins w:id="23916" w:author="M00007797" w:date="2023-06-19T11:39:07Z">
        <w:r>
          <w:rPr>
            <w:rFonts w:hint="eastAsia"/>
            <w:color w:val="auto"/>
            <w:rPrChange w:id="23917" w:author="M00009081" w:date="2024-06-28T11:10:37Z">
              <w:rPr>
                <w:color w:val="auto"/>
              </w:rPr>
            </w:rPrChange>
          </w:rPr>
          <w:t>接收到妇洗功能命令，</w:t>
        </w:r>
      </w:ins>
      <w:ins w:id="23918" w:author="M00007797" w:date="2023-06-19T11:39:07Z">
        <w:r>
          <w:rPr>
            <w:rFonts w:hint="eastAsia"/>
            <w:color w:val="auto"/>
            <w:rPrChange w:id="23919" w:author="M00009081" w:date="2024-06-28T11:10:37Z">
              <w:rPr>
                <w:rFonts w:hint="eastAsia"/>
                <w:color w:val="auto"/>
              </w:rPr>
            </w:rPrChange>
          </w:rPr>
          <w:t>开启妇洗功能</w:t>
        </w:r>
      </w:ins>
      <w:ins w:id="23920" w:author="M00007797" w:date="2023-06-19T11:39:07Z">
        <w:r>
          <w:rPr>
            <w:rFonts w:hint="eastAsia"/>
            <w:color w:val="auto"/>
            <w:rPrChange w:id="23921" w:author="M00009081" w:date="2024-06-28T11:10:37Z">
              <w:rPr>
                <w:color w:val="auto"/>
              </w:rPr>
            </w:rPrChange>
          </w:rPr>
          <w:t>；</w:t>
        </w:r>
      </w:ins>
    </w:p>
    <w:p>
      <w:pPr>
        <w:pStyle w:val="187"/>
        <w:numPr>
          <w:ilvl w:val="-1"/>
          <w:numId w:val="0"/>
        </w:numPr>
        <w:ind w:left="1682" w:leftChars="801" w:firstLine="0" w:firstLineChars="0"/>
        <w:rPr>
          <w:ins w:id="23923" w:author="M00007797" w:date="2023-06-19T11:39:07Z"/>
          <w:rFonts w:hint="eastAsia"/>
          <w:color w:val="auto"/>
          <w:rPrChange w:id="23924" w:author="M00009081" w:date="2024-06-28T11:10:37Z">
            <w:rPr>
              <w:ins w:id="23925" w:author="M00007797" w:date="2023-06-19T11:39:07Z"/>
              <w:color w:val="auto"/>
            </w:rPr>
          </w:rPrChange>
        </w:rPr>
        <w:pPrChange w:id="23922" w:author="M00032937" w:date="2024-06-28T13:45:24Z">
          <w:pPr>
            <w:pStyle w:val="190"/>
            <w:numPr>
              <w:ilvl w:val="0"/>
              <w:numId w:val="40"/>
            </w:numPr>
            <w:ind w:firstLineChars="0"/>
          </w:pPr>
        </w:pPrChange>
      </w:pPr>
      <w:ins w:id="23926" w:author="M00009081" w:date="2024-06-28T11:10:52Z">
        <w:r>
          <w:rPr>
            <w:rFonts w:hint="eastAsia"/>
            <w:color w:val="auto"/>
            <w:lang w:val="en-US" w:eastAsia="zh-CN"/>
          </w:rPr>
          <w:t>2、</w:t>
        </w:r>
      </w:ins>
      <w:ins w:id="23927" w:author="M00007797" w:date="2023-06-19T11:39:07Z">
        <w:r>
          <w:rPr>
            <w:rFonts w:hint="eastAsia"/>
            <w:color w:val="auto"/>
            <w:rPrChange w:id="23928" w:author="M00009081" w:date="2024-06-28T11:10:37Z">
              <w:rPr>
                <w:rFonts w:hint="eastAsia"/>
                <w:color w:val="auto"/>
              </w:rPr>
            </w:rPrChange>
          </w:rPr>
          <w:t>臀洗时</w:t>
        </w:r>
      </w:ins>
      <w:ins w:id="23929" w:author="M00007797" w:date="2023-06-19T11:39:07Z">
        <w:r>
          <w:rPr>
            <w:rFonts w:hint="eastAsia"/>
            <w:color w:val="auto"/>
            <w:rPrChange w:id="23930" w:author="M00009081" w:date="2024-06-28T11:10:37Z">
              <w:rPr>
                <w:color w:val="auto"/>
              </w:rPr>
            </w:rPrChange>
          </w:rPr>
          <w:t>接收到烘干功能命令，</w:t>
        </w:r>
      </w:ins>
      <w:ins w:id="23931" w:author="M00007797" w:date="2023-06-19T11:39:07Z">
        <w:r>
          <w:rPr>
            <w:rFonts w:hint="eastAsia"/>
            <w:color w:val="auto"/>
            <w:rPrChange w:id="23932" w:author="M00009081" w:date="2024-06-28T11:10:37Z">
              <w:rPr>
                <w:rFonts w:hint="eastAsia"/>
                <w:color w:val="auto"/>
              </w:rPr>
            </w:rPrChange>
          </w:rPr>
          <w:t>停止清洗并打开暖风烘干，等电磁阀关闭后开启冲水。</w:t>
        </w:r>
      </w:ins>
    </w:p>
    <w:p>
      <w:pPr>
        <w:pStyle w:val="187"/>
        <w:numPr>
          <w:ilvl w:val="-1"/>
          <w:numId w:val="0"/>
        </w:numPr>
        <w:ind w:left="1682" w:leftChars="801" w:firstLine="0" w:firstLineChars="0"/>
        <w:rPr>
          <w:ins w:id="23934" w:author="M00007797" w:date="2023-06-19T11:39:07Z"/>
          <w:rFonts w:hint="eastAsia"/>
          <w:color w:val="auto"/>
          <w:rPrChange w:id="23935" w:author="M00009081" w:date="2024-06-28T11:11:05Z">
            <w:rPr>
              <w:ins w:id="23936" w:author="M00007797" w:date="2023-06-19T11:39:07Z"/>
              <w:color w:val="auto"/>
            </w:rPr>
          </w:rPrChange>
        </w:rPr>
        <w:pPrChange w:id="23933" w:author="M00032937" w:date="2024-06-28T13:45:27Z">
          <w:pPr>
            <w:pStyle w:val="190"/>
            <w:numPr>
              <w:ilvl w:val="0"/>
              <w:numId w:val="40"/>
            </w:numPr>
            <w:ind w:firstLineChars="0"/>
          </w:pPr>
        </w:pPrChange>
      </w:pPr>
      <w:ins w:id="23937" w:author="M00009081" w:date="2024-06-28T11:10:57Z">
        <w:r>
          <w:rPr>
            <w:rFonts w:hint="eastAsia"/>
            <w:color w:val="auto"/>
            <w:lang w:val="en-US" w:eastAsia="zh-CN"/>
          </w:rPr>
          <w:t>3、</w:t>
        </w:r>
      </w:ins>
      <w:ins w:id="23938" w:author="M00007797" w:date="2023-06-19T11:39:07Z">
        <w:r>
          <w:rPr>
            <w:rFonts w:hint="eastAsia"/>
            <w:color w:val="auto"/>
            <w:rPrChange w:id="23939" w:author="M00009081" w:date="2024-06-28T11:11:05Z">
              <w:rPr>
                <w:rFonts w:hint="eastAsia"/>
                <w:color w:val="auto"/>
              </w:rPr>
            </w:rPrChange>
          </w:rPr>
          <w:t>臀洗时</w:t>
        </w:r>
      </w:ins>
      <w:ins w:id="23940" w:author="M00007797" w:date="2023-06-19T11:39:07Z">
        <w:r>
          <w:rPr>
            <w:rFonts w:hint="eastAsia"/>
            <w:color w:val="auto"/>
            <w:rPrChange w:id="23941" w:author="M00009081" w:date="2024-06-28T11:11:05Z">
              <w:rPr>
                <w:color w:val="auto"/>
              </w:rPr>
            </w:rPrChange>
          </w:rPr>
          <w:t>接收到冲水功能命令，不执行冲水命令；</w:t>
        </w:r>
      </w:ins>
    </w:p>
    <w:p>
      <w:pPr>
        <w:pStyle w:val="187"/>
        <w:numPr>
          <w:ilvl w:val="-1"/>
          <w:numId w:val="0"/>
        </w:numPr>
        <w:ind w:left="1682" w:leftChars="801" w:firstLine="0" w:firstLineChars="0"/>
        <w:rPr>
          <w:ins w:id="23943" w:author="M00007797" w:date="2023-06-19T11:39:07Z"/>
          <w:rFonts w:hint="eastAsia"/>
          <w:color w:val="auto"/>
          <w:rPrChange w:id="23944" w:author="M00009081" w:date="2024-06-28T11:11:05Z">
            <w:rPr>
              <w:ins w:id="23945" w:author="M00007797" w:date="2023-06-19T11:39:07Z"/>
              <w:color w:val="auto"/>
            </w:rPr>
          </w:rPrChange>
        </w:rPr>
        <w:pPrChange w:id="23942" w:author="M00032937" w:date="2024-06-28T13:45:29Z">
          <w:pPr>
            <w:pStyle w:val="190"/>
            <w:numPr>
              <w:ilvl w:val="0"/>
              <w:numId w:val="40"/>
            </w:numPr>
            <w:ind w:firstLineChars="0"/>
          </w:pPr>
        </w:pPrChange>
      </w:pPr>
      <w:ins w:id="23946" w:author="M00009081" w:date="2024-06-28T11:10:59Z">
        <w:r>
          <w:rPr>
            <w:rFonts w:hint="eastAsia"/>
            <w:color w:val="auto"/>
            <w:lang w:val="en-US" w:eastAsia="zh-CN"/>
          </w:rPr>
          <w:t>4</w:t>
        </w:r>
      </w:ins>
      <w:ins w:id="23947" w:author="M00009081" w:date="2024-06-28T11:11:00Z">
        <w:r>
          <w:rPr>
            <w:rFonts w:hint="eastAsia"/>
            <w:color w:val="auto"/>
            <w:lang w:val="en-US" w:eastAsia="zh-CN"/>
          </w:rPr>
          <w:t>、</w:t>
        </w:r>
      </w:ins>
      <w:ins w:id="23948" w:author="M00007797" w:date="2023-06-19T11:39:07Z">
        <w:r>
          <w:rPr>
            <w:rFonts w:hint="eastAsia"/>
            <w:color w:val="auto"/>
            <w:rPrChange w:id="23949" w:author="M00009081" w:date="2024-06-28T11:11:05Z">
              <w:rPr>
                <w:rFonts w:hint="eastAsia"/>
                <w:color w:val="auto"/>
              </w:rPr>
            </w:rPrChange>
          </w:rPr>
          <w:t>妇洗时</w:t>
        </w:r>
      </w:ins>
      <w:ins w:id="23950" w:author="M00007797" w:date="2023-06-19T11:39:07Z">
        <w:r>
          <w:rPr>
            <w:rFonts w:hint="eastAsia"/>
            <w:color w:val="auto"/>
            <w:rPrChange w:id="23951" w:author="M00009081" w:date="2024-06-28T11:11:05Z">
              <w:rPr>
                <w:color w:val="auto"/>
              </w:rPr>
            </w:rPrChange>
          </w:rPr>
          <w:t>接收到臀洗功能命令，</w:t>
        </w:r>
      </w:ins>
      <w:ins w:id="23952" w:author="M00007797" w:date="2023-06-19T11:39:07Z">
        <w:r>
          <w:rPr>
            <w:rFonts w:hint="eastAsia"/>
            <w:color w:val="auto"/>
            <w:rPrChange w:id="23953" w:author="M00009081" w:date="2024-06-28T11:11:05Z">
              <w:rPr>
                <w:rFonts w:hint="eastAsia"/>
                <w:color w:val="auto"/>
              </w:rPr>
            </w:rPrChange>
          </w:rPr>
          <w:t>开启臀洗功能</w:t>
        </w:r>
      </w:ins>
      <w:ins w:id="23954" w:author="M00007797" w:date="2023-06-19T11:39:07Z">
        <w:r>
          <w:rPr>
            <w:rFonts w:hint="eastAsia"/>
            <w:color w:val="auto"/>
            <w:rPrChange w:id="23955" w:author="M00009081" w:date="2024-06-28T11:11:05Z">
              <w:rPr>
                <w:color w:val="auto"/>
              </w:rPr>
            </w:rPrChange>
          </w:rPr>
          <w:t>；</w:t>
        </w:r>
      </w:ins>
    </w:p>
    <w:p>
      <w:pPr>
        <w:pStyle w:val="187"/>
        <w:numPr>
          <w:ilvl w:val="-1"/>
          <w:numId w:val="0"/>
        </w:numPr>
        <w:ind w:left="1682" w:leftChars="801" w:firstLine="0" w:firstLineChars="0"/>
        <w:rPr>
          <w:ins w:id="23957" w:author="M00007797" w:date="2023-06-19T11:39:07Z"/>
          <w:rFonts w:hint="eastAsia"/>
          <w:color w:val="auto"/>
          <w:rPrChange w:id="23958" w:author="M00009081" w:date="2024-06-28T11:11:05Z">
            <w:rPr>
              <w:ins w:id="23959" w:author="M00007797" w:date="2023-06-19T11:39:07Z"/>
              <w:color w:val="auto"/>
            </w:rPr>
          </w:rPrChange>
        </w:rPr>
        <w:pPrChange w:id="23956" w:author="M00032937" w:date="2024-06-28T13:45:31Z">
          <w:pPr>
            <w:pStyle w:val="190"/>
            <w:numPr>
              <w:ilvl w:val="0"/>
              <w:numId w:val="40"/>
            </w:numPr>
            <w:ind w:firstLineChars="0"/>
          </w:pPr>
        </w:pPrChange>
      </w:pPr>
      <w:ins w:id="23960" w:author="M00009081" w:date="2024-06-28T11:11:08Z">
        <w:r>
          <w:rPr>
            <w:rFonts w:hint="eastAsia"/>
            <w:color w:val="auto"/>
            <w:lang w:val="en-US" w:eastAsia="zh-CN"/>
          </w:rPr>
          <w:t>5、</w:t>
        </w:r>
      </w:ins>
      <w:ins w:id="23961" w:author="M00007797" w:date="2023-06-19T11:39:07Z">
        <w:r>
          <w:rPr>
            <w:rFonts w:hint="eastAsia"/>
            <w:color w:val="auto"/>
            <w:rPrChange w:id="23962" w:author="M00009081" w:date="2024-06-28T11:11:05Z">
              <w:rPr>
                <w:rFonts w:hint="eastAsia"/>
                <w:color w:val="auto"/>
              </w:rPr>
            </w:rPrChange>
          </w:rPr>
          <w:t>妇洗时</w:t>
        </w:r>
      </w:ins>
      <w:ins w:id="23963" w:author="M00007797" w:date="2023-06-19T11:39:07Z">
        <w:r>
          <w:rPr>
            <w:rFonts w:hint="eastAsia"/>
            <w:color w:val="auto"/>
            <w:rPrChange w:id="23964" w:author="M00009081" w:date="2024-06-28T11:11:05Z">
              <w:rPr>
                <w:color w:val="auto"/>
              </w:rPr>
            </w:rPrChange>
          </w:rPr>
          <w:t>接收到烘干功能命令，</w:t>
        </w:r>
      </w:ins>
      <w:ins w:id="23965" w:author="M00007797" w:date="2023-06-19T11:39:07Z">
        <w:r>
          <w:rPr>
            <w:rFonts w:hint="eastAsia"/>
            <w:color w:val="auto"/>
            <w:rPrChange w:id="23966" w:author="M00009081" w:date="2024-06-28T11:11:05Z">
              <w:rPr>
                <w:rFonts w:hint="eastAsia"/>
                <w:color w:val="auto"/>
              </w:rPr>
            </w:rPrChange>
          </w:rPr>
          <w:t>停止清洗并打开暖风烘干，等电磁阀关闭后开启冲水。</w:t>
        </w:r>
      </w:ins>
    </w:p>
    <w:p>
      <w:pPr>
        <w:pStyle w:val="187"/>
        <w:numPr>
          <w:ilvl w:val="-1"/>
          <w:numId w:val="0"/>
        </w:numPr>
        <w:ind w:left="1682" w:leftChars="801" w:firstLine="0" w:firstLineChars="0"/>
        <w:rPr>
          <w:ins w:id="23968" w:author="M00007797" w:date="2023-06-19T11:39:07Z"/>
          <w:rFonts w:hint="eastAsia"/>
          <w:color w:val="auto"/>
          <w:rPrChange w:id="23969" w:author="M00009081" w:date="2024-06-28T11:11:05Z">
            <w:rPr>
              <w:ins w:id="23970" w:author="M00007797" w:date="2023-06-19T11:39:07Z"/>
              <w:color w:val="auto"/>
            </w:rPr>
          </w:rPrChange>
        </w:rPr>
        <w:pPrChange w:id="23967" w:author="M00032937" w:date="2024-06-28T13:45:33Z">
          <w:pPr>
            <w:pStyle w:val="190"/>
            <w:numPr>
              <w:ilvl w:val="0"/>
              <w:numId w:val="40"/>
            </w:numPr>
            <w:ind w:firstLineChars="0"/>
          </w:pPr>
        </w:pPrChange>
      </w:pPr>
      <w:ins w:id="23971" w:author="M00009081" w:date="2024-06-28T11:11:10Z">
        <w:r>
          <w:rPr>
            <w:rFonts w:hint="eastAsia"/>
            <w:color w:val="auto"/>
            <w:lang w:val="en-US" w:eastAsia="zh-CN"/>
          </w:rPr>
          <w:t>6</w:t>
        </w:r>
      </w:ins>
      <w:ins w:id="23972" w:author="M00009081" w:date="2024-06-28T11:11:11Z">
        <w:r>
          <w:rPr>
            <w:rFonts w:hint="eastAsia"/>
            <w:color w:val="auto"/>
            <w:lang w:val="en-US" w:eastAsia="zh-CN"/>
          </w:rPr>
          <w:t>、</w:t>
        </w:r>
      </w:ins>
      <w:ins w:id="23973" w:author="M00007797" w:date="2023-06-19T11:39:07Z">
        <w:r>
          <w:rPr>
            <w:rFonts w:hint="eastAsia"/>
            <w:color w:val="auto"/>
            <w:rPrChange w:id="23974" w:author="M00009081" w:date="2024-06-28T11:11:05Z">
              <w:rPr>
                <w:rFonts w:hint="eastAsia"/>
                <w:color w:val="auto"/>
              </w:rPr>
            </w:rPrChange>
          </w:rPr>
          <w:t>妇洗时</w:t>
        </w:r>
      </w:ins>
      <w:ins w:id="23975" w:author="M00007797" w:date="2023-06-19T11:39:07Z">
        <w:r>
          <w:rPr>
            <w:rFonts w:hint="eastAsia"/>
            <w:color w:val="auto"/>
            <w:rPrChange w:id="23976" w:author="M00009081" w:date="2024-06-28T11:11:05Z">
              <w:rPr>
                <w:color w:val="auto"/>
              </w:rPr>
            </w:rPrChange>
          </w:rPr>
          <w:t>接收到冲水功能命令，不执行冲水命令</w:t>
        </w:r>
      </w:ins>
      <w:ins w:id="23977" w:author="M00007797" w:date="2023-06-19T11:39:07Z">
        <w:r>
          <w:rPr>
            <w:rFonts w:hint="eastAsia"/>
            <w:color w:val="auto"/>
            <w:rPrChange w:id="23978" w:author="M00009081" w:date="2024-06-28T11:11:05Z">
              <w:rPr>
                <w:rFonts w:hint="eastAsia"/>
                <w:color w:val="auto"/>
              </w:rPr>
            </w:rPrChange>
          </w:rPr>
          <w:t>；</w:t>
        </w:r>
      </w:ins>
    </w:p>
    <w:p>
      <w:pPr>
        <w:pStyle w:val="187"/>
        <w:numPr>
          <w:ilvl w:val="-1"/>
          <w:numId w:val="0"/>
        </w:numPr>
        <w:ind w:left="1682" w:leftChars="801" w:firstLine="0" w:firstLineChars="0"/>
        <w:rPr>
          <w:ins w:id="23980" w:author="M00007797" w:date="2023-06-19T11:39:07Z"/>
          <w:rFonts w:hint="eastAsia"/>
          <w:color w:val="auto"/>
          <w:rPrChange w:id="23981" w:author="M00009081" w:date="2024-06-28T11:11:05Z">
            <w:rPr>
              <w:ins w:id="23982" w:author="M00007797" w:date="2023-06-19T11:39:07Z"/>
              <w:color w:val="auto"/>
            </w:rPr>
          </w:rPrChange>
        </w:rPr>
        <w:pPrChange w:id="23979" w:author="M00032937" w:date="2024-06-28T13:45:38Z">
          <w:pPr>
            <w:pStyle w:val="190"/>
            <w:numPr>
              <w:ilvl w:val="0"/>
              <w:numId w:val="40"/>
            </w:numPr>
            <w:ind w:firstLineChars="0"/>
          </w:pPr>
        </w:pPrChange>
      </w:pPr>
      <w:ins w:id="23983" w:author="M00009081" w:date="2024-06-28T11:11:12Z">
        <w:r>
          <w:rPr>
            <w:rFonts w:hint="eastAsia"/>
            <w:color w:val="auto"/>
            <w:lang w:val="en-US" w:eastAsia="zh-CN"/>
          </w:rPr>
          <w:t>7、</w:t>
        </w:r>
      </w:ins>
      <w:ins w:id="23984" w:author="M00007797" w:date="2023-06-19T11:39:07Z">
        <w:r>
          <w:rPr>
            <w:rFonts w:hint="eastAsia"/>
            <w:color w:val="auto"/>
            <w:rPrChange w:id="23985" w:author="M00009081" w:date="2024-06-28T11:11:05Z">
              <w:rPr>
                <w:rFonts w:hint="eastAsia"/>
                <w:color w:val="auto"/>
              </w:rPr>
            </w:rPrChange>
          </w:rPr>
          <w:t>烘干时接收到臀洗/妇洗命令，烘干停止，开启臀洗/妇洗功能；</w:t>
        </w:r>
      </w:ins>
    </w:p>
    <w:p>
      <w:pPr>
        <w:pStyle w:val="187"/>
        <w:numPr>
          <w:ilvl w:val="-1"/>
          <w:numId w:val="0"/>
        </w:numPr>
        <w:ind w:left="1682" w:leftChars="801" w:firstLine="0" w:firstLineChars="0"/>
        <w:rPr>
          <w:ins w:id="23987" w:author="M00007797" w:date="2023-06-19T11:39:07Z"/>
          <w:rFonts w:hint="eastAsia"/>
          <w:color w:val="auto"/>
          <w:rPrChange w:id="23988" w:author="M00009081" w:date="2024-06-28T11:11:05Z">
            <w:rPr>
              <w:ins w:id="23989" w:author="M00007797" w:date="2023-06-19T11:39:07Z"/>
              <w:color w:val="auto"/>
            </w:rPr>
          </w:rPrChange>
        </w:rPr>
        <w:pPrChange w:id="23986" w:author="M00032937" w:date="2024-06-28T13:45:41Z">
          <w:pPr>
            <w:pStyle w:val="190"/>
            <w:numPr>
              <w:ilvl w:val="0"/>
              <w:numId w:val="40"/>
            </w:numPr>
            <w:ind w:firstLineChars="0"/>
          </w:pPr>
        </w:pPrChange>
      </w:pPr>
      <w:ins w:id="23990" w:author="M00009081" w:date="2024-06-28T11:11:15Z">
        <w:r>
          <w:rPr>
            <w:rFonts w:hint="eastAsia"/>
            <w:color w:val="auto"/>
            <w:lang w:val="en-US" w:eastAsia="zh-CN"/>
          </w:rPr>
          <w:t>8、</w:t>
        </w:r>
      </w:ins>
      <w:ins w:id="23991" w:author="M00007797" w:date="2023-06-19T11:39:07Z">
        <w:r>
          <w:rPr>
            <w:rFonts w:hint="eastAsia"/>
            <w:color w:val="auto"/>
            <w:rPrChange w:id="23992" w:author="M00009081" w:date="2024-06-28T11:11:05Z">
              <w:rPr>
                <w:rFonts w:hint="eastAsia"/>
                <w:color w:val="auto"/>
              </w:rPr>
            </w:rPrChange>
          </w:rPr>
          <w:t>烘干时</w:t>
        </w:r>
      </w:ins>
      <w:ins w:id="23993" w:author="M00007797" w:date="2023-06-19T11:39:07Z">
        <w:r>
          <w:rPr>
            <w:rFonts w:hint="eastAsia"/>
            <w:color w:val="auto"/>
            <w:rPrChange w:id="23994" w:author="M00009081" w:date="2024-06-28T11:11:05Z">
              <w:rPr>
                <w:color w:val="auto"/>
              </w:rPr>
            </w:rPrChange>
          </w:rPr>
          <w:t>接收到冲水功能命令，执行冲水命令，</w:t>
        </w:r>
      </w:ins>
      <w:ins w:id="23995" w:author="M00007797" w:date="2023-06-19T11:39:07Z">
        <w:r>
          <w:rPr>
            <w:rFonts w:hint="eastAsia"/>
            <w:color w:val="auto"/>
            <w:rPrChange w:id="23996" w:author="M00009081" w:date="2024-06-28T11:11:05Z">
              <w:rPr>
                <w:rFonts w:hint="eastAsia"/>
                <w:color w:val="auto"/>
              </w:rPr>
            </w:rPrChange>
          </w:rPr>
          <w:t>烘干不停止</w:t>
        </w:r>
      </w:ins>
      <w:ins w:id="23997" w:author="M00007797" w:date="2023-06-19T11:39:07Z">
        <w:r>
          <w:rPr>
            <w:rFonts w:hint="eastAsia"/>
            <w:color w:val="auto"/>
            <w:rPrChange w:id="23998" w:author="M00009081" w:date="2024-06-28T11:11:05Z">
              <w:rPr>
                <w:color w:val="auto"/>
              </w:rPr>
            </w:rPrChange>
          </w:rPr>
          <w:t>。</w:t>
        </w:r>
      </w:ins>
    </w:p>
    <w:p>
      <w:pPr>
        <w:pStyle w:val="187"/>
        <w:numPr>
          <w:ilvl w:val="-1"/>
          <w:numId w:val="0"/>
        </w:numPr>
        <w:ind w:left="1682" w:leftChars="801" w:firstLine="0" w:firstLineChars="0"/>
        <w:rPr>
          <w:ins w:id="24000" w:author="M00007797" w:date="2023-06-19T11:39:07Z"/>
          <w:rFonts w:hint="eastAsia"/>
          <w:color w:val="auto"/>
          <w:rPrChange w:id="24001" w:author="M00009081" w:date="2024-06-28T11:11:05Z">
            <w:rPr>
              <w:ins w:id="24002" w:author="M00007797" w:date="2023-06-19T11:39:07Z"/>
              <w:color w:val="auto"/>
            </w:rPr>
          </w:rPrChange>
        </w:rPr>
        <w:pPrChange w:id="23999" w:author="M00032937" w:date="2024-06-28T13:45:44Z">
          <w:pPr>
            <w:pStyle w:val="190"/>
            <w:numPr>
              <w:ilvl w:val="0"/>
              <w:numId w:val="40"/>
            </w:numPr>
            <w:ind w:firstLineChars="0"/>
          </w:pPr>
        </w:pPrChange>
      </w:pPr>
      <w:ins w:id="24003" w:author="M00009081" w:date="2024-06-28T11:11:17Z">
        <w:r>
          <w:rPr>
            <w:rFonts w:hint="eastAsia"/>
            <w:color w:val="auto"/>
            <w:lang w:val="en-US" w:eastAsia="zh-CN"/>
          </w:rPr>
          <w:t>9、</w:t>
        </w:r>
      </w:ins>
      <w:ins w:id="24004" w:author="M00007797" w:date="2023-06-19T11:39:07Z">
        <w:r>
          <w:rPr>
            <w:rFonts w:hint="eastAsia"/>
            <w:color w:val="auto"/>
            <w:rPrChange w:id="24005" w:author="M00009081" w:date="2024-06-28T11:11:05Z">
              <w:rPr>
                <w:rFonts w:hint="eastAsia"/>
                <w:color w:val="auto"/>
              </w:rPr>
            </w:rPrChange>
          </w:rPr>
          <w:t>冲水时接收到臀洗/妇洗命令，不执行臀洗/妇洗命令。</w:t>
        </w:r>
      </w:ins>
    </w:p>
    <w:p>
      <w:pPr>
        <w:pStyle w:val="187"/>
        <w:ind w:left="979" w:leftChars="466" w:firstLine="344" w:firstLineChars="164"/>
        <w:rPr>
          <w:ins w:id="24007" w:author="M00007797" w:date="2023-06-19T11:39:07Z"/>
          <w:rFonts w:hint="eastAsia"/>
          <w:color w:val="auto"/>
          <w:rPrChange w:id="24008" w:author="M00009081" w:date="2024-06-28T11:11:41Z">
            <w:rPr>
              <w:ins w:id="24009" w:author="M00007797" w:date="2023-06-19T11:39:07Z"/>
              <w:color w:val="auto"/>
            </w:rPr>
          </w:rPrChange>
        </w:rPr>
        <w:pPrChange w:id="24006" w:author="M00009081" w:date="2024-06-28T11:11:41Z">
          <w:pPr>
            <w:ind w:firstLine="840" w:firstLineChars="400"/>
          </w:pPr>
        </w:pPrChange>
      </w:pPr>
      <w:ins w:id="24010" w:author="M00007797" w:date="2023-06-19T11:39:07Z">
        <w:r>
          <w:rPr>
            <w:rFonts w:hint="eastAsia"/>
            <w:color w:val="auto"/>
            <w:rPrChange w:id="24011" w:author="M00009081" w:date="2024-06-28T11:11:41Z">
              <w:rPr>
                <w:rFonts w:hint="eastAsia"/>
                <w:color w:val="auto"/>
              </w:rPr>
            </w:rPrChange>
          </w:rPr>
          <w:t>备注</w:t>
        </w:r>
      </w:ins>
      <w:ins w:id="24012" w:author="M00009081" w:date="2024-06-28T11:11:45Z">
        <w:r>
          <w:rPr>
            <w:rFonts w:hint="eastAsia"/>
            <w:lang w:val="en-US" w:eastAsia="zh-CN"/>
          </w:rPr>
          <w:t>说明</w:t>
        </w:r>
      </w:ins>
      <w:ins w:id="24013" w:author="M00007797" w:date="2023-06-19T11:39:07Z">
        <w:r>
          <w:rPr>
            <w:rFonts w:hint="eastAsia"/>
            <w:color w:val="auto"/>
            <w:rPrChange w:id="24014" w:author="M00009081" w:date="2024-06-28T11:11:41Z">
              <w:rPr>
                <w:rFonts w:hint="eastAsia"/>
                <w:color w:val="auto"/>
              </w:rPr>
            </w:rPrChange>
          </w:rPr>
          <w:t>：</w:t>
        </w:r>
      </w:ins>
    </w:p>
    <w:p>
      <w:pPr>
        <w:pStyle w:val="187"/>
        <w:ind w:left="0" w:leftChars="0" w:firstLine="1682" w:firstLineChars="801"/>
        <w:rPr>
          <w:ins w:id="24016" w:author="M00007797" w:date="2023-06-19T11:38:33Z"/>
          <w:rFonts w:hint="eastAsia"/>
          <w:color w:val="auto"/>
          <w:rPrChange w:id="24017" w:author="M00009081" w:date="2024-06-28T11:11:24Z">
            <w:rPr>
              <w:ins w:id="24018" w:author="M00007797" w:date="2023-06-19T11:38:33Z"/>
            </w:rPr>
          </w:rPrChange>
        </w:rPr>
        <w:pPrChange w:id="24015" w:author="M00009081" w:date="2024-06-28T11:11:24Z">
          <w:pPr/>
        </w:pPrChange>
      </w:pPr>
      <w:ins w:id="24019" w:author="M00007797" w:date="2023-06-19T11:39:07Z">
        <w:r>
          <w:rPr>
            <w:rFonts w:hint="eastAsia"/>
            <w:color w:val="auto"/>
            <w:rPrChange w:id="24020" w:author="M00009081" w:date="2024-06-28T11:11:24Z">
              <w:rPr>
                <w:rFonts w:hint="eastAsia"/>
                <w:color w:val="auto"/>
              </w:rPr>
            </w:rPrChange>
          </w:rPr>
          <w:t>遥控器可以直接操作相关按键切换功能</w:t>
        </w:r>
      </w:ins>
      <w:ins w:id="24021" w:author="M00007797" w:date="2023-06-19T11:39:07Z">
        <w:r>
          <w:rPr>
            <w:rFonts w:hint="eastAsia"/>
            <w:color w:val="auto"/>
            <w:lang w:eastAsia="zh-CN"/>
            <w:rPrChange w:id="24022" w:author="M00009081" w:date="2024-06-28T11:11:24Z">
              <w:rPr>
                <w:rFonts w:hint="eastAsia"/>
                <w:color w:val="auto"/>
                <w:lang w:eastAsia="zh-CN"/>
              </w:rPr>
            </w:rPrChange>
          </w:rPr>
          <w:t>。</w:t>
        </w:r>
      </w:ins>
    </w:p>
    <w:p>
      <w:pPr>
        <w:pStyle w:val="5"/>
        <w:ind w:left="1140"/>
        <w:rPr>
          <w:ins w:id="24024" w:author="M00007797" w:date="2023-06-19T10:50:26Z"/>
        </w:rPr>
        <w:pPrChange w:id="24023" w:author="M00000676" w:date="2023-11-25T17:34:41Z">
          <w:pPr/>
        </w:pPrChange>
      </w:pPr>
      <w:ins w:id="24025" w:author="M00007797" w:date="2023-06-19T11:38:37Z">
        <w:r>
          <w:rPr/>
          <w:tab/>
        </w:r>
      </w:ins>
      <w:ins w:id="24026" w:author="M00007797" w:date="2023-06-19T11:38:37Z">
        <w:bookmarkStart w:id="1789" w:name="_Toc26343"/>
        <w:bookmarkStart w:id="1790" w:name="_Toc2247"/>
        <w:bookmarkStart w:id="1791" w:name="_Toc24003"/>
        <w:bookmarkStart w:id="1792" w:name="_Toc1037"/>
        <w:bookmarkStart w:id="1793" w:name="_Toc13445"/>
        <w:bookmarkStart w:id="1794" w:name="_Toc19838"/>
        <w:bookmarkStart w:id="1795" w:name="_Toc4648"/>
        <w:r>
          <w:rPr>
            <w:rFonts w:hint="eastAsia"/>
          </w:rPr>
          <w:t>座圈感应</w:t>
        </w:r>
        <w:bookmarkEnd w:id="1789"/>
        <w:bookmarkEnd w:id="1790"/>
        <w:bookmarkEnd w:id="1791"/>
        <w:bookmarkEnd w:id="1792"/>
        <w:bookmarkEnd w:id="1793"/>
        <w:bookmarkEnd w:id="1794"/>
        <w:bookmarkEnd w:id="1795"/>
      </w:ins>
    </w:p>
    <w:p>
      <w:pPr>
        <w:pStyle w:val="187"/>
        <w:numPr>
          <w:ilvl w:val="0"/>
          <w:numId w:val="0"/>
        </w:numPr>
        <w:ind w:left="979" w:leftChars="466" w:firstLine="344" w:firstLineChars="164"/>
        <w:rPr>
          <w:ins w:id="24028" w:author="M00009081" w:date="2024-06-28T11:12:09Z"/>
          <w:rFonts w:hint="eastAsia"/>
          <w:color w:val="auto"/>
          <w:rPrChange w:id="24029" w:author="M00009081" w:date="2024-06-28T11:12:16Z">
            <w:rPr>
              <w:ins w:id="24030" w:author="M00009081" w:date="2024-06-28T11:12:09Z"/>
              <w:rFonts w:hint="eastAsia"/>
              <w:color w:val="auto"/>
            </w:rPr>
          </w:rPrChange>
        </w:rPr>
        <w:pPrChange w:id="24027" w:author="M00009081" w:date="2024-06-28T11:12:16Z">
          <w:pPr>
            <w:pStyle w:val="34"/>
            <w:numPr>
              <w:ilvl w:val="0"/>
              <w:numId w:val="0"/>
            </w:numPr>
            <w:ind w:left="420" w:leftChars="0" w:firstLine="420" w:firstLineChars="200"/>
          </w:pPr>
        </w:pPrChange>
      </w:pPr>
      <w:ins w:id="24031" w:author="M00007797" w:date="2023-06-19T11:43:34Z">
        <w:r>
          <w:rPr>
            <w:rFonts w:hint="eastAsia"/>
            <w:color w:val="auto"/>
            <w:rPrChange w:id="24032" w:author="M00009081" w:date="2024-06-28T11:12:16Z">
              <w:rPr>
                <w:rFonts w:hint="eastAsia"/>
                <w:color w:val="auto"/>
              </w:rPr>
            </w:rPrChange>
          </w:rPr>
          <w:t>功能描述:</w:t>
        </w:r>
      </w:ins>
    </w:p>
    <w:p>
      <w:pPr>
        <w:pStyle w:val="187"/>
        <w:numPr>
          <w:ilvl w:val="0"/>
          <w:numId w:val="0"/>
        </w:numPr>
        <w:ind w:left="0" w:leftChars="0" w:firstLine="1680" w:firstLineChars="800"/>
        <w:rPr>
          <w:ins w:id="24034" w:author="M00007797" w:date="2023-06-19T11:43:34Z"/>
          <w:rFonts w:hint="eastAsia"/>
          <w:color w:val="auto"/>
          <w:rPrChange w:id="24035" w:author="M00009081" w:date="2024-06-28T11:12:48Z">
            <w:rPr>
              <w:ins w:id="24036" w:author="M00007797" w:date="2023-06-19T11:43:34Z"/>
              <w:rFonts w:hint="eastAsia"/>
              <w:color w:val="auto"/>
            </w:rPr>
          </w:rPrChange>
        </w:rPr>
        <w:pPrChange w:id="24033" w:author="M00032937" w:date="2024-06-28T13:48:18Z">
          <w:pPr>
            <w:pStyle w:val="34"/>
            <w:numPr>
              <w:ilvl w:val="0"/>
              <w:numId w:val="0"/>
            </w:numPr>
            <w:ind w:left="420" w:leftChars="0" w:firstLine="420" w:firstLineChars="200"/>
          </w:pPr>
        </w:pPrChange>
      </w:pPr>
      <w:ins w:id="24037" w:author="M00009081" w:date="2024-06-28T11:12:56Z">
        <w:r>
          <w:rPr>
            <w:rFonts w:hint="eastAsia"/>
            <w:color w:val="auto"/>
            <w:lang w:val="en-US" w:eastAsia="zh-CN"/>
          </w:rPr>
          <w:t>1、</w:t>
        </w:r>
      </w:ins>
      <w:ins w:id="24038" w:author="M00007797" w:date="2023-06-19T11:43:34Z">
        <w:r>
          <w:rPr>
            <w:rFonts w:hint="eastAsia"/>
            <w:color w:val="auto"/>
            <w:rPrChange w:id="24039" w:author="M00009081" w:date="2024-06-28T11:12:48Z">
              <w:rPr>
                <w:rFonts w:hint="eastAsia"/>
                <w:color w:val="auto"/>
              </w:rPr>
            </w:rPrChange>
          </w:rPr>
          <w:t>着座感应为开机状态下检测是否有人坐在座圈上；</w:t>
        </w:r>
      </w:ins>
    </w:p>
    <w:p>
      <w:pPr>
        <w:pStyle w:val="187"/>
        <w:numPr>
          <w:ilvl w:val="-1"/>
          <w:numId w:val="0"/>
        </w:numPr>
        <w:ind w:left="840" w:leftChars="400" w:firstLine="840" w:firstLineChars="400"/>
        <w:rPr>
          <w:ins w:id="24041" w:author="M00007797" w:date="2023-06-19T11:43:34Z"/>
          <w:rFonts w:hint="eastAsia"/>
          <w:color w:val="auto"/>
          <w:rPrChange w:id="24042" w:author="M00009081" w:date="2024-06-28T11:13:07Z">
            <w:rPr>
              <w:ins w:id="24043" w:author="M00007797" w:date="2023-06-19T11:43:34Z"/>
              <w:color w:val="auto"/>
            </w:rPr>
          </w:rPrChange>
        </w:rPr>
        <w:pPrChange w:id="24040" w:author="M00032937" w:date="2024-06-28T13:48:22Z">
          <w:pPr>
            <w:numPr>
              <w:ilvl w:val="0"/>
              <w:numId w:val="41"/>
            </w:numPr>
            <w:ind w:left="-420" w:leftChars="0" w:firstLine="1260" w:firstLineChars="0"/>
          </w:pPr>
        </w:pPrChange>
      </w:pPr>
      <w:ins w:id="24044" w:author="M00009081" w:date="2024-06-28T11:13:14Z">
        <w:r>
          <w:rPr>
            <w:rFonts w:hint="eastAsia"/>
            <w:color w:val="auto"/>
            <w:lang w:val="en-US" w:eastAsia="zh-CN"/>
          </w:rPr>
          <w:t>2</w:t>
        </w:r>
      </w:ins>
      <w:ins w:id="24045" w:author="M00009081" w:date="2024-06-28T11:13:15Z">
        <w:r>
          <w:rPr>
            <w:rFonts w:hint="eastAsia"/>
            <w:color w:val="auto"/>
            <w:lang w:val="en-US" w:eastAsia="zh-CN"/>
          </w:rPr>
          <w:t>、</w:t>
        </w:r>
      </w:ins>
      <w:ins w:id="24046" w:author="M00007797" w:date="2023-06-19T11:43:34Z">
        <w:r>
          <w:rPr>
            <w:rFonts w:hint="eastAsia"/>
            <w:color w:val="auto"/>
            <w:rPrChange w:id="24047" w:author="M00009081" w:date="2024-06-28T11:13:07Z">
              <w:rPr>
                <w:rFonts w:hint="eastAsia"/>
                <w:color w:val="auto"/>
              </w:rPr>
            </w:rPrChange>
          </w:rPr>
          <w:t>使用时，人坐在座圈上，视为着座；</w:t>
        </w:r>
      </w:ins>
    </w:p>
    <w:p>
      <w:pPr>
        <w:pStyle w:val="187"/>
        <w:numPr>
          <w:ilvl w:val="-1"/>
          <w:numId w:val="0"/>
        </w:numPr>
        <w:ind w:left="840" w:leftChars="400" w:firstLine="840" w:firstLineChars="400"/>
        <w:rPr>
          <w:ins w:id="24049" w:author="M00007797" w:date="2023-06-19T11:43:34Z"/>
          <w:rFonts w:hint="eastAsia"/>
          <w:color w:val="auto"/>
          <w:rPrChange w:id="24050" w:author="M00009081" w:date="2024-06-28T11:13:07Z">
            <w:rPr>
              <w:ins w:id="24051" w:author="M00007797" w:date="2023-06-19T11:43:34Z"/>
              <w:color w:val="auto"/>
            </w:rPr>
          </w:rPrChange>
        </w:rPr>
        <w:pPrChange w:id="24048" w:author="M00032937" w:date="2024-06-28T13:48:24Z">
          <w:pPr>
            <w:numPr>
              <w:ilvl w:val="0"/>
              <w:numId w:val="41"/>
            </w:numPr>
            <w:ind w:left="-420" w:leftChars="0" w:firstLine="1260" w:firstLineChars="0"/>
          </w:pPr>
        </w:pPrChange>
      </w:pPr>
      <w:ins w:id="24052" w:author="M00009081" w:date="2024-06-28T11:13:16Z">
        <w:r>
          <w:rPr>
            <w:rFonts w:hint="eastAsia"/>
            <w:color w:val="auto"/>
            <w:lang w:val="en-US" w:eastAsia="zh-CN"/>
          </w:rPr>
          <w:t>3</w:t>
        </w:r>
      </w:ins>
      <w:ins w:id="24053" w:author="M00009081" w:date="2024-06-28T11:13:17Z">
        <w:r>
          <w:rPr>
            <w:rFonts w:hint="eastAsia"/>
            <w:color w:val="auto"/>
            <w:lang w:val="en-US" w:eastAsia="zh-CN"/>
          </w:rPr>
          <w:t>、</w:t>
        </w:r>
      </w:ins>
      <w:ins w:id="24054" w:author="M00007797" w:date="2023-06-19T11:43:34Z">
        <w:r>
          <w:rPr>
            <w:rFonts w:hint="eastAsia"/>
            <w:color w:val="auto"/>
            <w:rPrChange w:id="24055" w:author="M00009081" w:date="2024-06-28T11:13:07Z">
              <w:rPr>
                <w:rFonts w:hint="eastAsia"/>
                <w:color w:val="auto"/>
              </w:rPr>
            </w:rPrChange>
          </w:rPr>
          <w:t>人体离开座圈</w:t>
        </w:r>
      </w:ins>
      <w:ins w:id="24056" w:author="M00007797" w:date="2023-06-19T11:43:34Z">
        <w:r>
          <w:rPr>
            <w:rFonts w:hint="eastAsia"/>
            <w:color w:val="auto"/>
            <w:lang w:val="en-US" w:eastAsia="zh-CN"/>
          </w:rPr>
          <w:t>后</w:t>
        </w:r>
      </w:ins>
      <w:ins w:id="24057" w:author="M00007797" w:date="2023-06-19T11:43:34Z">
        <w:r>
          <w:rPr>
            <w:rFonts w:hint="eastAsia"/>
            <w:color w:val="auto"/>
            <w:rPrChange w:id="24058" w:author="M00009081" w:date="2024-06-28T11:13:07Z">
              <w:rPr>
                <w:rFonts w:hint="eastAsia"/>
                <w:color w:val="auto"/>
              </w:rPr>
            </w:rPrChange>
          </w:rPr>
          <w:t>，视为离座；</w:t>
        </w:r>
      </w:ins>
    </w:p>
    <w:p>
      <w:pPr>
        <w:pStyle w:val="187"/>
        <w:numPr>
          <w:ilvl w:val="-1"/>
          <w:numId w:val="0"/>
        </w:numPr>
        <w:ind w:left="0" w:leftChars="0" w:firstLine="1680" w:firstLineChars="800"/>
        <w:jc w:val="left"/>
        <w:rPr>
          <w:ins w:id="24060" w:author="M00007797" w:date="2023-06-19T11:44:28Z"/>
          <w:rFonts w:hint="eastAsia"/>
          <w:color w:val="auto"/>
          <w:rPrChange w:id="24061" w:author="M00009081" w:date="2024-06-28T11:13:07Z">
            <w:rPr>
              <w:ins w:id="24062" w:author="M00007797" w:date="2023-06-19T11:44:28Z"/>
              <w:rFonts w:hint="eastAsia"/>
              <w:color w:val="auto"/>
            </w:rPr>
          </w:rPrChange>
        </w:rPr>
        <w:pPrChange w:id="24059" w:author="M00032937" w:date="2024-06-28T13:48:25Z">
          <w:pPr>
            <w:pStyle w:val="28"/>
            <w:numPr>
              <w:ilvl w:val="0"/>
              <w:numId w:val="41"/>
            </w:numPr>
            <w:ind w:left="-420" w:leftChars="0" w:firstLine="1260" w:firstLineChars="0"/>
            <w:jc w:val="left"/>
          </w:pPr>
        </w:pPrChange>
      </w:pPr>
      <w:ins w:id="24063" w:author="M00009081" w:date="2024-06-28T11:13:18Z">
        <w:r>
          <w:rPr>
            <w:rFonts w:hint="eastAsia"/>
            <w:color w:val="auto"/>
            <w:lang w:val="en-US" w:eastAsia="zh-CN"/>
          </w:rPr>
          <w:t>4</w:t>
        </w:r>
      </w:ins>
      <w:ins w:id="24064" w:author="M00009081" w:date="2024-06-28T11:13:19Z">
        <w:r>
          <w:rPr>
            <w:rFonts w:hint="eastAsia"/>
            <w:color w:val="auto"/>
            <w:lang w:val="en-US" w:eastAsia="zh-CN"/>
          </w:rPr>
          <w:t>、</w:t>
        </w:r>
      </w:ins>
      <w:ins w:id="24065" w:author="M00007797" w:date="2023-06-19T11:43:34Z">
        <w:r>
          <w:rPr>
            <w:rFonts w:hint="eastAsia"/>
            <w:color w:val="auto"/>
            <w:rPrChange w:id="24066" w:author="M00009081" w:date="2024-06-28T11:13:07Z">
              <w:rPr>
                <w:rFonts w:hint="eastAsia"/>
                <w:color w:val="auto"/>
              </w:rPr>
            </w:rPrChange>
          </w:rPr>
          <w:t>在进行臀洗和妇洗的时候，立即停止臀洗和妇洗功能，</w:t>
        </w:r>
      </w:ins>
      <w:ins w:id="24067" w:author="M00007797" w:date="2023-06-19T11:43:34Z">
        <w:r>
          <w:rPr>
            <w:rFonts w:hint="eastAsia"/>
            <w:color w:val="auto"/>
            <w:lang w:val="en-US" w:eastAsia="zh-CN"/>
          </w:rPr>
          <w:t>在</w:t>
        </w:r>
      </w:ins>
      <w:ins w:id="24068" w:author="M00007797" w:date="2023-06-19T11:43:34Z">
        <w:r>
          <w:rPr>
            <w:rFonts w:hint="eastAsia"/>
            <w:color w:val="auto"/>
            <w:rPrChange w:id="24069" w:author="M00009081" w:date="2024-06-28T11:13:07Z">
              <w:rPr>
                <w:rFonts w:hint="eastAsia"/>
                <w:color w:val="auto"/>
              </w:rPr>
            </w:rPrChange>
          </w:rPr>
          <w:t>进行暖风烘干时，停止暖风烘</w:t>
        </w:r>
      </w:ins>
      <w:ins w:id="24070" w:author="M00007797" w:date="2023-06-19T11:44:03Z">
        <w:r>
          <w:rPr>
            <w:rFonts w:hint="eastAsia"/>
            <w:color w:val="auto"/>
            <w:lang w:val="en-US" w:eastAsia="zh-CN"/>
          </w:rPr>
          <w:t xml:space="preserve">  </w:t>
        </w:r>
      </w:ins>
      <w:ins w:id="24071" w:author="M00007797" w:date="2023-06-19T11:43:34Z">
        <w:r>
          <w:rPr>
            <w:rFonts w:hint="eastAsia"/>
            <w:color w:val="auto"/>
            <w:rPrChange w:id="24072" w:author="M00009081" w:date="2024-06-28T11:13:07Z">
              <w:rPr>
                <w:rFonts w:hint="eastAsia"/>
                <w:color w:val="auto"/>
              </w:rPr>
            </w:rPrChange>
          </w:rPr>
          <w:t>干功能。</w:t>
        </w:r>
      </w:ins>
    </w:p>
    <w:p>
      <w:pPr>
        <w:pStyle w:val="5"/>
        <w:ind w:left="1139"/>
        <w:rPr>
          <w:ins w:id="24074" w:author="M00007797" w:date="2023-06-19T13:37:10Z"/>
          <w:highlight w:val="none"/>
          <w:rPrChange w:id="24075" w:author="M00007797" w:date="2023-11-02T16:31:30Z">
            <w:rPr>
              <w:ins w:id="24076" w:author="M00007797" w:date="2023-06-19T13:37:10Z"/>
            </w:rPr>
          </w:rPrChange>
        </w:rPr>
        <w:pPrChange w:id="24073" w:author="M00000676" w:date="2023-11-25T17:34:41Z">
          <w:pPr>
            <w:pStyle w:val="5"/>
            <w:ind w:left="1145"/>
          </w:pPr>
        </w:pPrChange>
      </w:pPr>
      <w:ins w:id="24077" w:author="M00007797" w:date="2023-06-19T13:37:10Z">
        <w:bookmarkStart w:id="1796" w:name="_Toc19745"/>
        <w:bookmarkStart w:id="1797" w:name="_Toc13172"/>
        <w:bookmarkStart w:id="1798" w:name="_Toc27862"/>
        <w:bookmarkStart w:id="1799" w:name="_Toc9606"/>
        <w:bookmarkStart w:id="1800" w:name="_Toc27716"/>
        <w:bookmarkStart w:id="1801" w:name="_Toc14018"/>
        <w:bookmarkStart w:id="1802" w:name="_Toc21954"/>
        <w:r>
          <w:rPr>
            <w:rFonts w:hint="eastAsia"/>
            <w:highlight w:val="none"/>
            <w:lang w:val="en-US" w:eastAsia="zh-CN"/>
            <w:rPrChange w:id="24078" w:author="M00007797" w:date="2023-11-02T16:31:30Z">
              <w:rPr>
                <w:rFonts w:hint="eastAsia"/>
                <w:lang w:val="en-US" w:eastAsia="zh-CN"/>
              </w:rPr>
            </w:rPrChange>
          </w:rPr>
          <w:t>电解水杀菌</w:t>
        </w:r>
        <w:bookmarkEnd w:id="1796"/>
        <w:bookmarkEnd w:id="1797"/>
        <w:bookmarkEnd w:id="1798"/>
        <w:bookmarkEnd w:id="1799"/>
        <w:bookmarkEnd w:id="1800"/>
        <w:bookmarkEnd w:id="1801"/>
        <w:bookmarkEnd w:id="1802"/>
      </w:ins>
    </w:p>
    <w:p>
      <w:pPr>
        <w:pStyle w:val="187"/>
        <w:numPr>
          <w:ilvl w:val="-1"/>
          <w:numId w:val="0"/>
        </w:numPr>
        <w:ind w:left="979" w:leftChars="466" w:firstLine="344" w:firstLineChars="164"/>
        <w:rPr>
          <w:ins w:id="24080" w:author="M00009081" w:date="2024-06-28T11:13:23Z"/>
          <w:rFonts w:hint="eastAsia"/>
          <w:lang w:val="en-US" w:eastAsia="zh-CN"/>
        </w:rPr>
        <w:pPrChange w:id="24079" w:author="M00009081" w:date="2024-06-28T11:13:32Z">
          <w:pPr>
            <w:pStyle w:val="187"/>
            <w:numPr>
              <w:ilvl w:val="0"/>
              <w:numId w:val="42"/>
            </w:numPr>
            <w:ind w:left="147" w:leftChars="70" w:firstLine="419" w:firstLineChars="0"/>
          </w:pPr>
        </w:pPrChange>
      </w:pPr>
      <w:ins w:id="24081" w:author="M00007797" w:date="2023-06-19T13:37:10Z">
        <w:r>
          <w:rPr>
            <w:rFonts w:hint="eastAsia"/>
            <w:lang w:val="en-US" w:eastAsia="zh-CN"/>
          </w:rPr>
          <w:t>操作方式：</w:t>
        </w:r>
      </w:ins>
    </w:p>
    <w:p>
      <w:pPr>
        <w:pStyle w:val="187"/>
        <w:numPr>
          <w:ilvl w:val="-1"/>
          <w:numId w:val="0"/>
        </w:numPr>
        <w:ind w:left="0" w:leftChars="0" w:firstLine="1680" w:firstLineChars="800"/>
        <w:rPr>
          <w:ins w:id="24083" w:author="M00007797" w:date="2023-06-19T13:37:10Z"/>
          <w:rFonts w:hint="eastAsia"/>
          <w:color w:val="auto"/>
          <w:lang w:val="en-US" w:eastAsia="zh-CN"/>
          <w:rPrChange w:id="24084" w:author="M00009081" w:date="2024-06-28T11:13:47Z">
            <w:rPr>
              <w:ins w:id="24085" w:author="M00007797" w:date="2023-06-19T13:37:10Z"/>
              <w:rFonts w:hint="eastAsia"/>
              <w:lang w:val="en-US" w:eastAsia="zh-CN"/>
            </w:rPr>
          </w:rPrChange>
        </w:rPr>
        <w:pPrChange w:id="24082" w:author="M00009081" w:date="2024-06-28T11:13:58Z">
          <w:pPr>
            <w:pStyle w:val="187"/>
            <w:numPr>
              <w:ilvl w:val="0"/>
              <w:numId w:val="42"/>
            </w:numPr>
            <w:ind w:left="147" w:leftChars="70" w:firstLine="419" w:firstLineChars="0"/>
          </w:pPr>
        </w:pPrChange>
      </w:pPr>
      <w:ins w:id="24086" w:author="M00009081" w:date="2024-06-28T11:13:54Z">
        <w:r>
          <w:rPr>
            <w:rFonts w:hint="eastAsia"/>
            <w:color w:val="auto"/>
            <w:lang w:val="en-US" w:eastAsia="zh-CN"/>
          </w:rPr>
          <w:t>1、</w:t>
        </w:r>
      </w:ins>
      <w:ins w:id="24087" w:author="M00007797" w:date="2023-06-19T13:37:10Z">
        <w:r>
          <w:rPr>
            <w:rFonts w:hint="eastAsia"/>
            <w:color w:val="auto"/>
            <w:lang w:val="en-US" w:eastAsia="zh-CN"/>
            <w:rPrChange w:id="24088" w:author="M00009081" w:date="2024-06-28T11:13:47Z">
              <w:rPr>
                <w:rFonts w:hint="eastAsia"/>
                <w:lang w:val="en-US" w:eastAsia="zh-CN"/>
              </w:rPr>
            </w:rPrChange>
          </w:rPr>
          <w:t>软件逻辑、自动启动</w:t>
        </w:r>
      </w:ins>
    </w:p>
    <w:p>
      <w:pPr>
        <w:pStyle w:val="187"/>
        <w:numPr>
          <w:ilvl w:val="-1"/>
          <w:numId w:val="0"/>
        </w:numPr>
        <w:ind w:left="979" w:leftChars="466" w:firstLine="344" w:firstLineChars="164"/>
        <w:rPr>
          <w:ins w:id="24090" w:author="M00009081" w:date="2024-06-28T11:13:40Z"/>
          <w:rFonts w:hint="eastAsia"/>
          <w:lang w:val="en-US" w:eastAsia="zh-CN"/>
        </w:rPr>
        <w:pPrChange w:id="24089" w:author="M00009081" w:date="2024-06-28T11:14:04Z">
          <w:pPr>
            <w:pStyle w:val="187"/>
            <w:numPr>
              <w:ilvl w:val="0"/>
              <w:numId w:val="42"/>
            </w:numPr>
            <w:ind w:left="147" w:leftChars="70" w:firstLine="419" w:firstLineChars="0"/>
          </w:pPr>
        </w:pPrChange>
      </w:pPr>
      <w:ins w:id="24091" w:author="M00007797" w:date="2023-06-19T13:37:10Z">
        <w:r>
          <w:rPr>
            <w:rFonts w:hint="eastAsia"/>
            <w:lang w:val="en-US" w:eastAsia="zh-CN"/>
          </w:rPr>
          <w:t>功能描述：</w:t>
        </w:r>
      </w:ins>
    </w:p>
    <w:p>
      <w:pPr>
        <w:pStyle w:val="187"/>
        <w:numPr>
          <w:ilvl w:val="-1"/>
          <w:numId w:val="0"/>
        </w:numPr>
        <w:ind w:left="979" w:leftChars="466" w:firstLine="344" w:firstLineChars="164"/>
        <w:rPr>
          <w:ins w:id="24093" w:author="M00007797" w:date="2023-06-19T13:37:10Z"/>
          <w:rFonts w:hint="default"/>
          <w:lang w:val="en-US" w:eastAsia="zh-CN"/>
        </w:rPr>
        <w:pPrChange w:id="24092" w:author="M00009081" w:date="2024-06-28T11:14:12Z">
          <w:pPr>
            <w:pStyle w:val="187"/>
            <w:numPr>
              <w:ilvl w:val="0"/>
              <w:numId w:val="42"/>
            </w:numPr>
            <w:ind w:left="147" w:leftChars="70" w:firstLine="419" w:firstLineChars="0"/>
          </w:pPr>
        </w:pPrChange>
      </w:pPr>
      <w:ins w:id="24094" w:author="M00007797" w:date="2023-06-19T13:37:10Z">
        <w:r>
          <w:rPr>
            <w:rFonts w:hint="eastAsia"/>
            <w:lang w:val="en-US" w:eastAsia="zh-CN"/>
          </w:rPr>
          <w:t>电解水具有杀菌作用，对于陶瓷内壁、清洗管路起到杀菌作用。</w:t>
        </w:r>
      </w:ins>
    </w:p>
    <w:tbl>
      <w:tblPr>
        <w:tblStyle w:val="88"/>
        <w:tblW w:w="0" w:type="auto"/>
        <w:tblInd w:w="11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  <w:tblPrChange w:id="24095" w:author="M00032937" w:date="2024-06-28T09:52:11Z">
          <w:tblPr>
            <w:tblStyle w:val="88"/>
            <w:tblW w:w="0" w:type="auto"/>
            <w:tblInd w:w="849" w:type="dxa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autofit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2489"/>
        <w:gridCol w:w="2557"/>
        <w:gridCol w:w="3488"/>
        <w:gridCol w:w="1322"/>
        <w:tblGridChange w:id="24096">
          <w:tblGrid>
            <w:gridCol w:w="2157"/>
            <w:gridCol w:w="2158"/>
            <w:gridCol w:w="2563"/>
            <w:gridCol w:w="2353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24098" w:author="M00032937" w:date="2024-06-28T09:52:1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ins w:id="24097" w:author="M00007797" w:date="2023-06-19T13:37:30Z"/>
        </w:trPr>
        <w:tc>
          <w:tcPr>
            <w:tcW w:w="9856" w:type="dxa"/>
            <w:gridSpan w:val="4"/>
            <w:tcPrChange w:id="24099" w:author="M00032937" w:date="2024-06-28T09:52:11Z">
              <w:tcPr>
                <w:tcW w:w="9231" w:type="dxa"/>
                <w:gridSpan w:val="4"/>
              </w:tcPr>
            </w:tcPrChange>
          </w:tcPr>
          <w:p>
            <w:pPr>
              <w:pStyle w:val="187"/>
              <w:widowControl w:val="0"/>
              <w:numPr>
                <w:ilvl w:val="-1"/>
                <w:numId w:val="0"/>
              </w:numPr>
              <w:jc w:val="center"/>
              <w:rPr>
                <w:ins w:id="24100" w:author="M00007797" w:date="2023-06-19T13:37:30Z"/>
                <w:rFonts w:hint="eastAsia"/>
                <w:vertAlign w:val="baseline"/>
                <w:lang w:val="en-US" w:eastAsia="zh-CN"/>
              </w:rPr>
            </w:pPr>
            <w:ins w:id="24101" w:author="M00007797" w:date="2023-06-19T13:37:30Z">
              <w:r>
                <w:rPr>
                  <w:rFonts w:hint="eastAsia"/>
                  <w:vertAlign w:val="baseline"/>
                  <w:lang w:val="en-US" w:eastAsia="zh-CN"/>
                </w:rPr>
                <w:t>电解水工作逻辑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24103" w:author="M00032937" w:date="2024-06-28T09:52:16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ins w:id="24102" w:author="M00007797" w:date="2023-06-19T13:37:30Z"/>
        </w:trPr>
        <w:tc>
          <w:tcPr>
            <w:tcW w:w="2489" w:type="dxa"/>
            <w:tcPrChange w:id="24104" w:author="M00032937" w:date="2024-06-28T09:52:16Z">
              <w:tcPr>
                <w:tcW w:w="2157" w:type="dxa"/>
              </w:tcPr>
            </w:tcPrChange>
          </w:tcPr>
          <w:p>
            <w:pPr>
              <w:pStyle w:val="187"/>
              <w:widowControl w:val="0"/>
              <w:numPr>
                <w:ilvl w:val="-1"/>
                <w:numId w:val="0"/>
              </w:numPr>
              <w:jc w:val="both"/>
              <w:rPr>
                <w:ins w:id="24105" w:author="M00007797" w:date="2023-06-19T13:37:30Z"/>
                <w:rFonts w:hint="eastAsia"/>
                <w:vertAlign w:val="baseline"/>
                <w:lang w:val="en-US" w:eastAsia="zh-CN"/>
              </w:rPr>
            </w:pPr>
            <w:ins w:id="24106" w:author="M00007797" w:date="2023-06-19T13:37:30Z">
              <w:r>
                <w:rPr>
                  <w:rFonts w:hint="eastAsia"/>
                  <w:vertAlign w:val="baseline"/>
                  <w:lang w:val="en-US" w:eastAsia="zh-CN"/>
                </w:rPr>
                <w:t>状态</w:t>
              </w:r>
            </w:ins>
          </w:p>
        </w:tc>
        <w:tc>
          <w:tcPr>
            <w:tcW w:w="2557" w:type="dxa"/>
            <w:tcPrChange w:id="24107" w:author="M00032937" w:date="2024-06-28T09:52:16Z">
              <w:tcPr>
                <w:tcW w:w="2158" w:type="dxa"/>
              </w:tcPr>
            </w:tcPrChange>
          </w:tcPr>
          <w:p>
            <w:pPr>
              <w:pStyle w:val="187"/>
              <w:widowControl w:val="0"/>
              <w:numPr>
                <w:ilvl w:val="-1"/>
                <w:numId w:val="0"/>
              </w:numPr>
              <w:jc w:val="both"/>
              <w:rPr>
                <w:ins w:id="24108" w:author="M00007797" w:date="2023-06-19T13:37:30Z"/>
                <w:rFonts w:hint="eastAsia"/>
                <w:vertAlign w:val="baseline"/>
                <w:lang w:val="en-US" w:eastAsia="zh-CN"/>
              </w:rPr>
            </w:pPr>
            <w:ins w:id="24109" w:author="M00007797" w:date="2023-06-19T13:37:30Z">
              <w:r>
                <w:rPr>
                  <w:rFonts w:hint="eastAsia"/>
                  <w:vertAlign w:val="baseline"/>
                  <w:lang w:val="en-US" w:eastAsia="zh-CN"/>
                </w:rPr>
                <w:t>陶瓷</w:t>
              </w:r>
            </w:ins>
          </w:p>
        </w:tc>
        <w:tc>
          <w:tcPr>
            <w:tcW w:w="3488" w:type="dxa"/>
            <w:tcPrChange w:id="24110" w:author="M00032937" w:date="2024-06-28T09:52:16Z">
              <w:tcPr>
                <w:tcW w:w="2563" w:type="dxa"/>
              </w:tcPr>
            </w:tcPrChange>
          </w:tcPr>
          <w:p>
            <w:pPr>
              <w:pStyle w:val="187"/>
              <w:widowControl w:val="0"/>
              <w:numPr>
                <w:ilvl w:val="-1"/>
                <w:numId w:val="0"/>
              </w:numPr>
              <w:jc w:val="both"/>
              <w:rPr>
                <w:ins w:id="24111" w:author="M00007797" w:date="2023-06-19T13:37:30Z"/>
                <w:rFonts w:hint="eastAsia"/>
                <w:vertAlign w:val="baseline"/>
                <w:lang w:val="en-US" w:eastAsia="zh-CN"/>
              </w:rPr>
            </w:pPr>
            <w:ins w:id="24112" w:author="M00007797" w:date="2023-06-19T13:37:30Z">
              <w:r>
                <w:rPr>
                  <w:rFonts w:hint="eastAsia"/>
                  <w:vertAlign w:val="baseline"/>
                  <w:lang w:val="en-US" w:eastAsia="zh-CN"/>
                </w:rPr>
                <w:t>清洗管路/喷头（臀洗、妇洗、通便）</w:t>
              </w:r>
            </w:ins>
          </w:p>
        </w:tc>
        <w:tc>
          <w:tcPr>
            <w:tcW w:w="1322" w:type="dxa"/>
            <w:tcPrChange w:id="24113" w:author="M00032937" w:date="2024-06-28T09:52:16Z">
              <w:tcPr>
                <w:tcW w:w="2353" w:type="dxa"/>
              </w:tcPr>
            </w:tcPrChange>
          </w:tcPr>
          <w:p>
            <w:pPr>
              <w:pStyle w:val="187"/>
              <w:widowControl w:val="0"/>
              <w:numPr>
                <w:ilvl w:val="-1"/>
                <w:numId w:val="0"/>
              </w:numPr>
              <w:jc w:val="both"/>
              <w:rPr>
                <w:ins w:id="24114" w:author="M00007797" w:date="2023-06-19T13:37:30Z"/>
                <w:rFonts w:hint="eastAsia"/>
                <w:vertAlign w:val="baseline"/>
                <w:lang w:val="en-US" w:eastAsia="zh-CN"/>
              </w:rPr>
            </w:pPr>
            <w:ins w:id="24115" w:author="M00007797" w:date="2023-06-19T13:37:30Z">
              <w:r>
                <w:rPr>
                  <w:rFonts w:hint="eastAsia"/>
                  <w:vertAlign w:val="baseline"/>
                  <w:lang w:val="en-US" w:eastAsia="zh-CN"/>
                </w:rPr>
                <w:t>备注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24117" w:author="M00032937" w:date="2024-06-28T09:52:16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ins w:id="24116" w:author="M00007797" w:date="2023-06-19T13:37:30Z"/>
        </w:trPr>
        <w:tc>
          <w:tcPr>
            <w:tcW w:w="2489" w:type="dxa"/>
            <w:tcPrChange w:id="24118" w:author="M00032937" w:date="2024-06-28T09:52:16Z">
              <w:tcPr>
                <w:tcW w:w="2157" w:type="dxa"/>
              </w:tcPr>
            </w:tcPrChange>
          </w:tcPr>
          <w:p>
            <w:pPr>
              <w:pStyle w:val="187"/>
              <w:widowControl w:val="0"/>
              <w:numPr>
                <w:ilvl w:val="-1"/>
                <w:numId w:val="0"/>
              </w:numPr>
              <w:jc w:val="both"/>
              <w:rPr>
                <w:ins w:id="24119" w:author="M00007797" w:date="2023-06-19T13:37:30Z"/>
                <w:rFonts w:hint="eastAsia"/>
                <w:vertAlign w:val="baseline"/>
                <w:lang w:val="en-US" w:eastAsia="zh-CN"/>
              </w:rPr>
            </w:pPr>
            <w:ins w:id="24120" w:author="M00007797" w:date="2023-06-19T13:37:30Z">
              <w:r>
                <w:rPr>
                  <w:rFonts w:hint="eastAsia"/>
                  <w:vertAlign w:val="baseline"/>
                  <w:lang w:val="en-US" w:eastAsia="zh-CN"/>
                </w:rPr>
                <w:t>着座后</w:t>
              </w:r>
            </w:ins>
          </w:p>
        </w:tc>
        <w:tc>
          <w:tcPr>
            <w:tcW w:w="2557" w:type="dxa"/>
            <w:tcPrChange w:id="24121" w:author="M00032937" w:date="2024-06-28T09:52:16Z">
              <w:tcPr>
                <w:tcW w:w="2158" w:type="dxa"/>
              </w:tcPr>
            </w:tcPrChange>
          </w:tcPr>
          <w:p>
            <w:pPr>
              <w:pStyle w:val="187"/>
              <w:widowControl w:val="0"/>
              <w:numPr>
                <w:ilvl w:val="-1"/>
                <w:numId w:val="0"/>
              </w:numPr>
              <w:jc w:val="both"/>
              <w:rPr>
                <w:ins w:id="24122" w:author="M00007797" w:date="2023-06-19T13:37:30Z"/>
                <w:rFonts w:hint="default"/>
                <w:vertAlign w:val="baseline"/>
                <w:lang w:val="en-US" w:eastAsia="zh-CN"/>
              </w:rPr>
            </w:pPr>
            <w:ins w:id="24123" w:author="M00007797" w:date="2023-06-19T13:37:30Z">
              <w:r>
                <w:rPr>
                  <w:rFonts w:hint="eastAsia"/>
                  <w:vertAlign w:val="baseline"/>
                  <w:lang w:val="en-US" w:eastAsia="zh-CN"/>
                </w:rPr>
                <w:t>电解水湿润10s</w:t>
              </w:r>
            </w:ins>
          </w:p>
        </w:tc>
        <w:tc>
          <w:tcPr>
            <w:tcW w:w="3488" w:type="dxa"/>
            <w:tcPrChange w:id="24124" w:author="M00032937" w:date="2024-06-28T09:52:16Z">
              <w:tcPr>
                <w:tcW w:w="2563" w:type="dxa"/>
              </w:tcPr>
            </w:tcPrChange>
          </w:tcPr>
          <w:p>
            <w:pPr>
              <w:pStyle w:val="187"/>
              <w:widowControl w:val="0"/>
              <w:numPr>
                <w:ilvl w:val="-1"/>
                <w:numId w:val="0"/>
              </w:numPr>
              <w:jc w:val="both"/>
              <w:rPr>
                <w:ins w:id="24125" w:author="M00007797" w:date="2023-06-19T13:37:30Z"/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322" w:type="dxa"/>
            <w:tcPrChange w:id="24126" w:author="M00032937" w:date="2024-06-28T09:52:16Z">
              <w:tcPr>
                <w:tcW w:w="2353" w:type="dxa"/>
              </w:tcPr>
            </w:tcPrChange>
          </w:tcPr>
          <w:p>
            <w:pPr>
              <w:pStyle w:val="187"/>
              <w:widowControl w:val="0"/>
              <w:numPr>
                <w:ilvl w:val="-1"/>
                <w:numId w:val="0"/>
              </w:numPr>
              <w:jc w:val="both"/>
              <w:rPr>
                <w:ins w:id="24127" w:author="M00007797" w:date="2023-06-19T13:37:30Z"/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24129" w:author="M00032937" w:date="2024-06-28T09:52:16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ins w:id="24128" w:author="M00007797" w:date="2023-06-19T13:37:30Z"/>
        </w:trPr>
        <w:tc>
          <w:tcPr>
            <w:tcW w:w="2489" w:type="dxa"/>
            <w:tcPrChange w:id="24130" w:author="M00032937" w:date="2024-06-28T09:52:16Z">
              <w:tcPr>
                <w:tcW w:w="2157" w:type="dxa"/>
              </w:tcPr>
            </w:tcPrChange>
          </w:tcPr>
          <w:p>
            <w:pPr>
              <w:pStyle w:val="187"/>
              <w:widowControl w:val="0"/>
              <w:numPr>
                <w:ilvl w:val="-1"/>
                <w:numId w:val="0"/>
              </w:numPr>
              <w:jc w:val="both"/>
              <w:rPr>
                <w:ins w:id="24131" w:author="M00007797" w:date="2023-06-19T13:37:30Z"/>
                <w:rFonts w:hint="eastAsia"/>
                <w:vertAlign w:val="baseline"/>
                <w:lang w:val="en-US" w:eastAsia="zh-CN"/>
              </w:rPr>
            </w:pPr>
            <w:ins w:id="24132" w:author="M00007797" w:date="2023-06-19T13:37:30Z">
              <w:r>
                <w:rPr>
                  <w:rFonts w:hint="eastAsia"/>
                  <w:vertAlign w:val="baseline"/>
                  <w:lang w:val="en-US" w:eastAsia="zh-CN"/>
                </w:rPr>
                <w:t>离座关盖后</w:t>
              </w:r>
            </w:ins>
            <w:ins w:id="24133" w:author="M00007797" w:date="2023-11-02T16:30:36Z">
              <w:r>
                <w:rPr>
                  <w:rFonts w:hint="eastAsia"/>
                  <w:vertAlign w:val="baseline"/>
                  <w:lang w:val="en-US" w:eastAsia="zh-CN"/>
                </w:rPr>
                <w:t>1</w:t>
              </w:r>
            </w:ins>
            <w:ins w:id="24134" w:author="M00007797" w:date="2023-06-19T13:37:30Z">
              <w:r>
                <w:rPr>
                  <w:rFonts w:hint="eastAsia"/>
                  <w:vertAlign w:val="baseline"/>
                  <w:lang w:val="en-US" w:eastAsia="zh-CN"/>
                </w:rPr>
                <w:t>0s左右</w:t>
              </w:r>
            </w:ins>
          </w:p>
        </w:tc>
        <w:tc>
          <w:tcPr>
            <w:tcW w:w="2557" w:type="dxa"/>
            <w:tcPrChange w:id="24135" w:author="M00032937" w:date="2024-06-28T09:52:16Z">
              <w:tcPr>
                <w:tcW w:w="2158" w:type="dxa"/>
              </w:tcPr>
            </w:tcPrChange>
          </w:tcPr>
          <w:p>
            <w:pPr>
              <w:pStyle w:val="187"/>
              <w:widowControl w:val="0"/>
              <w:numPr>
                <w:ilvl w:val="-1"/>
                <w:numId w:val="0"/>
              </w:numPr>
              <w:jc w:val="both"/>
              <w:rPr>
                <w:ins w:id="24136" w:author="M00007797" w:date="2023-06-19T13:37:30Z"/>
                <w:rFonts w:hint="default"/>
                <w:vertAlign w:val="baseline"/>
                <w:lang w:val="en-US" w:eastAsia="zh-CN"/>
              </w:rPr>
            </w:pPr>
            <w:ins w:id="24137" w:author="M00007797" w:date="2023-06-19T13:37:30Z">
              <w:r>
                <w:rPr>
                  <w:rFonts w:hint="eastAsia"/>
                  <w:vertAlign w:val="baseline"/>
                  <w:lang w:val="en-US" w:eastAsia="zh-CN"/>
                </w:rPr>
                <w:t>电解水湿润杀菌20s</w:t>
              </w:r>
            </w:ins>
          </w:p>
        </w:tc>
        <w:tc>
          <w:tcPr>
            <w:tcW w:w="3488" w:type="dxa"/>
            <w:tcPrChange w:id="24138" w:author="M00032937" w:date="2024-06-28T09:52:16Z">
              <w:tcPr>
                <w:tcW w:w="2563" w:type="dxa"/>
              </w:tcPr>
            </w:tcPrChange>
          </w:tcPr>
          <w:p>
            <w:pPr>
              <w:pStyle w:val="187"/>
              <w:widowControl w:val="0"/>
              <w:numPr>
                <w:ilvl w:val="-1"/>
                <w:numId w:val="0"/>
              </w:numPr>
              <w:jc w:val="both"/>
              <w:rPr>
                <w:ins w:id="24139" w:author="M00007797" w:date="2023-06-19T13:37:30Z"/>
                <w:rFonts w:hint="default"/>
                <w:vertAlign w:val="baseline"/>
                <w:lang w:val="en-US" w:eastAsia="zh-CN"/>
              </w:rPr>
            </w:pPr>
            <w:ins w:id="24140" w:author="M00007797" w:date="2023-06-19T13:37:30Z">
              <w:r>
                <w:rPr>
                  <w:rFonts w:hint="eastAsia"/>
                  <w:vertAlign w:val="baseline"/>
                  <w:lang w:val="en-US" w:eastAsia="zh-CN"/>
                </w:rPr>
                <w:t>喷管三路管路臀洗、妇洗、通便和自洁管路循环出电解水各5</w:t>
              </w:r>
            </w:ins>
            <w:ins w:id="24141" w:author="M00007797" w:date="2023-06-19T15:11:31Z">
              <w:r>
                <w:rPr>
                  <w:rFonts w:hint="eastAsia"/>
                  <w:vertAlign w:val="baseline"/>
                  <w:lang w:val="en-US" w:eastAsia="zh-CN"/>
                </w:rPr>
                <w:t>s</w:t>
              </w:r>
            </w:ins>
          </w:p>
        </w:tc>
        <w:tc>
          <w:tcPr>
            <w:tcW w:w="1322" w:type="dxa"/>
            <w:tcPrChange w:id="24142" w:author="M00032937" w:date="2024-06-28T09:52:16Z">
              <w:tcPr>
                <w:tcW w:w="2353" w:type="dxa"/>
              </w:tcPr>
            </w:tcPrChange>
          </w:tcPr>
          <w:p>
            <w:pPr>
              <w:pStyle w:val="187"/>
              <w:widowControl w:val="0"/>
              <w:numPr>
                <w:ilvl w:val="-1"/>
                <w:numId w:val="0"/>
              </w:numPr>
              <w:jc w:val="both"/>
              <w:rPr>
                <w:ins w:id="24143" w:author="M00007797" w:date="2023-06-19T13:37:30Z"/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ind w:left="1140"/>
        <w:rPr>
          <w:ins w:id="24145" w:author="M00007797" w:date="2023-06-19T10:51:05Z"/>
        </w:rPr>
        <w:pPrChange w:id="24144" w:author="M00000676" w:date="2023-11-25T17:34:41Z">
          <w:pPr>
            <w:pStyle w:val="5"/>
            <w:ind w:left="1146"/>
          </w:pPr>
        </w:pPrChange>
      </w:pPr>
      <w:ins w:id="24146" w:author="M00007797" w:date="2023-06-19T10:51:05Z">
        <w:bookmarkStart w:id="1803" w:name="_Toc27058"/>
        <w:bookmarkStart w:id="1804" w:name="_Toc8357"/>
        <w:bookmarkStart w:id="1805" w:name="_Toc4851"/>
        <w:bookmarkStart w:id="1806" w:name="_Toc23703"/>
        <w:bookmarkStart w:id="1807" w:name="_Toc15968"/>
        <w:bookmarkStart w:id="1808" w:name="_Toc31113"/>
        <w:bookmarkStart w:id="1809" w:name="_Toc6756"/>
        <w:r>
          <w:rPr>
            <w:rFonts w:hint="eastAsia"/>
          </w:rPr>
          <w:t>商务模式</w:t>
        </w:r>
        <w:bookmarkEnd w:id="1803"/>
        <w:bookmarkEnd w:id="1804"/>
        <w:bookmarkEnd w:id="1805"/>
        <w:bookmarkEnd w:id="1806"/>
        <w:bookmarkEnd w:id="1807"/>
        <w:bookmarkEnd w:id="1808"/>
        <w:bookmarkEnd w:id="1809"/>
      </w:ins>
      <w:ins w:id="24147" w:author="M00007797" w:date="2023-06-19T10:51:05Z">
        <w:r>
          <w:rPr/>
          <w:tab/>
        </w:r>
      </w:ins>
      <w:ins w:id="24148" w:author="M00007797" w:date="2023-06-19T10:51:05Z">
        <w:r>
          <w:rPr/>
          <w:tab/>
        </w:r>
      </w:ins>
      <w:ins w:id="24149" w:author="M00007797" w:date="2023-06-19T10:51:05Z">
        <w:r>
          <w:rPr/>
          <w:tab/>
        </w:r>
      </w:ins>
      <w:ins w:id="24150" w:author="M00007797" w:date="2023-06-19T10:51:05Z">
        <w:r>
          <w:rPr/>
          <w:tab/>
        </w:r>
      </w:ins>
      <w:ins w:id="24151" w:author="M00007797" w:date="2023-06-19T10:51:05Z">
        <w:r>
          <w:rPr/>
          <w:tab/>
        </w:r>
      </w:ins>
      <w:ins w:id="24152" w:author="M00007797" w:date="2023-06-19T10:51:05Z">
        <w:r>
          <w:rPr/>
          <w:tab/>
        </w:r>
      </w:ins>
      <w:ins w:id="24153" w:author="M00007797" w:date="2023-06-19T10:51:05Z">
        <w:r>
          <w:rPr/>
          <w:tab/>
        </w:r>
      </w:ins>
    </w:p>
    <w:p>
      <w:pPr>
        <w:pStyle w:val="187"/>
        <w:numPr>
          <w:ilvl w:val="-1"/>
          <w:numId w:val="0"/>
        </w:numPr>
        <w:ind w:left="979" w:leftChars="466" w:firstLine="344" w:firstLineChars="164"/>
        <w:rPr>
          <w:ins w:id="24155" w:author="M00009081" w:date="2024-06-28T11:14:24Z"/>
          <w:rFonts w:hint="eastAsia" w:eastAsia="宋体"/>
          <w:lang w:val="en-US" w:eastAsia="zh-CN"/>
          <w:rPrChange w:id="24156" w:author="M00009081" w:date="2024-06-28T11:14:39Z">
            <w:rPr>
              <w:ins w:id="24157" w:author="M00009081" w:date="2024-06-28T11:14:24Z"/>
              <w:rFonts w:hint="default" w:eastAsia="宋体"/>
              <w:lang w:val="en-US" w:eastAsia="zh-CN"/>
            </w:rPr>
          </w:rPrChange>
        </w:rPr>
        <w:pPrChange w:id="24154" w:author="M00009081" w:date="2024-06-28T11:14:39Z">
          <w:pPr>
            <w:pStyle w:val="187"/>
            <w:ind w:left="710" w:leftChars="0" w:firstLine="0" w:firstLineChars="0"/>
          </w:pPr>
        </w:pPrChange>
      </w:pPr>
      <w:ins w:id="24158" w:author="M00009081" w:date="2024-06-28T11:14:30Z">
        <w:r>
          <w:rPr>
            <w:rFonts w:hint="eastAsia"/>
            <w:lang w:val="en-US" w:eastAsia="zh-CN"/>
          </w:rPr>
          <w:t>功能</w:t>
        </w:r>
      </w:ins>
      <w:ins w:id="24159" w:author="M00009081" w:date="2024-06-28T11:14:32Z">
        <w:r>
          <w:rPr>
            <w:rFonts w:hint="eastAsia"/>
            <w:lang w:val="en-US" w:eastAsia="zh-CN"/>
          </w:rPr>
          <w:t>描述</w:t>
        </w:r>
      </w:ins>
      <w:ins w:id="24160" w:author="M00009081" w:date="2024-06-28T11:14:34Z">
        <w:r>
          <w:rPr>
            <w:rFonts w:hint="eastAsia"/>
            <w:lang w:val="en-US" w:eastAsia="zh-CN"/>
          </w:rPr>
          <w:t>：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4162" w:author="M00007797" w:date="2023-06-19T10:51:05Z"/>
          <w:rFonts w:hint="eastAsia"/>
          <w:color w:val="auto"/>
          <w:rPrChange w:id="24163" w:author="M00009081" w:date="2024-06-28T11:15:52Z">
            <w:rPr>
              <w:ins w:id="24164" w:author="M00007797" w:date="2023-06-19T10:51:05Z"/>
            </w:rPr>
          </w:rPrChange>
        </w:rPr>
        <w:pPrChange w:id="24161" w:author="M00009081" w:date="2024-06-28T11:15:52Z">
          <w:pPr>
            <w:pStyle w:val="187"/>
            <w:ind w:left="710" w:leftChars="0" w:firstLine="0" w:firstLineChars="0"/>
          </w:pPr>
        </w:pPrChange>
      </w:pPr>
      <w:ins w:id="24165" w:author="M00009081" w:date="2024-06-28T11:14:57Z">
        <w:r>
          <w:rPr>
            <w:rFonts w:hint="eastAsia"/>
            <w:color w:val="auto"/>
            <w:lang w:val="en-US" w:eastAsia="zh-CN"/>
          </w:rPr>
          <w:t>1、</w:t>
        </w:r>
      </w:ins>
      <w:ins w:id="24166" w:author="M00007797" w:date="2023-06-19T11:45:03Z">
        <w:r>
          <w:rPr>
            <w:rFonts w:hint="eastAsia"/>
            <w:color w:val="auto"/>
            <w:lang w:val="en-US" w:eastAsia="zh-CN"/>
            <w:rPrChange w:id="24167" w:author="M00009081" w:date="2024-06-28T11:14:48Z">
              <w:rPr>
                <w:rFonts w:hint="eastAsia"/>
                <w:lang w:val="en-US" w:eastAsia="zh-CN"/>
              </w:rPr>
            </w:rPrChange>
          </w:rPr>
          <w:t>设置</w:t>
        </w:r>
      </w:ins>
      <w:ins w:id="24168" w:author="M00007797" w:date="2023-06-19T11:45:05Z">
        <w:r>
          <w:rPr>
            <w:rFonts w:hint="eastAsia"/>
            <w:color w:val="auto"/>
            <w:lang w:val="en-US" w:eastAsia="zh-CN"/>
            <w:rPrChange w:id="24169" w:author="M00009081" w:date="2024-06-28T11:14:48Z">
              <w:rPr>
                <w:rFonts w:hint="eastAsia"/>
                <w:lang w:val="en-US" w:eastAsia="zh-CN"/>
              </w:rPr>
            </w:rPrChange>
          </w:rPr>
          <w:t>时间</w:t>
        </w:r>
      </w:ins>
      <w:ins w:id="24170" w:author="M00007797" w:date="2023-06-19T11:45:06Z">
        <w:r>
          <w:rPr>
            <w:rFonts w:hint="eastAsia"/>
            <w:color w:val="auto"/>
            <w:lang w:val="en-US" w:eastAsia="zh-CN"/>
            <w:rPrChange w:id="24171" w:author="M00009081" w:date="2024-06-28T11:14:48Z">
              <w:rPr>
                <w:rFonts w:hint="eastAsia"/>
                <w:lang w:val="en-US" w:eastAsia="zh-CN"/>
              </w:rPr>
            </w:rPrChange>
          </w:rPr>
          <w:t>内</w:t>
        </w:r>
      </w:ins>
      <w:ins w:id="24172" w:author="M00007797" w:date="2023-06-19T10:51:05Z">
        <w:r>
          <w:rPr>
            <w:rFonts w:hint="eastAsia"/>
            <w:color w:val="auto"/>
            <w:rPrChange w:id="24173" w:author="M00009081" w:date="2024-06-28T11:15:52Z">
              <w:rPr/>
            </w:rPrChange>
          </w:rPr>
          <w:t>无人使用</w:t>
        </w:r>
      </w:ins>
      <w:ins w:id="24174" w:author="M00007797" w:date="2023-06-19T10:51:05Z">
        <w:r>
          <w:rPr>
            <w:rFonts w:hint="eastAsia"/>
            <w:color w:val="auto"/>
            <w:rPrChange w:id="24175" w:author="M00009081" w:date="2024-06-28T11:15:52Z">
              <w:rPr>
                <w:rFonts w:hint="eastAsia"/>
              </w:rPr>
            </w:rPrChange>
          </w:rPr>
          <w:t>，</w:t>
        </w:r>
      </w:ins>
      <w:ins w:id="24176" w:author="M00007797" w:date="2023-06-19T10:51:05Z">
        <w:r>
          <w:rPr>
            <w:rFonts w:hint="eastAsia"/>
            <w:color w:val="auto"/>
            <w:rPrChange w:id="24177" w:author="M00009081" w:date="2024-06-28T11:15:52Z">
              <w:rPr/>
            </w:rPrChange>
          </w:rPr>
          <w:t>进入</w:t>
        </w:r>
      </w:ins>
      <w:ins w:id="24178" w:author="M00007797" w:date="2023-06-19T10:51:05Z">
        <w:r>
          <w:rPr>
            <w:rFonts w:hint="eastAsia"/>
            <w:color w:val="auto"/>
            <w:rPrChange w:id="24179" w:author="M00009081" w:date="2024-06-28T11:15:52Z">
              <w:rPr>
                <w:rFonts w:hint="eastAsia"/>
              </w:rPr>
            </w:rPrChange>
          </w:rPr>
          <w:t>商务</w:t>
        </w:r>
      </w:ins>
      <w:ins w:id="24180" w:author="M00007797" w:date="2023-06-19T10:51:05Z">
        <w:r>
          <w:rPr>
            <w:rFonts w:hint="eastAsia"/>
            <w:color w:val="auto"/>
            <w:rPrChange w:id="24181" w:author="M00009081" w:date="2024-06-28T11:15:52Z">
              <w:rPr/>
            </w:rPrChange>
          </w:rPr>
          <w:t>模式，关闭座圈加热，关闭微波感应</w:t>
        </w:r>
      </w:ins>
      <w:ins w:id="24182" w:author="M00007797" w:date="2023-06-19T10:51:05Z">
        <w:r>
          <w:rPr>
            <w:rFonts w:hint="eastAsia"/>
            <w:color w:val="auto"/>
            <w:rPrChange w:id="24183" w:author="M00009081" w:date="2024-06-28T11:15:52Z">
              <w:rPr>
                <w:rFonts w:hint="eastAsia"/>
              </w:rPr>
            </w:rPrChange>
          </w:rPr>
          <w:t>，关闭灯光显示</w:t>
        </w:r>
      </w:ins>
      <w:ins w:id="24184" w:author="M00007797" w:date="2023-06-19T10:51:05Z">
        <w:r>
          <w:rPr>
            <w:rFonts w:hint="eastAsia"/>
            <w:color w:val="auto"/>
            <w:rPrChange w:id="24185" w:author="M00009081" w:date="2024-06-28T11:15:52Z">
              <w:rPr/>
            </w:rPrChange>
          </w:rPr>
          <w:t>。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rFonts w:hint="eastAsia"/>
          <w:color w:val="auto"/>
          <w:rPrChange w:id="24187" w:author="M00009081" w:date="2024-06-28T11:15:52Z">
            <w:rPr/>
          </w:rPrChange>
        </w:rPr>
        <w:pPrChange w:id="24186" w:author="M00009081" w:date="2024-06-28T11:15:52Z">
          <w:pPr>
            <w:pStyle w:val="187"/>
            <w:ind w:left="1558" w:leftChars="607" w:hanging="283" w:firstLineChars="0"/>
          </w:pPr>
        </w:pPrChange>
      </w:pPr>
      <w:ins w:id="24188" w:author="M00009081" w:date="2024-06-28T11:15:06Z">
        <w:r>
          <w:rPr>
            <w:rFonts w:hint="eastAsia"/>
            <w:color w:val="auto"/>
            <w:shd w:val="clear"/>
            <w:lang w:val="en-US" w:eastAsia="zh-CN"/>
          </w:rPr>
          <w:t>2、</w:t>
        </w:r>
      </w:ins>
      <w:ins w:id="24189" w:author="M00007797" w:date="2023-06-19T10:51:05Z">
        <w:r>
          <w:rPr>
            <w:rFonts w:hint="eastAsia"/>
            <w:color w:val="auto"/>
            <w:shd w:val="clear" w:color="auto" w:fill="auto"/>
            <w:rPrChange w:id="24190" w:author="M00009081" w:date="2024-06-28T11:15:52Z">
              <w:rPr>
                <w:rFonts w:hint="eastAsia"/>
                <w:color w:val="000000"/>
                <w:shd w:val="clear" w:color="auto" w:fill="FFFFFF"/>
              </w:rPr>
            </w:rPrChange>
          </w:rPr>
          <w:t>在商务模式下，可通过遥控器、侧面旋钮、</w:t>
        </w:r>
      </w:ins>
      <w:ins w:id="24191" w:author="M00007797" w:date="2023-06-19T11:45:54Z">
        <w:r>
          <w:rPr>
            <w:rFonts w:hint="eastAsia"/>
            <w:color w:val="auto"/>
            <w:shd w:val="clear" w:color="auto" w:fill="auto"/>
            <w:lang w:val="en-US" w:eastAsia="zh-CN"/>
            <w:rPrChange w:id="24192" w:author="M00009081" w:date="2024-06-28T11:14:48Z">
              <w:rPr>
                <w:rFonts w:hint="eastAsia"/>
                <w:color w:val="000000"/>
                <w:shd w:val="clear" w:color="auto" w:fill="FFFFFF"/>
                <w:lang w:val="en-US" w:eastAsia="zh-CN"/>
              </w:rPr>
            </w:rPrChange>
          </w:rPr>
          <w:t>按键</w:t>
        </w:r>
      </w:ins>
      <w:ins w:id="24193" w:author="M00007797" w:date="2023-06-19T11:45:55Z">
        <w:r>
          <w:rPr>
            <w:rFonts w:hint="eastAsia"/>
            <w:color w:val="auto"/>
            <w:shd w:val="clear" w:color="auto" w:fill="auto"/>
            <w:lang w:val="en-US" w:eastAsia="zh-CN"/>
            <w:rPrChange w:id="24194" w:author="M00009081" w:date="2024-06-28T11:14:48Z">
              <w:rPr>
                <w:rFonts w:hint="eastAsia"/>
                <w:color w:val="000000"/>
                <w:shd w:val="clear" w:color="auto" w:fill="FFFFFF"/>
                <w:lang w:val="en-US" w:eastAsia="zh-CN"/>
              </w:rPr>
            </w:rPrChange>
          </w:rPr>
          <w:t>、</w:t>
        </w:r>
      </w:ins>
      <w:ins w:id="24195" w:author="M00007797" w:date="2023-06-19T10:51:05Z">
        <w:r>
          <w:rPr>
            <w:rFonts w:hint="eastAsia"/>
            <w:color w:val="auto"/>
            <w:shd w:val="clear" w:color="auto" w:fill="auto"/>
            <w:rPrChange w:id="24196" w:author="M00009081" w:date="2024-06-28T11:15:52Z">
              <w:rPr>
                <w:rFonts w:hint="eastAsia"/>
                <w:color w:val="000000"/>
                <w:shd w:val="clear" w:color="auto" w:fill="FFFFFF"/>
              </w:rPr>
            </w:rPrChange>
          </w:rPr>
          <w:t>脚踢对产品进行唤醒，恢复在商务</w:t>
        </w:r>
      </w:ins>
      <w:ins w:id="24197" w:author="M00009081" w:date="2024-06-28T11:15:10Z">
        <w:r>
          <w:rPr>
            <w:rFonts w:hint="eastAsia"/>
            <w:color w:val="auto"/>
            <w:shd w:val="clear"/>
            <w:lang w:val="en-US" w:eastAsia="zh-CN"/>
          </w:rPr>
          <w:t xml:space="preserve"> </w:t>
        </w:r>
      </w:ins>
      <w:ins w:id="24198" w:author="M00009081" w:date="2024-06-28T11:15:12Z">
        <w:r>
          <w:rPr>
            <w:rFonts w:hint="eastAsia"/>
            <w:color w:val="auto"/>
            <w:shd w:val="clear"/>
            <w:lang w:val="en-US" w:eastAsia="zh-CN"/>
          </w:rPr>
          <w:t xml:space="preserve">  </w:t>
        </w:r>
      </w:ins>
      <w:ins w:id="24199" w:author="M00009081" w:date="2024-06-28T11:15:13Z">
        <w:r>
          <w:rPr>
            <w:rFonts w:hint="eastAsia"/>
            <w:color w:val="auto"/>
            <w:shd w:val="clear"/>
            <w:lang w:val="en-US" w:eastAsia="zh-CN"/>
          </w:rPr>
          <w:t xml:space="preserve">  </w:t>
        </w:r>
      </w:ins>
      <w:ins w:id="24200" w:author="M00009081" w:date="2024-06-28T11:15:14Z">
        <w:r>
          <w:rPr>
            <w:rFonts w:hint="eastAsia"/>
            <w:color w:val="auto"/>
            <w:shd w:val="clear"/>
            <w:lang w:val="en-US" w:eastAsia="zh-CN"/>
          </w:rPr>
          <w:t xml:space="preserve"> </w:t>
        </w:r>
      </w:ins>
      <w:ins w:id="24201" w:author="M00007797" w:date="2023-06-19T10:51:05Z">
        <w:r>
          <w:rPr>
            <w:rFonts w:hint="eastAsia"/>
            <w:color w:val="auto"/>
            <w:shd w:val="clear" w:color="auto" w:fill="auto"/>
            <w:rPrChange w:id="24202" w:author="M00009081" w:date="2024-06-28T11:15:52Z">
              <w:rPr>
                <w:rFonts w:hint="eastAsia"/>
                <w:color w:val="000000"/>
                <w:shd w:val="clear" w:color="auto" w:fill="FFFFFF"/>
              </w:rPr>
            </w:rPrChange>
          </w:rPr>
          <w:t>模式之前的状态</w:t>
        </w:r>
      </w:ins>
      <w:ins w:id="24203" w:author="M00007797" w:date="2023-06-19T11:46:00Z">
        <w:r>
          <w:rPr>
            <w:rFonts w:hint="eastAsia"/>
            <w:color w:val="auto"/>
            <w:shd w:val="clear" w:color="auto" w:fill="auto"/>
            <w:lang w:eastAsia="zh-CN"/>
            <w:rPrChange w:id="24204" w:author="M00009081" w:date="2024-06-28T11:15:52Z">
              <w:rPr>
                <w:rFonts w:hint="eastAsia"/>
                <w:color w:val="000000"/>
                <w:shd w:val="clear" w:color="auto" w:fill="FFFFFF"/>
                <w:lang w:eastAsia="zh-CN"/>
              </w:rPr>
            </w:rPrChange>
          </w:rPr>
          <w:t>。</w:t>
        </w:r>
      </w:ins>
    </w:p>
    <w:p>
      <w:pPr>
        <w:pStyle w:val="5"/>
        <w:ind w:left="1140"/>
        <w:pPrChange w:id="24205" w:author="M00000676" w:date="2023-11-25T17:34:41Z">
          <w:pPr>
            <w:pStyle w:val="5"/>
            <w:ind w:left="1146"/>
          </w:pPr>
        </w:pPrChange>
      </w:pPr>
      <w:bookmarkStart w:id="1810" w:name="_Toc4838526"/>
      <w:bookmarkEnd w:id="1810"/>
      <w:bookmarkStart w:id="1811" w:name="_Toc6248617"/>
      <w:bookmarkEnd w:id="1811"/>
      <w:bookmarkStart w:id="1812" w:name="_Toc4837792"/>
      <w:bookmarkEnd w:id="1812"/>
      <w:bookmarkStart w:id="1813" w:name="_Toc4839032"/>
      <w:bookmarkEnd w:id="1813"/>
      <w:bookmarkStart w:id="1814" w:name="_Toc452018461"/>
      <w:bookmarkEnd w:id="1814"/>
      <w:bookmarkStart w:id="1815" w:name="_Toc4837822"/>
      <w:bookmarkEnd w:id="1815"/>
      <w:bookmarkStart w:id="1816" w:name="_Toc4838531"/>
      <w:bookmarkEnd w:id="1816"/>
      <w:bookmarkStart w:id="1817" w:name="_Toc4839045"/>
      <w:bookmarkEnd w:id="1817"/>
      <w:bookmarkStart w:id="1818" w:name="_Toc452018414"/>
      <w:bookmarkEnd w:id="1818"/>
      <w:bookmarkStart w:id="1819" w:name="_Toc6248600"/>
      <w:bookmarkEnd w:id="1819"/>
      <w:bookmarkStart w:id="1820" w:name="_Toc477167889"/>
      <w:bookmarkEnd w:id="1820"/>
      <w:bookmarkStart w:id="1821" w:name="_Toc4837818"/>
      <w:bookmarkEnd w:id="1821"/>
      <w:bookmarkStart w:id="1822" w:name="_Toc4838319"/>
      <w:bookmarkEnd w:id="1822"/>
      <w:bookmarkStart w:id="1823" w:name="_Toc6248603"/>
      <w:bookmarkEnd w:id="1823"/>
      <w:bookmarkStart w:id="1824" w:name="_Toc4838521"/>
      <w:bookmarkEnd w:id="1824"/>
      <w:bookmarkStart w:id="1825" w:name="_Toc6248604"/>
      <w:bookmarkEnd w:id="1825"/>
      <w:bookmarkStart w:id="1826" w:name="_Toc4838281"/>
      <w:bookmarkEnd w:id="1826"/>
      <w:bookmarkStart w:id="1827" w:name="_Toc4839002"/>
      <w:bookmarkEnd w:id="1827"/>
      <w:bookmarkStart w:id="1828" w:name="_Toc4837833"/>
      <w:bookmarkEnd w:id="1828"/>
      <w:bookmarkStart w:id="1829" w:name="_Toc6248569"/>
      <w:bookmarkEnd w:id="1829"/>
      <w:bookmarkStart w:id="1830" w:name="_Toc4838325"/>
      <w:bookmarkEnd w:id="1830"/>
      <w:bookmarkStart w:id="1831" w:name="_Toc4838283"/>
      <w:bookmarkEnd w:id="1831"/>
      <w:bookmarkStart w:id="1832" w:name="_Toc477260572"/>
      <w:bookmarkEnd w:id="1832"/>
      <w:bookmarkStart w:id="1833" w:name="_Toc477167891"/>
      <w:bookmarkEnd w:id="1833"/>
      <w:bookmarkStart w:id="1834" w:name="_Toc4838284"/>
      <w:bookmarkEnd w:id="1834"/>
      <w:bookmarkStart w:id="1835" w:name="_Toc477260530"/>
      <w:bookmarkEnd w:id="1835"/>
      <w:bookmarkStart w:id="1836" w:name="_Toc477260554"/>
      <w:bookmarkEnd w:id="1836"/>
      <w:bookmarkStart w:id="1837" w:name="_Toc6248599"/>
      <w:bookmarkEnd w:id="1837"/>
      <w:bookmarkStart w:id="1838" w:name="_Toc4838313"/>
      <w:bookmarkEnd w:id="1838"/>
      <w:bookmarkStart w:id="1839" w:name="_Toc4838524"/>
      <w:bookmarkEnd w:id="1839"/>
      <w:bookmarkStart w:id="1840" w:name="_Toc477260563"/>
      <w:bookmarkEnd w:id="1840"/>
      <w:bookmarkStart w:id="1841" w:name="_Toc452018418"/>
      <w:bookmarkEnd w:id="1841"/>
      <w:bookmarkStart w:id="1842" w:name="_Toc4838523"/>
      <w:bookmarkEnd w:id="1842"/>
      <w:bookmarkStart w:id="1843" w:name="_Toc4838997"/>
      <w:bookmarkEnd w:id="1843"/>
      <w:bookmarkStart w:id="1844" w:name="_Toc477260561"/>
      <w:bookmarkEnd w:id="1844"/>
      <w:bookmarkStart w:id="1845" w:name="_Toc4838328"/>
      <w:bookmarkEnd w:id="1845"/>
      <w:bookmarkStart w:id="1846" w:name="_Toc477260568"/>
      <w:bookmarkEnd w:id="1846"/>
      <w:bookmarkStart w:id="1847" w:name="_Toc6248570"/>
      <w:bookmarkEnd w:id="1847"/>
      <w:bookmarkStart w:id="1848" w:name="_Toc452018462"/>
      <w:bookmarkEnd w:id="1848"/>
      <w:bookmarkStart w:id="1849" w:name="_Toc4838322"/>
      <w:bookmarkEnd w:id="1849"/>
      <w:bookmarkStart w:id="1850" w:name="_Toc4838305"/>
      <w:bookmarkEnd w:id="1850"/>
      <w:bookmarkStart w:id="1851" w:name="_Toc6248568"/>
      <w:bookmarkEnd w:id="1851"/>
      <w:bookmarkStart w:id="1852" w:name="_Toc452018413"/>
      <w:bookmarkEnd w:id="1852"/>
      <w:bookmarkStart w:id="1853" w:name="_Toc4839030"/>
      <w:bookmarkEnd w:id="1853"/>
      <w:bookmarkStart w:id="1854" w:name="_Toc477260556"/>
      <w:bookmarkEnd w:id="1854"/>
      <w:bookmarkStart w:id="1855" w:name="_Toc6248601"/>
      <w:bookmarkEnd w:id="1855"/>
      <w:bookmarkStart w:id="1856" w:name="_Toc4838310"/>
      <w:bookmarkEnd w:id="1856"/>
      <w:bookmarkStart w:id="1857" w:name="_Toc4839044"/>
      <w:bookmarkEnd w:id="1857"/>
      <w:bookmarkStart w:id="1858" w:name="_Toc6248567"/>
      <w:bookmarkEnd w:id="1858"/>
      <w:bookmarkStart w:id="1859" w:name="_Toc4838510"/>
      <w:bookmarkEnd w:id="1859"/>
      <w:bookmarkStart w:id="1860" w:name="_Toc4838514"/>
      <w:bookmarkEnd w:id="1860"/>
      <w:bookmarkStart w:id="1861" w:name="_Toc477260577"/>
      <w:bookmarkEnd w:id="1861"/>
      <w:bookmarkStart w:id="1862" w:name="_Toc477260558"/>
      <w:bookmarkEnd w:id="1862"/>
      <w:bookmarkStart w:id="1863" w:name="_Toc452018417"/>
      <w:bookmarkEnd w:id="1863"/>
      <w:bookmarkStart w:id="1864" w:name="_Toc4837823"/>
      <w:bookmarkEnd w:id="1864"/>
      <w:bookmarkStart w:id="1865" w:name="_Toc4837838"/>
      <w:bookmarkEnd w:id="1865"/>
      <w:bookmarkStart w:id="1866" w:name="_Toc4838282"/>
      <w:bookmarkEnd w:id="1866"/>
      <w:bookmarkStart w:id="1867" w:name="_Toc4838487"/>
      <w:bookmarkEnd w:id="1867"/>
      <w:bookmarkStart w:id="1868" w:name="_Toc477260557"/>
      <w:bookmarkEnd w:id="1868"/>
      <w:bookmarkStart w:id="1869" w:name="_Toc4838998"/>
      <w:bookmarkEnd w:id="1869"/>
      <w:bookmarkStart w:id="1870" w:name="_Toc4838484"/>
      <w:bookmarkEnd w:id="1870"/>
      <w:bookmarkStart w:id="1871" w:name="_Toc452018457"/>
      <w:bookmarkEnd w:id="1871"/>
      <w:bookmarkStart w:id="1872" w:name="_Toc4838321"/>
      <w:bookmarkEnd w:id="1872"/>
      <w:bookmarkStart w:id="1873" w:name="_Toc477260574"/>
      <w:bookmarkEnd w:id="1873"/>
      <w:bookmarkStart w:id="1874" w:name="_Toc4839025"/>
      <w:bookmarkEnd w:id="1874"/>
      <w:bookmarkStart w:id="1875" w:name="_Toc477260571"/>
      <w:bookmarkEnd w:id="1875"/>
      <w:bookmarkStart w:id="1876" w:name="_Toc477167892"/>
      <w:bookmarkEnd w:id="1876"/>
      <w:bookmarkStart w:id="1877" w:name="_Toc4839028"/>
      <w:bookmarkEnd w:id="1877"/>
      <w:bookmarkStart w:id="1878" w:name="_Toc4837840"/>
      <w:bookmarkEnd w:id="1878"/>
      <w:bookmarkStart w:id="1879" w:name="_Toc4838520"/>
      <w:bookmarkEnd w:id="1879"/>
      <w:bookmarkStart w:id="1880" w:name="_Toc452018446"/>
      <w:bookmarkEnd w:id="1880"/>
      <w:bookmarkStart w:id="1881" w:name="_Toc6248612"/>
      <w:bookmarkEnd w:id="1881"/>
      <w:bookmarkStart w:id="1882" w:name="_Toc4839046"/>
      <w:bookmarkEnd w:id="1882"/>
      <w:bookmarkStart w:id="1883" w:name="_Toc4837796"/>
      <w:bookmarkEnd w:id="1883"/>
      <w:bookmarkStart w:id="1884" w:name="_Toc4837821"/>
      <w:bookmarkEnd w:id="1884"/>
      <w:bookmarkStart w:id="1885" w:name="_Toc6248572"/>
      <w:bookmarkEnd w:id="1885"/>
      <w:bookmarkStart w:id="1886" w:name="_Toc4838482"/>
      <w:bookmarkEnd w:id="1886"/>
      <w:bookmarkStart w:id="1887" w:name="_Toc4839033"/>
      <w:bookmarkEnd w:id="1887"/>
      <w:bookmarkStart w:id="1888" w:name="_Toc6248597"/>
      <w:bookmarkEnd w:id="1888"/>
      <w:bookmarkStart w:id="1889" w:name="_Toc477260567"/>
      <w:bookmarkEnd w:id="1889"/>
      <w:bookmarkStart w:id="1890" w:name="_Toc6248614"/>
      <w:bookmarkEnd w:id="1890"/>
      <w:bookmarkStart w:id="1891" w:name="_Toc452018456"/>
      <w:bookmarkEnd w:id="1891"/>
      <w:bookmarkStart w:id="1892" w:name="_Toc4837824"/>
      <w:bookmarkEnd w:id="1892"/>
      <w:bookmarkStart w:id="1893" w:name="_Toc4837825"/>
      <w:bookmarkEnd w:id="1893"/>
      <w:bookmarkStart w:id="1894" w:name="_Toc6248596"/>
      <w:bookmarkEnd w:id="1894"/>
      <w:bookmarkStart w:id="1895" w:name="_Toc452018463"/>
      <w:bookmarkEnd w:id="1895"/>
      <w:bookmarkStart w:id="1896" w:name="_Toc4838279"/>
      <w:bookmarkEnd w:id="1896"/>
      <w:bookmarkStart w:id="1897" w:name="_Toc452018449"/>
      <w:bookmarkEnd w:id="1897"/>
      <w:bookmarkStart w:id="1898" w:name="_Toc452018453"/>
      <w:bookmarkEnd w:id="1898"/>
      <w:bookmarkStart w:id="1899" w:name="_Toc4838308"/>
      <w:bookmarkEnd w:id="1899"/>
      <w:bookmarkStart w:id="1900" w:name="_Toc452018448"/>
      <w:bookmarkEnd w:id="1900"/>
      <w:bookmarkStart w:id="1901" w:name="_Toc4837791"/>
      <w:bookmarkEnd w:id="1901"/>
      <w:bookmarkStart w:id="1902" w:name="_Toc4838508"/>
      <w:bookmarkEnd w:id="1902"/>
      <w:bookmarkStart w:id="1903" w:name="_Toc4838278"/>
      <w:bookmarkEnd w:id="1903"/>
      <w:bookmarkStart w:id="1904" w:name="_Toc4838516"/>
      <w:bookmarkEnd w:id="1904"/>
      <w:bookmarkStart w:id="1905" w:name="_Toc4838277"/>
      <w:bookmarkEnd w:id="1905"/>
      <w:bookmarkStart w:id="1906" w:name="_Toc6248566"/>
      <w:bookmarkEnd w:id="1906"/>
      <w:bookmarkStart w:id="1907" w:name="_Toc6248609"/>
      <w:bookmarkEnd w:id="1907"/>
      <w:bookmarkStart w:id="1908" w:name="_Toc4837827"/>
      <w:bookmarkEnd w:id="1908"/>
      <w:bookmarkStart w:id="1909" w:name="_Toc4837794"/>
      <w:bookmarkEnd w:id="1909"/>
      <w:bookmarkStart w:id="1910" w:name="_Toc4838314"/>
      <w:bookmarkEnd w:id="1910"/>
      <w:bookmarkStart w:id="1911" w:name="_Toc6248571"/>
      <w:bookmarkEnd w:id="1911"/>
      <w:bookmarkStart w:id="1912" w:name="_Toc4838996"/>
      <w:bookmarkEnd w:id="1912"/>
      <w:bookmarkStart w:id="1913" w:name="_Toc477167890"/>
      <w:bookmarkEnd w:id="1913"/>
      <w:bookmarkStart w:id="1914" w:name="_Toc4837795"/>
      <w:bookmarkEnd w:id="1914"/>
      <w:bookmarkStart w:id="1915" w:name="_Toc477260527"/>
      <w:bookmarkEnd w:id="1915"/>
      <w:bookmarkStart w:id="1916" w:name="_Toc4839024"/>
      <w:bookmarkEnd w:id="1916"/>
      <w:bookmarkStart w:id="1917" w:name="_Toc4837836"/>
      <w:bookmarkEnd w:id="1917"/>
      <w:bookmarkStart w:id="1918" w:name="_Toc4839038"/>
      <w:bookmarkEnd w:id="1918"/>
      <w:bookmarkStart w:id="1919" w:name="_Toc4839027"/>
      <w:bookmarkEnd w:id="1919"/>
      <w:bookmarkStart w:id="1920" w:name="_Toc4838315"/>
      <w:bookmarkEnd w:id="1920"/>
      <w:bookmarkStart w:id="1921" w:name="_Toc4838481"/>
      <w:bookmarkEnd w:id="1921"/>
      <w:bookmarkStart w:id="1922" w:name="_Toc452018459"/>
      <w:bookmarkEnd w:id="1922"/>
      <w:bookmarkStart w:id="1923" w:name="_Toc4838518"/>
      <w:bookmarkEnd w:id="1923"/>
      <w:bookmarkStart w:id="1924" w:name="_Toc4839003"/>
      <w:bookmarkEnd w:id="1924"/>
      <w:bookmarkStart w:id="1925" w:name="_Toc4837830"/>
      <w:bookmarkEnd w:id="1925"/>
      <w:bookmarkStart w:id="1926" w:name="_Toc4838530"/>
      <w:bookmarkEnd w:id="1926"/>
      <w:bookmarkStart w:id="1927" w:name="_Toc4838522"/>
      <w:bookmarkEnd w:id="1927"/>
      <w:bookmarkStart w:id="1928" w:name="_Toc4837841"/>
      <w:bookmarkEnd w:id="1928"/>
      <w:bookmarkStart w:id="1929" w:name="_Toc4838519"/>
      <w:bookmarkEnd w:id="1929"/>
      <w:bookmarkStart w:id="1930" w:name="_Toc4838511"/>
      <w:bookmarkEnd w:id="1930"/>
      <w:bookmarkStart w:id="1931" w:name="_Toc4838512"/>
      <w:bookmarkEnd w:id="1931"/>
      <w:bookmarkStart w:id="1932" w:name="_Toc477260533"/>
      <w:bookmarkEnd w:id="1932"/>
      <w:bookmarkStart w:id="1933" w:name="_Toc4838317"/>
      <w:bookmarkEnd w:id="1933"/>
      <w:bookmarkStart w:id="1934" w:name="_Toc4838318"/>
      <w:bookmarkEnd w:id="1934"/>
      <w:bookmarkStart w:id="1935" w:name="_Toc4839029"/>
      <w:bookmarkEnd w:id="1935"/>
      <w:bookmarkStart w:id="1936" w:name="_Toc452018412"/>
      <w:bookmarkEnd w:id="1936"/>
      <w:bookmarkStart w:id="1937" w:name="_Toc6248602"/>
      <w:bookmarkEnd w:id="1937"/>
      <w:bookmarkStart w:id="1938" w:name="_Toc477167886"/>
      <w:bookmarkEnd w:id="1938"/>
      <w:bookmarkStart w:id="1939" w:name="_Toc4837790"/>
      <w:bookmarkEnd w:id="1939"/>
      <w:bookmarkStart w:id="1940" w:name="_Toc4838324"/>
      <w:bookmarkEnd w:id="1940"/>
      <w:bookmarkStart w:id="1941" w:name="_Toc4838529"/>
      <w:bookmarkEnd w:id="1941"/>
      <w:bookmarkStart w:id="1942" w:name="_Toc477260528"/>
      <w:bookmarkEnd w:id="1942"/>
      <w:bookmarkStart w:id="1943" w:name="_Toc452018455"/>
      <w:bookmarkEnd w:id="1943"/>
      <w:bookmarkStart w:id="1944" w:name="_Toc4838311"/>
      <w:bookmarkEnd w:id="1944"/>
      <w:bookmarkStart w:id="1945" w:name="_Toc477167894"/>
      <w:bookmarkEnd w:id="1945"/>
      <w:bookmarkStart w:id="1946" w:name="_Toc4838527"/>
      <w:bookmarkEnd w:id="1946"/>
      <w:bookmarkStart w:id="1947" w:name="_Toc452018447"/>
      <w:bookmarkEnd w:id="1947"/>
      <w:bookmarkStart w:id="1948" w:name="_Toc477260531"/>
      <w:bookmarkEnd w:id="1948"/>
      <w:bookmarkStart w:id="1949" w:name="_Toc477260565"/>
      <w:bookmarkEnd w:id="1949"/>
      <w:bookmarkStart w:id="1950" w:name="_Toc4839035"/>
      <w:bookmarkEnd w:id="1950"/>
      <w:bookmarkStart w:id="1951" w:name="_Toc452018411"/>
      <w:bookmarkEnd w:id="1951"/>
      <w:bookmarkStart w:id="1952" w:name="_Toc477260559"/>
      <w:bookmarkEnd w:id="1952"/>
      <w:bookmarkStart w:id="1953" w:name="_Toc6248598"/>
      <w:bookmarkEnd w:id="1953"/>
      <w:bookmarkStart w:id="1954" w:name="_Toc4837834"/>
      <w:bookmarkEnd w:id="1954"/>
      <w:bookmarkStart w:id="1955" w:name="_Toc4838483"/>
      <w:bookmarkEnd w:id="1955"/>
      <w:bookmarkStart w:id="1956" w:name="_Toc4837793"/>
      <w:bookmarkEnd w:id="1956"/>
      <w:bookmarkStart w:id="1957" w:name="_Toc4837820"/>
      <w:bookmarkEnd w:id="1957"/>
      <w:bookmarkStart w:id="1958" w:name="_Toc6248605"/>
      <w:bookmarkEnd w:id="1958"/>
      <w:bookmarkStart w:id="1959" w:name="_Toc4839039"/>
      <w:bookmarkEnd w:id="1959"/>
      <w:bookmarkStart w:id="1960" w:name="_Toc477260532"/>
      <w:bookmarkEnd w:id="1960"/>
      <w:bookmarkStart w:id="1961" w:name="_Toc4837797"/>
      <w:bookmarkEnd w:id="1961"/>
      <w:bookmarkStart w:id="1962" w:name="_Toc6248607"/>
      <w:bookmarkEnd w:id="1962"/>
      <w:bookmarkStart w:id="1963" w:name="_Toc4838320"/>
      <w:bookmarkEnd w:id="1963"/>
      <w:bookmarkStart w:id="1964" w:name="_Toc4838999"/>
      <w:bookmarkEnd w:id="1964"/>
      <w:bookmarkStart w:id="1965" w:name="_Toc6248573"/>
      <w:bookmarkEnd w:id="1965"/>
      <w:bookmarkStart w:id="1966" w:name="_Toc4837835"/>
      <w:bookmarkEnd w:id="1966"/>
      <w:bookmarkStart w:id="1967" w:name="_Toc452018443"/>
      <w:bookmarkEnd w:id="1967"/>
      <w:bookmarkStart w:id="1968" w:name="_Toc477260529"/>
      <w:bookmarkEnd w:id="1968"/>
      <w:bookmarkStart w:id="1969" w:name="_Toc4837826"/>
      <w:bookmarkEnd w:id="1969"/>
      <w:bookmarkStart w:id="1970" w:name="_Toc477167887"/>
      <w:bookmarkEnd w:id="1970"/>
      <w:bookmarkStart w:id="1971" w:name="_Toc4839047"/>
      <w:bookmarkEnd w:id="1971"/>
      <w:bookmarkStart w:id="1972" w:name="_Toc6248615"/>
      <w:bookmarkEnd w:id="1972"/>
      <w:bookmarkStart w:id="1973" w:name="_Toc477260566"/>
      <w:bookmarkEnd w:id="1973"/>
      <w:bookmarkStart w:id="1974" w:name="_Toc452018460"/>
      <w:bookmarkEnd w:id="1974"/>
      <w:bookmarkStart w:id="1975" w:name="_Toc477167893"/>
      <w:bookmarkEnd w:id="1975"/>
      <w:bookmarkStart w:id="1976" w:name="_Toc477260564"/>
      <w:bookmarkEnd w:id="1976"/>
      <w:bookmarkStart w:id="1977" w:name="_Toc477260555"/>
      <w:bookmarkEnd w:id="1977"/>
      <w:bookmarkStart w:id="1978" w:name="_Toc6248610"/>
      <w:bookmarkEnd w:id="1978"/>
      <w:bookmarkStart w:id="1979" w:name="_Toc452018440"/>
      <w:bookmarkEnd w:id="1979"/>
      <w:bookmarkStart w:id="1980" w:name="_Toc4838326"/>
      <w:bookmarkEnd w:id="1980"/>
      <w:bookmarkStart w:id="1981" w:name="_Toc4839037"/>
      <w:bookmarkEnd w:id="1981"/>
      <w:bookmarkStart w:id="1982" w:name="_Toc4838485"/>
      <w:bookmarkEnd w:id="1982"/>
      <w:bookmarkStart w:id="1983" w:name="_Toc4838528"/>
      <w:bookmarkEnd w:id="1983"/>
      <w:bookmarkStart w:id="1984" w:name="_Toc6248595"/>
      <w:bookmarkEnd w:id="1984"/>
      <w:bookmarkStart w:id="1985" w:name="_Toc4837828"/>
      <w:bookmarkEnd w:id="1985"/>
      <w:bookmarkStart w:id="1986" w:name="_Toc452018445"/>
      <w:bookmarkEnd w:id="1986"/>
      <w:bookmarkStart w:id="1987" w:name="_Toc4837829"/>
      <w:bookmarkEnd w:id="1987"/>
      <w:bookmarkStart w:id="1988" w:name="_Toc6248608"/>
      <w:bookmarkEnd w:id="1988"/>
      <w:bookmarkStart w:id="1989" w:name="_Toc4839034"/>
      <w:bookmarkEnd w:id="1989"/>
      <w:bookmarkStart w:id="1990" w:name="_Toc452018415"/>
      <w:bookmarkEnd w:id="1990"/>
      <w:bookmarkStart w:id="1991" w:name="_Toc477260576"/>
      <w:bookmarkEnd w:id="1991"/>
      <w:bookmarkStart w:id="1992" w:name="_Toc4838280"/>
      <w:bookmarkEnd w:id="1992"/>
      <w:bookmarkStart w:id="1993" w:name="_Toc452018416"/>
      <w:bookmarkEnd w:id="1993"/>
      <w:bookmarkStart w:id="1994" w:name="_Toc4839036"/>
      <w:bookmarkEnd w:id="1994"/>
      <w:bookmarkStart w:id="1995" w:name="_Toc4838309"/>
      <w:bookmarkEnd w:id="1995"/>
      <w:bookmarkStart w:id="1996" w:name="_Toc4839026"/>
      <w:bookmarkEnd w:id="1996"/>
      <w:bookmarkStart w:id="1997" w:name="_Toc4837839"/>
      <w:bookmarkEnd w:id="1997"/>
      <w:bookmarkStart w:id="1998" w:name="_Toc477260526"/>
      <w:bookmarkEnd w:id="1998"/>
      <w:bookmarkStart w:id="1999" w:name="_Toc6248611"/>
      <w:bookmarkEnd w:id="1999"/>
      <w:bookmarkStart w:id="2000" w:name="_Toc4837837"/>
      <w:bookmarkEnd w:id="2000"/>
      <w:bookmarkStart w:id="2001" w:name="_Toc4838316"/>
      <w:bookmarkEnd w:id="2001"/>
      <w:bookmarkStart w:id="2002" w:name="_Toc4839042"/>
      <w:bookmarkEnd w:id="2002"/>
      <w:bookmarkStart w:id="2003" w:name="_Toc452018439"/>
      <w:bookmarkEnd w:id="2003"/>
      <w:bookmarkStart w:id="2004" w:name="_Toc4837831"/>
      <w:bookmarkEnd w:id="2004"/>
      <w:bookmarkStart w:id="2005" w:name="_Toc4839031"/>
      <w:bookmarkEnd w:id="2005"/>
      <w:bookmarkStart w:id="2006" w:name="_Toc4838525"/>
      <w:bookmarkEnd w:id="2006"/>
      <w:bookmarkStart w:id="2007" w:name="_Toc4838517"/>
      <w:bookmarkEnd w:id="2007"/>
      <w:bookmarkStart w:id="2008" w:name="_Toc4838509"/>
      <w:bookmarkEnd w:id="2008"/>
      <w:bookmarkStart w:id="2009" w:name="_Toc4838306"/>
      <w:bookmarkEnd w:id="2009"/>
      <w:bookmarkStart w:id="2010" w:name="_Toc477260575"/>
      <w:bookmarkEnd w:id="2010"/>
      <w:bookmarkStart w:id="2011" w:name="_Toc6248616"/>
      <w:bookmarkEnd w:id="2011"/>
      <w:bookmarkStart w:id="2012" w:name="_Toc477260570"/>
      <w:bookmarkEnd w:id="2012"/>
      <w:bookmarkStart w:id="2013" w:name="_Toc477260560"/>
      <w:bookmarkEnd w:id="2013"/>
      <w:bookmarkStart w:id="2014" w:name="_Toc4838515"/>
      <w:bookmarkEnd w:id="2014"/>
      <w:bookmarkStart w:id="2015" w:name="_Toc477260569"/>
      <w:bookmarkEnd w:id="2015"/>
      <w:bookmarkStart w:id="2016" w:name="_Toc477260562"/>
      <w:bookmarkEnd w:id="2016"/>
      <w:bookmarkStart w:id="2017" w:name="_Toc6248613"/>
      <w:bookmarkEnd w:id="2017"/>
      <w:bookmarkStart w:id="2018" w:name="_Toc4838513"/>
      <w:bookmarkEnd w:id="2018"/>
      <w:bookmarkStart w:id="2019" w:name="_Toc477260573"/>
      <w:bookmarkEnd w:id="2019"/>
      <w:bookmarkStart w:id="2020" w:name="_Toc6248606"/>
      <w:bookmarkEnd w:id="2020"/>
      <w:bookmarkStart w:id="2021" w:name="_Toc4839000"/>
      <w:bookmarkEnd w:id="2021"/>
      <w:bookmarkStart w:id="2022" w:name="_Toc452018452"/>
      <w:bookmarkEnd w:id="2022"/>
      <w:bookmarkStart w:id="2023" w:name="_Toc452018450"/>
      <w:bookmarkEnd w:id="2023"/>
      <w:bookmarkStart w:id="2024" w:name="_Toc4838327"/>
      <w:bookmarkEnd w:id="2024"/>
      <w:bookmarkStart w:id="2025" w:name="_Toc4839001"/>
      <w:bookmarkEnd w:id="2025"/>
      <w:bookmarkStart w:id="2026" w:name="_Toc452018442"/>
      <w:bookmarkEnd w:id="2026"/>
      <w:bookmarkStart w:id="2027" w:name="_Toc4839043"/>
      <w:bookmarkEnd w:id="2027"/>
      <w:bookmarkStart w:id="2028" w:name="_Toc452018458"/>
      <w:bookmarkEnd w:id="2028"/>
      <w:bookmarkStart w:id="2029" w:name="_Toc4839040"/>
      <w:bookmarkEnd w:id="2029"/>
      <w:bookmarkStart w:id="2030" w:name="_Toc452018444"/>
      <w:bookmarkEnd w:id="2030"/>
      <w:bookmarkStart w:id="2031" w:name="_Toc4837819"/>
      <w:bookmarkEnd w:id="2031"/>
      <w:bookmarkStart w:id="2032" w:name="_Toc4838480"/>
      <w:bookmarkEnd w:id="2032"/>
      <w:bookmarkStart w:id="2033" w:name="_Toc4837832"/>
      <w:bookmarkEnd w:id="2033"/>
      <w:bookmarkStart w:id="2034" w:name="_Toc4838486"/>
      <w:bookmarkEnd w:id="2034"/>
      <w:bookmarkStart w:id="2035" w:name="_Toc4839041"/>
      <w:bookmarkEnd w:id="2035"/>
      <w:bookmarkStart w:id="2036" w:name="_Toc4838307"/>
      <w:bookmarkEnd w:id="2036"/>
      <w:bookmarkStart w:id="2037" w:name="_Toc4838323"/>
      <w:bookmarkEnd w:id="2037"/>
      <w:bookmarkStart w:id="2038" w:name="_Toc477167888"/>
      <w:bookmarkEnd w:id="2038"/>
      <w:bookmarkStart w:id="2039" w:name="_Toc452018441"/>
      <w:bookmarkEnd w:id="2039"/>
      <w:bookmarkStart w:id="2040" w:name="_Toc4838312"/>
      <w:bookmarkEnd w:id="2040"/>
      <w:bookmarkStart w:id="2041" w:name="_Toc6248594"/>
      <w:bookmarkEnd w:id="2041"/>
      <w:bookmarkStart w:id="2042" w:name="_Toc452018451"/>
      <w:bookmarkEnd w:id="2042"/>
      <w:bookmarkStart w:id="2043" w:name="_Toc12041"/>
      <w:bookmarkStart w:id="2044" w:name="_Toc17917"/>
      <w:bookmarkStart w:id="2045" w:name="_Toc28977"/>
      <w:bookmarkStart w:id="2046" w:name="_Toc27439"/>
      <w:bookmarkStart w:id="2047" w:name="_Toc21398"/>
      <w:bookmarkStart w:id="2048" w:name="_Toc4848"/>
      <w:bookmarkStart w:id="2049" w:name="_Toc19789"/>
      <w:bookmarkStart w:id="2050" w:name="_Toc19271"/>
      <w:bookmarkStart w:id="2051" w:name="_Toc12313"/>
      <w:bookmarkStart w:id="2052" w:name="_Toc24652"/>
      <w:bookmarkStart w:id="2053" w:name="_Toc31907"/>
      <w:bookmarkStart w:id="2054" w:name="_Toc25444"/>
      <w:bookmarkStart w:id="2055" w:name="_Toc27274"/>
      <w:bookmarkStart w:id="2056" w:name="_Toc16154"/>
      <w:bookmarkStart w:id="2057" w:name="_Toc32748"/>
      <w:bookmarkStart w:id="2058" w:name="_Toc8564"/>
      <w:bookmarkStart w:id="2059" w:name="_Toc1982"/>
      <w:bookmarkStart w:id="2060" w:name="_Toc15488"/>
      <w:bookmarkStart w:id="2061" w:name="_Toc10457"/>
      <w:bookmarkStart w:id="2062" w:name="_Toc6248618"/>
      <w:r>
        <w:rPr>
          <w:rFonts w:hint="eastAsia"/>
        </w:rPr>
        <w:t>喷口自洁</w:t>
      </w:r>
      <w:bookmarkEnd w:id="2043"/>
      <w:bookmarkEnd w:id="2044"/>
      <w:bookmarkEnd w:id="2045"/>
      <w:bookmarkEnd w:id="2046"/>
      <w:bookmarkEnd w:id="2047"/>
      <w:bookmarkEnd w:id="2048"/>
      <w:bookmarkEnd w:id="2049"/>
      <w:bookmarkEnd w:id="2050"/>
      <w:bookmarkEnd w:id="2051"/>
      <w:bookmarkEnd w:id="2052"/>
      <w:bookmarkEnd w:id="2053"/>
      <w:bookmarkEnd w:id="2054"/>
      <w:bookmarkEnd w:id="2055"/>
      <w:bookmarkEnd w:id="2056"/>
      <w:bookmarkEnd w:id="2057"/>
      <w:bookmarkEnd w:id="2058"/>
      <w:bookmarkEnd w:id="2059"/>
      <w:bookmarkEnd w:id="2060"/>
      <w:bookmarkEnd w:id="2061"/>
      <w:bookmarkEnd w:id="2062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>
      <w:pPr>
        <w:pStyle w:val="187"/>
        <w:numPr>
          <w:ilvl w:val="-1"/>
          <w:numId w:val="0"/>
        </w:numPr>
        <w:ind w:left="979" w:leftChars="466" w:firstLine="344" w:firstLineChars="164"/>
        <w:rPr>
          <w:ins w:id="24207" w:author="M00007797" w:date="2023-07-10T09:42:58Z"/>
          <w:rFonts w:hint="eastAsia"/>
          <w:color w:val="auto"/>
          <w:rPrChange w:id="24208" w:author="M00009081" w:date="2024-06-28T11:15:59Z">
            <w:rPr>
              <w:ins w:id="24209" w:author="M00007797" w:date="2023-07-10T09:42:58Z"/>
              <w:color w:val="auto"/>
            </w:rPr>
          </w:rPrChange>
        </w:rPr>
        <w:pPrChange w:id="24206" w:author="M00009081" w:date="2024-06-28T11:15:59Z">
          <w:pPr>
            <w:pStyle w:val="187"/>
            <w:ind w:left="850" w:leftChars="338" w:hanging="140" w:hangingChars="67"/>
          </w:pPr>
        </w:pPrChange>
      </w:pPr>
      <w:ins w:id="24210" w:author="M00007797" w:date="2023-06-19T11:46:16Z">
        <w:r>
          <w:rPr>
            <w:rFonts w:hint="eastAsia"/>
            <w:color w:val="auto"/>
            <w:rPrChange w:id="24211" w:author="M00009081" w:date="2024-06-28T11:15:59Z">
              <w:rPr>
                <w:color w:val="auto"/>
              </w:rPr>
            </w:rPrChange>
          </w:rPr>
          <w:t>功能描述:</w:t>
        </w:r>
      </w:ins>
      <w:ins w:id="24212" w:author="M00007797" w:date="2023-06-19T11:46:16Z">
        <w:r>
          <w:rPr>
            <w:rFonts w:hint="eastAsia"/>
            <w:color w:val="auto"/>
            <w:rPrChange w:id="24213" w:author="M00009081" w:date="2024-06-28T11:15:59Z">
              <w:rPr>
                <w:color w:val="auto"/>
              </w:rPr>
            </w:rPrChange>
          </w:rPr>
          <w:tab/>
        </w:r>
      </w:ins>
    </w:p>
    <w:p>
      <w:pPr>
        <w:pStyle w:val="187"/>
        <w:numPr>
          <w:ilvl w:val="0"/>
          <w:numId w:val="0"/>
        </w:numPr>
        <w:ind w:left="420" w:leftChars="0" w:firstLine="1260" w:firstLineChars="600"/>
        <w:rPr>
          <w:del w:id="24215" w:author="M00007797" w:date="2023-06-19T11:46:16Z"/>
        </w:rPr>
        <w:pPrChange w:id="24214" w:author="M00009081" w:date="2024-06-28T11:16:10Z">
          <w:pPr>
            <w:pStyle w:val="187"/>
            <w:ind w:left="850" w:leftChars="338" w:hanging="140" w:hangingChars="67"/>
          </w:pPr>
        </w:pPrChange>
      </w:pPr>
      <w:ins w:id="24216" w:author="M00007797" w:date="2023-06-19T11:46:16Z">
        <w:r>
          <w:rPr>
            <w:rFonts w:hint="eastAsia"/>
            <w:color w:val="auto"/>
            <w:rPrChange w:id="24217" w:author="M00009081" w:date="2024-06-28T11:16:08Z">
              <w:rPr>
                <w:color w:val="auto"/>
              </w:rPr>
            </w:rPrChange>
          </w:rPr>
          <w:t>每次清洗管</w:t>
        </w:r>
      </w:ins>
      <w:ins w:id="24218" w:author="M00007797" w:date="2023-06-19T11:46:16Z">
        <w:r>
          <w:rPr>
            <w:rFonts w:hint="eastAsia"/>
            <w:color w:val="auto"/>
          </w:rPr>
          <w:t>伸管/</w:t>
        </w:r>
      </w:ins>
      <w:ins w:id="24219" w:author="M00007797" w:date="2023-06-19T11:46:16Z">
        <w:r>
          <w:rPr>
            <w:rFonts w:hint="eastAsia"/>
            <w:color w:val="auto"/>
            <w:rPrChange w:id="24220" w:author="M00009081" w:date="2024-06-28T11:16:08Z">
              <w:rPr>
                <w:color w:val="auto"/>
              </w:rPr>
            </w:rPrChange>
          </w:rPr>
          <w:t>退回时均启动喷口</w:t>
        </w:r>
      </w:ins>
      <w:ins w:id="24221" w:author="M00007797" w:date="2023-06-19T11:46:16Z">
        <w:r>
          <w:rPr>
            <w:rFonts w:hint="eastAsia"/>
            <w:color w:val="auto"/>
          </w:rPr>
          <w:t>自洁</w:t>
        </w:r>
      </w:ins>
      <w:ins w:id="24222" w:author="M00007797" w:date="2023-06-19T11:46:16Z">
        <w:r>
          <w:rPr>
            <w:rFonts w:hint="eastAsia"/>
            <w:color w:val="auto"/>
            <w:rPrChange w:id="24223" w:author="M00009081" w:date="2024-06-28T11:16:08Z">
              <w:rPr>
                <w:color w:val="auto"/>
              </w:rPr>
            </w:rPrChange>
          </w:rPr>
          <w:t>动作；</w:t>
        </w:r>
      </w:ins>
      <w:del w:id="24224" w:author="M00007797" w:date="2023-06-19T11:46:16Z">
        <w:r>
          <w:rPr/>
          <w:delText>1、操作方式：</w:delText>
        </w:r>
      </w:del>
      <w:del w:id="24225" w:author="M00007797" w:date="2023-06-19T11:46:16Z">
        <w:r>
          <w:rPr>
            <w:rFonts w:hint="eastAsia"/>
          </w:rPr>
          <w:delText>清洗前后自动运行</w:delText>
        </w:r>
      </w:del>
      <w:del w:id="24226" w:author="M00007797" w:date="2023-06-19T11:46:16Z">
        <w:r>
          <w:rPr/>
          <w:tab/>
        </w:r>
      </w:del>
      <w:del w:id="24227" w:author="M00007797" w:date="2023-06-19T11:46:16Z">
        <w:r>
          <w:rPr/>
          <w:tab/>
        </w:r>
      </w:del>
      <w:del w:id="24228" w:author="M00007797" w:date="2023-06-19T11:46:16Z">
        <w:r>
          <w:rPr/>
          <w:tab/>
        </w:r>
      </w:del>
      <w:del w:id="24229" w:author="M00007797" w:date="2023-06-19T11:46:16Z">
        <w:r>
          <w:rPr/>
          <w:tab/>
        </w:r>
      </w:del>
      <w:del w:id="24230" w:author="M00007797" w:date="2023-06-19T11:46:16Z">
        <w:r>
          <w:rPr/>
          <w:tab/>
        </w:r>
      </w:del>
      <w:del w:id="24231" w:author="M00007797" w:date="2023-06-19T11:46:16Z">
        <w:r>
          <w:rPr/>
          <w:tab/>
        </w:r>
      </w:del>
      <w:del w:id="24232" w:author="M00007797" w:date="2023-06-19T11:46:16Z">
        <w:r>
          <w:rPr/>
          <w:tab/>
        </w:r>
      </w:del>
      <w:del w:id="24233" w:author="M00007797" w:date="2023-06-19T11:46:16Z">
        <w:r>
          <w:rPr/>
          <w:tab/>
        </w:r>
      </w:del>
      <w:del w:id="24234" w:author="M00007797" w:date="2023-06-19T11:46:16Z">
        <w:r>
          <w:rPr/>
          <w:tab/>
        </w:r>
      </w:del>
    </w:p>
    <w:p>
      <w:pPr>
        <w:pStyle w:val="187"/>
        <w:numPr>
          <w:ilvl w:val="0"/>
          <w:numId w:val="0"/>
        </w:numPr>
        <w:ind w:left="420" w:leftChars="0" w:firstLine="1260" w:firstLineChars="600"/>
        <w:rPr>
          <w:del w:id="24236" w:author="M00007797" w:date="2023-06-19T11:46:16Z"/>
        </w:rPr>
        <w:pPrChange w:id="24235" w:author="M00009081" w:date="2024-06-28T11:16:10Z">
          <w:pPr>
            <w:pStyle w:val="187"/>
            <w:ind w:left="850" w:leftChars="338" w:hanging="140" w:hangingChars="67"/>
          </w:pPr>
        </w:pPrChange>
      </w:pPr>
      <w:del w:id="24237" w:author="M00007797" w:date="2023-06-19T11:46:16Z">
        <w:r>
          <w:rPr/>
          <w:delText>2、功能描述:</w:delText>
        </w:r>
      </w:del>
      <w:del w:id="24238" w:author="M00007797" w:date="2023-06-19T11:46:16Z">
        <w:r>
          <w:rPr/>
          <w:tab/>
        </w:r>
      </w:del>
      <w:del w:id="24239" w:author="M00007797" w:date="2023-06-19T11:46:16Z">
        <w:r>
          <w:rPr/>
          <w:tab/>
        </w:r>
      </w:del>
      <w:del w:id="24240" w:author="M00007797" w:date="2023-06-19T11:46:16Z">
        <w:r>
          <w:rPr/>
          <w:tab/>
        </w:r>
      </w:del>
      <w:del w:id="24241" w:author="M00007797" w:date="2023-06-19T11:46:16Z">
        <w:r>
          <w:rPr/>
          <w:tab/>
        </w:r>
      </w:del>
      <w:del w:id="24242" w:author="M00007797" w:date="2023-06-19T11:46:16Z">
        <w:r>
          <w:rPr/>
          <w:tab/>
        </w:r>
      </w:del>
      <w:del w:id="24243" w:author="M00007797" w:date="2023-06-19T11:46:16Z">
        <w:r>
          <w:rPr/>
          <w:tab/>
        </w:r>
      </w:del>
      <w:del w:id="24244" w:author="M00007797" w:date="2023-06-19T11:46:16Z">
        <w:r>
          <w:rPr/>
          <w:tab/>
        </w:r>
      </w:del>
    </w:p>
    <w:p>
      <w:pPr>
        <w:pStyle w:val="187"/>
        <w:numPr>
          <w:ilvl w:val="0"/>
          <w:numId w:val="0"/>
        </w:numPr>
        <w:ind w:left="420" w:leftChars="0" w:firstLine="1260" w:firstLineChars="600"/>
        <w:pPrChange w:id="24245" w:author="M00009081" w:date="2024-06-28T11:16:10Z">
          <w:pPr>
            <w:pStyle w:val="187"/>
            <w:numPr>
              <w:ilvl w:val="0"/>
              <w:numId w:val="43"/>
            </w:numPr>
            <w:ind w:leftChars="0" w:hanging="701" w:firstLineChars="0"/>
          </w:pPr>
        </w:pPrChange>
      </w:pPr>
      <w:del w:id="24246" w:author="M00007797" w:date="2023-06-19T11:46:16Z">
        <w:r>
          <w:rPr/>
          <w:delText>每次清洗管</w:delText>
        </w:r>
      </w:del>
      <w:del w:id="24247" w:author="M00007797" w:date="2023-06-19T11:46:16Z">
        <w:r>
          <w:rPr>
            <w:rFonts w:hint="eastAsia"/>
          </w:rPr>
          <w:delText>伸管/</w:delText>
        </w:r>
      </w:del>
      <w:del w:id="24248" w:author="M00007797" w:date="2023-06-19T11:46:16Z">
        <w:r>
          <w:rPr/>
          <w:delText>退回时均启动喷口</w:delText>
        </w:r>
      </w:del>
      <w:del w:id="24249" w:author="M00007797" w:date="2023-06-19T11:46:16Z">
        <w:r>
          <w:rPr>
            <w:rFonts w:hint="eastAsia"/>
          </w:rPr>
          <w:delText>自洁</w:delText>
        </w:r>
      </w:del>
      <w:del w:id="24250" w:author="M00007797" w:date="2023-06-19T11:46:16Z">
        <w:r>
          <w:rPr/>
          <w:delText>动作；</w:delText>
        </w:r>
      </w:del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>
      <w:pPr>
        <w:pStyle w:val="187"/>
        <w:rPr>
          <w:del w:id="24251" w:author="M00007797" w:date="2023-07-10T09:43:22Z"/>
          <w:highlight w:val="none"/>
          <w:rPrChange w:id="24252" w:author="M00032937" w:date="2024-06-28T10:20:12Z">
            <w:rPr>
              <w:del w:id="24253" w:author="M00007797" w:date="2023-07-10T09:43:22Z"/>
            </w:rPr>
          </w:rPrChange>
        </w:rPr>
      </w:pPr>
      <w:del w:id="24254" w:author="M00007797" w:date="2023-07-10T09:43:22Z">
        <w:r>
          <w:rPr>
            <w:rFonts w:hint="eastAsia"/>
            <w:highlight w:val="none"/>
            <w:rPrChange w:id="24255" w:author="M00032937" w:date="2024-06-28T10:20:12Z">
              <w:rPr>
                <w:rFonts w:hint="eastAsia"/>
              </w:rPr>
            </w:rPrChange>
          </w:rPr>
          <w:delText xml:space="preserve">    </w:delText>
        </w:r>
      </w:del>
      <w:del w:id="24256" w:author="M00007797" w:date="2023-07-10T09:43:22Z">
        <w:r>
          <w:rPr>
            <w:highlight w:val="none"/>
            <w:rPrChange w:id="24257" w:author="M00032937" w:date="2024-06-28T10:20:12Z">
              <w:rPr/>
            </w:rPrChange>
          </w:rPr>
          <w:tab/>
        </w:r>
      </w:del>
      <w:del w:id="24258" w:author="M00007797" w:date="2023-07-10T09:43:22Z">
        <w:r>
          <w:rPr>
            <w:highlight w:val="none"/>
            <w:rPrChange w:id="24259" w:author="M00032937" w:date="2024-06-28T10:20:12Z">
              <w:rPr/>
            </w:rPrChange>
          </w:rPr>
          <w:tab/>
        </w:r>
      </w:del>
      <w:del w:id="24260" w:author="M00007797" w:date="2023-07-10T09:43:22Z">
        <w:r>
          <w:rPr>
            <w:highlight w:val="none"/>
            <w:rPrChange w:id="24261" w:author="M00032937" w:date="2024-06-28T10:20:12Z">
              <w:rPr/>
            </w:rPrChange>
          </w:rPr>
          <w:tab/>
        </w:r>
      </w:del>
      <w:del w:id="24262" w:author="M00007797" w:date="2023-07-10T09:43:22Z">
        <w:r>
          <w:rPr>
            <w:highlight w:val="none"/>
            <w:rPrChange w:id="24263" w:author="M00032937" w:date="2024-06-28T10:20:12Z">
              <w:rPr/>
            </w:rPrChange>
          </w:rPr>
          <w:tab/>
        </w:r>
      </w:del>
      <w:del w:id="24264" w:author="M00007797" w:date="2023-07-10T09:43:22Z">
        <w:r>
          <w:rPr>
            <w:highlight w:val="none"/>
            <w:rPrChange w:id="24265" w:author="M00032937" w:date="2024-06-28T10:20:12Z">
              <w:rPr/>
            </w:rPrChange>
          </w:rPr>
          <w:tab/>
        </w:r>
      </w:del>
      <w:del w:id="24266" w:author="M00007797" w:date="2023-07-10T09:43:22Z">
        <w:r>
          <w:rPr>
            <w:highlight w:val="none"/>
            <w:rPrChange w:id="24267" w:author="M00032937" w:date="2024-06-28T10:20:12Z">
              <w:rPr/>
            </w:rPrChange>
          </w:rPr>
          <w:tab/>
        </w:r>
      </w:del>
      <w:del w:id="24268" w:author="M00007797" w:date="2023-07-10T09:43:22Z">
        <w:r>
          <w:rPr>
            <w:highlight w:val="none"/>
            <w:rPrChange w:id="24269" w:author="M00032937" w:date="2024-06-28T10:20:12Z">
              <w:rPr/>
            </w:rPrChange>
          </w:rPr>
          <w:tab/>
        </w:r>
      </w:del>
      <w:del w:id="24270" w:author="M00007797" w:date="2023-07-10T09:43:22Z">
        <w:r>
          <w:rPr>
            <w:highlight w:val="none"/>
            <w:rPrChange w:id="24271" w:author="M00032937" w:date="2024-06-28T10:20:12Z">
              <w:rPr/>
            </w:rPrChange>
          </w:rPr>
          <w:tab/>
        </w:r>
      </w:del>
    </w:p>
    <w:p>
      <w:pPr>
        <w:pStyle w:val="5"/>
        <w:ind w:left="1146"/>
        <w:rPr>
          <w:del w:id="24272" w:author="M00007797" w:date="2023-07-10T09:43:22Z"/>
          <w:highlight w:val="none"/>
          <w:rPrChange w:id="24273" w:author="M00032937" w:date="2024-06-28T10:20:12Z">
            <w:rPr>
              <w:del w:id="24274" w:author="M00007797" w:date="2023-07-10T09:43:22Z"/>
            </w:rPr>
          </w:rPrChange>
        </w:rPr>
      </w:pPr>
      <w:del w:id="24275" w:author="M00007797" w:date="2023-07-10T09:43:22Z">
        <w:bookmarkStart w:id="2063" w:name="_Toc29347"/>
        <w:bookmarkStart w:id="2064" w:name="_Toc21538"/>
        <w:bookmarkStart w:id="2065" w:name="_Toc28541"/>
        <w:bookmarkStart w:id="2066" w:name="_Toc18729"/>
        <w:bookmarkStart w:id="2067" w:name="_Toc21602"/>
        <w:bookmarkStart w:id="2068" w:name="_Toc28868"/>
        <w:bookmarkStart w:id="2069" w:name="_Toc30694"/>
        <w:bookmarkStart w:id="2070" w:name="_Toc6248619"/>
        <w:bookmarkStart w:id="2071" w:name="_Toc31343"/>
        <w:bookmarkStart w:id="2072" w:name="_Toc14460"/>
        <w:bookmarkStart w:id="2073" w:name="_Toc29414"/>
        <w:bookmarkStart w:id="2074" w:name="_Toc27042"/>
        <w:bookmarkStart w:id="2075" w:name="_Toc25849"/>
        <w:r>
          <w:rPr>
            <w:rFonts w:hint="eastAsia"/>
            <w:highlight w:val="none"/>
            <w:lang w:val="en-US" w:eastAsia="zh-CN"/>
            <w:rPrChange w:id="24276" w:author="M00032937" w:date="2024-06-28T10:20:12Z">
              <w:rPr>
                <w:rFonts w:hint="eastAsia"/>
                <w:lang w:val="en-US" w:eastAsia="zh-CN"/>
              </w:rPr>
            </w:rPrChange>
          </w:rPr>
          <w:delText>坐浴功能</w:delText>
        </w:r>
        <w:bookmarkEnd w:id="2063"/>
        <w:bookmarkEnd w:id="2064"/>
        <w:bookmarkEnd w:id="2065"/>
        <w:bookmarkEnd w:id="2066"/>
        <w:bookmarkEnd w:id="2067"/>
        <w:bookmarkEnd w:id="2068"/>
        <w:bookmarkEnd w:id="2069"/>
        <w:bookmarkEnd w:id="2070"/>
        <w:bookmarkEnd w:id="2071"/>
        <w:bookmarkEnd w:id="2072"/>
        <w:bookmarkEnd w:id="2073"/>
        <w:bookmarkEnd w:id="2074"/>
        <w:bookmarkEnd w:id="2075"/>
      </w:del>
      <w:del w:id="24277" w:author="M00007797" w:date="2023-07-10T09:43:22Z">
        <w:r>
          <w:rPr>
            <w:highlight w:val="none"/>
            <w:rPrChange w:id="24278" w:author="M00032937" w:date="2024-06-28T10:20:12Z">
              <w:rPr/>
            </w:rPrChange>
          </w:rPr>
          <w:tab/>
        </w:r>
      </w:del>
      <w:del w:id="24279" w:author="M00007797" w:date="2023-07-10T09:43:22Z">
        <w:r>
          <w:rPr>
            <w:highlight w:val="none"/>
            <w:rPrChange w:id="24280" w:author="M00032937" w:date="2024-06-28T10:20:12Z">
              <w:rPr/>
            </w:rPrChange>
          </w:rPr>
          <w:tab/>
        </w:r>
      </w:del>
      <w:del w:id="24281" w:author="M00007797" w:date="2023-07-10T09:43:22Z">
        <w:r>
          <w:rPr>
            <w:highlight w:val="none"/>
            <w:rPrChange w:id="24282" w:author="M00032937" w:date="2024-06-28T10:20:12Z">
              <w:rPr/>
            </w:rPrChange>
          </w:rPr>
          <w:tab/>
        </w:r>
      </w:del>
      <w:del w:id="24283" w:author="M00007797" w:date="2023-07-10T09:43:22Z">
        <w:r>
          <w:rPr>
            <w:highlight w:val="none"/>
            <w:rPrChange w:id="24284" w:author="M00032937" w:date="2024-06-28T10:20:12Z">
              <w:rPr/>
            </w:rPrChange>
          </w:rPr>
          <w:tab/>
        </w:r>
      </w:del>
      <w:del w:id="24285" w:author="M00007797" w:date="2023-07-10T09:43:22Z">
        <w:r>
          <w:rPr>
            <w:highlight w:val="none"/>
            <w:rPrChange w:id="24286" w:author="M00032937" w:date="2024-06-28T10:20:12Z">
              <w:rPr/>
            </w:rPrChange>
          </w:rPr>
          <w:tab/>
        </w:r>
      </w:del>
      <w:del w:id="24287" w:author="M00007797" w:date="2023-07-10T09:43:22Z">
        <w:r>
          <w:rPr>
            <w:highlight w:val="none"/>
            <w:rPrChange w:id="24288" w:author="M00032937" w:date="2024-06-28T10:20:12Z">
              <w:rPr/>
            </w:rPrChange>
          </w:rPr>
          <w:tab/>
        </w:r>
      </w:del>
      <w:del w:id="24289" w:author="M00007797" w:date="2023-07-10T09:43:22Z">
        <w:r>
          <w:rPr>
            <w:highlight w:val="none"/>
            <w:rPrChange w:id="24290" w:author="M00032937" w:date="2024-06-28T10:20:12Z">
              <w:rPr/>
            </w:rPrChange>
          </w:rPr>
          <w:tab/>
        </w:r>
      </w:del>
      <w:del w:id="24291" w:author="M00007797" w:date="2023-07-10T09:43:22Z">
        <w:r>
          <w:rPr>
            <w:highlight w:val="none"/>
            <w:rPrChange w:id="24292" w:author="M00032937" w:date="2024-06-28T10:20:12Z">
              <w:rPr/>
            </w:rPrChange>
          </w:rPr>
          <w:tab/>
        </w:r>
      </w:del>
    </w:p>
    <w:p>
      <w:pPr>
        <w:pStyle w:val="187"/>
        <w:ind w:left="850" w:leftChars="338" w:hanging="140" w:hangingChars="67"/>
        <w:rPr>
          <w:ins w:id="24294" w:author="M00009068" w:date="2021-10-28T10:57:04Z"/>
          <w:del w:id="24295" w:author="M00007797" w:date="2023-07-10T09:43:22Z"/>
          <w:rFonts w:hint="eastAsia"/>
          <w:highlight w:val="none"/>
          <w:lang w:val="en-US" w:eastAsia="zh-CN"/>
          <w:rPrChange w:id="24296" w:author="M00032937" w:date="2024-06-28T10:20:12Z">
            <w:rPr>
              <w:ins w:id="24297" w:author="M00009068" w:date="2021-10-28T10:57:04Z"/>
              <w:del w:id="24298" w:author="M00007797" w:date="2023-07-10T09:43:22Z"/>
              <w:rFonts w:hint="eastAsia"/>
              <w:lang w:val="en-US" w:eastAsia="zh-CN"/>
            </w:rPr>
          </w:rPrChange>
        </w:rPr>
        <w:pPrChange w:id="24293" w:author="M00009068" w:date="2022-01-05T10:37:12Z">
          <w:pPr>
            <w:pStyle w:val="187"/>
            <w:ind w:left="567" w:leftChars="270" w:firstLine="140" w:firstLineChars="67"/>
          </w:pPr>
        </w:pPrChange>
      </w:pPr>
      <w:ins w:id="24299" w:author="M00009068" w:date="2022-01-05T10:37:15Z">
        <w:del w:id="24300" w:author="M00007797" w:date="2023-07-10T09:43:22Z">
          <w:r>
            <w:rPr>
              <w:rFonts w:hint="eastAsia"/>
              <w:highlight w:val="none"/>
              <w:lang w:val="en-US" w:eastAsia="zh-CN"/>
              <w:rPrChange w:id="24301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1</w:delText>
          </w:r>
        </w:del>
      </w:ins>
      <w:ins w:id="24302" w:author="M00009068" w:date="2022-01-05T10:37:16Z">
        <w:del w:id="24303" w:author="M00007797" w:date="2023-07-10T09:43:22Z">
          <w:r>
            <w:rPr>
              <w:rFonts w:hint="eastAsia"/>
              <w:highlight w:val="none"/>
              <w:lang w:val="en-US" w:eastAsia="zh-CN"/>
              <w:rPrChange w:id="24304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、</w:delText>
          </w:r>
        </w:del>
      </w:ins>
      <w:del w:id="24305" w:author="M00007797" w:date="2023-07-10T09:43:22Z">
        <w:r>
          <w:rPr>
            <w:rFonts w:hint="eastAsia"/>
            <w:highlight w:val="none"/>
            <w:rPrChange w:id="24306" w:author="M00032937" w:date="2024-06-28T10:20:12Z">
              <w:rPr>
                <w:rFonts w:hint="eastAsia"/>
              </w:rPr>
            </w:rPrChange>
          </w:rPr>
          <w:delText>1</w:delText>
        </w:r>
      </w:del>
      <w:del w:id="24307" w:author="M00007797" w:date="2023-07-10T09:43:22Z">
        <w:r>
          <w:rPr>
            <w:highlight w:val="none"/>
            <w:rPrChange w:id="24308" w:author="M00032937" w:date="2024-06-28T10:20:12Z">
              <w:rPr/>
            </w:rPrChange>
          </w:rPr>
          <w:delText>、</w:delText>
        </w:r>
      </w:del>
      <w:ins w:id="24309" w:author="M00009068" w:date="2021-10-28T10:56:55Z">
        <w:del w:id="24310" w:author="M00007797" w:date="2023-07-10T09:43:22Z">
          <w:r>
            <w:rPr>
              <w:highlight w:val="none"/>
              <w:rPrChange w:id="24311" w:author="M00032937" w:date="2024-06-28T10:20:12Z">
                <w:rPr/>
              </w:rPrChange>
            </w:rPr>
            <w:delText>操作方式</w:delText>
          </w:r>
        </w:del>
      </w:ins>
      <w:del w:id="24312" w:author="M00007797" w:date="2023-07-10T09:43:22Z">
        <w:r>
          <w:rPr>
            <w:highlight w:val="none"/>
            <w:rPrChange w:id="24313" w:author="M00032937" w:date="2024-06-28T10:20:12Z">
              <w:rPr/>
            </w:rPrChange>
          </w:rPr>
          <w:delText>功能描述:</w:delText>
        </w:r>
      </w:del>
      <w:del w:id="24314" w:author="M00007797" w:date="2023-07-10T09:43:22Z">
        <w:r>
          <w:rPr>
            <w:highlight w:val="none"/>
            <w:rPrChange w:id="24315" w:author="M00032937" w:date="2024-06-28T10:20:12Z">
              <w:rPr/>
            </w:rPrChange>
          </w:rPr>
          <w:tab/>
        </w:r>
      </w:del>
      <w:ins w:id="24316" w:author="M00009068" w:date="2021-10-28T10:54:16Z">
        <w:del w:id="24317" w:author="M00007797" w:date="2023-07-10T09:43:22Z">
          <w:r>
            <w:rPr>
              <w:rFonts w:hint="eastAsia"/>
              <w:highlight w:val="none"/>
              <w:lang w:val="en-US" w:eastAsia="zh-CN"/>
              <w:rPrChange w:id="24318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在</w:delText>
          </w:r>
        </w:del>
      </w:ins>
      <w:ins w:id="24319" w:author="M00009068" w:date="2021-10-28T10:54:39Z">
        <w:del w:id="24320" w:author="M00007797" w:date="2023-07-10T09:43:22Z">
          <w:r>
            <w:rPr>
              <w:rFonts w:hint="eastAsia"/>
              <w:highlight w:val="none"/>
              <w:lang w:val="en-US" w:eastAsia="zh-CN"/>
              <w:rPrChange w:id="24321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臀</w:delText>
          </w:r>
        </w:del>
      </w:ins>
      <w:ins w:id="24322" w:author="M00009068" w:date="2021-10-28T10:54:41Z">
        <w:del w:id="24323" w:author="M00007797" w:date="2023-07-10T09:43:22Z">
          <w:r>
            <w:rPr>
              <w:rFonts w:hint="eastAsia"/>
              <w:highlight w:val="none"/>
              <w:lang w:val="en-US" w:eastAsia="zh-CN"/>
              <w:rPrChange w:id="24324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/</w:delText>
          </w:r>
        </w:del>
      </w:ins>
      <w:ins w:id="24325" w:author="M00009068" w:date="2021-10-28T10:54:48Z">
        <w:del w:id="24326" w:author="M00007797" w:date="2023-07-10T09:43:22Z">
          <w:r>
            <w:rPr>
              <w:rFonts w:hint="eastAsia"/>
              <w:highlight w:val="none"/>
              <w:lang w:val="en-US" w:eastAsia="zh-CN"/>
              <w:rPrChange w:id="24327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妇</w:delText>
          </w:r>
        </w:del>
      </w:ins>
      <w:ins w:id="24328" w:author="M00009068" w:date="2021-10-28T10:54:50Z">
        <w:del w:id="24329" w:author="M00007797" w:date="2023-07-10T09:43:22Z">
          <w:r>
            <w:rPr>
              <w:rFonts w:hint="eastAsia"/>
              <w:highlight w:val="none"/>
              <w:lang w:val="en-US" w:eastAsia="zh-CN"/>
              <w:rPrChange w:id="24330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洗</w:delText>
          </w:r>
        </w:del>
      </w:ins>
      <w:ins w:id="24331" w:author="M00009068" w:date="2021-10-28T10:54:23Z">
        <w:del w:id="24332" w:author="M00007797" w:date="2023-07-10T09:43:22Z">
          <w:r>
            <w:rPr>
              <w:rFonts w:hint="eastAsia"/>
              <w:highlight w:val="none"/>
              <w:lang w:val="en-US" w:eastAsia="zh-CN"/>
              <w:rPrChange w:id="24333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状态下</w:delText>
          </w:r>
        </w:del>
      </w:ins>
      <w:ins w:id="24334" w:author="M00009068" w:date="2021-10-28T10:54:24Z">
        <w:del w:id="24335" w:author="M00007797" w:date="2023-07-10T09:43:22Z">
          <w:r>
            <w:rPr>
              <w:rFonts w:hint="eastAsia"/>
              <w:highlight w:val="none"/>
              <w:lang w:val="en-US" w:eastAsia="zh-CN"/>
              <w:rPrChange w:id="24336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，</w:delText>
          </w:r>
        </w:del>
      </w:ins>
      <w:ins w:id="24337" w:author="M00009068" w:date="2021-10-28T10:54:26Z">
        <w:del w:id="24338" w:author="M00007797" w:date="2023-07-10T09:43:22Z">
          <w:r>
            <w:rPr>
              <w:rFonts w:hint="eastAsia"/>
              <w:highlight w:val="none"/>
              <w:lang w:val="en-US" w:eastAsia="zh-CN"/>
              <w:rPrChange w:id="24339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长</w:delText>
          </w:r>
        </w:del>
      </w:ins>
      <w:ins w:id="24340" w:author="M00009068" w:date="2021-10-28T10:56:11Z">
        <w:del w:id="24341" w:author="M00007797" w:date="2023-07-10T09:43:22Z">
          <w:r>
            <w:rPr>
              <w:rFonts w:hint="eastAsia"/>
              <w:highlight w:val="none"/>
              <w:lang w:val="en-US" w:eastAsia="zh-CN"/>
              <w:rPrChange w:id="24342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按</w:delText>
          </w:r>
        </w:del>
      </w:ins>
      <w:ins w:id="24343" w:author="M00009068" w:date="2021-10-28T10:56:13Z">
        <w:del w:id="24344" w:author="M00007797" w:date="2023-07-10T09:43:22Z">
          <w:r>
            <w:rPr>
              <w:rFonts w:hint="eastAsia"/>
              <w:highlight w:val="none"/>
              <w:lang w:val="en-US" w:eastAsia="zh-CN"/>
              <w:rPrChange w:id="24345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遥控器</w:delText>
          </w:r>
        </w:del>
      </w:ins>
      <w:ins w:id="24346" w:author="M00009068" w:date="2021-10-28T10:54:54Z">
        <w:del w:id="24347" w:author="M00007797" w:date="2023-07-10T09:43:22Z">
          <w:r>
            <w:rPr>
              <w:rFonts w:hint="eastAsia"/>
              <w:highlight w:val="none"/>
              <w:lang w:val="en-US" w:eastAsia="zh-CN"/>
              <w:rPrChange w:id="24348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对应的</w:delText>
          </w:r>
        </w:del>
      </w:ins>
      <w:ins w:id="24349" w:author="M00009068" w:date="2021-10-28T10:56:21Z">
        <w:del w:id="24350" w:author="M00007797" w:date="2023-07-10T09:43:22Z">
          <w:r>
            <w:rPr>
              <w:rFonts w:hint="eastAsia"/>
              <w:highlight w:val="none"/>
              <w:lang w:val="en-US" w:eastAsia="zh-CN"/>
              <w:rPrChange w:id="24351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臀</w:delText>
          </w:r>
        </w:del>
      </w:ins>
      <w:ins w:id="24352" w:author="M00009068" w:date="2021-10-28T10:56:24Z">
        <w:del w:id="24353" w:author="M00007797" w:date="2023-07-10T09:43:22Z">
          <w:r>
            <w:rPr>
              <w:rFonts w:hint="eastAsia"/>
              <w:highlight w:val="none"/>
              <w:lang w:val="en-US" w:eastAsia="zh-CN"/>
              <w:rPrChange w:id="24354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/</w:delText>
          </w:r>
        </w:del>
      </w:ins>
      <w:ins w:id="24355" w:author="M00009068" w:date="2021-10-28T10:56:22Z">
        <w:del w:id="24356" w:author="M00007797" w:date="2023-07-10T09:43:22Z">
          <w:r>
            <w:rPr>
              <w:rFonts w:hint="eastAsia"/>
              <w:highlight w:val="none"/>
              <w:lang w:val="en-US" w:eastAsia="zh-CN"/>
              <w:rPrChange w:id="24357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妇</w:delText>
          </w:r>
        </w:del>
      </w:ins>
      <w:ins w:id="24358" w:author="M00009068" w:date="2021-10-28T10:56:27Z">
        <w:del w:id="24359" w:author="M00007797" w:date="2023-07-10T09:43:22Z">
          <w:r>
            <w:rPr>
              <w:rFonts w:hint="eastAsia"/>
              <w:highlight w:val="none"/>
              <w:lang w:val="en-US" w:eastAsia="zh-CN"/>
              <w:rPrChange w:id="24360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洗</w:delText>
          </w:r>
        </w:del>
      </w:ins>
      <w:ins w:id="24361" w:author="M00009068" w:date="2021-10-28T10:56:32Z">
        <w:del w:id="24362" w:author="M00007797" w:date="2023-07-10T09:43:22Z">
          <w:r>
            <w:rPr>
              <w:rFonts w:hint="eastAsia"/>
              <w:highlight w:val="none"/>
              <w:lang w:val="en-US" w:eastAsia="zh-CN"/>
              <w:rPrChange w:id="24363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键</w:delText>
          </w:r>
        </w:del>
      </w:ins>
      <w:ins w:id="24364" w:author="M00009068" w:date="2021-10-28T10:56:36Z">
        <w:del w:id="24365" w:author="M00007797" w:date="2023-07-10T09:43:22Z">
          <w:r>
            <w:rPr>
              <w:rFonts w:hint="eastAsia"/>
              <w:highlight w:val="none"/>
              <w:lang w:val="en-US" w:eastAsia="zh-CN"/>
              <w:rPrChange w:id="24366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开启</w:delText>
          </w:r>
        </w:del>
      </w:ins>
      <w:ins w:id="24367" w:author="M00009068" w:date="2021-10-28T10:56:38Z">
        <w:del w:id="24368" w:author="M00007797" w:date="2023-07-10T09:43:22Z">
          <w:r>
            <w:rPr>
              <w:rFonts w:hint="eastAsia"/>
              <w:highlight w:val="none"/>
              <w:lang w:val="en-US" w:eastAsia="zh-CN"/>
              <w:rPrChange w:id="24369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坐浴</w:delText>
          </w:r>
        </w:del>
      </w:ins>
      <w:ins w:id="24370" w:author="M00009068" w:date="2021-10-28T10:56:39Z">
        <w:del w:id="24371" w:author="M00007797" w:date="2023-07-10T09:43:22Z">
          <w:r>
            <w:rPr>
              <w:rFonts w:hint="eastAsia"/>
              <w:highlight w:val="none"/>
              <w:lang w:val="en-US" w:eastAsia="zh-CN"/>
              <w:rPrChange w:id="24372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功能</w:delText>
          </w:r>
        </w:del>
      </w:ins>
      <w:ins w:id="24373" w:author="M00009068" w:date="2022-01-05T10:37:08Z">
        <w:del w:id="24374" w:author="M00007797" w:date="2023-07-10T09:43:22Z">
          <w:r>
            <w:rPr>
              <w:rFonts w:hint="eastAsia"/>
              <w:highlight w:val="none"/>
              <w:lang w:val="en-US" w:eastAsia="zh-CN"/>
              <w:rPrChange w:id="24375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，</w:delText>
          </w:r>
        </w:del>
      </w:ins>
      <w:ins w:id="24376" w:author="M00009068" w:date="2022-01-05T10:37:05Z">
        <w:del w:id="24377" w:author="M00007797" w:date="2023-07-10T09:43:22Z">
          <w:r>
            <w:rPr>
              <w:rFonts w:hint="eastAsia"/>
              <w:highlight w:val="none"/>
              <w:lang w:val="en-US" w:eastAsia="zh-CN"/>
              <w:rPrChange w:id="24378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提示音开</w:delText>
          </w:r>
        </w:del>
      </w:ins>
      <w:ins w:id="24379" w:author="M00009068" w:date="2022-01-05T10:37:05Z">
        <w:del w:id="24380" w:author="M00007797" w:date="2023-07-10T09:43:22Z">
          <w:r>
            <w:rPr>
              <w:rFonts w:hint="eastAsia"/>
              <w:highlight w:val="none"/>
              <w:lang w:eastAsia="zh-CN"/>
              <w:rPrChange w:id="24381" w:author="M00032937" w:date="2024-06-28T10:20:12Z">
                <w:rPr>
                  <w:rFonts w:hint="eastAsia"/>
                  <w:lang w:eastAsia="zh-CN"/>
                </w:rPr>
              </w:rPrChange>
            </w:rPr>
            <w:delText>“</w:delText>
          </w:r>
        </w:del>
      </w:ins>
      <w:ins w:id="24382" w:author="M00009068" w:date="2022-01-05T10:37:05Z">
        <w:del w:id="24383" w:author="M00007797" w:date="2023-07-10T09:43:22Z">
          <w:r>
            <w:rPr>
              <w:rFonts w:hint="eastAsia"/>
              <w:highlight w:val="none"/>
              <w:lang w:val="en-US" w:eastAsia="zh-CN"/>
              <w:rPrChange w:id="24384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咚</w:delText>
          </w:r>
        </w:del>
      </w:ins>
      <w:ins w:id="24385" w:author="M00009068" w:date="2022-01-05T10:37:05Z">
        <w:del w:id="24386" w:author="M00007797" w:date="2023-07-10T09:43:22Z">
          <w:r>
            <w:rPr>
              <w:rFonts w:hint="eastAsia"/>
              <w:highlight w:val="none"/>
              <w:lang w:eastAsia="zh-CN"/>
              <w:rPrChange w:id="24387" w:author="M00032937" w:date="2024-06-28T10:20:12Z">
                <w:rPr>
                  <w:rFonts w:hint="eastAsia"/>
                  <w:lang w:eastAsia="zh-CN"/>
                </w:rPr>
              </w:rPrChange>
            </w:rPr>
            <w:delText>”，</w:delText>
          </w:r>
        </w:del>
      </w:ins>
      <w:ins w:id="24388" w:author="M00009068" w:date="2022-01-05T10:37:05Z">
        <w:del w:id="24389" w:author="M00007797" w:date="2023-07-10T09:43:22Z">
          <w:r>
            <w:rPr>
              <w:rFonts w:hint="eastAsia"/>
              <w:highlight w:val="none"/>
              <w:lang w:val="en-US" w:eastAsia="zh-CN"/>
              <w:rPrChange w:id="24390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关“叮叮叮”</w:delText>
          </w:r>
        </w:del>
      </w:ins>
      <w:ins w:id="24391" w:author="M00009068" w:date="2022-01-05T10:37:05Z">
        <w:del w:id="24392" w:author="M00007797" w:date="2023-07-10T09:43:22Z">
          <w:r>
            <w:rPr>
              <w:highlight w:val="none"/>
              <w:rPrChange w:id="24393" w:author="M00032937" w:date="2024-06-28T10:20:12Z">
                <w:rPr/>
              </w:rPrChange>
            </w:rPr>
            <w:tab/>
          </w:r>
        </w:del>
      </w:ins>
      <w:ins w:id="24394" w:author="M00009068" w:date="2022-01-05T10:37:05Z">
        <w:del w:id="24395" w:author="M00007797" w:date="2023-07-10T09:43:22Z">
          <w:r>
            <w:rPr>
              <w:highlight w:val="none"/>
              <w:rPrChange w:id="24396" w:author="M00032937" w:date="2024-06-28T10:20:12Z">
                <w:rPr/>
              </w:rPrChange>
            </w:rPr>
            <w:tab/>
          </w:r>
        </w:del>
      </w:ins>
      <w:ins w:id="24397" w:author="M00009068" w:date="2022-01-05T10:37:05Z">
        <w:del w:id="24398" w:author="M00007797" w:date="2023-07-10T09:43:22Z">
          <w:r>
            <w:rPr>
              <w:highlight w:val="none"/>
              <w:rPrChange w:id="24399" w:author="M00032937" w:date="2024-06-28T10:20:12Z">
                <w:rPr/>
              </w:rPrChange>
            </w:rPr>
            <w:tab/>
          </w:r>
        </w:del>
      </w:ins>
      <w:ins w:id="24400" w:author="M00009068" w:date="2022-01-05T10:37:05Z">
        <w:del w:id="24401" w:author="M00007797" w:date="2023-07-10T09:43:22Z">
          <w:r>
            <w:rPr>
              <w:highlight w:val="none"/>
              <w:rPrChange w:id="24402" w:author="M00032937" w:date="2024-06-28T10:20:12Z">
                <w:rPr/>
              </w:rPrChange>
            </w:rPr>
            <w:tab/>
          </w:r>
        </w:del>
      </w:ins>
      <w:ins w:id="24403" w:author="M00009068" w:date="2022-01-05T10:37:05Z">
        <w:del w:id="24404" w:author="M00007797" w:date="2023-07-10T09:43:22Z">
          <w:r>
            <w:rPr>
              <w:highlight w:val="none"/>
              <w:rPrChange w:id="24405" w:author="M00032937" w:date="2024-06-28T10:20:12Z">
                <w:rPr/>
              </w:rPrChange>
            </w:rPr>
            <w:tab/>
          </w:r>
        </w:del>
      </w:ins>
      <w:ins w:id="24406" w:author="M00009068" w:date="2022-01-05T10:37:05Z">
        <w:del w:id="24407" w:author="M00007797" w:date="2023-07-10T09:43:22Z">
          <w:r>
            <w:rPr>
              <w:highlight w:val="none"/>
              <w:rPrChange w:id="24408" w:author="M00032937" w:date="2024-06-28T10:20:12Z">
                <w:rPr/>
              </w:rPrChange>
            </w:rPr>
            <w:tab/>
          </w:r>
        </w:del>
      </w:ins>
    </w:p>
    <w:p>
      <w:pPr>
        <w:pStyle w:val="187"/>
        <w:numPr>
          <w:ilvl w:val="-1"/>
          <w:numId w:val="0"/>
        </w:numPr>
        <w:ind w:left="708" w:leftChars="337" w:firstLine="0" w:firstLineChars="0"/>
        <w:rPr>
          <w:del w:id="24410" w:author="M00007797" w:date="2023-07-10T09:43:22Z"/>
          <w:highlight w:val="none"/>
          <w:rPrChange w:id="24411" w:author="M00032937" w:date="2024-06-28T10:20:12Z">
            <w:rPr>
              <w:del w:id="24412" w:author="M00007797" w:date="2023-07-10T09:43:22Z"/>
            </w:rPr>
          </w:rPrChange>
        </w:rPr>
        <w:pPrChange w:id="24409" w:author="M00009068" w:date="2022-01-05T10:37:18Z">
          <w:pPr>
            <w:pStyle w:val="187"/>
            <w:ind w:left="567" w:leftChars="270" w:firstLine="140" w:firstLineChars="67"/>
          </w:pPr>
        </w:pPrChange>
      </w:pPr>
      <w:ins w:id="24413" w:author="M00009068" w:date="2022-01-05T10:37:19Z">
        <w:del w:id="24414" w:author="M00007797" w:date="2023-07-10T09:43:22Z">
          <w:r>
            <w:rPr>
              <w:rFonts w:hint="eastAsia"/>
              <w:highlight w:val="none"/>
              <w:lang w:val="en-US" w:eastAsia="zh-CN"/>
              <w:rPrChange w:id="24415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2</w:delText>
          </w:r>
        </w:del>
      </w:ins>
      <w:ins w:id="24416" w:author="M00009068" w:date="2022-01-05T10:37:20Z">
        <w:del w:id="24417" w:author="M00007797" w:date="2023-07-10T09:43:22Z">
          <w:r>
            <w:rPr>
              <w:rFonts w:hint="eastAsia"/>
              <w:highlight w:val="none"/>
              <w:lang w:val="en-US" w:eastAsia="zh-CN"/>
              <w:rPrChange w:id="24418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、</w:delText>
          </w:r>
        </w:del>
      </w:ins>
      <w:ins w:id="24419" w:author="M00009068" w:date="2021-10-28T10:57:06Z">
        <w:del w:id="24420" w:author="M00007797" w:date="2023-07-10T09:43:22Z">
          <w:r>
            <w:rPr>
              <w:highlight w:val="none"/>
              <w:rPrChange w:id="24421" w:author="M00032937" w:date="2024-06-28T10:20:12Z">
                <w:rPr/>
              </w:rPrChange>
            </w:rPr>
            <w:delText>功能描述:</w:delText>
          </w:r>
        </w:del>
      </w:ins>
      <w:ins w:id="24422" w:author="M00009068" w:date="2021-10-28T10:57:06Z">
        <w:del w:id="24423" w:author="M00007797" w:date="2023-07-10T09:43:22Z">
          <w:r>
            <w:rPr>
              <w:highlight w:val="none"/>
              <w:rPrChange w:id="24424" w:author="M00032937" w:date="2024-06-28T10:20:12Z">
                <w:rPr/>
              </w:rPrChange>
            </w:rPr>
            <w:tab/>
          </w:r>
        </w:del>
      </w:ins>
      <w:del w:id="24425" w:author="M00007797" w:date="2023-07-10T09:43:22Z">
        <w:r>
          <w:rPr>
            <w:rFonts w:hint="eastAsia"/>
            <w:highlight w:val="none"/>
            <w:rPrChange w:id="24426" w:author="M00032937" w:date="2024-06-28T10:20:12Z">
              <w:rPr>
                <w:rFonts w:hint="eastAsia"/>
              </w:rPr>
            </w:rPrChange>
          </w:rPr>
          <w:delText>不受时间、环境限制，可以无数次的保持恒温恒流状态清洗</w:delText>
        </w:r>
      </w:del>
      <w:ins w:id="24427" w:author="yefeiting" w:date="2021-08-28T14:16:46Z">
        <w:del w:id="24428" w:author="M00007797" w:date="2023-07-10T09:43:22Z">
          <w:r>
            <w:rPr>
              <w:rFonts w:hint="eastAsia"/>
              <w:highlight w:val="none"/>
              <w:lang w:val="en-US" w:eastAsia="zh-CN"/>
              <w:rPrChange w:id="24429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长时间的</w:delText>
          </w:r>
        </w:del>
      </w:ins>
      <w:ins w:id="24430" w:author="yefeiting" w:date="2021-08-28T14:16:48Z">
        <w:del w:id="24431" w:author="M00007797" w:date="2023-07-10T09:43:22Z">
          <w:r>
            <w:rPr>
              <w:rFonts w:hint="eastAsia"/>
              <w:highlight w:val="none"/>
              <w:lang w:val="en-US" w:eastAsia="zh-CN"/>
              <w:rPrChange w:id="24432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清洗</w:delText>
          </w:r>
        </w:del>
      </w:ins>
      <w:ins w:id="24433" w:author="yefeiting" w:date="2021-08-28T14:16:50Z">
        <w:del w:id="24434" w:author="M00007797" w:date="2023-07-10T09:43:22Z">
          <w:r>
            <w:rPr>
              <w:rFonts w:hint="eastAsia"/>
              <w:highlight w:val="none"/>
              <w:lang w:val="en-US" w:eastAsia="zh-CN"/>
              <w:rPrChange w:id="24435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，</w:delText>
          </w:r>
        </w:del>
      </w:ins>
      <w:ins w:id="24436" w:author="yefeiting" w:date="2021-08-28T14:15:37Z">
        <w:del w:id="24437" w:author="M00007797" w:date="2023-07-10T09:43:22Z">
          <w:r>
            <w:rPr>
              <w:rFonts w:hint="eastAsia"/>
              <w:highlight w:val="none"/>
              <w:lang w:val="en-US" w:eastAsia="zh-CN"/>
              <w:rPrChange w:id="24438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每次</w:delText>
          </w:r>
        </w:del>
      </w:ins>
      <w:ins w:id="24439" w:author="yefeiting" w:date="2021-08-28T14:15:41Z">
        <w:del w:id="24440" w:author="M00007797" w:date="2023-07-10T09:43:22Z">
          <w:r>
            <w:rPr>
              <w:rFonts w:hint="eastAsia"/>
              <w:highlight w:val="none"/>
              <w:lang w:val="en-US" w:eastAsia="zh-CN"/>
              <w:rPrChange w:id="24441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开启</w:delText>
          </w:r>
        </w:del>
      </w:ins>
      <w:ins w:id="24442" w:author="yefeiting" w:date="2021-08-28T14:15:42Z">
        <w:del w:id="24443" w:author="M00007797" w:date="2023-07-10T09:43:22Z">
          <w:r>
            <w:rPr>
              <w:rFonts w:hint="eastAsia"/>
              <w:highlight w:val="none"/>
              <w:lang w:val="en-US" w:eastAsia="zh-CN"/>
              <w:rPrChange w:id="24444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5</w:delText>
          </w:r>
        </w:del>
      </w:ins>
      <w:ins w:id="24445" w:author="yefeiting" w:date="2021-08-28T14:15:44Z">
        <w:del w:id="24446" w:author="M00007797" w:date="2023-07-10T09:43:22Z">
          <w:r>
            <w:rPr>
              <w:rFonts w:hint="eastAsia"/>
              <w:highlight w:val="none"/>
              <w:lang w:val="en-US" w:eastAsia="zh-CN"/>
              <w:rPrChange w:id="24447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分钟</w:delText>
          </w:r>
        </w:del>
      </w:ins>
      <w:del w:id="24448" w:author="M00007797" w:date="2023-07-10T09:43:22Z">
        <w:r>
          <w:rPr>
            <w:rFonts w:hint="eastAsia"/>
            <w:highlight w:val="none"/>
            <w:rPrChange w:id="24449" w:author="M00032937" w:date="2024-06-28T10:20:12Z">
              <w:rPr>
                <w:rFonts w:hint="eastAsia"/>
              </w:rPr>
            </w:rPrChange>
          </w:rPr>
          <w:delText>。</w:delText>
        </w:r>
      </w:del>
    </w:p>
    <w:p>
      <w:pPr>
        <w:pStyle w:val="187"/>
        <w:rPr>
          <w:del w:id="24450" w:author="M00007797" w:date="2023-07-10T09:43:22Z"/>
          <w:highlight w:val="none"/>
          <w:rPrChange w:id="24451" w:author="M00032937" w:date="2024-06-28T10:20:12Z">
            <w:rPr>
              <w:del w:id="24452" w:author="M00007797" w:date="2023-07-10T09:43:22Z"/>
            </w:rPr>
          </w:rPrChange>
        </w:rPr>
      </w:pPr>
      <w:del w:id="24453" w:author="M00007797" w:date="2023-07-10T09:43:22Z">
        <w:r>
          <w:rPr>
            <w:highlight w:val="none"/>
            <w:rPrChange w:id="24454" w:author="M00032937" w:date="2024-06-28T10:20:12Z">
              <w:rPr/>
            </w:rPrChange>
          </w:rPr>
          <w:tab/>
        </w:r>
      </w:del>
      <w:del w:id="24455" w:author="M00007797" w:date="2023-07-10T09:43:22Z">
        <w:r>
          <w:rPr>
            <w:highlight w:val="none"/>
            <w:rPrChange w:id="24456" w:author="M00032937" w:date="2024-06-28T10:20:12Z">
              <w:rPr/>
            </w:rPrChange>
          </w:rPr>
          <w:tab/>
        </w:r>
      </w:del>
      <w:del w:id="24457" w:author="M00007797" w:date="2023-07-10T09:43:22Z">
        <w:r>
          <w:rPr>
            <w:highlight w:val="none"/>
            <w:rPrChange w:id="24458" w:author="M00032937" w:date="2024-06-28T10:20:12Z">
              <w:rPr/>
            </w:rPrChange>
          </w:rPr>
          <w:tab/>
        </w:r>
      </w:del>
      <w:del w:id="24459" w:author="M00007797" w:date="2023-07-10T09:43:22Z">
        <w:r>
          <w:rPr>
            <w:highlight w:val="none"/>
            <w:rPrChange w:id="24460" w:author="M00032937" w:date="2024-06-28T10:20:12Z">
              <w:rPr/>
            </w:rPrChange>
          </w:rPr>
          <w:tab/>
        </w:r>
      </w:del>
      <w:del w:id="24461" w:author="M00007797" w:date="2023-07-10T09:43:22Z">
        <w:r>
          <w:rPr>
            <w:highlight w:val="none"/>
            <w:rPrChange w:id="24462" w:author="M00032937" w:date="2024-06-28T10:20:12Z">
              <w:rPr/>
            </w:rPrChange>
          </w:rPr>
          <w:tab/>
        </w:r>
      </w:del>
      <w:del w:id="24463" w:author="M00007797" w:date="2023-07-10T09:43:22Z">
        <w:r>
          <w:rPr>
            <w:highlight w:val="none"/>
            <w:rPrChange w:id="24464" w:author="M00032937" w:date="2024-06-28T10:20:12Z">
              <w:rPr/>
            </w:rPrChange>
          </w:rPr>
          <w:tab/>
        </w:r>
      </w:del>
      <w:del w:id="24465" w:author="M00007797" w:date="2023-07-10T09:43:22Z">
        <w:r>
          <w:rPr>
            <w:highlight w:val="none"/>
            <w:rPrChange w:id="24466" w:author="M00032937" w:date="2024-06-28T10:20:12Z">
              <w:rPr/>
            </w:rPrChange>
          </w:rPr>
          <w:tab/>
        </w:r>
      </w:del>
      <w:del w:id="24467" w:author="M00007797" w:date="2023-07-10T09:43:22Z">
        <w:r>
          <w:rPr>
            <w:highlight w:val="none"/>
            <w:rPrChange w:id="24468" w:author="M00032937" w:date="2024-06-28T10:20:12Z">
              <w:rPr/>
            </w:rPrChange>
          </w:rPr>
          <w:tab/>
        </w:r>
      </w:del>
      <w:del w:id="24469" w:author="M00007797" w:date="2023-07-10T09:43:22Z">
        <w:r>
          <w:rPr>
            <w:highlight w:val="none"/>
            <w:rPrChange w:id="24470" w:author="M00032937" w:date="2024-06-28T10:20:12Z">
              <w:rPr/>
            </w:rPrChange>
          </w:rPr>
          <w:tab/>
        </w:r>
      </w:del>
      <w:del w:id="24471" w:author="M00007797" w:date="2023-07-10T09:43:22Z">
        <w:r>
          <w:rPr>
            <w:highlight w:val="none"/>
            <w:rPrChange w:id="24472" w:author="M00032937" w:date="2024-06-28T10:20:12Z">
              <w:rPr/>
            </w:rPrChange>
          </w:rPr>
          <w:tab/>
        </w:r>
      </w:del>
      <w:del w:id="24473" w:author="M00007797" w:date="2023-07-10T09:43:22Z">
        <w:r>
          <w:rPr>
            <w:highlight w:val="none"/>
            <w:rPrChange w:id="24474" w:author="M00032937" w:date="2024-06-28T10:20:12Z">
              <w:rPr/>
            </w:rPrChange>
          </w:rPr>
          <w:tab/>
        </w:r>
      </w:del>
      <w:del w:id="24475" w:author="M00007797" w:date="2023-07-10T09:43:22Z">
        <w:r>
          <w:rPr>
            <w:highlight w:val="none"/>
            <w:rPrChange w:id="24476" w:author="M00032937" w:date="2024-06-28T10:20:12Z">
              <w:rPr/>
            </w:rPrChange>
          </w:rPr>
          <w:tab/>
        </w:r>
      </w:del>
      <w:del w:id="24477" w:author="M00007797" w:date="2023-07-10T09:43:22Z">
        <w:r>
          <w:rPr>
            <w:highlight w:val="none"/>
            <w:rPrChange w:id="24478" w:author="M00032937" w:date="2024-06-28T10:20:12Z">
              <w:rPr/>
            </w:rPrChange>
          </w:rPr>
          <w:tab/>
        </w:r>
      </w:del>
      <w:del w:id="24479" w:author="M00007797" w:date="2023-07-10T09:43:22Z">
        <w:r>
          <w:rPr>
            <w:highlight w:val="none"/>
            <w:rPrChange w:id="24480" w:author="M00032937" w:date="2024-06-28T10:20:12Z">
              <w:rPr/>
            </w:rPrChange>
          </w:rPr>
          <w:tab/>
        </w:r>
      </w:del>
      <w:del w:id="24481" w:author="M00007797" w:date="2023-07-10T09:43:22Z">
        <w:r>
          <w:rPr>
            <w:highlight w:val="none"/>
            <w:rPrChange w:id="24482" w:author="M00032937" w:date="2024-06-28T10:20:12Z">
              <w:rPr/>
            </w:rPrChange>
          </w:rPr>
          <w:tab/>
        </w:r>
      </w:del>
      <w:del w:id="24483" w:author="M00007797" w:date="2023-07-10T09:43:22Z">
        <w:r>
          <w:rPr>
            <w:highlight w:val="none"/>
            <w:rPrChange w:id="24484" w:author="M00032937" w:date="2024-06-28T10:20:12Z">
              <w:rPr/>
            </w:rPrChange>
          </w:rPr>
          <w:tab/>
        </w:r>
      </w:del>
    </w:p>
    <w:p>
      <w:pPr>
        <w:pStyle w:val="5"/>
        <w:ind w:left="1140"/>
        <w:rPr>
          <w:highlight w:val="none"/>
          <w:rPrChange w:id="24486" w:author="M00032937" w:date="2024-06-28T10:20:12Z">
            <w:rPr/>
          </w:rPrChange>
        </w:rPr>
        <w:pPrChange w:id="24485" w:author="M00000676" w:date="2023-11-25T17:34:41Z">
          <w:pPr>
            <w:pStyle w:val="5"/>
            <w:ind w:left="1146"/>
          </w:pPr>
        </w:pPrChange>
      </w:pPr>
      <w:del w:id="24487" w:author="M00007797" w:date="2023-06-19T10:51:18Z">
        <w:bookmarkStart w:id="2076" w:name="_Toc4839055"/>
        <w:bookmarkEnd w:id="2076"/>
        <w:bookmarkStart w:id="2077" w:name="_Toc477167900"/>
        <w:bookmarkEnd w:id="2077"/>
        <w:bookmarkStart w:id="2078" w:name="_Toc452018474"/>
        <w:bookmarkEnd w:id="2078"/>
        <w:bookmarkStart w:id="2079" w:name="_Toc4837846"/>
        <w:bookmarkEnd w:id="2079"/>
        <w:bookmarkStart w:id="2080" w:name="_Toc6248625"/>
        <w:bookmarkEnd w:id="2080"/>
        <w:bookmarkStart w:id="2081" w:name="_Toc4837849"/>
        <w:bookmarkEnd w:id="2081"/>
        <w:bookmarkStart w:id="2082" w:name="_Toc4838534"/>
        <w:bookmarkEnd w:id="2082"/>
        <w:bookmarkStart w:id="2083" w:name="_Toc477260582"/>
        <w:bookmarkEnd w:id="2083"/>
        <w:bookmarkStart w:id="2084" w:name="_Toc4839056"/>
        <w:bookmarkEnd w:id="2084"/>
        <w:bookmarkStart w:id="2085" w:name="_Toc452018471"/>
        <w:bookmarkEnd w:id="2085"/>
        <w:bookmarkStart w:id="2086" w:name="_Toc6248620"/>
        <w:bookmarkEnd w:id="2086"/>
        <w:bookmarkStart w:id="2087" w:name="_Toc4838536"/>
        <w:bookmarkEnd w:id="2087"/>
        <w:bookmarkStart w:id="2088" w:name="_Toc4838331"/>
        <w:bookmarkEnd w:id="2088"/>
        <w:bookmarkStart w:id="2089" w:name="_Toc477260583"/>
        <w:bookmarkEnd w:id="2089"/>
        <w:bookmarkStart w:id="2090" w:name="_Toc477167905"/>
        <w:bookmarkEnd w:id="2090"/>
        <w:bookmarkStart w:id="2091" w:name="_Toc4838538"/>
        <w:bookmarkEnd w:id="2091"/>
        <w:bookmarkStart w:id="2092" w:name="_Toc4838336"/>
        <w:bookmarkEnd w:id="2092"/>
        <w:bookmarkStart w:id="2093" w:name="_Toc4839054"/>
        <w:bookmarkEnd w:id="2093"/>
        <w:bookmarkStart w:id="2094" w:name="_Toc4838541"/>
        <w:bookmarkEnd w:id="2094"/>
        <w:bookmarkStart w:id="2095" w:name="_Toc477167901"/>
        <w:bookmarkEnd w:id="2095"/>
        <w:bookmarkStart w:id="2096" w:name="_Toc4837851"/>
        <w:bookmarkEnd w:id="2096"/>
        <w:bookmarkStart w:id="2097" w:name="_Toc4838335"/>
        <w:bookmarkEnd w:id="2097"/>
        <w:bookmarkStart w:id="2098" w:name="_Toc477167906"/>
        <w:bookmarkEnd w:id="2098"/>
        <w:bookmarkStart w:id="2099" w:name="_Toc452018473"/>
        <w:bookmarkEnd w:id="2099"/>
        <w:bookmarkStart w:id="2100" w:name="_Toc6248622"/>
        <w:bookmarkEnd w:id="2100"/>
        <w:bookmarkStart w:id="2101" w:name="_Toc452018472"/>
        <w:bookmarkEnd w:id="2101"/>
        <w:bookmarkStart w:id="2102" w:name="_Toc4839053"/>
        <w:bookmarkEnd w:id="2102"/>
        <w:bookmarkStart w:id="2103" w:name="_Toc4837844"/>
        <w:bookmarkEnd w:id="2103"/>
        <w:bookmarkStart w:id="2104" w:name="_Toc4837847"/>
        <w:bookmarkEnd w:id="2104"/>
        <w:bookmarkStart w:id="2105" w:name="_Toc6248624"/>
        <w:bookmarkEnd w:id="2105"/>
        <w:bookmarkStart w:id="2106" w:name="_Toc4838540"/>
        <w:bookmarkEnd w:id="2106"/>
        <w:bookmarkStart w:id="2107" w:name="_Toc477260580"/>
        <w:bookmarkEnd w:id="2107"/>
        <w:bookmarkStart w:id="2108" w:name="_Toc477167903"/>
        <w:bookmarkEnd w:id="2108"/>
        <w:bookmarkStart w:id="2109" w:name="_Toc452018470"/>
        <w:bookmarkEnd w:id="2109"/>
        <w:bookmarkStart w:id="2110" w:name="_Toc477260587"/>
        <w:bookmarkEnd w:id="2110"/>
        <w:bookmarkStart w:id="2111" w:name="_Toc4838338"/>
        <w:bookmarkEnd w:id="2111"/>
        <w:bookmarkStart w:id="2112" w:name="_Toc477167902"/>
        <w:bookmarkEnd w:id="2112"/>
        <w:bookmarkStart w:id="2113" w:name="_Toc4838535"/>
        <w:bookmarkEnd w:id="2113"/>
        <w:bookmarkStart w:id="2114" w:name="_Toc477260586"/>
        <w:bookmarkEnd w:id="2114"/>
        <w:bookmarkStart w:id="2115" w:name="_Toc4839051"/>
        <w:bookmarkEnd w:id="2115"/>
        <w:bookmarkStart w:id="2116" w:name="_Toc4838539"/>
        <w:bookmarkEnd w:id="2116"/>
        <w:bookmarkStart w:id="2117" w:name="_Toc4838332"/>
        <w:bookmarkEnd w:id="2117"/>
        <w:bookmarkStart w:id="2118" w:name="_Toc4839057"/>
        <w:bookmarkEnd w:id="2118"/>
        <w:bookmarkStart w:id="2119" w:name="_Toc6248623"/>
        <w:bookmarkEnd w:id="2119"/>
        <w:bookmarkStart w:id="2120" w:name="_Toc452018476"/>
        <w:bookmarkEnd w:id="2120"/>
        <w:bookmarkStart w:id="2121" w:name="_Toc6248626"/>
        <w:bookmarkEnd w:id="2121"/>
        <w:bookmarkStart w:id="2122" w:name="_Toc4838537"/>
        <w:bookmarkEnd w:id="2122"/>
        <w:bookmarkStart w:id="2123" w:name="_Toc4839052"/>
        <w:bookmarkEnd w:id="2123"/>
        <w:bookmarkStart w:id="2124" w:name="_Toc6248627"/>
        <w:bookmarkEnd w:id="2124"/>
        <w:bookmarkStart w:id="2125" w:name="_Toc477260585"/>
        <w:bookmarkEnd w:id="2125"/>
        <w:bookmarkStart w:id="2126" w:name="_Toc477260581"/>
        <w:bookmarkEnd w:id="2126"/>
        <w:bookmarkStart w:id="2127" w:name="_Toc4838337"/>
        <w:bookmarkEnd w:id="2127"/>
        <w:bookmarkStart w:id="2128" w:name="_Toc4838334"/>
        <w:bookmarkEnd w:id="2128"/>
        <w:bookmarkStart w:id="2129" w:name="_Toc4837845"/>
        <w:bookmarkEnd w:id="2129"/>
        <w:bookmarkStart w:id="2130" w:name="_Toc4838333"/>
        <w:bookmarkEnd w:id="2130"/>
        <w:bookmarkStart w:id="2131" w:name="_Toc452018475"/>
        <w:bookmarkEnd w:id="2131"/>
        <w:bookmarkStart w:id="2132" w:name="_Toc477167904"/>
        <w:bookmarkEnd w:id="2132"/>
        <w:bookmarkStart w:id="2133" w:name="_Toc6248621"/>
        <w:bookmarkEnd w:id="2133"/>
        <w:bookmarkStart w:id="2134" w:name="_Toc4839050"/>
        <w:bookmarkEnd w:id="2134"/>
        <w:bookmarkStart w:id="2135" w:name="_Toc452018477"/>
        <w:bookmarkEnd w:id="2135"/>
        <w:bookmarkStart w:id="2136" w:name="_Toc477167899"/>
        <w:bookmarkEnd w:id="2136"/>
        <w:bookmarkStart w:id="2137" w:name="_Toc477260584"/>
        <w:bookmarkEnd w:id="2137"/>
        <w:bookmarkStart w:id="2138" w:name="_Toc4837850"/>
        <w:bookmarkEnd w:id="2138"/>
        <w:bookmarkStart w:id="2139" w:name="_Toc24536"/>
        <w:bookmarkStart w:id="2140" w:name="_Toc18927"/>
        <w:bookmarkStart w:id="2141" w:name="_Toc8114"/>
        <w:bookmarkStart w:id="2142" w:name="_Toc32145"/>
        <w:bookmarkStart w:id="2143" w:name="_Toc26203"/>
        <w:bookmarkStart w:id="2144" w:name="_Toc20418"/>
        <w:bookmarkStart w:id="2145" w:name="_Toc23372"/>
        <w:bookmarkStart w:id="2146" w:name="_Toc25073"/>
        <w:bookmarkStart w:id="2147" w:name="_Toc6248628"/>
        <w:bookmarkStart w:id="2148" w:name="_Toc26571"/>
        <w:bookmarkStart w:id="2149" w:name="_Toc18336"/>
        <w:bookmarkStart w:id="2150" w:name="_Toc20993"/>
        <w:bookmarkStart w:id="2151" w:name="_Toc1445"/>
        <w:bookmarkStart w:id="2152" w:name="_Toc13594"/>
        <w:bookmarkStart w:id="2153" w:name="_Toc29920"/>
        <w:bookmarkStart w:id="2154" w:name="_Toc32060"/>
        <w:bookmarkStart w:id="2155" w:name="_Toc27823"/>
        <w:bookmarkStart w:id="2156" w:name="_Toc13086"/>
        <w:bookmarkStart w:id="2157" w:name="_Toc5162"/>
        <w:bookmarkStart w:id="2158" w:name="_Toc32435"/>
        <w:r>
          <w:rPr>
            <w:rFonts w:hint="eastAsia"/>
            <w:highlight w:val="none"/>
            <w:lang w:val="en-US" w:eastAsia="zh-CN"/>
            <w:rPrChange w:id="24488" w:author="M00032937" w:date="2024-06-28T10:20:12Z">
              <w:rPr>
                <w:rFonts w:hint="eastAsia"/>
                <w:lang w:val="en-US" w:eastAsia="zh-CN"/>
              </w:rPr>
            </w:rPrChange>
          </w:rPr>
          <w:delText>断电</w:delText>
        </w:r>
      </w:del>
      <w:r>
        <w:rPr>
          <w:rFonts w:hint="eastAsia"/>
          <w:highlight w:val="none"/>
          <w:rPrChange w:id="24489" w:author="M00032937" w:date="2024-06-28T10:20:12Z">
            <w:rPr>
              <w:rFonts w:hint="eastAsia"/>
            </w:rPr>
          </w:rPrChange>
        </w:rPr>
        <w:t>记忆功能</w:t>
      </w:r>
      <w:bookmarkEnd w:id="2139"/>
      <w:bookmarkEnd w:id="2140"/>
      <w:bookmarkEnd w:id="2141"/>
      <w:bookmarkEnd w:id="2142"/>
      <w:bookmarkEnd w:id="2143"/>
      <w:bookmarkEnd w:id="2144"/>
      <w:bookmarkEnd w:id="2145"/>
      <w:bookmarkEnd w:id="2146"/>
      <w:bookmarkEnd w:id="2147"/>
      <w:bookmarkEnd w:id="2148"/>
      <w:bookmarkEnd w:id="2149"/>
      <w:bookmarkEnd w:id="2150"/>
      <w:bookmarkEnd w:id="2151"/>
      <w:bookmarkEnd w:id="2152"/>
      <w:bookmarkEnd w:id="2153"/>
      <w:bookmarkEnd w:id="2154"/>
      <w:bookmarkEnd w:id="2155"/>
      <w:bookmarkEnd w:id="2156"/>
      <w:bookmarkEnd w:id="2157"/>
      <w:bookmarkEnd w:id="2158"/>
      <w:r>
        <w:rPr>
          <w:highlight w:val="none"/>
          <w:rPrChange w:id="24490" w:author="M00032937" w:date="2024-06-28T10:20:12Z">
            <w:rPr/>
          </w:rPrChange>
        </w:rPr>
        <w:tab/>
      </w:r>
      <w:r>
        <w:rPr>
          <w:highlight w:val="none"/>
          <w:rPrChange w:id="24491" w:author="M00032937" w:date="2024-06-28T10:20:12Z">
            <w:rPr/>
          </w:rPrChange>
        </w:rPr>
        <w:tab/>
      </w:r>
      <w:r>
        <w:rPr>
          <w:highlight w:val="none"/>
          <w:rPrChange w:id="24492" w:author="M00032937" w:date="2024-06-28T10:20:12Z">
            <w:rPr/>
          </w:rPrChange>
        </w:rPr>
        <w:tab/>
      </w:r>
      <w:r>
        <w:rPr>
          <w:highlight w:val="none"/>
          <w:rPrChange w:id="24493" w:author="M00032937" w:date="2024-06-28T10:20:12Z">
            <w:rPr/>
          </w:rPrChange>
        </w:rPr>
        <w:tab/>
      </w:r>
      <w:r>
        <w:rPr>
          <w:highlight w:val="none"/>
          <w:rPrChange w:id="24494" w:author="M00032937" w:date="2024-06-28T10:20:12Z">
            <w:rPr/>
          </w:rPrChange>
        </w:rPr>
        <w:tab/>
      </w:r>
      <w:r>
        <w:rPr>
          <w:highlight w:val="none"/>
          <w:rPrChange w:id="24495" w:author="M00032937" w:date="2024-06-28T10:20:12Z">
            <w:rPr/>
          </w:rPrChange>
        </w:rPr>
        <w:tab/>
      </w:r>
      <w:r>
        <w:rPr>
          <w:highlight w:val="none"/>
          <w:rPrChange w:id="24496" w:author="M00032937" w:date="2024-06-28T10:20:12Z">
            <w:rPr/>
          </w:rPrChange>
        </w:rPr>
        <w:tab/>
      </w:r>
      <w:r>
        <w:rPr>
          <w:highlight w:val="none"/>
          <w:rPrChange w:id="24497" w:author="M00032937" w:date="2024-06-28T10:20:12Z">
            <w:rPr/>
          </w:rPrChange>
        </w:rPr>
        <w:tab/>
      </w:r>
    </w:p>
    <w:p>
      <w:pPr>
        <w:pStyle w:val="187"/>
        <w:numPr>
          <w:ilvl w:val="0"/>
          <w:numId w:val="0"/>
        </w:numPr>
        <w:ind w:left="420" w:leftChars="0" w:firstLine="840" w:firstLineChars="400"/>
        <w:rPr>
          <w:ins w:id="24499" w:author="M00007797" w:date="2023-06-19T11:47:03Z"/>
          <w:color w:val="auto"/>
          <w:highlight w:val="none"/>
          <w:rPrChange w:id="24500" w:author="M00032937" w:date="2024-06-28T10:20:12Z">
            <w:rPr>
              <w:ins w:id="24501" w:author="M00007797" w:date="2023-06-19T11:47:03Z"/>
              <w:color w:val="auto"/>
            </w:rPr>
          </w:rPrChange>
        </w:rPr>
        <w:pPrChange w:id="24498" w:author="M00007797" w:date="2023-06-19T11:47:24Z">
          <w:pPr>
            <w:pStyle w:val="187"/>
            <w:numPr>
              <w:ilvl w:val="0"/>
              <w:numId w:val="0"/>
            </w:numPr>
            <w:ind w:left="420" w:leftChars="0" w:firstLine="420" w:firstLineChars="200"/>
          </w:pPr>
        </w:pPrChange>
      </w:pPr>
      <w:ins w:id="24502" w:author="M00007797" w:date="2023-06-19T11:47:03Z">
        <w:r>
          <w:rPr>
            <w:color w:val="auto"/>
            <w:highlight w:val="none"/>
            <w:rPrChange w:id="24503" w:author="M00032937" w:date="2024-06-28T10:20:12Z">
              <w:rPr>
                <w:color w:val="auto"/>
              </w:rPr>
            </w:rPrChange>
          </w:rPr>
          <w:t>功能描述:</w:t>
        </w:r>
      </w:ins>
      <w:ins w:id="24504" w:author="M00007797" w:date="2023-06-19T11:47:03Z">
        <w:r>
          <w:rPr>
            <w:color w:val="auto"/>
            <w:highlight w:val="none"/>
            <w:rPrChange w:id="24505" w:author="M00032937" w:date="2024-06-28T10:20:12Z">
              <w:rPr>
                <w:color w:val="auto"/>
              </w:rPr>
            </w:rPrChange>
          </w:rPr>
          <w:tab/>
        </w:r>
      </w:ins>
      <w:ins w:id="24506" w:author="M00007797" w:date="2023-06-19T11:47:03Z">
        <w:r>
          <w:rPr>
            <w:color w:val="auto"/>
            <w:highlight w:val="none"/>
            <w:rPrChange w:id="24507" w:author="M00032937" w:date="2024-06-28T10:20:12Z">
              <w:rPr>
                <w:color w:val="auto"/>
              </w:rPr>
            </w:rPrChange>
          </w:rPr>
          <w:tab/>
        </w:r>
      </w:ins>
      <w:ins w:id="24508" w:author="M00007797" w:date="2023-06-19T11:47:03Z">
        <w:r>
          <w:rPr>
            <w:color w:val="auto"/>
            <w:highlight w:val="none"/>
            <w:rPrChange w:id="24509" w:author="M00032937" w:date="2024-06-28T10:20:12Z">
              <w:rPr>
                <w:color w:val="auto"/>
              </w:rPr>
            </w:rPrChange>
          </w:rPr>
          <w:tab/>
        </w:r>
      </w:ins>
      <w:ins w:id="24510" w:author="M00007797" w:date="2023-06-19T11:47:03Z">
        <w:r>
          <w:rPr>
            <w:color w:val="auto"/>
            <w:highlight w:val="none"/>
            <w:rPrChange w:id="24511" w:author="M00032937" w:date="2024-06-28T10:20:12Z">
              <w:rPr>
                <w:color w:val="auto"/>
              </w:rPr>
            </w:rPrChange>
          </w:rPr>
          <w:tab/>
        </w:r>
      </w:ins>
      <w:ins w:id="24512" w:author="M00007797" w:date="2023-06-19T11:47:03Z">
        <w:r>
          <w:rPr>
            <w:color w:val="auto"/>
            <w:highlight w:val="none"/>
            <w:rPrChange w:id="24513" w:author="M00032937" w:date="2024-06-28T10:20:12Z">
              <w:rPr>
                <w:color w:val="auto"/>
              </w:rPr>
            </w:rPrChange>
          </w:rPr>
          <w:tab/>
        </w:r>
      </w:ins>
      <w:ins w:id="24514" w:author="M00007797" w:date="2023-06-19T11:47:03Z">
        <w:r>
          <w:rPr>
            <w:color w:val="auto"/>
            <w:highlight w:val="none"/>
            <w:rPrChange w:id="24515" w:author="M00032937" w:date="2024-06-28T10:20:12Z">
              <w:rPr>
                <w:color w:val="auto"/>
              </w:rPr>
            </w:rPrChange>
          </w:rPr>
          <w:tab/>
        </w:r>
      </w:ins>
      <w:ins w:id="24516" w:author="M00007797" w:date="2023-06-19T11:47:03Z">
        <w:r>
          <w:rPr>
            <w:color w:val="auto"/>
            <w:highlight w:val="none"/>
            <w:rPrChange w:id="24517" w:author="M00032937" w:date="2024-06-28T10:20:12Z">
              <w:rPr>
                <w:color w:val="auto"/>
              </w:rPr>
            </w:rPrChange>
          </w:rPr>
          <w:tab/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4519" w:author="M00007797" w:date="2023-06-19T11:47:03Z"/>
          <w:rFonts w:hint="eastAsia"/>
          <w:color w:val="auto"/>
          <w:rPrChange w:id="24520" w:author="M00009081" w:date="2024-06-28T11:17:04Z">
            <w:rPr>
              <w:ins w:id="24521" w:author="M00007797" w:date="2023-06-19T11:47:03Z"/>
              <w:color w:val="auto"/>
            </w:rPr>
          </w:rPrChange>
        </w:rPr>
        <w:pPrChange w:id="24518" w:author="M00009081" w:date="2024-06-28T11:17:04Z">
          <w:pPr>
            <w:pStyle w:val="187"/>
            <w:numPr>
              <w:ilvl w:val="0"/>
              <w:numId w:val="44"/>
            </w:numPr>
            <w:ind w:left="1260" w:leftChars="0" w:firstLineChars="0"/>
          </w:pPr>
        </w:pPrChange>
      </w:pPr>
      <w:ins w:id="24522" w:author="M00007797" w:date="2023-06-19T11:47:03Z">
        <w:r>
          <w:rPr>
            <w:rFonts w:hint="eastAsia"/>
            <w:color w:val="auto"/>
          </w:rPr>
          <w:t>未断电状态，开</w:t>
        </w:r>
      </w:ins>
      <w:ins w:id="24523" w:author="M00007797" w:date="2023-06-19T11:47:03Z">
        <w:r>
          <w:rPr>
            <w:rFonts w:hint="eastAsia"/>
            <w:color w:val="auto"/>
            <w:rPrChange w:id="24524" w:author="M00009081" w:date="2024-06-28T11:17:04Z">
              <w:rPr>
                <w:color w:val="auto"/>
              </w:rPr>
            </w:rPrChange>
          </w:rPr>
          <w:t>机</w:t>
        </w:r>
      </w:ins>
      <w:ins w:id="24525" w:author="M00007797" w:date="2023-06-19T11:47:03Z">
        <w:r>
          <w:rPr>
            <w:rFonts w:hint="eastAsia"/>
            <w:color w:val="auto"/>
          </w:rPr>
          <w:t>与待机切换</w:t>
        </w:r>
      </w:ins>
      <w:ins w:id="24526" w:author="M00007797" w:date="2023-06-19T11:47:03Z">
        <w:r>
          <w:rPr>
            <w:rFonts w:hint="eastAsia"/>
            <w:color w:val="auto"/>
            <w:rPrChange w:id="24527" w:author="M00009081" w:date="2024-06-28T11:17:04Z">
              <w:rPr>
                <w:color w:val="auto"/>
              </w:rPr>
            </w:rPrChange>
          </w:rPr>
          <w:t>，保持最</w:t>
        </w:r>
      </w:ins>
      <w:ins w:id="24528" w:author="M00007797" w:date="2023-06-19T11:47:03Z">
        <w:r>
          <w:rPr>
            <w:rFonts w:hint="eastAsia"/>
            <w:color w:val="auto"/>
          </w:rPr>
          <w:t>近</w:t>
        </w:r>
      </w:ins>
      <w:ins w:id="24529" w:author="M00007797" w:date="2023-06-19T11:47:03Z">
        <w:r>
          <w:rPr>
            <w:rFonts w:hint="eastAsia"/>
            <w:color w:val="auto"/>
            <w:rPrChange w:id="24530" w:author="M00009081" w:date="2024-06-28T11:17:04Z">
              <w:rPr>
                <w:color w:val="auto"/>
              </w:rPr>
            </w:rPrChange>
          </w:rPr>
          <w:t>一次</w:t>
        </w:r>
      </w:ins>
      <w:ins w:id="24531" w:author="M00007797" w:date="2023-06-19T11:47:03Z">
        <w:r>
          <w:rPr>
            <w:rFonts w:hint="eastAsia"/>
            <w:color w:val="auto"/>
          </w:rPr>
          <w:t>水温、水压、风温、坐温、管位、</w:t>
        </w:r>
      </w:ins>
      <w:ins w:id="24532" w:author="M00007797" w:date="2023-06-19T11:47:13Z">
        <w:r>
          <w:rPr>
            <w:rFonts w:hint="eastAsia"/>
            <w:color w:val="auto"/>
            <w:lang w:val="en-US" w:eastAsia="zh-CN"/>
          </w:rPr>
          <w:t>风速</w:t>
        </w:r>
      </w:ins>
      <w:ins w:id="24533" w:author="M00007797" w:date="2023-06-19T11:47:14Z">
        <w:r>
          <w:rPr>
            <w:rFonts w:hint="eastAsia"/>
            <w:color w:val="auto"/>
            <w:lang w:val="en-US" w:eastAsia="zh-CN"/>
          </w:rPr>
          <w:t>、</w:t>
        </w:r>
      </w:ins>
      <w:ins w:id="24534" w:author="M00007797" w:date="2023-06-19T11:47:38Z">
        <w:r>
          <w:rPr>
            <w:rFonts w:hint="eastAsia"/>
            <w:color w:val="auto"/>
            <w:lang w:val="en-US" w:eastAsia="zh-CN"/>
          </w:rPr>
          <w:t xml:space="preserve"> </w:t>
        </w:r>
      </w:ins>
      <w:ins w:id="24535" w:author="M00007797" w:date="2023-06-19T11:47:03Z">
        <w:r>
          <w:rPr>
            <w:rFonts w:hint="eastAsia"/>
            <w:color w:val="auto"/>
          </w:rPr>
          <w:t>夜灯</w:t>
        </w:r>
      </w:ins>
      <w:ins w:id="24536" w:author="M00007797" w:date="2023-06-19T11:47:03Z">
        <w:r>
          <w:rPr>
            <w:rFonts w:hint="eastAsia"/>
            <w:color w:val="auto"/>
            <w:rPrChange w:id="24537" w:author="M00009081" w:date="2024-06-28T11:17:04Z">
              <w:rPr>
                <w:color w:val="auto"/>
              </w:rPr>
            </w:rPrChange>
          </w:rPr>
          <w:t>设置状态</w:t>
        </w:r>
      </w:ins>
      <w:ins w:id="24538" w:author="M00007797" w:date="2023-06-19T18:23:22Z">
        <w:r>
          <w:rPr>
            <w:rFonts w:hint="eastAsia"/>
            <w:color w:val="auto"/>
            <w:lang w:eastAsia="zh-CN"/>
          </w:rPr>
          <w:t>；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rFonts w:hint="eastAsia"/>
        </w:rPr>
        <w:pPrChange w:id="24539" w:author="M00009081" w:date="2024-06-28T11:17:04Z">
          <w:pPr>
            <w:pStyle w:val="187"/>
            <w:numPr>
              <w:ilvl w:val="0"/>
              <w:numId w:val="45"/>
            </w:numPr>
            <w:ind w:left="848" w:leftChars="337" w:hanging="140" w:hangingChars="67"/>
          </w:pPr>
        </w:pPrChange>
      </w:pPr>
      <w:ins w:id="24540" w:author="M00007797" w:date="2023-07-10T13:34:45Z">
        <w:r>
          <w:rPr>
            <w:rFonts w:hint="eastAsia"/>
            <w:color w:val="auto"/>
          </w:rPr>
          <w:t>断电状态，上电开机后，</w:t>
        </w:r>
      </w:ins>
      <w:ins w:id="24541" w:author="M00007797" w:date="2023-07-10T13:34:45Z">
        <w:r>
          <w:rPr>
            <w:rFonts w:hint="eastAsia"/>
            <w:color w:val="auto"/>
            <w:rPrChange w:id="24542" w:author="M00009081" w:date="2024-06-28T11:17:04Z">
              <w:rPr>
                <w:color w:val="auto"/>
              </w:rPr>
            </w:rPrChange>
          </w:rPr>
          <w:t>保持最</w:t>
        </w:r>
      </w:ins>
      <w:ins w:id="24543" w:author="M00007797" w:date="2023-07-10T13:34:45Z">
        <w:r>
          <w:rPr>
            <w:rFonts w:hint="eastAsia"/>
            <w:color w:val="auto"/>
          </w:rPr>
          <w:t>近</w:t>
        </w:r>
      </w:ins>
      <w:ins w:id="24544" w:author="M00007797" w:date="2023-07-10T13:34:45Z">
        <w:r>
          <w:rPr>
            <w:rFonts w:hint="eastAsia"/>
            <w:color w:val="auto"/>
            <w:rPrChange w:id="24545" w:author="M00009081" w:date="2024-06-28T11:17:04Z">
              <w:rPr>
                <w:color w:val="auto"/>
              </w:rPr>
            </w:rPrChange>
          </w:rPr>
          <w:t>一次</w:t>
        </w:r>
      </w:ins>
      <w:ins w:id="24546" w:author="M00007797" w:date="2023-07-10T13:38:56Z">
        <w:r>
          <w:rPr>
            <w:rFonts w:hint="eastAsia"/>
            <w:color w:val="auto"/>
            <w:lang w:val="en-US" w:eastAsia="zh-CN"/>
          </w:rPr>
          <w:t>微波</w:t>
        </w:r>
      </w:ins>
      <w:ins w:id="24547" w:author="M00007797" w:date="2023-07-10T13:34:45Z">
        <w:r>
          <w:rPr>
            <w:rFonts w:hint="eastAsia"/>
            <w:color w:val="auto"/>
            <w:rPrChange w:id="24548" w:author="M00009081" w:date="2024-06-28T11:17:04Z">
              <w:rPr>
                <w:color w:val="auto"/>
              </w:rPr>
            </w:rPrChange>
          </w:rPr>
          <w:t>设置状态</w:t>
        </w:r>
      </w:ins>
      <w:ins w:id="24549" w:author="M00007797" w:date="2023-07-10T13:39:17Z">
        <w:r>
          <w:rPr>
            <w:rFonts w:hint="eastAsia"/>
            <w:color w:val="auto"/>
            <w:lang w:eastAsia="zh-CN"/>
          </w:rPr>
          <w:t>，</w:t>
        </w:r>
      </w:ins>
      <w:ins w:id="24550" w:author="M00007797" w:date="2023-07-10T13:39:19Z">
        <w:r>
          <w:rPr>
            <w:rFonts w:hint="eastAsia"/>
            <w:color w:val="auto"/>
            <w:lang w:val="en-US" w:eastAsia="zh-CN"/>
          </w:rPr>
          <w:t>其</w:t>
        </w:r>
      </w:ins>
      <w:ins w:id="24551" w:author="M00007797" w:date="2023-07-10T13:39:07Z">
        <w:r>
          <w:rPr>
            <w:rFonts w:hint="eastAsia"/>
            <w:color w:val="auto"/>
            <w:lang w:val="en-US" w:eastAsia="zh-CN"/>
          </w:rPr>
          <w:t>他</w:t>
        </w:r>
      </w:ins>
      <w:ins w:id="24552" w:author="M00007797" w:date="2023-07-10T13:39:09Z">
        <w:r>
          <w:rPr>
            <w:rFonts w:hint="eastAsia"/>
            <w:color w:val="auto"/>
            <w:lang w:val="en-US" w:eastAsia="zh-CN"/>
          </w:rPr>
          <w:t>恢复</w:t>
        </w:r>
      </w:ins>
      <w:ins w:id="24553" w:author="M00007797" w:date="2023-07-10T13:39:11Z">
        <w:r>
          <w:rPr>
            <w:rFonts w:hint="eastAsia"/>
            <w:color w:val="auto"/>
            <w:lang w:val="en-US" w:eastAsia="zh-CN"/>
          </w:rPr>
          <w:t>出厂</w:t>
        </w:r>
      </w:ins>
      <w:ins w:id="24554" w:author="M00007797" w:date="2023-07-10T13:39:12Z">
        <w:r>
          <w:rPr>
            <w:rFonts w:hint="eastAsia"/>
            <w:color w:val="auto"/>
            <w:lang w:val="en-US" w:eastAsia="zh-CN"/>
          </w:rPr>
          <w:t>设置</w:t>
        </w:r>
      </w:ins>
      <w:ins w:id="24555" w:author="M00007797" w:date="2023-07-10T13:39:13Z">
        <w:r>
          <w:rPr>
            <w:rFonts w:hint="eastAsia"/>
            <w:color w:val="auto"/>
            <w:lang w:val="en-US" w:eastAsia="zh-CN"/>
          </w:rPr>
          <w:t>。</w:t>
        </w:r>
      </w:ins>
      <w:del w:id="24556" w:author="M00007797" w:date="2023-06-19T11:47:03Z">
        <w:r>
          <w:rPr/>
          <w:delText>功能描述:</w:delText>
        </w:r>
      </w:del>
      <w:del w:id="24557" w:author="M00007797" w:date="2023-06-19T11:47:03Z">
        <w:r>
          <w:rPr>
            <w:rFonts w:hint="eastAsia"/>
          </w:rPr>
          <w:delText>档位调节后，水温、水压、风温、座温、管位、风速在通电时均记忆。断电后恢复各功能默认档位。</w:delText>
        </w:r>
      </w:del>
    </w:p>
    <w:p>
      <w:pPr>
        <w:pStyle w:val="5"/>
        <w:ind w:left="1140" w:hanging="720"/>
        <w:rPr>
          <w:ins w:id="24559" w:author="M00000676" w:date="2024-02-27T11:10:27Z"/>
        </w:rPr>
        <w:pPrChange w:id="24558" w:author="M00000676" w:date="2023-11-25T17:34:41Z">
          <w:pPr>
            <w:pStyle w:val="5"/>
            <w:ind w:left="1146" w:hanging="720"/>
          </w:pPr>
        </w:pPrChange>
      </w:pPr>
      <w:ins w:id="24560" w:author="M00007797" w:date="2023-06-19T10:52:35Z">
        <w:bookmarkStart w:id="2159" w:name="_Toc2645"/>
        <w:bookmarkStart w:id="2160" w:name="_Toc16175"/>
        <w:bookmarkStart w:id="2161" w:name="_Toc25711"/>
        <w:bookmarkStart w:id="2162" w:name="_Toc22023"/>
        <w:bookmarkStart w:id="2163" w:name="_Toc14369"/>
        <w:bookmarkStart w:id="2164" w:name="_Toc1791"/>
        <w:bookmarkStart w:id="2165" w:name="_Toc19567"/>
        <w:r>
          <w:rPr>
            <w:rFonts w:hint="eastAsia"/>
            <w:lang w:val="en-US" w:eastAsia="zh-CN"/>
          </w:rPr>
          <w:t>四季温感</w:t>
        </w:r>
        <w:bookmarkEnd w:id="2159"/>
        <w:bookmarkEnd w:id="2160"/>
        <w:bookmarkEnd w:id="2161"/>
        <w:bookmarkEnd w:id="2162"/>
        <w:bookmarkEnd w:id="2163"/>
        <w:bookmarkEnd w:id="2164"/>
        <w:bookmarkEnd w:id="2165"/>
      </w:ins>
    </w:p>
    <w:tbl>
      <w:tblPr>
        <w:tblStyle w:val="88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  <w:tblPrChange w:id="24561" w:author="M00032937" w:date="2024-06-28T09:52:39Z">
          <w:tblPr>
            <w:tblStyle w:val="88"/>
            <w:tblW w:w="0" w:type="auto"/>
            <w:tblInd w:w="665" w:type="dxa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autofit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3252"/>
        <w:gridCol w:w="6581"/>
        <w:tblGridChange w:id="24562">
          <w:tblGrid>
            <w:gridCol w:w="2695"/>
            <w:gridCol w:w="6720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24564" w:author="M00032937" w:date="2024-06-28T09:52:39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ins w:id="24563" w:author="M00000676" w:date="2024-02-27T11:10:45Z"/>
        </w:trPr>
        <w:tc>
          <w:tcPr>
            <w:tcW w:w="3252" w:type="dxa"/>
            <w:vAlign w:val="center"/>
            <w:tcPrChange w:id="24565" w:author="M00032937" w:date="2024-06-28T09:52:39Z">
              <w:tcPr>
                <w:tcW w:w="2695" w:type="dxa"/>
                <w:vAlign w:val="center"/>
              </w:tcPr>
            </w:tcPrChange>
          </w:tcPr>
          <w:p>
            <w:pPr>
              <w:numPr>
                <w:ilvl w:val="-1"/>
                <w:numId w:val="0"/>
              </w:numPr>
              <w:tabs>
                <w:tab w:val="left" w:pos="756"/>
              </w:tabs>
              <w:jc w:val="center"/>
              <w:rPr>
                <w:ins w:id="24567" w:author="M00000676" w:date="2024-02-27T11:10:45Z"/>
                <w:rFonts w:hint="eastAsia"/>
                <w:lang w:eastAsia="zh-CN"/>
              </w:rPr>
              <w:pPrChange w:id="24566" w:author="M00032937" w:date="2024-06-28T10:25:52Z">
                <w:pPr>
                  <w:pStyle w:val="5"/>
                  <w:numPr>
                    <w:ilvl w:val="-1"/>
                    <w:numId w:val="0"/>
                  </w:numPr>
                  <w:jc w:val="center"/>
                </w:pPr>
              </w:pPrChange>
            </w:pPr>
            <w:ins w:id="24568" w:author="M00000676" w:date="2024-02-27T11:11:02Z">
              <w:bookmarkStart w:id="2166" w:name="_Toc7195"/>
              <w:bookmarkStart w:id="2167" w:name="_Toc9425"/>
              <w:bookmarkStart w:id="2168" w:name="_Toc7225"/>
              <w:bookmarkStart w:id="2169" w:name="_Toc13206"/>
              <w:r>
                <w:rPr>
                  <w:rFonts w:hint="eastAsia"/>
                  <w:lang w:eastAsia="zh-CN"/>
                </w:rPr>
                <w:t>功能描述</w:t>
              </w:r>
            </w:ins>
            <w:ins w:id="24569" w:author="M00000676" w:date="2024-02-27T11:11:02Z">
              <w:del w:id="24570" w:author="M00032937" w:date="2024-06-28T10:26:00Z">
                <w:r>
                  <w:rPr>
                    <w:rFonts w:hint="eastAsia"/>
                    <w:lang w:eastAsia="zh-CN"/>
                  </w:rPr>
                  <w:delText>：</w:delText>
                </w:r>
                <w:bookmarkEnd w:id="2166"/>
                <w:bookmarkEnd w:id="2167"/>
                <w:bookmarkEnd w:id="2168"/>
                <w:bookmarkEnd w:id="2169"/>
              </w:del>
            </w:ins>
          </w:p>
        </w:tc>
        <w:tc>
          <w:tcPr>
            <w:tcW w:w="6581" w:type="dxa"/>
            <w:vAlign w:val="center"/>
            <w:tcPrChange w:id="24571" w:author="M00032937" w:date="2024-06-28T09:52:39Z">
              <w:tcPr>
                <w:tcW w:w="6720" w:type="dxa"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auto"/>
              <w:spacing w:before="0" w:beforeAutospacing="0" w:after="0" w:afterAutospacing="0" w:line="240" w:lineRule="auto"/>
              <w:ind w:left="0" w:leftChars="0" w:right="0" w:firstLine="0" w:firstLineChars="0"/>
              <w:jc w:val="left"/>
              <w:rPr>
                <w:ins w:id="24573" w:author="M00000676" w:date="2024-02-27T11:11:16Z"/>
                <w:rFonts w:hint="eastAsia"/>
              </w:rPr>
              <w:pPrChange w:id="24572" w:author="M00032937" w:date="2024-06-28T10:25:57Z">
                <w:pPr>
                  <w:keepNext w:val="0"/>
                  <w:keepLines w:val="0"/>
                  <w:widowControl/>
                  <w:suppressLineNumbers w:val="0"/>
                  <w:pBdr>
                    <w:top w:val="none" w:color="auto" w:sz="0" w:space="0"/>
                    <w:left w:val="none" w:color="auto" w:sz="0" w:space="0"/>
                    <w:bottom w:val="none" w:color="auto" w:sz="0" w:space="0"/>
                    <w:right w:val="none" w:color="auto" w:sz="0" w:space="0"/>
                  </w:pBdr>
                  <w:shd w:val="clear" w:fill="auto"/>
                  <w:spacing w:before="0" w:beforeAutospacing="0" w:after="0" w:afterAutospacing="0" w:line="240" w:lineRule="auto"/>
                  <w:ind w:left="837" w:leftChars="304" w:right="0" w:hanging="199" w:hangingChars="95"/>
                  <w:jc w:val="left"/>
                </w:pPr>
              </w:pPrChange>
            </w:pPr>
            <w:ins w:id="24574" w:author="M00000676" w:date="2024-02-27T11:11:16Z">
              <w:r>
                <w:rPr>
                  <w:rFonts w:hint="eastAsia"/>
                  <w:lang w:val="en-US" w:eastAsia="zh-CN"/>
                </w:rPr>
                <w:t>1.长按座温键开关智能温控功能，上电默认关闭，</w:t>
              </w:r>
            </w:ins>
            <w:ins w:id="24575" w:author="M00000676" w:date="2024-02-27T11:11:16Z">
              <w:r>
                <w:rPr>
                  <w:rFonts w:hint="eastAsia"/>
                </w:rPr>
                <w:t>开启之后水温，座温，风温根据环境温度自动调节，且无法手动调节；</w:t>
              </w:r>
            </w:ins>
          </w:p>
          <w:p>
            <w:pPr>
              <w:numPr>
                <w:ilvl w:val="-1"/>
                <w:numId w:val="0"/>
              </w:numPr>
              <w:tabs>
                <w:tab w:val="left" w:pos="756"/>
              </w:tabs>
              <w:ind w:firstLine="420" w:firstLineChars="200"/>
              <w:jc w:val="left"/>
              <w:rPr>
                <w:ins w:id="24577" w:author="M00000676" w:date="2024-02-27T11:10:45Z"/>
              </w:rPr>
              <w:pPrChange w:id="24576" w:author="M00032937" w:date="2024-06-28T10:25:57Z">
                <w:pPr>
                  <w:pStyle w:val="5"/>
                  <w:numPr>
                    <w:ilvl w:val="-1"/>
                    <w:numId w:val="0"/>
                  </w:numPr>
                  <w:ind w:firstLine="420" w:firstLineChars="200"/>
                  <w:jc w:val="both"/>
                </w:pPr>
              </w:pPrChange>
            </w:pPr>
            <w:ins w:id="24578" w:author="M00000676" w:date="2024-02-27T11:11:16Z">
              <w:r>
                <w:rPr>
                  <w:rFonts w:hint="eastAsia"/>
                  <w:lang w:val="en-US" w:eastAsia="zh-CN"/>
                </w:rPr>
                <w:t>2.上电后自动保存当前风温传感器温度，且每隔一小时刷新一次，当有臀妇洗或烘干运行时，则在烘干运行后一小时刷新；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24580" w:author="M00032937" w:date="2024-06-28T09:52:39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ins w:id="24579" w:author="M00000676" w:date="2024-02-27T11:10:45Z"/>
        </w:trPr>
        <w:tc>
          <w:tcPr>
            <w:tcW w:w="3252" w:type="dxa"/>
            <w:vAlign w:val="center"/>
            <w:tcPrChange w:id="24581" w:author="M00032937" w:date="2024-06-28T09:52:39Z">
              <w:tcPr>
                <w:tcW w:w="2695" w:type="dxa"/>
                <w:vAlign w:val="center"/>
              </w:tcPr>
            </w:tcPrChange>
          </w:tcPr>
          <w:p>
            <w:pPr>
              <w:numPr>
                <w:ilvl w:val="-1"/>
                <w:numId w:val="0"/>
              </w:numPr>
              <w:tabs>
                <w:tab w:val="left" w:pos="756"/>
              </w:tabs>
              <w:jc w:val="center"/>
              <w:rPr>
                <w:ins w:id="24583" w:author="M00000676" w:date="2024-02-27T11:10:45Z"/>
                <w:rFonts w:hint="default"/>
                <w:lang w:val="en-US" w:eastAsia="zh-CN"/>
              </w:rPr>
              <w:pPrChange w:id="24582" w:author="M00032937" w:date="2024-06-28T10:25:52Z">
                <w:pPr>
                  <w:pStyle w:val="5"/>
                  <w:numPr>
                    <w:ilvl w:val="-1"/>
                    <w:numId w:val="0"/>
                  </w:numPr>
                  <w:jc w:val="center"/>
                </w:pPr>
              </w:pPrChange>
            </w:pPr>
            <w:ins w:id="24584" w:author="M00000676" w:date="2024-02-27T11:11:48Z">
              <w:bookmarkStart w:id="2170" w:name="_Toc32388"/>
              <w:bookmarkStart w:id="2171" w:name="_Toc11559"/>
              <w:bookmarkStart w:id="2172" w:name="_Toc24955"/>
              <w:bookmarkStart w:id="2173" w:name="_Toc6298"/>
              <w:r>
                <w:rPr>
                  <w:rFonts w:hint="eastAsia"/>
                  <w:lang w:val="en-US" w:eastAsia="zh-CN"/>
                </w:rPr>
                <w:t>环</w:t>
              </w:r>
            </w:ins>
            <w:ins w:id="24585" w:author="M00000676" w:date="2024-02-27T11:11:50Z">
              <w:r>
                <w:rPr>
                  <w:rFonts w:hint="eastAsia"/>
                  <w:lang w:val="en-US" w:eastAsia="zh-CN"/>
                </w:rPr>
                <w:t>温</w:t>
              </w:r>
            </w:ins>
            <w:ins w:id="24586" w:author="M00000676" w:date="2024-02-27T11:11:52Z">
              <w:r>
                <w:rPr>
                  <w:rFonts w:hint="eastAsia"/>
                  <w:lang w:val="en-US" w:eastAsia="zh-CN"/>
                </w:rPr>
                <w:t>判定</w:t>
              </w:r>
            </w:ins>
            <w:ins w:id="24587" w:author="M00000676" w:date="2024-02-27T11:11:53Z">
              <w:r>
                <w:rPr>
                  <w:rFonts w:hint="eastAsia"/>
                  <w:lang w:val="en-US" w:eastAsia="zh-CN"/>
                </w:rPr>
                <w:t>条件</w:t>
              </w:r>
            </w:ins>
            <w:ins w:id="24588" w:author="M00000676" w:date="2024-02-27T11:11:54Z">
              <w:del w:id="24589" w:author="M00032937" w:date="2024-06-28T10:26:00Z">
                <w:r>
                  <w:rPr>
                    <w:rFonts w:hint="eastAsia"/>
                    <w:lang w:val="en-US" w:eastAsia="zh-CN"/>
                  </w:rPr>
                  <w:delText>：</w:delText>
                </w:r>
                <w:bookmarkEnd w:id="2170"/>
                <w:bookmarkEnd w:id="2171"/>
                <w:bookmarkEnd w:id="2172"/>
                <w:bookmarkEnd w:id="2173"/>
              </w:del>
            </w:ins>
          </w:p>
        </w:tc>
        <w:tc>
          <w:tcPr>
            <w:tcW w:w="6581" w:type="dxa"/>
            <w:vAlign w:val="center"/>
            <w:tcPrChange w:id="24590" w:author="M00032937" w:date="2024-06-28T09:52:39Z">
              <w:tcPr>
                <w:tcW w:w="6720" w:type="dxa"/>
                <w:vAlign w:val="center"/>
              </w:tcPr>
            </w:tcPrChange>
          </w:tcPr>
          <w:p>
            <w:pPr>
              <w:ind w:left="0" w:leftChars="0" w:firstLine="0" w:firstLineChars="0"/>
              <w:jc w:val="left"/>
              <w:rPr>
                <w:ins w:id="24592" w:author="M00000676" w:date="2024-02-27T11:12:01Z"/>
                <w:rFonts w:hint="eastAsia"/>
              </w:rPr>
              <w:pPrChange w:id="24591" w:author="M00032937" w:date="2024-06-28T10:25:57Z">
                <w:pPr>
                  <w:ind w:left="840" w:leftChars="300" w:hanging="210" w:hangingChars="100"/>
                </w:pPr>
              </w:pPrChange>
            </w:pPr>
            <w:ins w:id="24593" w:author="M00000676" w:date="2024-02-27T11:12:01Z">
              <w:r>
                <w:rPr>
                  <w:rFonts w:hint="eastAsia"/>
                </w:rPr>
                <w:t>环境温</w:t>
              </w:r>
            </w:ins>
            <w:ins w:id="24594" w:author="M00000676" w:date="2024-02-27T11:12:01Z">
              <w:r>
                <w:rPr>
                  <w:rFonts w:hint="eastAsia"/>
                  <w:lang w:eastAsia="zh-CN"/>
                </w:rPr>
                <w:t>（</w:t>
              </w:r>
            </w:ins>
            <w:ins w:id="24595" w:author="M00000676" w:date="2024-02-27T11:12:01Z">
              <w:r>
                <w:rPr>
                  <w:rFonts w:hint="eastAsia"/>
                </w:rPr>
                <w:t>℃</w:t>
              </w:r>
            </w:ins>
            <w:ins w:id="24596" w:author="M00000676" w:date="2024-02-27T11:12:01Z">
              <w:r>
                <w:rPr>
                  <w:rFonts w:hint="eastAsia"/>
                  <w:lang w:eastAsia="zh-CN"/>
                </w:rPr>
                <w:t>）</w:t>
              </w:r>
            </w:ins>
            <w:ins w:id="24597" w:author="M00000676" w:date="2024-02-27T11:12:01Z">
              <w:r>
                <w:rPr>
                  <w:rFonts w:hint="eastAsia"/>
                </w:rPr>
                <w:t>＞30℃，座温关闭，水温34℃，风温35℃；</w:t>
              </w:r>
            </w:ins>
          </w:p>
          <w:p>
            <w:pPr>
              <w:ind w:firstLine="0" w:firstLineChars="0"/>
              <w:jc w:val="left"/>
              <w:rPr>
                <w:ins w:id="24599" w:author="M00000676" w:date="2024-02-27T11:12:01Z"/>
                <w:rFonts w:hint="eastAsia"/>
              </w:rPr>
              <w:pPrChange w:id="24598" w:author="M00032937" w:date="2024-06-28T10:25:57Z">
                <w:pPr>
                  <w:ind w:firstLine="840" w:firstLineChars="400"/>
                </w:pPr>
              </w:pPrChange>
            </w:pPr>
            <w:ins w:id="24600" w:author="M00000676" w:date="2024-02-27T11:12:01Z">
              <w:r>
                <w:rPr>
                  <w:rFonts w:hint="eastAsia"/>
                </w:rPr>
                <w:t>环境温</w:t>
              </w:r>
            </w:ins>
            <w:ins w:id="24601" w:author="M00000676" w:date="2024-02-27T11:12:01Z">
              <w:r>
                <w:rPr>
                  <w:rFonts w:hint="eastAsia"/>
                  <w:lang w:eastAsia="zh-CN"/>
                </w:rPr>
                <w:t>（</w:t>
              </w:r>
            </w:ins>
            <w:ins w:id="24602" w:author="M00000676" w:date="2024-02-27T11:12:01Z">
              <w:r>
                <w:rPr>
                  <w:rFonts w:hint="eastAsia"/>
                </w:rPr>
                <w:t>℃</w:t>
              </w:r>
            </w:ins>
            <w:ins w:id="24603" w:author="M00000676" w:date="2024-02-27T11:12:01Z">
              <w:r>
                <w:rPr>
                  <w:rFonts w:hint="eastAsia"/>
                  <w:lang w:eastAsia="zh-CN"/>
                </w:rPr>
                <w:t>）</w:t>
              </w:r>
            </w:ins>
            <w:ins w:id="24604" w:author="M00000676" w:date="2024-02-27T11:12:01Z">
              <w:r>
                <w:rPr>
                  <w:rFonts w:hint="eastAsia"/>
                </w:rPr>
                <w:t>25-30℃，座温关闭，水温37℃，风温35℃；</w:t>
              </w:r>
            </w:ins>
          </w:p>
          <w:p>
            <w:pPr>
              <w:ind w:firstLine="0" w:firstLineChars="0"/>
              <w:jc w:val="left"/>
              <w:rPr>
                <w:ins w:id="24606" w:author="M00000676" w:date="2024-02-27T11:12:01Z"/>
                <w:rFonts w:hint="eastAsia"/>
              </w:rPr>
              <w:pPrChange w:id="24605" w:author="M00032937" w:date="2024-06-28T10:25:57Z">
                <w:pPr>
                  <w:ind w:firstLine="840" w:firstLineChars="400"/>
                </w:pPr>
              </w:pPrChange>
            </w:pPr>
            <w:ins w:id="24607" w:author="M00000676" w:date="2024-02-27T11:12:01Z">
              <w:r>
                <w:rPr>
                  <w:rFonts w:hint="eastAsia"/>
                </w:rPr>
                <w:t>环境温</w:t>
              </w:r>
            </w:ins>
            <w:ins w:id="24608" w:author="M00000676" w:date="2024-02-27T11:12:01Z">
              <w:r>
                <w:rPr>
                  <w:rFonts w:hint="eastAsia"/>
                  <w:lang w:eastAsia="zh-CN"/>
                </w:rPr>
                <w:t>（</w:t>
              </w:r>
            </w:ins>
            <w:ins w:id="24609" w:author="M00000676" w:date="2024-02-27T11:12:01Z">
              <w:r>
                <w:rPr>
                  <w:rFonts w:hint="eastAsia"/>
                </w:rPr>
                <w:t>℃</w:t>
              </w:r>
            </w:ins>
            <w:ins w:id="24610" w:author="M00000676" w:date="2024-02-27T11:12:01Z">
              <w:r>
                <w:rPr>
                  <w:rFonts w:hint="eastAsia"/>
                  <w:lang w:eastAsia="zh-CN"/>
                </w:rPr>
                <w:t>）</w:t>
              </w:r>
            </w:ins>
            <w:ins w:id="24611" w:author="M00000676" w:date="2024-02-27T11:12:01Z">
              <w:r>
                <w:rPr>
                  <w:rFonts w:hint="eastAsia"/>
                </w:rPr>
                <w:t>15-25℃，座温34℃，水温37℃，风温45℃；</w:t>
              </w:r>
            </w:ins>
          </w:p>
          <w:p>
            <w:pPr>
              <w:ind w:firstLine="0" w:firstLineChars="0"/>
              <w:jc w:val="left"/>
              <w:rPr>
                <w:ins w:id="24613" w:author="M00000676" w:date="2024-02-27T11:12:01Z"/>
                <w:rFonts w:hint="eastAsia"/>
              </w:rPr>
              <w:pPrChange w:id="24612" w:author="M00032937" w:date="2024-06-28T10:25:57Z">
                <w:pPr>
                  <w:ind w:firstLine="840" w:firstLineChars="400"/>
                </w:pPr>
              </w:pPrChange>
            </w:pPr>
            <w:ins w:id="24614" w:author="M00000676" w:date="2024-02-27T11:12:01Z">
              <w:r>
                <w:rPr>
                  <w:rFonts w:hint="eastAsia"/>
                </w:rPr>
                <w:t>环境温</w:t>
              </w:r>
            </w:ins>
            <w:ins w:id="24615" w:author="M00000676" w:date="2024-02-27T11:12:01Z">
              <w:r>
                <w:rPr>
                  <w:rFonts w:hint="eastAsia"/>
                  <w:lang w:eastAsia="zh-CN"/>
                </w:rPr>
                <w:t>（</w:t>
              </w:r>
            </w:ins>
            <w:ins w:id="24616" w:author="M00000676" w:date="2024-02-27T11:12:01Z">
              <w:r>
                <w:rPr>
                  <w:rFonts w:hint="eastAsia"/>
                </w:rPr>
                <w:t>℃</w:t>
              </w:r>
            </w:ins>
            <w:ins w:id="24617" w:author="M00000676" w:date="2024-02-27T11:12:01Z">
              <w:r>
                <w:rPr>
                  <w:rFonts w:hint="eastAsia"/>
                  <w:lang w:eastAsia="zh-CN"/>
                </w:rPr>
                <w:t>）</w:t>
              </w:r>
            </w:ins>
            <w:ins w:id="24618" w:author="M00000676" w:date="2024-02-27T11:12:01Z">
              <w:r>
                <w:rPr>
                  <w:rFonts w:hint="eastAsia"/>
                </w:rPr>
                <w:t>10-15℃，座温37℃，水温40℃，风温55℃；</w:t>
              </w:r>
            </w:ins>
          </w:p>
          <w:p>
            <w:pPr>
              <w:numPr>
                <w:ilvl w:val="-1"/>
                <w:numId w:val="0"/>
              </w:numPr>
              <w:tabs>
                <w:tab w:val="left" w:pos="756"/>
              </w:tabs>
              <w:ind w:left="0" w:leftChars="0" w:firstLine="0" w:firstLineChars="0"/>
              <w:jc w:val="left"/>
              <w:rPr>
                <w:ins w:id="24620" w:author="M00000676" w:date="2024-02-27T11:10:45Z"/>
              </w:rPr>
              <w:pPrChange w:id="24619" w:author="M00032937" w:date="2024-06-28T10:25:57Z">
                <w:pPr>
                  <w:pStyle w:val="187"/>
                  <w:numPr>
                    <w:ilvl w:val="-1"/>
                    <w:numId w:val="0"/>
                  </w:numPr>
                  <w:tabs>
                    <w:tab w:val="left" w:pos="756"/>
                  </w:tabs>
                  <w:ind w:left="0" w:leftChars="0" w:firstLine="0" w:firstLineChars="0"/>
                  <w:jc w:val="both"/>
                </w:pPr>
              </w:pPrChange>
            </w:pPr>
            <w:ins w:id="24621" w:author="M00000676" w:date="2024-02-27T11:12:01Z">
              <w:r>
                <w:rPr>
                  <w:rFonts w:hint="eastAsia"/>
                </w:rPr>
                <w:t>环境温</w:t>
              </w:r>
            </w:ins>
            <w:ins w:id="24622" w:author="M00000676" w:date="2024-02-27T11:12:01Z">
              <w:r>
                <w:rPr>
                  <w:rFonts w:hint="eastAsia"/>
                  <w:lang w:eastAsia="zh-CN"/>
                </w:rPr>
                <w:t>（</w:t>
              </w:r>
            </w:ins>
            <w:ins w:id="24623" w:author="M00000676" w:date="2024-02-27T11:12:01Z">
              <w:r>
                <w:rPr>
                  <w:rFonts w:hint="eastAsia"/>
                </w:rPr>
                <w:t>℃</w:t>
              </w:r>
            </w:ins>
            <w:ins w:id="24624" w:author="M00000676" w:date="2024-02-27T11:12:01Z">
              <w:r>
                <w:rPr>
                  <w:rFonts w:hint="eastAsia"/>
                  <w:lang w:eastAsia="zh-CN"/>
                </w:rPr>
                <w:t>）</w:t>
              </w:r>
            </w:ins>
            <w:ins w:id="24625" w:author="M00000676" w:date="2024-02-27T11:12:01Z">
              <w:r>
                <w:rPr>
                  <w:rFonts w:hint="eastAsia"/>
                </w:rPr>
                <w:t>＜10℃，座温40℃，水温40℃，风温55℃</w:t>
              </w:r>
            </w:ins>
            <w:ins w:id="24626" w:author="M00000676" w:date="2024-02-27T11:12:01Z">
              <w:r>
                <w:rPr>
                  <w:rFonts w:hint="eastAsia"/>
                  <w:lang w:eastAsia="zh-CN"/>
                </w:rPr>
                <w:t>。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24628" w:author="M00032937" w:date="2024-06-28T09:52:39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ins w:id="24627" w:author="M00000676" w:date="2024-02-27T11:10:45Z"/>
        </w:trPr>
        <w:tc>
          <w:tcPr>
            <w:tcW w:w="3252" w:type="dxa"/>
            <w:vAlign w:val="center"/>
            <w:tcPrChange w:id="24629" w:author="M00032937" w:date="2024-06-28T09:52:39Z"/>
          </w:tcPr>
          <w:p>
            <w:pPr>
              <w:numPr>
                <w:ilvl w:val="-1"/>
                <w:numId w:val="0"/>
              </w:numPr>
              <w:tabs>
                <w:tab w:val="left" w:pos="756"/>
              </w:tabs>
              <w:jc w:val="center"/>
              <w:rPr>
                <w:ins w:id="24631" w:author="M00000676" w:date="2024-02-27T11:10:45Z"/>
                <w:rFonts w:hint="eastAsia"/>
                <w:lang w:eastAsia="zh-CN"/>
              </w:rPr>
              <w:pPrChange w:id="24630" w:author="M00032937" w:date="2024-06-28T10:25:52Z">
                <w:pPr>
                  <w:pStyle w:val="5"/>
                  <w:numPr>
                    <w:ilvl w:val="-1"/>
                    <w:numId w:val="0"/>
                  </w:numPr>
                  <w:jc w:val="center"/>
                </w:pPr>
              </w:pPrChange>
            </w:pPr>
            <w:ins w:id="24632" w:author="M00000676" w:date="2024-02-27T11:12:41Z">
              <w:bookmarkStart w:id="2174" w:name="_Toc3612"/>
              <w:bookmarkStart w:id="2175" w:name="_Toc31968"/>
              <w:bookmarkStart w:id="2176" w:name="_Toc18010"/>
              <w:bookmarkStart w:id="2177" w:name="_Toc31148"/>
              <w:r>
                <w:rPr>
                  <w:rFonts w:hint="eastAsia"/>
                  <w:lang w:eastAsia="zh-CN"/>
                </w:rPr>
                <w:t>备注</w:t>
              </w:r>
            </w:ins>
            <w:ins w:id="24633" w:author="M00000676" w:date="2024-02-27T11:12:42Z">
              <w:del w:id="24634" w:author="M00032937" w:date="2024-06-28T10:26:01Z">
                <w:r>
                  <w:rPr>
                    <w:rFonts w:hint="eastAsia"/>
                    <w:lang w:eastAsia="zh-CN"/>
                  </w:rPr>
                  <w:delText>：</w:delText>
                </w:r>
                <w:bookmarkEnd w:id="2174"/>
                <w:bookmarkEnd w:id="2175"/>
                <w:bookmarkEnd w:id="2176"/>
                <w:bookmarkEnd w:id="2177"/>
              </w:del>
            </w:ins>
          </w:p>
        </w:tc>
        <w:tc>
          <w:tcPr>
            <w:tcW w:w="6581" w:type="dxa"/>
            <w:vAlign w:val="center"/>
            <w:tcPrChange w:id="24635" w:author="M00032937" w:date="2024-06-28T09:52:39Z"/>
          </w:tcPr>
          <w:p>
            <w:pPr>
              <w:numPr>
                <w:ilvl w:val="-1"/>
                <w:numId w:val="0"/>
              </w:numPr>
              <w:tabs>
                <w:tab w:val="left" w:pos="756"/>
              </w:tabs>
              <w:ind w:left="0" w:leftChars="0" w:firstLine="420" w:firstLineChars="200"/>
              <w:jc w:val="left"/>
              <w:rPr>
                <w:ins w:id="24637" w:author="M00000676" w:date="2024-02-27T11:10:45Z"/>
              </w:rPr>
              <w:pPrChange w:id="24636" w:author="M00032937" w:date="2024-06-28T10:25:57Z">
                <w:pPr>
                  <w:pStyle w:val="187"/>
                  <w:numPr>
                    <w:ilvl w:val="-1"/>
                    <w:numId w:val="0"/>
                  </w:numPr>
                  <w:tabs>
                    <w:tab w:val="left" w:pos="756"/>
                  </w:tabs>
                  <w:ind w:left="0" w:leftChars="0" w:firstLine="420" w:firstLineChars="200"/>
                  <w:jc w:val="both"/>
                </w:pPr>
              </w:pPrChange>
            </w:pPr>
            <w:ins w:id="24638" w:author="M00000676" w:date="2024-02-27T11:12:50Z">
              <w:r>
                <w:rPr>
                  <w:rFonts w:hint="default" w:cs="Times New Roman"/>
                  <w:i w:val="0"/>
                  <w:iCs w:val="0"/>
                  <w:caps w:val="0"/>
                  <w:color w:val="auto"/>
                  <w:spacing w:val="0"/>
                  <w:sz w:val="21"/>
                  <w:szCs w:val="21"/>
                  <w:shd w:val="clear" w:fill="auto"/>
                  <w:lang w:val="en-US" w:eastAsia="zh-CN"/>
                  <w:rPrChange w:id="24639" w:author="M00000676" w:date="2024-02-27T11:12:58Z">
                    <w:rPr>
                      <w:rFonts w:hint="eastAsia" w:cs="Times New Roman"/>
                      <w:i w:val="0"/>
                      <w:iCs w:val="0"/>
                      <w:caps w:val="0"/>
                      <w:color w:val="auto"/>
                      <w:spacing w:val="0"/>
                      <w:sz w:val="21"/>
                      <w:szCs w:val="21"/>
                      <w:shd w:val="clear" w:fill="auto"/>
                      <w:lang w:val="en-US" w:eastAsia="zh-CN"/>
                    </w:rPr>
                  </w:rPrChange>
                </w:rPr>
                <w:t>检测风温传感器的温度判定环境温，</w:t>
              </w:r>
            </w:ins>
            <w:ins w:id="24640" w:author="M00000676" w:date="2024-02-27T11:12:50Z">
              <w:r>
                <w:rPr>
                  <w:rFonts w:hint="default" w:ascii="宋体" w:hAnsi="宋体" w:eastAsia="宋体" w:cs="Times New Roman"/>
                  <w:b w:val="0"/>
                  <w:bCs w:val="0"/>
                  <w:i w:val="0"/>
                  <w:iCs w:val="0"/>
                  <w:caps w:val="0"/>
                  <w:color w:val="auto"/>
                  <w:spacing w:val="0"/>
                  <w:kern w:val="2"/>
                  <w:sz w:val="21"/>
                  <w:szCs w:val="21"/>
                  <w:shd w:val="clear" w:fill="auto"/>
                  <w:lang w:val="en-US" w:eastAsia="zh-CN" w:bidi="ar"/>
                  <w:rPrChange w:id="24641" w:author="M00000676" w:date="2024-02-27T11:12:58Z">
                    <w:rPr>
                      <w:rFonts w:hint="eastAsia" w:ascii="宋体" w:hAnsi="宋体" w:eastAsia="宋体" w:cs="Times New Roman"/>
                      <w:b w:val="0"/>
                      <w:bCs w:val="0"/>
                      <w:i w:val="0"/>
                      <w:iCs w:val="0"/>
                      <w:caps w:val="0"/>
                      <w:color w:val="auto"/>
                      <w:spacing w:val="0"/>
                      <w:kern w:val="2"/>
                      <w:sz w:val="21"/>
                      <w:szCs w:val="21"/>
                      <w:shd w:val="clear" w:fill="auto"/>
                      <w:lang w:val="en-US" w:eastAsia="zh-CN" w:bidi="ar"/>
                    </w:rPr>
                  </w:rPrChange>
                </w:rPr>
                <w:t>当风温传感器丢失时，则按上一次预存的风温传感器温度来设置</w:t>
              </w:r>
            </w:ins>
            <w:ins w:id="24642" w:author="M00000676" w:date="2024-02-27T11:12:50Z">
              <w:r>
                <w:rPr>
                  <w:rFonts w:hint="default" w:cs="Times New Roman"/>
                  <w:b w:val="0"/>
                  <w:bCs w:val="0"/>
                  <w:i w:val="0"/>
                  <w:iCs w:val="0"/>
                  <w:caps w:val="0"/>
                  <w:color w:val="auto"/>
                  <w:spacing w:val="0"/>
                  <w:kern w:val="2"/>
                  <w:sz w:val="21"/>
                  <w:szCs w:val="21"/>
                  <w:shd w:val="clear" w:fill="auto"/>
                  <w:lang w:val="en-US" w:eastAsia="zh-CN" w:bidi="ar"/>
                  <w:rPrChange w:id="24643" w:author="M00000676" w:date="2024-02-27T11:12:58Z">
                    <w:rPr>
                      <w:rFonts w:hint="eastAsia" w:cs="Times New Roman"/>
                      <w:b w:val="0"/>
                      <w:bCs w:val="0"/>
                      <w:i w:val="0"/>
                      <w:iCs w:val="0"/>
                      <w:caps w:val="0"/>
                      <w:color w:val="auto"/>
                      <w:spacing w:val="0"/>
                      <w:kern w:val="2"/>
                      <w:sz w:val="21"/>
                      <w:szCs w:val="21"/>
                      <w:shd w:val="clear" w:fill="auto"/>
                      <w:lang w:val="en-US" w:eastAsia="zh-CN" w:bidi="ar"/>
                    </w:rPr>
                  </w:rPrChange>
                </w:rPr>
                <w:t>；</w:t>
              </w:r>
            </w:ins>
          </w:p>
        </w:tc>
      </w:tr>
    </w:tbl>
    <w:p>
      <w:pPr>
        <w:pStyle w:val="5"/>
        <w:numPr>
          <w:ilvl w:val="-1"/>
          <w:numId w:val="0"/>
        </w:numPr>
        <w:ind w:left="420" w:firstLine="0"/>
        <w:rPr>
          <w:ins w:id="24645" w:author="M00007797" w:date="2023-06-19T10:52:35Z"/>
        </w:rPr>
        <w:pPrChange w:id="24644" w:author="M00000676" w:date="2024-02-27T11:10:29Z">
          <w:pPr>
            <w:pStyle w:val="5"/>
            <w:ind w:left="1146" w:hanging="720"/>
          </w:pPr>
        </w:pPrChange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auto"/>
        <w:spacing w:before="0" w:beforeAutospacing="0" w:after="0" w:afterAutospacing="0" w:line="240" w:lineRule="auto"/>
        <w:ind w:left="837" w:leftChars="304" w:right="0" w:hanging="199" w:hangingChars="95"/>
        <w:jc w:val="left"/>
        <w:rPr>
          <w:ins w:id="24646" w:author="M00007797" w:date="2023-06-19T11:56:02Z"/>
          <w:del w:id="24647" w:author="M00000676" w:date="2024-02-27T11:13:18Z"/>
          <w:rFonts w:hint="eastAsia" w:ascii="宋体" w:hAnsi="宋体" w:eastAsia="宋体" w:cs="Times New Roman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auto"/>
        </w:rPr>
      </w:pPr>
      <w:ins w:id="24648" w:author="M00007797" w:date="2023-06-19T11:56:02Z">
        <w:del w:id="24649" w:author="M00000676" w:date="2024-02-27T11:13:18Z">
          <w:r>
            <w:rPr>
              <w:rFonts w:hint="eastAsia" w:ascii="宋体" w:hAnsi="宋体" w:eastAsia="宋体" w:cs="Times New Roman"/>
              <w:b w:val="0"/>
              <w:bCs w:val="0"/>
              <w:i w:val="0"/>
              <w:iCs w:val="0"/>
              <w:caps w:val="0"/>
              <w:color w:val="auto"/>
              <w:spacing w:val="0"/>
              <w:kern w:val="2"/>
              <w:sz w:val="21"/>
              <w:szCs w:val="21"/>
              <w:shd w:val="clear" w:fill="auto"/>
              <w:lang w:val="en-US" w:eastAsia="zh-CN" w:bidi="ar"/>
            </w:rPr>
            <w:delText>1</w:delText>
          </w:r>
        </w:del>
      </w:ins>
      <w:ins w:id="24650" w:author="M00007797" w:date="2023-06-19T11:56:02Z">
        <w:del w:id="24651" w:author="M00000676" w:date="2024-02-27T11:13:18Z">
          <w:r>
            <w:rPr>
              <w:rFonts w:hint="eastAsia" w:cs="Times New Roman"/>
              <w:b w:val="0"/>
              <w:bCs w:val="0"/>
              <w:i w:val="0"/>
              <w:iCs w:val="0"/>
              <w:caps w:val="0"/>
              <w:color w:val="auto"/>
              <w:spacing w:val="0"/>
              <w:kern w:val="2"/>
              <w:sz w:val="21"/>
              <w:szCs w:val="21"/>
              <w:shd w:val="clear" w:fill="auto"/>
              <w:lang w:val="en-US" w:eastAsia="zh-CN" w:bidi="ar"/>
            </w:rPr>
            <w:delText>.</w:delText>
          </w:r>
        </w:del>
      </w:ins>
      <w:ins w:id="24652" w:author="M00007797" w:date="2023-06-19T11:56:02Z">
        <w:del w:id="24653" w:author="M00000676" w:date="2024-02-27T11:13:18Z">
          <w:r>
            <w:rPr>
              <w:rFonts w:hint="eastAsia" w:ascii="宋体" w:hAnsi="宋体" w:eastAsia="宋体" w:cs="Times New Roman"/>
              <w:b w:val="0"/>
              <w:bCs w:val="0"/>
              <w:i w:val="0"/>
              <w:iCs w:val="0"/>
              <w:caps w:val="0"/>
              <w:color w:val="auto"/>
              <w:spacing w:val="0"/>
              <w:kern w:val="2"/>
              <w:sz w:val="21"/>
              <w:szCs w:val="21"/>
              <w:shd w:val="clear" w:fill="auto"/>
              <w:lang w:val="en-US" w:eastAsia="zh-CN" w:bidi="ar"/>
            </w:rPr>
            <w:delText>长按座温键开关智能温控功能，上电默认</w:delText>
          </w:r>
        </w:del>
      </w:ins>
      <w:ins w:id="24654" w:author="M00007797" w:date="2023-06-19T11:56:02Z">
        <w:del w:id="24655" w:author="M00000676" w:date="2024-02-27T11:13:18Z">
          <w:r>
            <w:rPr>
              <w:rFonts w:hint="eastAsia" w:cs="Times New Roman"/>
              <w:b w:val="0"/>
              <w:bCs w:val="0"/>
              <w:i w:val="0"/>
              <w:iCs w:val="0"/>
              <w:caps w:val="0"/>
              <w:color w:val="auto"/>
              <w:spacing w:val="0"/>
              <w:kern w:val="2"/>
              <w:sz w:val="21"/>
              <w:szCs w:val="21"/>
              <w:shd w:val="clear" w:fill="auto"/>
              <w:lang w:val="en-US" w:eastAsia="zh-CN" w:bidi="ar"/>
            </w:rPr>
            <w:delText>关闭，</w:delText>
          </w:r>
        </w:del>
      </w:ins>
      <w:ins w:id="24656" w:author="M00007797" w:date="2023-06-19T11:56:02Z">
        <w:del w:id="24657" w:author="M00000676" w:date="2024-02-27T11:13:18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 xml:space="preserve">开启之后水温，座温，风温根据环境温度自动调节，且无法手动调节； </w:delText>
          </w:r>
        </w:del>
      </w:ins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auto"/>
        <w:spacing w:before="0" w:beforeAutospacing="0" w:after="0" w:afterAutospacing="0" w:line="240" w:lineRule="auto"/>
        <w:ind w:left="837" w:leftChars="304" w:right="0" w:hanging="199" w:hangingChars="95"/>
        <w:jc w:val="left"/>
        <w:rPr>
          <w:ins w:id="24658" w:author="M00007797" w:date="2023-06-19T11:56:02Z"/>
          <w:del w:id="24659" w:author="M00000676" w:date="2024-02-27T11:13:18Z"/>
          <w:rFonts w:hint="eastAsia" w:ascii="宋体" w:hAnsi="宋体" w:eastAsia="宋体" w:cs="Times New Roman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auto"/>
        </w:rPr>
      </w:pPr>
      <w:ins w:id="24660" w:author="M00007797" w:date="2023-06-19T11:56:02Z">
        <w:del w:id="24661" w:author="M00000676" w:date="2024-02-27T11:13:18Z">
          <w:r>
            <w:rPr>
              <w:rFonts w:hint="eastAsia" w:ascii="宋体" w:hAnsi="宋体" w:eastAsia="宋体" w:cs="Times New Roman"/>
              <w:b w:val="0"/>
              <w:bCs w:val="0"/>
              <w:i w:val="0"/>
              <w:iCs w:val="0"/>
              <w:caps w:val="0"/>
              <w:color w:val="auto"/>
              <w:spacing w:val="0"/>
              <w:kern w:val="2"/>
              <w:sz w:val="21"/>
              <w:szCs w:val="21"/>
              <w:shd w:val="clear" w:fill="auto"/>
              <w:lang w:val="en-US" w:eastAsia="zh-CN" w:bidi="ar"/>
            </w:rPr>
            <w:delText>2</w:delText>
          </w:r>
        </w:del>
      </w:ins>
      <w:ins w:id="24662" w:author="M00007797" w:date="2023-06-19T11:56:02Z">
        <w:del w:id="24663" w:author="M00000676" w:date="2024-02-27T11:13:18Z">
          <w:r>
            <w:rPr>
              <w:rFonts w:hint="eastAsia" w:cs="Times New Roman"/>
              <w:b w:val="0"/>
              <w:bCs w:val="0"/>
              <w:i w:val="0"/>
              <w:iCs w:val="0"/>
              <w:caps w:val="0"/>
              <w:color w:val="auto"/>
              <w:spacing w:val="0"/>
              <w:kern w:val="2"/>
              <w:sz w:val="21"/>
              <w:szCs w:val="21"/>
              <w:shd w:val="clear" w:fill="auto"/>
              <w:lang w:val="en-US" w:eastAsia="zh-CN" w:bidi="ar"/>
            </w:rPr>
            <w:delText>.</w:delText>
          </w:r>
        </w:del>
      </w:ins>
      <w:ins w:id="24664" w:author="M00007797" w:date="2023-06-19T11:56:02Z">
        <w:del w:id="24665" w:author="M00000676" w:date="2024-02-27T11:13:18Z">
          <w:r>
            <w:rPr>
              <w:rFonts w:hint="eastAsia" w:ascii="宋体" w:hAnsi="宋体" w:eastAsia="宋体" w:cs="Times New Roman"/>
              <w:b w:val="0"/>
              <w:bCs w:val="0"/>
              <w:i w:val="0"/>
              <w:iCs w:val="0"/>
              <w:caps w:val="0"/>
              <w:color w:val="auto"/>
              <w:spacing w:val="0"/>
              <w:kern w:val="2"/>
              <w:sz w:val="21"/>
              <w:szCs w:val="21"/>
              <w:shd w:val="clear" w:fill="auto"/>
              <w:lang w:val="en-US" w:eastAsia="zh-CN" w:bidi="ar"/>
            </w:rPr>
            <w:delText>上电后自动保存当前风温传感器温度，且每隔一小时刷新一次，当有臀妇洗或烘干运行时，则在烘干运行后一小时刷新</w:delText>
          </w:r>
        </w:del>
      </w:ins>
      <w:ins w:id="24666" w:author="M00007797" w:date="2023-06-19T11:56:02Z">
        <w:del w:id="24667" w:author="M00000676" w:date="2024-02-27T11:13:18Z">
          <w:r>
            <w:rPr>
              <w:rFonts w:hint="eastAsia" w:cs="Times New Roman"/>
              <w:b w:val="0"/>
              <w:bCs w:val="0"/>
              <w:i w:val="0"/>
              <w:iCs w:val="0"/>
              <w:caps w:val="0"/>
              <w:color w:val="auto"/>
              <w:spacing w:val="0"/>
              <w:kern w:val="2"/>
              <w:sz w:val="21"/>
              <w:szCs w:val="21"/>
              <w:shd w:val="clear" w:fill="auto"/>
              <w:lang w:val="en-US" w:eastAsia="zh-CN" w:bidi="ar"/>
            </w:rPr>
            <w:delText>；</w:delText>
          </w:r>
        </w:del>
      </w:ins>
    </w:p>
    <w:p>
      <w:pPr>
        <w:ind w:left="840" w:leftChars="300" w:hanging="210" w:hangingChars="100"/>
        <w:rPr>
          <w:ins w:id="24668" w:author="M00007797" w:date="2023-06-19T11:56:02Z"/>
          <w:del w:id="24669" w:author="M00000676" w:date="2024-02-27T11:13:18Z"/>
          <w:rFonts w:hint="eastAsia" w:ascii="宋体" w:hAnsi="宋体" w:eastAsia="宋体" w:cs="Times New Roman"/>
          <w:i w:val="0"/>
          <w:iCs w:val="0"/>
          <w:caps w:val="0"/>
          <w:spacing w:val="0"/>
          <w:sz w:val="21"/>
          <w:szCs w:val="21"/>
          <w:shd w:val="clear"/>
        </w:rPr>
      </w:pPr>
      <w:ins w:id="24670" w:author="M00007797" w:date="2023-06-19T11:56:02Z">
        <w:del w:id="24671" w:author="M00000676" w:date="2024-02-27T11:13:18Z">
          <w:r>
            <w:rPr>
              <w:rFonts w:hint="eastAsia" w:ascii="宋体" w:hAnsi="宋体" w:eastAsia="宋体" w:cs="Times New Roman"/>
              <w:b w:val="0"/>
              <w:bCs w:val="0"/>
              <w:i w:val="0"/>
              <w:iCs w:val="0"/>
              <w:caps w:val="0"/>
              <w:color w:val="auto"/>
              <w:spacing w:val="0"/>
              <w:kern w:val="2"/>
              <w:sz w:val="21"/>
              <w:szCs w:val="21"/>
              <w:shd w:val="clear" w:fill="auto"/>
              <w:lang w:val="en-US" w:eastAsia="zh-CN" w:bidi="ar"/>
            </w:rPr>
            <w:delText>3</w:delText>
          </w:r>
        </w:del>
      </w:ins>
      <w:ins w:id="24672" w:author="M00007797" w:date="2023-06-19T11:56:02Z">
        <w:del w:id="24673" w:author="M00000676" w:date="2024-02-27T11:13:18Z">
          <w:r>
            <w:rPr>
              <w:rFonts w:hint="eastAsia" w:cs="Times New Roman"/>
              <w:b w:val="0"/>
              <w:bCs w:val="0"/>
              <w:i w:val="0"/>
              <w:iCs w:val="0"/>
              <w:caps w:val="0"/>
              <w:color w:val="auto"/>
              <w:spacing w:val="0"/>
              <w:kern w:val="2"/>
              <w:sz w:val="21"/>
              <w:szCs w:val="21"/>
              <w:shd w:val="clear" w:fill="auto"/>
              <w:lang w:val="en-US" w:eastAsia="zh-CN" w:bidi="ar"/>
            </w:rPr>
            <w:delText>.</w:delText>
          </w:r>
        </w:del>
      </w:ins>
      <w:ins w:id="24674" w:author="M00007797" w:date="2023-06-19T11:56:02Z">
        <w:del w:id="24675" w:author="M00000676" w:date="2024-02-27T11:13:18Z">
          <w:r>
            <w:rPr>
              <w:rFonts w:hint="eastAsia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  <w:lang w:val="en-US" w:eastAsia="zh-CN"/>
            </w:rPr>
            <w:delText>检测风温传感器的温度判定环境温，</w:delText>
          </w:r>
        </w:del>
      </w:ins>
      <w:ins w:id="24676" w:author="M00007797" w:date="2023-06-19T11:56:02Z">
        <w:del w:id="24677" w:author="M00000676" w:date="2024-02-27T11:13:18Z">
          <w:r>
            <w:rPr>
              <w:rFonts w:hint="eastAsia" w:ascii="宋体" w:hAnsi="宋体" w:eastAsia="宋体" w:cs="Times New Roman"/>
              <w:b w:val="0"/>
              <w:bCs w:val="0"/>
              <w:i w:val="0"/>
              <w:iCs w:val="0"/>
              <w:caps w:val="0"/>
              <w:color w:val="auto"/>
              <w:spacing w:val="0"/>
              <w:kern w:val="2"/>
              <w:sz w:val="21"/>
              <w:szCs w:val="21"/>
              <w:shd w:val="clear" w:fill="auto"/>
              <w:lang w:val="en-US" w:eastAsia="zh-CN" w:bidi="ar"/>
            </w:rPr>
            <w:delText>当风温传感器丢失时，则按上一次预存的风温传感器温度来设置</w:delText>
          </w:r>
        </w:del>
      </w:ins>
      <w:ins w:id="24678" w:author="M00007797" w:date="2023-06-19T11:56:02Z">
        <w:del w:id="24679" w:author="M00000676" w:date="2024-02-27T11:13:18Z">
          <w:r>
            <w:rPr>
              <w:rFonts w:hint="eastAsia" w:cs="Times New Roman"/>
              <w:b w:val="0"/>
              <w:bCs w:val="0"/>
              <w:i w:val="0"/>
              <w:iCs w:val="0"/>
              <w:caps w:val="0"/>
              <w:color w:val="auto"/>
              <w:spacing w:val="0"/>
              <w:kern w:val="2"/>
              <w:sz w:val="21"/>
              <w:szCs w:val="21"/>
              <w:shd w:val="clear" w:fill="auto"/>
              <w:lang w:val="en-US" w:eastAsia="zh-CN" w:bidi="ar"/>
            </w:rPr>
            <w:delText>；</w:delText>
          </w:r>
        </w:del>
      </w:ins>
      <w:ins w:id="24680" w:author="M00007797" w:date="2023-06-19T11:56:02Z">
        <w:del w:id="24681" w:author="M00000676" w:date="2024-02-27T11:13:18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br w:type="textWrapping"/>
          </w:r>
        </w:del>
      </w:ins>
      <w:ins w:id="24682" w:author="M00007797" w:date="2023-06-19T11:56:02Z">
        <w:del w:id="24683" w:author="M00000676" w:date="2024-02-27T11:13:18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>环境温</w:delText>
          </w:r>
        </w:del>
      </w:ins>
      <w:ins w:id="24684" w:author="M00007797" w:date="2023-06-19T11:56:02Z">
        <w:del w:id="24685" w:author="M00000676" w:date="2024-02-27T11:13:18Z">
          <w:r>
            <w:rPr>
              <w:rFonts w:hint="eastAsia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  <w:lang w:eastAsia="zh-CN"/>
            </w:rPr>
            <w:delText>（</w:delText>
          </w:r>
        </w:del>
      </w:ins>
      <w:ins w:id="24686" w:author="M00007797" w:date="2023-06-19T11:56:02Z">
        <w:del w:id="24687" w:author="M00000676" w:date="2024-02-27T11:13:18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>℃</w:delText>
          </w:r>
        </w:del>
      </w:ins>
      <w:ins w:id="24688" w:author="M00007797" w:date="2023-06-19T11:56:02Z">
        <w:del w:id="24689" w:author="M00000676" w:date="2024-02-27T11:13:18Z">
          <w:r>
            <w:rPr>
              <w:rFonts w:hint="eastAsia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  <w:lang w:eastAsia="zh-CN"/>
            </w:rPr>
            <w:delText>）</w:delText>
          </w:r>
        </w:del>
      </w:ins>
      <w:ins w:id="24690" w:author="M00007797" w:date="2023-06-19T11:56:02Z">
        <w:del w:id="24691" w:author="M00000676" w:date="2024-02-27T11:13:18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 xml:space="preserve">＞30℃，座温关闭，水温34℃，风温35℃； </w:delText>
          </w:r>
        </w:del>
      </w:ins>
    </w:p>
    <w:p>
      <w:pPr>
        <w:ind w:firstLine="840" w:firstLineChars="400"/>
        <w:rPr>
          <w:ins w:id="24692" w:author="M00007797" w:date="2023-06-19T11:56:02Z"/>
          <w:del w:id="24693" w:author="M00000676" w:date="2024-02-27T11:13:18Z"/>
          <w:rFonts w:hint="eastAsia" w:ascii="宋体" w:hAnsi="宋体" w:eastAsia="宋体" w:cs="Times New Roman"/>
          <w:i w:val="0"/>
          <w:iCs w:val="0"/>
          <w:caps w:val="0"/>
          <w:spacing w:val="0"/>
          <w:sz w:val="21"/>
          <w:szCs w:val="21"/>
          <w:shd w:val="clear"/>
        </w:rPr>
      </w:pPr>
      <w:ins w:id="24694" w:author="M00007797" w:date="2023-06-19T11:56:02Z">
        <w:del w:id="24695" w:author="M00000676" w:date="2024-02-27T11:13:18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>环境温</w:delText>
          </w:r>
        </w:del>
      </w:ins>
      <w:ins w:id="24696" w:author="M00007797" w:date="2023-06-19T11:56:02Z">
        <w:del w:id="24697" w:author="M00000676" w:date="2024-02-27T11:13:18Z">
          <w:r>
            <w:rPr>
              <w:rFonts w:hint="eastAsia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  <w:lang w:eastAsia="zh-CN"/>
            </w:rPr>
            <w:delText>（</w:delText>
          </w:r>
        </w:del>
      </w:ins>
      <w:ins w:id="24698" w:author="M00007797" w:date="2023-06-19T11:56:02Z">
        <w:del w:id="24699" w:author="M00000676" w:date="2024-02-27T11:13:18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>℃</w:delText>
          </w:r>
        </w:del>
      </w:ins>
      <w:ins w:id="24700" w:author="M00007797" w:date="2023-06-19T11:56:02Z">
        <w:del w:id="24701" w:author="M00000676" w:date="2024-02-27T11:13:18Z">
          <w:r>
            <w:rPr>
              <w:rFonts w:hint="eastAsia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  <w:lang w:eastAsia="zh-CN"/>
            </w:rPr>
            <w:delText>）</w:delText>
          </w:r>
        </w:del>
      </w:ins>
      <w:ins w:id="24702" w:author="M00007797" w:date="2023-06-19T11:56:02Z">
        <w:del w:id="24703" w:author="M00000676" w:date="2024-02-27T11:13:18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 xml:space="preserve">25-30℃，座温关闭，水温37℃，风温35℃； </w:delText>
          </w:r>
        </w:del>
      </w:ins>
    </w:p>
    <w:p>
      <w:pPr>
        <w:ind w:firstLine="840" w:firstLineChars="400"/>
        <w:rPr>
          <w:ins w:id="24704" w:author="M00007797" w:date="2023-06-19T11:56:02Z"/>
          <w:del w:id="24705" w:author="M00000676" w:date="2024-02-27T11:13:18Z"/>
          <w:rFonts w:hint="eastAsia" w:ascii="宋体" w:hAnsi="宋体" w:eastAsia="宋体" w:cs="Times New Roman"/>
          <w:i w:val="0"/>
          <w:iCs w:val="0"/>
          <w:caps w:val="0"/>
          <w:spacing w:val="0"/>
          <w:sz w:val="21"/>
          <w:szCs w:val="21"/>
          <w:shd w:val="clear"/>
        </w:rPr>
      </w:pPr>
      <w:ins w:id="24706" w:author="M00007797" w:date="2023-06-19T11:56:02Z">
        <w:del w:id="24707" w:author="M00000676" w:date="2024-02-27T11:13:18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>环境温</w:delText>
          </w:r>
        </w:del>
      </w:ins>
      <w:ins w:id="24708" w:author="M00007797" w:date="2023-06-19T11:56:02Z">
        <w:del w:id="24709" w:author="M00000676" w:date="2024-02-27T11:13:18Z">
          <w:r>
            <w:rPr>
              <w:rFonts w:hint="eastAsia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  <w:lang w:eastAsia="zh-CN"/>
            </w:rPr>
            <w:delText>（</w:delText>
          </w:r>
        </w:del>
      </w:ins>
      <w:ins w:id="24710" w:author="M00007797" w:date="2023-06-19T11:56:02Z">
        <w:del w:id="24711" w:author="M00000676" w:date="2024-02-27T11:13:18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>℃</w:delText>
          </w:r>
        </w:del>
      </w:ins>
      <w:ins w:id="24712" w:author="M00007797" w:date="2023-06-19T11:56:02Z">
        <w:del w:id="24713" w:author="M00000676" w:date="2024-02-27T11:13:18Z">
          <w:r>
            <w:rPr>
              <w:rFonts w:hint="eastAsia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  <w:lang w:eastAsia="zh-CN"/>
            </w:rPr>
            <w:delText>）</w:delText>
          </w:r>
        </w:del>
      </w:ins>
      <w:ins w:id="24714" w:author="M00007797" w:date="2023-06-19T11:56:02Z">
        <w:del w:id="24715" w:author="M00000676" w:date="2024-02-27T11:13:18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 xml:space="preserve">15-25℃，座温34℃，水温37℃，风温45℃； </w:delText>
          </w:r>
        </w:del>
      </w:ins>
    </w:p>
    <w:p>
      <w:pPr>
        <w:ind w:firstLine="840" w:firstLineChars="400"/>
        <w:rPr>
          <w:ins w:id="24716" w:author="M00007797" w:date="2023-06-19T11:56:02Z"/>
          <w:del w:id="24717" w:author="M00000676" w:date="2024-02-27T11:13:18Z"/>
          <w:rFonts w:hint="eastAsia" w:ascii="宋体" w:hAnsi="宋体" w:eastAsia="宋体" w:cs="Times New Roman"/>
          <w:i w:val="0"/>
          <w:iCs w:val="0"/>
          <w:caps w:val="0"/>
          <w:spacing w:val="0"/>
          <w:sz w:val="21"/>
          <w:szCs w:val="21"/>
          <w:shd w:val="clear"/>
        </w:rPr>
      </w:pPr>
      <w:ins w:id="24718" w:author="M00007797" w:date="2023-06-19T11:56:02Z">
        <w:del w:id="24719" w:author="M00000676" w:date="2024-02-27T11:13:18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>环境温</w:delText>
          </w:r>
        </w:del>
      </w:ins>
      <w:ins w:id="24720" w:author="M00007797" w:date="2023-06-19T11:56:02Z">
        <w:del w:id="24721" w:author="M00000676" w:date="2024-02-27T11:13:18Z">
          <w:r>
            <w:rPr>
              <w:rFonts w:hint="eastAsia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  <w:lang w:eastAsia="zh-CN"/>
            </w:rPr>
            <w:delText>（</w:delText>
          </w:r>
        </w:del>
      </w:ins>
      <w:ins w:id="24722" w:author="M00007797" w:date="2023-06-19T11:56:02Z">
        <w:del w:id="24723" w:author="M00000676" w:date="2024-02-27T11:13:18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>℃</w:delText>
          </w:r>
        </w:del>
      </w:ins>
      <w:ins w:id="24724" w:author="M00007797" w:date="2023-06-19T11:56:02Z">
        <w:del w:id="24725" w:author="M00000676" w:date="2024-02-27T11:13:18Z">
          <w:r>
            <w:rPr>
              <w:rFonts w:hint="eastAsia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  <w:lang w:eastAsia="zh-CN"/>
            </w:rPr>
            <w:delText>）</w:delText>
          </w:r>
        </w:del>
      </w:ins>
      <w:ins w:id="24726" w:author="M00007797" w:date="2023-06-19T11:56:02Z">
        <w:del w:id="24727" w:author="M00000676" w:date="2024-02-27T11:13:18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 xml:space="preserve">10-15℃，座温37℃，水温40℃，风温55℃； </w:delText>
          </w:r>
        </w:del>
      </w:ins>
    </w:p>
    <w:p>
      <w:pPr>
        <w:ind w:firstLine="840" w:firstLineChars="400"/>
        <w:rPr>
          <w:ins w:id="24729" w:author="M00007797" w:date="2023-06-19T10:52:35Z"/>
          <w:del w:id="24730" w:author="M00000676" w:date="2024-02-27T11:13:18Z"/>
          <w:rFonts w:hint="eastAsia" w:ascii="宋体" w:hAnsi="宋体" w:eastAsia="宋体" w:cs="Times New Roman"/>
          <w:i w:val="0"/>
          <w:iCs w:val="0"/>
          <w:caps w:val="0"/>
          <w:color w:val="auto"/>
          <w:spacing w:val="0"/>
          <w:sz w:val="21"/>
          <w:szCs w:val="21"/>
          <w:shd w:val="clear" w:fill="auto"/>
          <w:lang w:val="en-US" w:eastAsia="zh-CN"/>
        </w:rPr>
        <w:pPrChange w:id="24728" w:author="M00007797" w:date="2023-07-10T09:43:27Z">
          <w:pPr/>
        </w:pPrChange>
      </w:pPr>
      <w:ins w:id="24731" w:author="M00007797" w:date="2023-06-19T11:56:02Z">
        <w:del w:id="24732" w:author="M00000676" w:date="2024-02-27T11:13:18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>环境温</w:delText>
          </w:r>
        </w:del>
      </w:ins>
      <w:ins w:id="24733" w:author="M00007797" w:date="2023-06-19T11:56:02Z">
        <w:del w:id="24734" w:author="M00000676" w:date="2024-02-27T11:13:18Z">
          <w:r>
            <w:rPr>
              <w:rFonts w:hint="eastAsia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  <w:lang w:eastAsia="zh-CN"/>
            </w:rPr>
            <w:delText>（</w:delText>
          </w:r>
        </w:del>
      </w:ins>
      <w:ins w:id="24735" w:author="M00007797" w:date="2023-06-19T11:56:02Z">
        <w:del w:id="24736" w:author="M00000676" w:date="2024-02-27T11:13:18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>℃</w:delText>
          </w:r>
        </w:del>
      </w:ins>
      <w:ins w:id="24737" w:author="M00007797" w:date="2023-06-19T11:56:02Z">
        <w:del w:id="24738" w:author="M00000676" w:date="2024-02-27T11:13:18Z">
          <w:r>
            <w:rPr>
              <w:rFonts w:hint="eastAsia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  <w:lang w:eastAsia="zh-CN"/>
            </w:rPr>
            <w:delText>）</w:delText>
          </w:r>
        </w:del>
      </w:ins>
      <w:ins w:id="24739" w:author="M00007797" w:date="2023-06-19T11:56:02Z">
        <w:del w:id="24740" w:author="M00000676" w:date="2024-02-27T11:13:18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>＜10℃，座温40℃，水温40℃，风温55℃</w:delText>
          </w:r>
        </w:del>
      </w:ins>
      <w:ins w:id="24741" w:author="M00007797" w:date="2023-06-19T11:56:02Z">
        <w:del w:id="24742" w:author="M00000676" w:date="2024-02-27T11:13:18Z">
          <w:r>
            <w:rPr>
              <w:rFonts w:hint="eastAsia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  <w:lang w:eastAsia="zh-CN"/>
            </w:rPr>
            <w:delText>。</w:delText>
          </w:r>
        </w:del>
      </w:ins>
    </w:p>
    <w:p>
      <w:pPr>
        <w:pStyle w:val="5"/>
        <w:ind w:left="1139"/>
        <w:rPr>
          <w:ins w:id="24744" w:author="M00007797" w:date="2023-06-19T10:53:08Z"/>
        </w:rPr>
        <w:pPrChange w:id="24743" w:author="M00000676" w:date="2023-11-25T17:34:41Z">
          <w:pPr>
            <w:pStyle w:val="5"/>
            <w:ind w:left="1145"/>
          </w:pPr>
        </w:pPrChange>
      </w:pPr>
      <w:ins w:id="24745" w:author="M00007797" w:date="2023-06-19T11:59:13Z">
        <w:bookmarkStart w:id="2178" w:name="_Toc29480"/>
        <w:bookmarkStart w:id="2179" w:name="_Toc13173"/>
        <w:bookmarkStart w:id="2180" w:name="_Toc12141"/>
        <w:bookmarkStart w:id="2181" w:name="_Toc3387"/>
        <w:bookmarkStart w:id="2182" w:name="_Toc31718"/>
        <w:bookmarkStart w:id="2183" w:name="_Toc21854"/>
        <w:bookmarkStart w:id="2184" w:name="_Toc6513"/>
        <w:r>
          <w:rPr>
            <w:rFonts w:hint="eastAsia"/>
            <w:lang w:val="en-US" w:eastAsia="zh-CN"/>
          </w:rPr>
          <w:t>离座</w:t>
        </w:r>
      </w:ins>
      <w:ins w:id="24746" w:author="M00007797" w:date="2023-06-19T11:59:16Z">
        <w:r>
          <w:rPr>
            <w:rFonts w:hint="eastAsia"/>
            <w:lang w:val="en-US" w:eastAsia="zh-CN"/>
          </w:rPr>
          <w:t>自动</w:t>
        </w:r>
      </w:ins>
      <w:ins w:id="24747" w:author="M00007797" w:date="2023-06-19T11:59:18Z">
        <w:r>
          <w:rPr>
            <w:rFonts w:hint="eastAsia"/>
            <w:lang w:val="en-US" w:eastAsia="zh-CN"/>
          </w:rPr>
          <w:t>关盖</w:t>
        </w:r>
      </w:ins>
      <w:ins w:id="24748" w:author="M00007797" w:date="2023-06-19T11:59:19Z">
        <w:r>
          <w:rPr>
            <w:rFonts w:hint="eastAsia"/>
            <w:lang w:val="en-US" w:eastAsia="zh-CN"/>
          </w:rPr>
          <w:t>（</w:t>
        </w:r>
      </w:ins>
      <w:ins w:id="24749" w:author="M00007797" w:date="2023-06-19T11:59:23Z">
        <w:r>
          <w:rPr>
            <w:rFonts w:hint="eastAsia"/>
            <w:lang w:val="en-US" w:eastAsia="zh-CN"/>
          </w:rPr>
          <w:t>无</w:t>
        </w:r>
      </w:ins>
      <w:ins w:id="24750" w:author="M00007797" w:date="2023-06-19T11:59:25Z">
        <w:r>
          <w:rPr>
            <w:rFonts w:hint="eastAsia"/>
            <w:lang w:val="en-US" w:eastAsia="zh-CN"/>
          </w:rPr>
          <w:t>微波</w:t>
        </w:r>
      </w:ins>
      <w:ins w:id="24751" w:author="M00007797" w:date="2023-06-19T11:59:27Z">
        <w:r>
          <w:rPr>
            <w:rFonts w:hint="eastAsia"/>
            <w:lang w:val="en-US" w:eastAsia="zh-CN"/>
          </w:rPr>
          <w:t>或</w:t>
        </w:r>
      </w:ins>
      <w:ins w:id="24752" w:author="M00007797" w:date="2023-06-19T11:59:29Z">
        <w:r>
          <w:rPr>
            <w:rFonts w:hint="eastAsia"/>
            <w:lang w:val="en-US" w:eastAsia="zh-CN"/>
          </w:rPr>
          <w:t>微波</w:t>
        </w:r>
      </w:ins>
      <w:ins w:id="24753" w:author="M00007797" w:date="2023-06-19T11:59:31Z">
        <w:r>
          <w:rPr>
            <w:rFonts w:hint="eastAsia"/>
            <w:lang w:val="en-US" w:eastAsia="zh-CN"/>
          </w:rPr>
          <w:t>关闭</w:t>
        </w:r>
      </w:ins>
      <w:ins w:id="24754" w:author="M00007797" w:date="2023-06-19T11:59:19Z">
        <w:r>
          <w:rPr>
            <w:rFonts w:hint="eastAsia"/>
            <w:lang w:val="en-US" w:eastAsia="zh-CN"/>
          </w:rPr>
          <w:t>）</w:t>
        </w:r>
        <w:bookmarkEnd w:id="2178"/>
        <w:bookmarkEnd w:id="2179"/>
        <w:bookmarkEnd w:id="2180"/>
        <w:bookmarkEnd w:id="2181"/>
        <w:bookmarkEnd w:id="2182"/>
        <w:bookmarkEnd w:id="2183"/>
        <w:bookmarkEnd w:id="2184"/>
      </w:ins>
      <w:ins w:id="24755" w:author="M00007797" w:date="2023-06-19T10:53:08Z">
        <w:r>
          <w:rPr>
            <w:rFonts w:hint="eastAsia"/>
          </w:rPr>
          <w:tab/>
        </w:r>
      </w:ins>
      <w:ins w:id="24756" w:author="M00007797" w:date="2023-06-19T10:53:08Z">
        <w:r>
          <w:rPr>
            <w:rFonts w:hint="eastAsia"/>
          </w:rPr>
          <w:tab/>
        </w:r>
      </w:ins>
      <w:ins w:id="24757" w:author="M00007797" w:date="2023-06-19T10:53:08Z">
        <w:r>
          <w:rPr>
            <w:rFonts w:hint="eastAsia"/>
          </w:rPr>
          <w:tab/>
        </w:r>
      </w:ins>
      <w:ins w:id="24758" w:author="M00007797" w:date="2023-06-19T10:53:08Z">
        <w:r>
          <w:rPr>
            <w:rFonts w:hint="eastAsia"/>
          </w:rPr>
          <w:tab/>
        </w:r>
      </w:ins>
      <w:ins w:id="24759" w:author="M00007797" w:date="2023-06-19T10:53:08Z">
        <w:r>
          <w:rPr>
            <w:rFonts w:hint="eastAsia"/>
          </w:rPr>
          <w:tab/>
        </w:r>
      </w:ins>
      <w:ins w:id="24760" w:author="M00007797" w:date="2023-06-19T10:53:08Z">
        <w:r>
          <w:rPr>
            <w:rFonts w:hint="eastAsia"/>
          </w:rPr>
          <w:tab/>
        </w:r>
      </w:ins>
      <w:ins w:id="24761" w:author="M00007797" w:date="2023-06-19T10:53:08Z">
        <w:r>
          <w:rPr>
            <w:rFonts w:hint="eastAsia"/>
          </w:rPr>
          <w:tab/>
        </w:r>
      </w:ins>
      <w:ins w:id="24762" w:author="M00007797" w:date="2023-06-19T10:53:08Z">
        <w:r>
          <w:rPr>
            <w:rFonts w:hint="eastAsia"/>
          </w:rPr>
          <w:tab/>
        </w:r>
      </w:ins>
    </w:p>
    <w:p>
      <w:pPr>
        <w:numPr>
          <w:ilvl w:val="0"/>
          <w:numId w:val="0"/>
        </w:numPr>
        <w:ind w:left="735" w:leftChars="0" w:firstLine="420" w:firstLineChars="200"/>
        <w:rPr>
          <w:ins w:id="24764" w:author="M00007797" w:date="2023-06-19T11:59:06Z"/>
          <w:rFonts w:hint="default"/>
          <w:color w:val="auto"/>
          <w:highlight w:val="none"/>
          <w:lang w:val="en-US" w:eastAsia="zh-CN"/>
          <w:rPrChange w:id="24765" w:author="M00009081" w:date="2024-06-28T11:17:25Z">
            <w:rPr>
              <w:ins w:id="24766" w:author="M00007797" w:date="2023-06-19T11:59:06Z"/>
              <w:rFonts w:hint="eastAsia"/>
              <w:color w:val="auto"/>
              <w:lang w:val="en-US" w:eastAsia="zh-CN"/>
            </w:rPr>
          </w:rPrChange>
        </w:rPr>
        <w:pPrChange w:id="24763" w:author="M00007797" w:date="2023-06-19T11:59:34Z">
          <w:pPr>
            <w:numPr>
              <w:ilvl w:val="0"/>
              <w:numId w:val="0"/>
            </w:numPr>
            <w:ind w:left="735" w:leftChars="0"/>
          </w:pPr>
        </w:pPrChange>
      </w:pPr>
      <w:ins w:id="24767" w:author="M00007797" w:date="2023-06-19T11:59:06Z">
        <w:r>
          <w:rPr>
            <w:rFonts w:hint="default"/>
            <w:color w:val="auto"/>
            <w:highlight w:val="none"/>
            <w:lang w:val="en-US" w:eastAsia="zh-CN"/>
            <w:rPrChange w:id="24768" w:author="M00009081" w:date="2024-06-28T11:17:25Z">
              <w:rPr>
                <w:rFonts w:hint="eastAsia"/>
                <w:color w:val="auto"/>
                <w:lang w:val="en-US" w:eastAsia="zh-CN"/>
              </w:rPr>
            </w:rPrChange>
          </w:rPr>
          <w:t>功能描述：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4770" w:author="M00007797" w:date="2023-06-19T11:59:06Z"/>
          <w:rFonts w:hint="eastAsia"/>
          <w:color w:val="auto"/>
          <w:lang w:val="en-US" w:eastAsia="zh-CN"/>
          <w:rPrChange w:id="24771" w:author="M00009081" w:date="2024-06-28T11:17:31Z">
            <w:rPr>
              <w:ins w:id="24772" w:author="M00007797" w:date="2023-06-19T11:59:06Z"/>
              <w:rFonts w:hint="eastAsia"/>
              <w:color w:val="auto"/>
              <w:lang w:val="en-US" w:eastAsia="zh-CN"/>
            </w:rPr>
          </w:rPrChange>
        </w:rPr>
        <w:pPrChange w:id="24769" w:author="M00009081" w:date="2024-06-28T11:17:31Z">
          <w:pPr>
            <w:numPr>
              <w:ilvl w:val="0"/>
              <w:numId w:val="46"/>
            </w:numPr>
            <w:ind w:left="735" w:leftChars="0"/>
          </w:pPr>
        </w:pPrChange>
      </w:pPr>
      <w:ins w:id="24773" w:author="M00009081" w:date="2024-06-28T11:17:35Z">
        <w:r>
          <w:rPr>
            <w:rFonts w:hint="eastAsia"/>
            <w:color w:val="auto"/>
            <w:lang w:val="en-US" w:eastAsia="zh-CN"/>
          </w:rPr>
          <w:t>1</w:t>
        </w:r>
      </w:ins>
      <w:ins w:id="24774" w:author="M00009081" w:date="2024-06-28T11:17:36Z">
        <w:r>
          <w:rPr>
            <w:rFonts w:hint="eastAsia"/>
            <w:color w:val="auto"/>
            <w:lang w:val="en-US" w:eastAsia="zh-CN"/>
          </w:rPr>
          <w:t>、</w:t>
        </w:r>
      </w:ins>
      <w:ins w:id="24775" w:author="M00007797" w:date="2023-06-19T11:59:06Z">
        <w:r>
          <w:rPr>
            <w:rFonts w:hint="eastAsia"/>
            <w:color w:val="auto"/>
            <w:lang w:val="en-US" w:eastAsia="zh-CN"/>
            <w:rPrChange w:id="24776" w:author="M00009081" w:date="2024-06-28T11:17:31Z">
              <w:rPr>
                <w:rFonts w:hint="eastAsia"/>
                <w:color w:val="auto"/>
                <w:lang w:val="en-US" w:eastAsia="zh-CN"/>
              </w:rPr>
            </w:rPrChange>
          </w:rPr>
          <w:t>着座后离座，30s后自动关盖；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4778" w:author="M00007797" w:date="2023-06-19T10:53:08Z"/>
          <w:rFonts w:hint="eastAsia"/>
          <w:color w:val="auto"/>
          <w:lang w:val="en-US" w:eastAsia="zh-CN"/>
        </w:rPr>
        <w:pPrChange w:id="24777" w:author="M00009081" w:date="2024-06-28T11:17:31Z">
          <w:pPr>
            <w:pStyle w:val="187"/>
            <w:numPr>
              <w:ilvl w:val="-1"/>
              <w:numId w:val="0"/>
            </w:numPr>
            <w:ind w:left="569" w:leftChars="0" w:firstLine="0" w:firstLineChars="0"/>
          </w:pPr>
        </w:pPrChange>
      </w:pPr>
      <w:ins w:id="24779" w:author="M00009081" w:date="2024-06-28T11:17:37Z">
        <w:r>
          <w:rPr>
            <w:rFonts w:hint="eastAsia"/>
            <w:color w:val="auto"/>
            <w:lang w:val="en-US" w:eastAsia="zh-CN"/>
          </w:rPr>
          <w:t>2</w:t>
        </w:r>
      </w:ins>
      <w:ins w:id="24780" w:author="M00009081" w:date="2024-06-28T11:17:38Z">
        <w:r>
          <w:rPr>
            <w:rFonts w:hint="eastAsia"/>
            <w:color w:val="auto"/>
            <w:lang w:val="en-US" w:eastAsia="zh-CN"/>
          </w:rPr>
          <w:t>、</w:t>
        </w:r>
      </w:ins>
      <w:ins w:id="24781" w:author="M00007797" w:date="2023-06-19T11:59:06Z">
        <w:r>
          <w:rPr>
            <w:rFonts w:hint="eastAsia"/>
            <w:color w:val="auto"/>
            <w:lang w:val="en-US" w:eastAsia="zh-CN"/>
          </w:rPr>
          <w:t>开盖未着座，不能自动关盖，需通过脚踢进行对应的盖、圈动作。</w:t>
        </w:r>
      </w:ins>
    </w:p>
    <w:p>
      <w:pPr>
        <w:pStyle w:val="5"/>
        <w:ind w:left="1139"/>
        <w:rPr>
          <w:ins w:id="24783" w:author="M00007797" w:date="2023-06-19T10:53:08Z"/>
        </w:rPr>
        <w:pPrChange w:id="24782" w:author="M00000676" w:date="2023-11-25T17:34:41Z">
          <w:pPr>
            <w:pStyle w:val="5"/>
            <w:ind w:left="1145"/>
          </w:pPr>
        </w:pPrChange>
      </w:pPr>
      <w:ins w:id="24784" w:author="M00007797" w:date="2023-06-19T10:53:08Z">
        <w:r>
          <w:rPr>
            <w:rFonts w:hint="eastAsia"/>
          </w:rPr>
          <w:t xml:space="preserve"> </w:t>
        </w:r>
        <w:bookmarkStart w:id="2185" w:name="_Toc31432"/>
        <w:bookmarkStart w:id="2186" w:name="_Toc6843"/>
        <w:bookmarkStart w:id="2187" w:name="_Toc11067"/>
        <w:bookmarkStart w:id="2188" w:name="_Toc3571"/>
        <w:bookmarkStart w:id="2189" w:name="_Toc32752"/>
        <w:bookmarkStart w:id="2190" w:name="_Toc27575"/>
        <w:bookmarkStart w:id="2191" w:name="_Toc19130"/>
        <w:r>
          <w:rPr>
            <w:rFonts w:hint="eastAsia"/>
          </w:rPr>
          <w:t>人体</w:t>
        </w:r>
      </w:ins>
      <w:ins w:id="24785" w:author="M00007797" w:date="2023-06-19T10:53:08Z">
        <w:r>
          <w:rPr/>
          <w:t>感应</w:t>
        </w:r>
        <w:bookmarkEnd w:id="2185"/>
        <w:bookmarkEnd w:id="2186"/>
        <w:bookmarkEnd w:id="2187"/>
        <w:bookmarkEnd w:id="2188"/>
        <w:bookmarkEnd w:id="2189"/>
        <w:bookmarkEnd w:id="2190"/>
        <w:bookmarkEnd w:id="2191"/>
      </w:ins>
      <w:ins w:id="24786" w:author="M00007797" w:date="2023-06-19T10:53:08Z">
        <w:r>
          <w:rPr>
            <w:rFonts w:hint="eastAsia"/>
          </w:rPr>
          <w:tab/>
        </w:r>
      </w:ins>
      <w:ins w:id="24787" w:author="M00007797" w:date="2023-06-19T10:53:08Z">
        <w:r>
          <w:rPr>
            <w:rFonts w:hint="eastAsia"/>
          </w:rPr>
          <w:tab/>
        </w:r>
      </w:ins>
      <w:ins w:id="24788" w:author="M00007797" w:date="2023-06-19T10:53:08Z">
        <w:r>
          <w:rPr>
            <w:rFonts w:hint="eastAsia"/>
          </w:rPr>
          <w:tab/>
        </w:r>
      </w:ins>
      <w:ins w:id="24789" w:author="M00007797" w:date="2023-06-19T10:53:08Z">
        <w:r>
          <w:rPr>
            <w:rFonts w:hint="eastAsia"/>
          </w:rPr>
          <w:tab/>
        </w:r>
      </w:ins>
      <w:ins w:id="24790" w:author="M00007797" w:date="2023-06-19T10:53:08Z">
        <w:r>
          <w:rPr>
            <w:rFonts w:hint="eastAsia"/>
          </w:rPr>
          <w:tab/>
        </w:r>
      </w:ins>
      <w:ins w:id="24791" w:author="M00007797" w:date="2023-06-19T10:53:08Z">
        <w:r>
          <w:rPr>
            <w:rFonts w:hint="eastAsia"/>
          </w:rPr>
          <w:tab/>
        </w:r>
      </w:ins>
      <w:ins w:id="24792" w:author="M00007797" w:date="2023-06-19T10:53:08Z">
        <w:r>
          <w:rPr>
            <w:rFonts w:hint="eastAsia"/>
          </w:rPr>
          <w:tab/>
        </w:r>
      </w:ins>
      <w:ins w:id="24793" w:author="M00007797" w:date="2023-06-19T10:53:08Z">
        <w:r>
          <w:rPr>
            <w:rFonts w:hint="eastAsia"/>
          </w:rPr>
          <w:tab/>
        </w:r>
      </w:ins>
    </w:p>
    <w:p>
      <w:pPr>
        <w:pStyle w:val="187"/>
        <w:ind w:left="979" w:leftChars="466" w:firstLine="136" w:firstLineChars="65"/>
        <w:rPr>
          <w:ins w:id="24795" w:author="M00007797" w:date="2023-06-19T10:53:08Z"/>
        </w:rPr>
        <w:pPrChange w:id="24794" w:author="M00009081" w:date="2024-06-28T11:17:49Z">
          <w:pPr>
            <w:pStyle w:val="187"/>
            <w:ind w:leftChars="271" w:hanging="281" w:hangingChars="134"/>
          </w:pPr>
        </w:pPrChange>
      </w:pPr>
      <w:ins w:id="24796" w:author="M00007797" w:date="2023-06-19T10:53:08Z">
        <w:del w:id="24797" w:author="M00009081" w:date="2024-06-28T11:17:42Z">
          <w:r>
            <w:rPr>
              <w:rFonts w:hint="default"/>
              <w:color w:val="auto"/>
              <w:highlight w:val="none"/>
              <w:rPrChange w:id="24798" w:author="M00009081" w:date="2024-06-28T11:17:47Z">
                <w:rPr>
                  <w:rFonts w:hint="eastAsia"/>
                </w:rPr>
              </w:rPrChange>
            </w:rPr>
            <w:delText>1、</w:delText>
          </w:r>
        </w:del>
      </w:ins>
      <w:ins w:id="24799" w:author="M00007797" w:date="2023-06-19T10:53:08Z">
        <w:r>
          <w:rPr>
            <w:rFonts w:hint="default"/>
            <w:color w:val="auto"/>
            <w:highlight w:val="none"/>
            <w:rPrChange w:id="24800" w:author="M00009081" w:date="2024-06-28T11:17:47Z">
              <w:rPr>
                <w:rFonts w:hint="eastAsia"/>
              </w:rPr>
            </w:rPrChange>
          </w:rPr>
          <w:t>操作方式：</w:t>
        </w:r>
      </w:ins>
      <w:ins w:id="24801" w:author="M00007797" w:date="2023-06-19T10:53:08Z">
        <w:r>
          <w:rPr>
            <w:rFonts w:hint="default"/>
            <w:color w:val="auto"/>
            <w:highlight w:val="none"/>
            <w:rPrChange w:id="24802" w:author="M00009081" w:date="2024-06-28T11:17:47Z">
              <w:rPr>
                <w:rFonts w:hint="eastAsia"/>
              </w:rPr>
            </w:rPrChange>
          </w:rPr>
          <w:tab/>
        </w:r>
      </w:ins>
      <w:ins w:id="24803" w:author="M00007797" w:date="2023-06-19T10:53:08Z">
        <w:r>
          <w:rPr>
            <w:rFonts w:hint="eastAsia"/>
          </w:rPr>
          <w:tab/>
        </w:r>
      </w:ins>
      <w:ins w:id="24804" w:author="M00007797" w:date="2023-06-19T10:53:08Z">
        <w:r>
          <w:rPr>
            <w:rFonts w:hint="eastAsia"/>
          </w:rPr>
          <w:tab/>
        </w:r>
      </w:ins>
      <w:ins w:id="24805" w:author="M00007797" w:date="2023-06-19T10:53:08Z">
        <w:r>
          <w:rPr>
            <w:rFonts w:hint="eastAsia"/>
          </w:rPr>
          <w:tab/>
        </w:r>
      </w:ins>
      <w:ins w:id="24806" w:author="M00007797" w:date="2023-06-19T10:53:08Z">
        <w:r>
          <w:rPr>
            <w:rFonts w:hint="eastAsia"/>
          </w:rPr>
          <w:tab/>
        </w:r>
      </w:ins>
      <w:ins w:id="24807" w:author="M00007797" w:date="2023-06-19T10:53:08Z">
        <w:r>
          <w:rPr>
            <w:rFonts w:hint="eastAsia"/>
          </w:rPr>
          <w:tab/>
        </w:r>
      </w:ins>
      <w:ins w:id="24808" w:author="M00007797" w:date="2023-06-19T10:53:08Z">
        <w:r>
          <w:rPr>
            <w:rFonts w:hint="eastAsia"/>
          </w:rPr>
          <w:tab/>
        </w:r>
      </w:ins>
    </w:p>
    <w:p>
      <w:pPr>
        <w:pStyle w:val="187"/>
        <w:ind w:left="1686" w:leftChars="271" w:hanging="1117" w:hangingChars="532"/>
        <w:rPr>
          <w:ins w:id="24810" w:author="M00007797" w:date="2023-06-19T10:53:08Z"/>
        </w:rPr>
        <w:pPrChange w:id="24809" w:author="M00009081" w:date="2024-06-28T11:19:01Z">
          <w:pPr>
            <w:pStyle w:val="187"/>
            <w:ind w:left="420" w:leftChars="0" w:firstLine="420" w:firstLineChars="0"/>
          </w:pPr>
        </w:pPrChange>
      </w:pPr>
      <w:ins w:id="24811" w:author="M00007797" w:date="2023-06-19T10:53:08Z">
        <w:r>
          <w:rPr>
            <w:rFonts w:hint="eastAsia"/>
            <w:color w:val="auto"/>
            <w:rPrChange w:id="24812" w:author="M00009081" w:date="2024-06-28T11:18:48Z">
              <w:rPr>
                <w:rFonts w:hint="eastAsia"/>
              </w:rPr>
            </w:rPrChange>
          </w:rPr>
          <w:tab/>
        </w:r>
      </w:ins>
      <w:ins w:id="24813" w:author="M00007797" w:date="2023-07-10T11:56:48Z">
        <w:r>
          <w:rPr>
            <w:rFonts w:hint="eastAsia"/>
            <w:color w:val="auto"/>
            <w:lang w:val="en-US" w:eastAsia="zh-CN"/>
            <w:rPrChange w:id="24814" w:author="M00009081" w:date="2024-06-28T11:18:48Z">
              <w:rPr>
                <w:rFonts w:hint="eastAsia"/>
                <w:lang w:val="en-US" w:eastAsia="zh-CN"/>
              </w:rPr>
            </w:rPrChange>
          </w:rPr>
          <w:t>短按</w:t>
        </w:r>
      </w:ins>
      <w:ins w:id="24815" w:author="M00007797" w:date="2023-07-10T11:56:54Z">
        <w:r>
          <w:rPr>
            <w:rFonts w:hint="eastAsia"/>
            <w:color w:val="auto"/>
            <w:lang w:val="en-US" w:eastAsia="zh-CN"/>
            <w:rPrChange w:id="24816" w:author="M00009081" w:date="2024-06-28T11:18:48Z">
              <w:rPr>
                <w:rFonts w:hint="eastAsia"/>
                <w:lang w:val="en-US" w:eastAsia="zh-CN"/>
              </w:rPr>
            </w:rPrChange>
          </w:rPr>
          <w:t>“</w:t>
        </w:r>
      </w:ins>
      <w:ins w:id="24817" w:author="M00007797" w:date="2023-07-10T11:57:21Z">
        <w:r>
          <w:rPr>
            <w:rFonts w:hint="eastAsia"/>
            <w:color w:val="auto"/>
            <w:lang w:val="en-US" w:eastAsia="zh-CN"/>
            <w:rPrChange w:id="24818" w:author="M00009081" w:date="2024-06-28T11:18:48Z">
              <w:rPr>
                <w:rFonts w:hint="eastAsia"/>
                <w:lang w:val="en-US" w:eastAsia="zh-CN"/>
              </w:rPr>
            </w:rPrChange>
          </w:rPr>
          <w:t>感应</w:t>
        </w:r>
      </w:ins>
      <w:ins w:id="24819" w:author="M00007797" w:date="2023-07-10T11:57:23Z">
        <w:r>
          <w:rPr>
            <w:rFonts w:hint="eastAsia"/>
            <w:color w:val="auto"/>
            <w:lang w:val="en-US" w:eastAsia="zh-CN"/>
            <w:rPrChange w:id="24820" w:author="M00009081" w:date="2024-06-28T11:18:48Z">
              <w:rPr>
                <w:rFonts w:hint="eastAsia"/>
                <w:lang w:val="en-US" w:eastAsia="zh-CN"/>
              </w:rPr>
            </w:rPrChange>
          </w:rPr>
          <w:t>开关</w:t>
        </w:r>
      </w:ins>
      <w:ins w:id="24821" w:author="M00007797" w:date="2023-07-10T11:56:58Z">
        <w:r>
          <w:rPr>
            <w:rFonts w:hint="eastAsia"/>
            <w:strike w:val="0"/>
            <w:color w:val="auto"/>
            <w:lang w:val="en-US" w:eastAsia="zh-CN"/>
            <w:rPrChange w:id="24822" w:author="M00009081" w:date="2024-06-28T11:18:48Z">
              <w:rPr>
                <w:rFonts w:hint="eastAsia"/>
                <w:strike w:val="0"/>
                <w:lang w:val="en-US" w:eastAsia="zh-CN"/>
              </w:rPr>
            </w:rPrChange>
          </w:rPr>
          <w:t>”</w:t>
        </w:r>
      </w:ins>
      <w:ins w:id="24823" w:author="M00007797" w:date="2023-07-10T11:57:33Z">
        <w:r>
          <w:rPr>
            <w:rFonts w:hint="eastAsia"/>
            <w:strike w:val="0"/>
            <w:color w:val="auto"/>
            <w:lang w:val="en-US" w:eastAsia="zh-CN"/>
            <w:rPrChange w:id="24824" w:author="M00009081" w:date="2024-06-28T11:18:48Z">
              <w:rPr>
                <w:rFonts w:hint="eastAsia"/>
                <w:strike w:val="0"/>
                <w:lang w:val="en-US" w:eastAsia="zh-CN"/>
              </w:rPr>
            </w:rPrChange>
          </w:rPr>
          <w:t>开关微波</w:t>
        </w:r>
      </w:ins>
      <w:ins w:id="24825" w:author="M00007797" w:date="2023-07-10T11:57:35Z">
        <w:r>
          <w:rPr>
            <w:rFonts w:hint="eastAsia"/>
            <w:strike w:val="0"/>
            <w:color w:val="auto"/>
            <w:lang w:val="en-US" w:eastAsia="zh-CN"/>
            <w:rPrChange w:id="24826" w:author="M00009081" w:date="2024-06-28T11:18:48Z">
              <w:rPr>
                <w:rFonts w:hint="eastAsia"/>
                <w:strike w:val="0"/>
                <w:lang w:val="en-US" w:eastAsia="zh-CN"/>
              </w:rPr>
            </w:rPrChange>
          </w:rPr>
          <w:t>功能</w:t>
        </w:r>
      </w:ins>
      <w:ins w:id="24827" w:author="M00007797" w:date="2023-07-10T11:57:36Z">
        <w:r>
          <w:rPr>
            <w:rFonts w:hint="eastAsia"/>
            <w:strike w:val="0"/>
            <w:color w:val="auto"/>
            <w:lang w:val="en-US" w:eastAsia="zh-CN"/>
            <w:rPrChange w:id="24828" w:author="M00009081" w:date="2024-06-28T11:18:48Z">
              <w:rPr>
                <w:rFonts w:hint="eastAsia"/>
                <w:strike w:val="0"/>
                <w:lang w:val="en-US" w:eastAsia="zh-CN"/>
              </w:rPr>
            </w:rPrChange>
          </w:rPr>
          <w:t>，</w:t>
        </w:r>
      </w:ins>
      <w:ins w:id="24829" w:author="M00007797" w:date="2023-07-10T11:58:00Z">
        <w:r>
          <w:rPr>
            <w:rFonts w:hint="eastAsia"/>
            <w:strike w:val="0"/>
            <w:color w:val="auto"/>
            <w:lang w:val="en-US" w:eastAsia="zh-CN"/>
            <w:rPrChange w:id="24830" w:author="M00009081" w:date="2024-06-28T11:18:48Z">
              <w:rPr>
                <w:rFonts w:hint="eastAsia"/>
                <w:strike w:val="0"/>
                <w:lang w:val="en-US" w:eastAsia="zh-CN"/>
              </w:rPr>
            </w:rPrChange>
          </w:rPr>
          <w:t>且</w:t>
        </w:r>
      </w:ins>
      <w:ins w:id="24831" w:author="M00007797" w:date="2023-07-10T11:58:11Z">
        <w:r>
          <w:rPr>
            <w:rFonts w:hint="eastAsia"/>
            <w:strike w:val="0"/>
            <w:color w:val="auto"/>
            <w:lang w:val="en-US" w:eastAsia="zh-CN"/>
            <w:rPrChange w:id="24832" w:author="M00009081" w:date="2024-06-28T11:18:48Z">
              <w:rPr>
                <w:rFonts w:hint="eastAsia"/>
                <w:strike w:val="0"/>
                <w:lang w:val="en-US" w:eastAsia="zh-CN"/>
              </w:rPr>
            </w:rPrChange>
          </w:rPr>
          <w:t>支持</w:t>
        </w:r>
      </w:ins>
      <w:ins w:id="24833" w:author="M00007797" w:date="2023-07-10T11:58:03Z">
        <w:r>
          <w:rPr>
            <w:rFonts w:hint="eastAsia"/>
            <w:strike w:val="0"/>
            <w:color w:val="auto"/>
            <w:lang w:val="en-US" w:eastAsia="zh-CN"/>
            <w:rPrChange w:id="24834" w:author="M00009081" w:date="2024-06-28T11:18:48Z">
              <w:rPr>
                <w:rFonts w:hint="eastAsia"/>
                <w:strike w:val="0"/>
                <w:lang w:val="en-US" w:eastAsia="zh-CN"/>
              </w:rPr>
            </w:rPrChange>
          </w:rPr>
          <w:t>断电</w:t>
        </w:r>
      </w:ins>
      <w:ins w:id="24835" w:author="M00007797" w:date="2023-07-10T11:58:04Z">
        <w:r>
          <w:rPr>
            <w:rFonts w:hint="eastAsia"/>
            <w:strike w:val="0"/>
            <w:color w:val="auto"/>
            <w:lang w:val="en-US" w:eastAsia="zh-CN"/>
            <w:rPrChange w:id="24836" w:author="M00009081" w:date="2024-06-28T11:18:48Z">
              <w:rPr>
                <w:rFonts w:hint="eastAsia"/>
                <w:strike w:val="0"/>
                <w:lang w:val="en-US" w:eastAsia="zh-CN"/>
              </w:rPr>
            </w:rPrChange>
          </w:rPr>
          <w:t>记忆</w:t>
        </w:r>
      </w:ins>
      <w:ins w:id="24837" w:author="M00007797" w:date="2023-07-10T11:58:05Z">
        <w:r>
          <w:rPr>
            <w:rFonts w:hint="eastAsia"/>
            <w:strike w:val="0"/>
            <w:color w:val="auto"/>
            <w:lang w:val="en-US" w:eastAsia="zh-CN"/>
            <w:rPrChange w:id="24838" w:author="M00009081" w:date="2024-06-28T11:18:48Z">
              <w:rPr>
                <w:rFonts w:hint="eastAsia"/>
                <w:strike w:val="0"/>
                <w:lang w:val="en-US" w:eastAsia="zh-CN"/>
              </w:rPr>
            </w:rPrChange>
          </w:rPr>
          <w:t>。</w:t>
        </w:r>
      </w:ins>
      <w:ins w:id="24839" w:author="M00007797" w:date="2023-07-10T11:57:38Z">
        <w:r>
          <w:rPr>
            <w:rFonts w:hint="eastAsia"/>
            <w:strike w:val="0"/>
            <w:color w:val="auto"/>
            <w:lang w:val="en-US" w:eastAsia="zh-CN"/>
            <w:rPrChange w:id="24840" w:author="M00009081" w:date="2024-06-28T11:18:48Z">
              <w:rPr>
                <w:rFonts w:hint="eastAsia"/>
                <w:strike w:val="0"/>
                <w:lang w:val="en-US" w:eastAsia="zh-CN"/>
              </w:rPr>
            </w:rPrChange>
          </w:rPr>
          <w:t>微波</w:t>
        </w:r>
      </w:ins>
      <w:ins w:id="24841" w:author="M00007797" w:date="2023-07-10T11:57:41Z">
        <w:r>
          <w:rPr>
            <w:rFonts w:hint="eastAsia"/>
            <w:strike w:val="0"/>
            <w:color w:val="auto"/>
            <w:lang w:val="en-US" w:eastAsia="zh-CN"/>
            <w:rPrChange w:id="24842" w:author="M00009081" w:date="2024-06-28T11:18:48Z">
              <w:rPr>
                <w:rFonts w:hint="eastAsia"/>
                <w:strike w:val="0"/>
                <w:lang w:val="en-US" w:eastAsia="zh-CN"/>
              </w:rPr>
            </w:rPrChange>
          </w:rPr>
          <w:t>功能</w:t>
        </w:r>
      </w:ins>
      <w:ins w:id="24843" w:author="M00007797" w:date="2023-07-10T11:57:42Z">
        <w:r>
          <w:rPr>
            <w:rFonts w:hint="eastAsia"/>
            <w:strike w:val="0"/>
            <w:color w:val="auto"/>
            <w:lang w:val="en-US" w:eastAsia="zh-CN"/>
            <w:rPrChange w:id="24844" w:author="M00009081" w:date="2024-06-28T11:18:48Z">
              <w:rPr>
                <w:rFonts w:hint="eastAsia"/>
                <w:strike w:val="0"/>
                <w:lang w:val="en-US" w:eastAsia="zh-CN"/>
              </w:rPr>
            </w:rPrChange>
          </w:rPr>
          <w:t>打开</w:t>
        </w:r>
      </w:ins>
      <w:ins w:id="24845" w:author="M00007797" w:date="2023-07-10T11:57:43Z">
        <w:r>
          <w:rPr>
            <w:rFonts w:hint="eastAsia"/>
            <w:strike w:val="0"/>
            <w:color w:val="auto"/>
            <w:lang w:val="en-US" w:eastAsia="zh-CN"/>
            <w:rPrChange w:id="24846" w:author="M00009081" w:date="2024-06-28T11:18:48Z">
              <w:rPr>
                <w:rFonts w:hint="eastAsia"/>
                <w:strike w:val="0"/>
                <w:lang w:val="en-US" w:eastAsia="zh-CN"/>
              </w:rPr>
            </w:rPrChange>
          </w:rPr>
          <w:t>时</w:t>
        </w:r>
      </w:ins>
      <w:ins w:id="24847" w:author="M00007797" w:date="2023-07-10T11:57:46Z">
        <w:r>
          <w:rPr>
            <w:rFonts w:hint="eastAsia"/>
            <w:strike w:val="0"/>
            <w:color w:val="auto"/>
            <w:lang w:val="en-US" w:eastAsia="zh-CN"/>
            <w:rPrChange w:id="24848" w:author="M00009081" w:date="2024-06-28T11:18:48Z">
              <w:rPr>
                <w:rFonts w:hint="eastAsia"/>
                <w:strike w:val="0"/>
                <w:lang w:val="en-US" w:eastAsia="zh-CN"/>
              </w:rPr>
            </w:rPrChange>
          </w:rPr>
          <w:t>，</w:t>
        </w:r>
      </w:ins>
      <w:ins w:id="24849" w:author="M00007797" w:date="2023-07-10T11:57:50Z">
        <w:r>
          <w:rPr>
            <w:rFonts w:hint="eastAsia"/>
            <w:strike w:val="0"/>
            <w:color w:val="auto"/>
            <w:lang w:val="en-US" w:eastAsia="zh-CN"/>
            <w:rPrChange w:id="24850" w:author="M00009081" w:date="2024-06-28T11:18:48Z">
              <w:rPr>
                <w:rFonts w:hint="eastAsia"/>
                <w:strike w:val="0"/>
                <w:lang w:val="en-US" w:eastAsia="zh-CN"/>
              </w:rPr>
            </w:rPrChange>
          </w:rPr>
          <w:t>可</w:t>
        </w:r>
      </w:ins>
      <w:ins w:id="24851" w:author="M00007797" w:date="2023-06-19T10:53:08Z">
        <w:r>
          <w:rPr>
            <w:rFonts w:hint="eastAsia"/>
            <w:color w:val="auto"/>
            <w:rPrChange w:id="24852" w:author="M00009081" w:date="2024-06-28T11:18:01Z">
              <w:rPr>
                <w:rFonts w:hint="eastAsia"/>
              </w:rPr>
            </w:rPrChange>
          </w:rPr>
          <w:t>通过辨别</w:t>
        </w:r>
      </w:ins>
      <w:ins w:id="24853" w:author="M00007797" w:date="2023-06-19T10:53:08Z">
        <w:r>
          <w:rPr>
            <w:rFonts w:hint="eastAsia"/>
            <w:color w:val="auto"/>
            <w:rPrChange w:id="24854" w:author="M00009081" w:date="2024-06-28T11:18:01Z">
              <w:rPr/>
            </w:rPrChange>
          </w:rPr>
          <w:t>人体</w:t>
        </w:r>
      </w:ins>
      <w:ins w:id="24855" w:author="M00009081" w:date="2024-06-28T11:18:32Z">
        <w:r>
          <w:rPr>
            <w:rFonts w:hint="eastAsia"/>
            <w:color w:val="auto"/>
            <w:lang w:val="en-US" w:eastAsia="zh-CN"/>
          </w:rPr>
          <w:t xml:space="preserve"> </w:t>
        </w:r>
      </w:ins>
      <w:ins w:id="24856" w:author="M00009081" w:date="2024-06-28T11:18:33Z">
        <w:r>
          <w:rPr>
            <w:rFonts w:hint="eastAsia"/>
            <w:color w:val="auto"/>
            <w:lang w:val="en-US" w:eastAsia="zh-CN"/>
          </w:rPr>
          <w:t xml:space="preserve">  </w:t>
        </w:r>
      </w:ins>
      <w:ins w:id="24857" w:author="M00007797" w:date="2023-06-19T10:53:08Z">
        <w:r>
          <w:rPr>
            <w:rFonts w:hint="eastAsia"/>
            <w:color w:val="auto"/>
            <w:rPrChange w:id="24858" w:author="M00009081" w:date="2024-06-28T11:18:01Z">
              <w:rPr/>
            </w:rPrChange>
          </w:rPr>
          <w:t>靠近</w:t>
        </w:r>
      </w:ins>
      <w:ins w:id="24859" w:author="M00007797" w:date="2023-06-19T10:53:08Z">
        <w:r>
          <w:rPr>
            <w:rFonts w:hint="eastAsia"/>
            <w:color w:val="auto"/>
            <w:rPrChange w:id="24860" w:author="M00009081" w:date="2024-06-28T11:18:01Z">
              <w:rPr>
                <w:rFonts w:hint="eastAsia"/>
              </w:rPr>
            </w:rPrChange>
          </w:rPr>
          <w:t>/存在/离开</w:t>
        </w:r>
      </w:ins>
      <w:ins w:id="24861" w:author="M00007797" w:date="2023-06-19T10:53:08Z">
        <w:r>
          <w:rPr>
            <w:rFonts w:hint="eastAsia"/>
            <w:color w:val="auto"/>
            <w:rPrChange w:id="24862" w:author="M00009081" w:date="2024-06-28T11:18:01Z">
              <w:rPr/>
            </w:rPrChange>
          </w:rPr>
          <w:t>，进行圈盖的</w:t>
        </w:r>
      </w:ins>
      <w:ins w:id="24863" w:author="M00007797" w:date="2023-06-19T10:53:08Z">
        <w:r>
          <w:rPr>
            <w:rFonts w:hint="eastAsia"/>
            <w:color w:val="auto"/>
            <w:rPrChange w:id="24864" w:author="M00009081" w:date="2024-06-28T11:18:01Z">
              <w:rPr>
                <w:rFonts w:hint="eastAsia"/>
              </w:rPr>
            </w:rPrChange>
          </w:rPr>
          <w:t>相关对应</w:t>
        </w:r>
      </w:ins>
      <w:ins w:id="24865" w:author="M00007797" w:date="2023-06-19T10:53:08Z">
        <w:r>
          <w:rPr>
            <w:rFonts w:hint="eastAsia"/>
            <w:color w:val="auto"/>
            <w:rPrChange w:id="24866" w:author="M00009081" w:date="2024-06-28T11:18:01Z">
              <w:rPr/>
            </w:rPrChange>
          </w:rPr>
          <w:t>动作</w:t>
        </w:r>
      </w:ins>
      <w:ins w:id="24867" w:author="M00007797" w:date="2023-06-19T10:53:08Z">
        <w:r>
          <w:rPr>
            <w:rFonts w:hint="eastAsia"/>
            <w:color w:val="auto"/>
            <w:rPrChange w:id="24868" w:author="M00009081" w:date="2024-06-28T11:18:01Z">
              <w:rPr>
                <w:rFonts w:hint="eastAsia"/>
              </w:rPr>
            </w:rPrChange>
          </w:rPr>
          <w:t>；</w:t>
        </w:r>
      </w:ins>
      <w:ins w:id="24869" w:author="M00007797" w:date="2023-06-19T10:53:08Z">
        <w:r>
          <w:rPr>
            <w:rFonts w:hint="eastAsia"/>
          </w:rPr>
          <w:tab/>
        </w:r>
      </w:ins>
      <w:ins w:id="24870" w:author="M00007797" w:date="2023-06-19T10:53:08Z">
        <w:r>
          <w:rPr>
            <w:rFonts w:hint="eastAsia"/>
          </w:rPr>
          <w:tab/>
        </w:r>
      </w:ins>
      <w:ins w:id="24871" w:author="M00007797" w:date="2023-06-19T10:53:08Z">
        <w:r>
          <w:rPr>
            <w:rFonts w:hint="eastAsia"/>
          </w:rPr>
          <w:tab/>
        </w:r>
      </w:ins>
      <w:ins w:id="24872" w:author="M00007797" w:date="2023-06-19T10:53:08Z">
        <w:r>
          <w:rPr>
            <w:rFonts w:hint="eastAsia"/>
          </w:rPr>
          <w:tab/>
        </w:r>
      </w:ins>
      <w:ins w:id="24873" w:author="M00007797" w:date="2023-06-19T10:53:08Z">
        <w:r>
          <w:rPr>
            <w:rFonts w:hint="eastAsia"/>
          </w:rPr>
          <w:tab/>
        </w:r>
      </w:ins>
      <w:ins w:id="24874" w:author="M00007797" w:date="2023-06-19T10:53:08Z">
        <w:r>
          <w:rPr>
            <w:rFonts w:hint="eastAsia"/>
          </w:rPr>
          <w:tab/>
        </w:r>
      </w:ins>
    </w:p>
    <w:p>
      <w:pPr>
        <w:pStyle w:val="187"/>
        <w:ind w:left="979" w:leftChars="466" w:firstLine="136" w:firstLineChars="65"/>
        <w:rPr>
          <w:ins w:id="24876" w:author="M00007797" w:date="2023-06-19T10:53:08Z"/>
          <w:color w:val="auto"/>
          <w:highlight w:val="none"/>
          <w:rPrChange w:id="24877" w:author="M00009081" w:date="2024-06-28T11:19:16Z">
            <w:rPr>
              <w:ins w:id="24878" w:author="M00007797" w:date="2023-06-19T10:53:08Z"/>
            </w:rPr>
          </w:rPrChange>
        </w:rPr>
        <w:pPrChange w:id="24875" w:author="M00009081" w:date="2024-06-28T11:19:16Z">
          <w:pPr>
            <w:pStyle w:val="187"/>
            <w:ind w:leftChars="271" w:hanging="281" w:hangingChars="134"/>
          </w:pPr>
        </w:pPrChange>
      </w:pPr>
      <w:ins w:id="24879" w:author="M00007797" w:date="2023-06-19T10:53:08Z">
        <w:del w:id="24880" w:author="M00009081" w:date="2024-06-28T11:19:11Z">
          <w:r>
            <w:rPr>
              <w:rFonts w:hint="default"/>
              <w:color w:val="auto"/>
              <w:highlight w:val="none"/>
              <w:rPrChange w:id="24881" w:author="M00009081" w:date="2024-06-28T11:19:16Z">
                <w:rPr>
                  <w:rFonts w:hint="eastAsia"/>
                </w:rPr>
              </w:rPrChange>
            </w:rPr>
            <w:delText>2、</w:delText>
          </w:r>
        </w:del>
      </w:ins>
      <w:ins w:id="24882" w:author="M00007797" w:date="2023-06-19T10:53:08Z">
        <w:r>
          <w:rPr>
            <w:rFonts w:hint="default"/>
            <w:color w:val="auto"/>
            <w:highlight w:val="none"/>
            <w:rPrChange w:id="24883" w:author="M00009081" w:date="2024-06-28T11:19:16Z">
              <w:rPr>
                <w:rFonts w:hint="eastAsia"/>
              </w:rPr>
            </w:rPrChange>
          </w:rPr>
          <w:t>功能描述:</w:t>
        </w:r>
      </w:ins>
      <w:ins w:id="24884" w:author="M00007797" w:date="2023-06-19T10:53:08Z">
        <w:r>
          <w:rPr>
            <w:rFonts w:hint="default"/>
            <w:color w:val="auto"/>
            <w:highlight w:val="none"/>
            <w:rPrChange w:id="24885" w:author="M00009081" w:date="2024-06-28T11:19:16Z">
              <w:rPr>
                <w:rFonts w:hint="eastAsia"/>
              </w:rPr>
            </w:rPrChange>
          </w:rPr>
          <w:tab/>
        </w:r>
      </w:ins>
    </w:p>
    <w:p>
      <w:pPr>
        <w:pStyle w:val="187"/>
        <w:ind w:left="979" w:leftChars="466" w:firstLine="136" w:firstLineChars="65"/>
        <w:rPr>
          <w:ins w:id="24887" w:author="M00007797" w:date="2023-06-19T13:49:04Z"/>
          <w:rFonts w:hint="eastAsia"/>
          <w:color w:val="auto"/>
          <w:highlight w:val="none"/>
          <w:rPrChange w:id="24888" w:author="M00009081" w:date="2024-06-28T11:19:51Z">
            <w:rPr>
              <w:ins w:id="24889" w:author="M00007797" w:date="2023-06-19T13:49:04Z"/>
            </w:rPr>
          </w:rPrChange>
        </w:rPr>
        <w:pPrChange w:id="24886" w:author="M00009081" w:date="2024-06-28T11:19:51Z">
          <w:pPr>
            <w:pStyle w:val="187"/>
            <w:ind w:left="0" w:leftChars="0" w:firstLine="0" w:firstLineChars="0"/>
          </w:pPr>
        </w:pPrChange>
      </w:pPr>
      <w:ins w:id="24890" w:author="M00007797" w:date="2023-06-19T13:49:04Z">
        <w:del w:id="24891" w:author="M00009081" w:date="2024-06-28T11:19:31Z">
          <w:r>
            <w:rPr>
              <w:rFonts w:hint="eastAsia"/>
              <w:color w:val="auto"/>
              <w:highlight w:val="none"/>
              <w:rPrChange w:id="24892" w:author="M00009081" w:date="2024-06-28T11:19:51Z">
                <w:rPr/>
              </w:rPrChange>
            </w:rPr>
            <w:delText>2.</w:delText>
          </w:r>
        </w:del>
      </w:ins>
      <w:ins w:id="24893" w:author="M00007797" w:date="2023-06-19T13:49:04Z">
        <w:del w:id="24894" w:author="M00009081" w:date="2024-06-28T11:19:30Z">
          <w:r>
            <w:rPr>
              <w:rFonts w:hint="eastAsia"/>
              <w:color w:val="auto"/>
              <w:highlight w:val="none"/>
              <w:rPrChange w:id="24895" w:author="M00009081" w:date="2024-06-28T11:19:51Z">
                <w:rPr/>
              </w:rPrChange>
            </w:rPr>
            <w:delText>1</w:delText>
          </w:r>
        </w:del>
      </w:ins>
      <w:ins w:id="24896" w:author="M00007797" w:date="2023-06-19T13:49:04Z">
        <w:r>
          <w:rPr>
            <w:rFonts w:hint="default"/>
            <w:color w:val="auto"/>
            <w:highlight w:val="none"/>
            <w:rPrChange w:id="24897" w:author="M00009081" w:date="2024-06-28T11:19:51Z">
              <w:rPr>
                <w:rFonts w:hint="eastAsia"/>
              </w:rPr>
            </w:rPrChange>
          </w:rPr>
          <w:t>测速微波功能逻辑：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4899" w:author="M00007797" w:date="2023-06-19T13:49:04Z"/>
          <w:rFonts w:hint="eastAsia"/>
          <w:color w:val="auto"/>
          <w:rPrChange w:id="24900" w:author="M00009081" w:date="2024-06-28T11:20:15Z">
            <w:rPr>
              <w:ins w:id="24901" w:author="M00007797" w:date="2023-06-19T13:49:04Z"/>
            </w:rPr>
          </w:rPrChange>
        </w:rPr>
        <w:pPrChange w:id="24898" w:author="M00009081" w:date="2024-06-28T11:20:15Z">
          <w:pPr>
            <w:pStyle w:val="187"/>
            <w:ind w:left="779" w:leftChars="371" w:firstLine="210" w:firstLineChars="100"/>
          </w:pPr>
        </w:pPrChange>
      </w:pPr>
      <w:ins w:id="24902" w:author="M00009081" w:date="2024-06-28T11:20:29Z">
        <w:r>
          <w:rPr>
            <w:rFonts w:hint="eastAsia"/>
            <w:color w:val="auto"/>
            <w:lang w:val="en-US" w:eastAsia="zh-CN"/>
          </w:rPr>
          <w:t>1、</w:t>
        </w:r>
      </w:ins>
      <w:ins w:id="24903" w:author="M00007797" w:date="2023-06-19T13:49:04Z">
        <w:del w:id="24904" w:author="M00009081" w:date="2024-06-28T11:20:28Z">
          <w:r>
            <w:rPr>
              <w:rFonts w:hint="eastAsia"/>
              <w:color w:val="auto"/>
              <w:rPrChange w:id="24905" w:author="M00009081" w:date="2024-06-28T11:20:15Z">
                <w:rPr>
                  <w:rFonts w:hint="eastAsia"/>
                </w:rPr>
              </w:rPrChange>
            </w:rPr>
            <w:delText>1</w:delText>
          </w:r>
        </w:del>
      </w:ins>
      <w:ins w:id="24906" w:author="M00007797" w:date="2023-06-19T13:49:04Z">
        <w:del w:id="24907" w:author="M00009081" w:date="2024-06-28T11:20:27Z">
          <w:r>
            <w:rPr>
              <w:rFonts w:hint="eastAsia"/>
              <w:color w:val="auto"/>
              <w:rPrChange w:id="24908" w:author="M00009081" w:date="2024-06-28T11:20:15Z">
                <w:rPr>
                  <w:rFonts w:hint="eastAsia"/>
                </w:rPr>
              </w:rPrChange>
            </w:rPr>
            <w:delText>）</w:delText>
          </w:r>
        </w:del>
      </w:ins>
      <w:ins w:id="24909" w:author="M00007797" w:date="2023-06-19T13:49:04Z">
        <w:r>
          <w:rPr>
            <w:rFonts w:hint="eastAsia"/>
            <w:color w:val="auto"/>
            <w:rPrChange w:id="24910" w:author="M00009081" w:date="2024-06-28T11:20:15Z">
              <w:rPr>
                <w:rFonts w:hint="eastAsia"/>
              </w:rPr>
            </w:rPrChange>
          </w:rPr>
          <w:t>不着座状态，关盖、关圈：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4912" w:author="M00007797" w:date="2023-06-19T13:49:04Z"/>
          <w:rFonts w:hint="eastAsia"/>
          <w:color w:val="auto"/>
          <w:rPrChange w:id="24913" w:author="M00009081" w:date="2024-06-28T11:20:15Z">
            <w:rPr>
              <w:ins w:id="24914" w:author="M00007797" w:date="2023-06-19T13:49:04Z"/>
            </w:rPr>
          </w:rPrChange>
        </w:rPr>
        <w:pPrChange w:id="24911" w:author="M00009081" w:date="2024-06-28T11:20:15Z">
          <w:pPr>
            <w:pStyle w:val="187"/>
            <w:ind w:leftChars="271" w:hanging="281" w:hangingChars="134"/>
          </w:pPr>
        </w:pPrChange>
      </w:pPr>
      <w:ins w:id="24915" w:author="M00007797" w:date="2023-06-19T13:49:04Z">
        <w:del w:id="24916" w:author="M00009081" w:date="2024-06-28T11:20:35Z">
          <w:r>
            <w:rPr>
              <w:rFonts w:hint="eastAsia"/>
              <w:color w:val="auto"/>
              <w:rPrChange w:id="24917" w:author="M00009081" w:date="2024-06-28T11:20:15Z">
                <w:rPr>
                  <w:rFonts w:hint="eastAsia"/>
                </w:rPr>
              </w:rPrChange>
            </w:rPr>
            <w:delText xml:space="preserve"> </w:delText>
          </w:r>
        </w:del>
      </w:ins>
      <w:ins w:id="24918" w:author="M00007797" w:date="2023-06-19T13:49:04Z">
        <w:del w:id="24919" w:author="M00009081" w:date="2024-06-28T11:20:35Z">
          <w:r>
            <w:rPr>
              <w:rFonts w:hint="eastAsia"/>
              <w:color w:val="auto"/>
              <w:rPrChange w:id="24920" w:author="M00009081" w:date="2024-06-28T11:20:15Z">
                <w:rPr>
                  <w:rFonts w:hint="eastAsia"/>
                </w:rPr>
              </w:rPrChange>
            </w:rPr>
            <w:delText xml:space="preserve"> </w:delText>
          </w:r>
        </w:del>
      </w:ins>
      <w:ins w:id="24921" w:author="M00007797" w:date="2023-06-19T13:49:04Z">
        <w:del w:id="24922" w:author="M00009081" w:date="2024-06-28T11:20:34Z">
          <w:r>
            <w:rPr>
              <w:rFonts w:hint="eastAsia"/>
              <w:color w:val="auto"/>
              <w:rPrChange w:id="24923" w:author="M00009081" w:date="2024-06-28T11:20:15Z">
                <w:rPr>
                  <w:rFonts w:hint="eastAsia"/>
                </w:rPr>
              </w:rPrChange>
            </w:rPr>
            <w:delText xml:space="preserve"> </w:delText>
          </w:r>
        </w:del>
      </w:ins>
      <w:ins w:id="24924" w:author="M00007797" w:date="2023-06-19T13:49:04Z">
        <w:del w:id="24925" w:author="M00009081" w:date="2024-06-28T11:20:34Z">
          <w:r>
            <w:rPr>
              <w:rFonts w:hint="eastAsia"/>
              <w:color w:val="auto"/>
              <w:rPrChange w:id="24926" w:author="M00009081" w:date="2024-06-28T11:20:15Z">
                <w:rPr/>
              </w:rPrChange>
            </w:rPr>
            <w:delText xml:space="preserve"> </w:delText>
          </w:r>
        </w:del>
      </w:ins>
      <w:ins w:id="24927" w:author="M00007797" w:date="2023-06-19T13:49:04Z">
        <w:del w:id="24928" w:author="M00009081" w:date="2024-06-28T11:20:33Z">
          <w:r>
            <w:rPr>
              <w:rFonts w:hint="eastAsia"/>
              <w:color w:val="auto"/>
              <w:rPrChange w:id="24929" w:author="M00009081" w:date="2024-06-28T11:20:15Z">
                <w:rPr/>
              </w:rPrChange>
            </w:rPr>
            <w:delText xml:space="preserve"> </w:delText>
          </w:r>
        </w:del>
      </w:ins>
      <w:ins w:id="24930" w:author="M00007797" w:date="2023-06-19T13:49:04Z">
        <w:del w:id="24931" w:author="M00009081" w:date="2024-06-28T11:20:33Z">
          <w:r>
            <w:rPr>
              <w:rFonts w:hint="eastAsia"/>
              <w:color w:val="auto"/>
              <w:rPrChange w:id="24932" w:author="M00009081" w:date="2024-06-28T11:20:15Z">
                <w:rPr/>
              </w:rPrChange>
            </w:rPr>
            <w:delText xml:space="preserve"> </w:delText>
          </w:r>
        </w:del>
      </w:ins>
      <w:ins w:id="24933" w:author="M00007797" w:date="2023-06-19T13:49:04Z">
        <w:del w:id="24934" w:author="M00009081" w:date="2024-06-28T11:20:33Z">
          <w:r>
            <w:rPr>
              <w:rFonts w:hint="eastAsia"/>
              <w:color w:val="auto"/>
              <w:rPrChange w:id="24935" w:author="M00009081" w:date="2024-06-28T11:20:15Z">
                <w:rPr/>
              </w:rPrChange>
            </w:rPr>
            <w:delText xml:space="preserve"> </w:delText>
          </w:r>
        </w:del>
      </w:ins>
      <w:ins w:id="24936" w:author="M00007797" w:date="2023-06-19T13:49:04Z">
        <w:r>
          <w:rPr>
            <w:rFonts w:hint="eastAsia"/>
            <w:color w:val="auto"/>
            <w:rPrChange w:id="24937" w:author="M00009081" w:date="2024-06-28T11:20:15Z">
              <w:rPr>
                <w:rFonts w:hint="eastAsia"/>
              </w:rPr>
            </w:rPrChange>
          </w:rPr>
          <w:t>只侦测到微波“靠近1”、“靠近2”信号时，才响应开盖。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4939" w:author="M00007797" w:date="2023-06-19T13:49:04Z"/>
          <w:rFonts w:hint="eastAsia"/>
          <w:color w:val="auto"/>
          <w:rPrChange w:id="24940" w:author="M00009081" w:date="2024-06-28T11:20:15Z">
            <w:rPr>
              <w:ins w:id="24941" w:author="M00007797" w:date="2023-06-19T13:49:04Z"/>
            </w:rPr>
          </w:rPrChange>
        </w:rPr>
        <w:pPrChange w:id="24938" w:author="M00009081" w:date="2024-06-28T11:20:15Z">
          <w:pPr>
            <w:pStyle w:val="187"/>
            <w:ind w:left="0" w:leftChars="0" w:firstLine="1050" w:firstLineChars="500"/>
          </w:pPr>
        </w:pPrChange>
      </w:pPr>
      <w:ins w:id="24942" w:author="M00009081" w:date="2024-06-28T11:20:39Z">
        <w:r>
          <w:rPr>
            <w:rFonts w:hint="eastAsia"/>
            <w:color w:val="auto"/>
            <w:lang w:val="en-US" w:eastAsia="zh-CN"/>
          </w:rPr>
          <w:t>2</w:t>
        </w:r>
      </w:ins>
      <w:ins w:id="24943" w:author="M00009081" w:date="2024-06-28T11:20:40Z">
        <w:r>
          <w:rPr>
            <w:rFonts w:hint="eastAsia"/>
            <w:color w:val="auto"/>
            <w:lang w:val="en-US" w:eastAsia="zh-CN"/>
          </w:rPr>
          <w:t>、</w:t>
        </w:r>
      </w:ins>
      <w:ins w:id="24944" w:author="M00007797" w:date="2023-06-19T13:49:04Z">
        <w:del w:id="24945" w:author="M00009081" w:date="2024-06-28T11:20:38Z">
          <w:r>
            <w:rPr>
              <w:rFonts w:hint="eastAsia"/>
              <w:color w:val="auto"/>
              <w:rPrChange w:id="24946" w:author="M00009081" w:date="2024-06-28T11:20:15Z">
                <w:rPr>
                  <w:rFonts w:hint="eastAsia"/>
                </w:rPr>
              </w:rPrChange>
            </w:rPr>
            <w:delText>2</w:delText>
          </w:r>
        </w:del>
      </w:ins>
      <w:ins w:id="24947" w:author="M00007797" w:date="2023-06-19T13:49:04Z">
        <w:del w:id="24948" w:author="M00009081" w:date="2024-06-28T11:20:37Z">
          <w:r>
            <w:rPr>
              <w:rFonts w:hint="eastAsia"/>
              <w:color w:val="auto"/>
              <w:rPrChange w:id="24949" w:author="M00009081" w:date="2024-06-28T11:20:15Z">
                <w:rPr>
                  <w:rFonts w:hint="eastAsia"/>
                </w:rPr>
              </w:rPrChange>
            </w:rPr>
            <w:delText>）</w:delText>
          </w:r>
        </w:del>
      </w:ins>
      <w:ins w:id="24950" w:author="M00007797" w:date="2023-06-19T13:49:04Z">
        <w:r>
          <w:rPr>
            <w:rFonts w:hint="eastAsia"/>
            <w:color w:val="auto"/>
            <w:rPrChange w:id="24951" w:author="M00009081" w:date="2024-06-28T11:20:15Z">
              <w:rPr>
                <w:rFonts w:hint="eastAsia"/>
              </w:rPr>
            </w:rPrChange>
          </w:rPr>
          <w:t>不着座状态，开盖/关圈 或 开盖/开圈：</w:t>
        </w:r>
      </w:ins>
    </w:p>
    <w:p>
      <w:pPr>
        <w:pStyle w:val="187"/>
        <w:ind w:left="979" w:leftChars="466" w:firstLine="136" w:firstLineChars="65"/>
        <w:rPr>
          <w:ins w:id="24953" w:author="M00007797" w:date="2023-06-19T13:49:04Z"/>
          <w:rFonts w:hint="eastAsia"/>
          <w:color w:val="auto"/>
          <w:highlight w:val="none"/>
          <w:rPrChange w:id="24954" w:author="M00009081" w:date="2024-06-28T11:21:05Z">
            <w:rPr>
              <w:ins w:id="24955" w:author="M00007797" w:date="2023-06-19T13:49:04Z"/>
            </w:rPr>
          </w:rPrChange>
        </w:rPr>
        <w:pPrChange w:id="24952" w:author="M00009081" w:date="2024-06-28T11:21:05Z">
          <w:pPr>
            <w:pStyle w:val="187"/>
            <w:ind w:left="884" w:leftChars="0" w:firstLine="420" w:firstLineChars="200"/>
          </w:pPr>
        </w:pPrChange>
      </w:pPr>
      <w:ins w:id="24956" w:author="M00007797" w:date="2023-06-19T13:49:04Z">
        <w:del w:id="24957" w:author="M00009081" w:date="2024-06-28T11:21:08Z">
          <w:r>
            <w:rPr>
              <w:rFonts w:hint="eastAsia"/>
              <w:color w:val="auto"/>
              <w:highlight w:val="none"/>
              <w:rPrChange w:id="24958" w:author="M00009081" w:date="2024-06-28T11:21:05Z">
                <w:rPr/>
              </w:rPrChange>
            </w:rPr>
            <w:delText>a</w:delText>
          </w:r>
        </w:del>
      </w:ins>
      <w:ins w:id="24959" w:author="M00007797" w:date="2023-06-19T13:49:04Z">
        <w:del w:id="24960" w:author="M00009081" w:date="2024-06-28T11:21:08Z">
          <w:r>
            <w:rPr>
              <w:rFonts w:hint="eastAsia"/>
              <w:color w:val="auto"/>
              <w:highlight w:val="none"/>
              <w:rPrChange w:id="24961" w:author="M00009081" w:date="2024-06-28T11:21:05Z">
                <w:rPr>
                  <w:rFonts w:hint="eastAsia"/>
                </w:rPr>
              </w:rPrChange>
            </w:rPr>
            <w:delText>.</w:delText>
          </w:r>
        </w:del>
      </w:ins>
      <w:ins w:id="24962" w:author="M00007797" w:date="2023-06-19T13:49:04Z">
        <w:r>
          <w:rPr>
            <w:rFonts w:hint="eastAsia"/>
            <w:color w:val="auto"/>
            <w:highlight w:val="none"/>
            <w:rPrChange w:id="24963" w:author="M00009081" w:date="2024-06-28T11:21:05Z">
              <w:rPr/>
            </w:rPrChange>
          </w:rPr>
          <w:t>“离开”信号</w:t>
        </w:r>
      </w:ins>
      <w:ins w:id="24964" w:author="M00007797" w:date="2023-06-19T13:49:04Z">
        <w:r>
          <w:rPr>
            <w:rFonts w:hint="eastAsia"/>
            <w:color w:val="auto"/>
            <w:highlight w:val="none"/>
            <w:rPrChange w:id="24965" w:author="M00009081" w:date="2024-06-28T11:21:05Z">
              <w:rPr>
                <w:rFonts w:hint="eastAsia"/>
              </w:rPr>
            </w:rPrChange>
          </w:rPr>
          <w:t>：</w:t>
        </w:r>
      </w:ins>
    </w:p>
    <w:p>
      <w:pPr>
        <w:pStyle w:val="187"/>
        <w:ind w:left="1680" w:leftChars="0" w:hanging="1680" w:hangingChars="800"/>
        <w:rPr>
          <w:ins w:id="24967" w:author="M00007797" w:date="2023-06-19T13:49:04Z"/>
        </w:rPr>
        <w:pPrChange w:id="24966" w:author="M00009081" w:date="2024-06-28T11:21:35Z">
          <w:pPr>
            <w:pStyle w:val="187"/>
            <w:ind w:left="1050" w:leftChars="0" w:hanging="1050" w:hangingChars="500"/>
          </w:pPr>
        </w:pPrChange>
      </w:pPr>
      <w:ins w:id="24968" w:author="M00007797" w:date="2023-06-19T13:49:04Z">
        <w:r>
          <w:rPr/>
          <w:t xml:space="preserve">              </w:t>
        </w:r>
      </w:ins>
      <w:ins w:id="24969" w:author="M00009081" w:date="2024-06-28T11:21:36Z">
        <w:r>
          <w:rPr>
            <w:rFonts w:hint="eastAsia"/>
            <w:lang w:val="en-US" w:eastAsia="zh-CN"/>
          </w:rPr>
          <w:t xml:space="preserve"> </w:t>
        </w:r>
      </w:ins>
      <w:ins w:id="24970" w:author="M00009081" w:date="2024-06-28T11:21:32Z">
        <w:r>
          <w:rPr>
            <w:rFonts w:hint="eastAsia"/>
            <w:lang w:val="en-US" w:eastAsia="zh-CN"/>
          </w:rPr>
          <w:t xml:space="preserve"> </w:t>
        </w:r>
      </w:ins>
      <w:ins w:id="24971" w:author="M00007797" w:date="2023-06-19T13:49:04Z">
        <w:r>
          <w:rPr>
            <w:rFonts w:hint="eastAsia"/>
            <w:color w:val="auto"/>
            <w:rPrChange w:id="24972" w:author="M00009081" w:date="2024-06-28T11:21:19Z">
              <w:rPr/>
            </w:rPrChange>
          </w:rPr>
          <w:t>当微波侦测到“离开”信号时，启动15s计时器，若在15s没有微波信号（离开、靠近、存在）输入时，关盖；若计时过程中有微波信号输入时（无物体信号除外），则计数器清零，并重新判定信号处理方式。</w:t>
        </w:r>
      </w:ins>
    </w:p>
    <w:p>
      <w:pPr>
        <w:pStyle w:val="187"/>
        <w:ind w:left="979" w:leftChars="466" w:firstLine="136" w:firstLineChars="65"/>
        <w:rPr>
          <w:ins w:id="24974" w:author="M00007797" w:date="2023-06-19T13:49:04Z"/>
          <w:rFonts w:hint="eastAsia"/>
          <w:color w:val="auto"/>
          <w:highlight w:val="none"/>
          <w:rPrChange w:id="24975" w:author="M00009081" w:date="2024-06-28T11:21:47Z">
            <w:rPr>
              <w:ins w:id="24976" w:author="M00007797" w:date="2023-06-19T13:49:04Z"/>
            </w:rPr>
          </w:rPrChange>
        </w:rPr>
        <w:pPrChange w:id="24973" w:author="M00009081" w:date="2024-06-28T11:21:47Z">
          <w:pPr>
            <w:pStyle w:val="187"/>
            <w:ind w:left="884" w:leftChars="0" w:firstLine="420" w:firstLineChars="200"/>
          </w:pPr>
        </w:pPrChange>
      </w:pPr>
      <w:ins w:id="24977" w:author="M00007797" w:date="2023-06-19T13:49:04Z">
        <w:del w:id="24978" w:author="M00009081" w:date="2024-06-28T11:21:49Z">
          <w:r>
            <w:rPr>
              <w:rFonts w:hint="eastAsia"/>
              <w:color w:val="auto"/>
              <w:highlight w:val="none"/>
              <w:rPrChange w:id="24979" w:author="M00009081" w:date="2024-06-28T11:21:47Z">
                <w:rPr>
                  <w:rFonts w:hint="eastAsia"/>
                </w:rPr>
              </w:rPrChange>
            </w:rPr>
            <w:delText>b</w:delText>
          </w:r>
        </w:del>
      </w:ins>
      <w:ins w:id="24980" w:author="M00007797" w:date="2023-06-19T13:49:04Z">
        <w:del w:id="24981" w:author="M00009081" w:date="2024-06-28T11:21:48Z">
          <w:r>
            <w:rPr>
              <w:rFonts w:hint="eastAsia"/>
              <w:color w:val="auto"/>
              <w:highlight w:val="none"/>
              <w:rPrChange w:id="24982" w:author="M00009081" w:date="2024-06-28T11:21:47Z">
                <w:rPr/>
              </w:rPrChange>
            </w:rPr>
            <w:delText>.</w:delText>
          </w:r>
        </w:del>
      </w:ins>
      <w:ins w:id="24983" w:author="M00007797" w:date="2023-06-19T13:49:04Z">
        <w:r>
          <w:rPr>
            <w:rFonts w:hint="eastAsia"/>
            <w:color w:val="auto"/>
            <w:highlight w:val="none"/>
            <w:rPrChange w:id="24984" w:author="M00009081" w:date="2024-06-28T11:21:47Z">
              <w:rPr/>
            </w:rPrChange>
          </w:rPr>
          <w:t>“靠近”信号</w:t>
        </w:r>
      </w:ins>
      <w:ins w:id="24985" w:author="M00007797" w:date="2023-06-19T13:49:04Z">
        <w:r>
          <w:rPr>
            <w:rFonts w:hint="eastAsia"/>
            <w:color w:val="auto"/>
            <w:highlight w:val="none"/>
            <w:rPrChange w:id="24986" w:author="M00009081" w:date="2024-06-28T11:21:47Z">
              <w:rPr>
                <w:rFonts w:hint="eastAsia"/>
              </w:rPr>
            </w:rPrChange>
          </w:rPr>
          <w:t>：</w:t>
        </w:r>
      </w:ins>
    </w:p>
    <w:p>
      <w:pPr>
        <w:pStyle w:val="187"/>
        <w:ind w:left="1680" w:leftChars="0" w:hanging="1680" w:hangingChars="800"/>
        <w:rPr>
          <w:ins w:id="24988" w:author="M00007797" w:date="2023-06-19T13:49:04Z"/>
        </w:rPr>
        <w:pPrChange w:id="24987" w:author="M00009081" w:date="2024-06-28T11:22:04Z">
          <w:pPr>
            <w:pStyle w:val="187"/>
            <w:ind w:left="1050" w:leftChars="0" w:hanging="1050" w:hangingChars="500"/>
          </w:pPr>
        </w:pPrChange>
      </w:pPr>
      <w:ins w:id="24989" w:author="M00007797" w:date="2023-06-19T13:49:04Z">
        <w:r>
          <w:rPr/>
          <w:t xml:space="preserve">              </w:t>
        </w:r>
      </w:ins>
      <w:ins w:id="24990" w:author="M00009081" w:date="2024-06-28T11:22:01Z">
        <w:r>
          <w:rPr>
            <w:rFonts w:hint="eastAsia"/>
            <w:lang w:val="en-US" w:eastAsia="zh-CN"/>
          </w:rPr>
          <w:t xml:space="preserve"> </w:t>
        </w:r>
      </w:ins>
      <w:ins w:id="24991" w:author="M00009081" w:date="2024-06-28T11:22:03Z">
        <w:r>
          <w:rPr>
            <w:rFonts w:hint="eastAsia"/>
            <w:lang w:val="en-US" w:eastAsia="zh-CN"/>
          </w:rPr>
          <w:t xml:space="preserve"> </w:t>
        </w:r>
      </w:ins>
      <w:ins w:id="24992" w:author="M00007797" w:date="2023-06-19T13:49:04Z">
        <w:r>
          <w:rPr>
            <w:rFonts w:hint="eastAsia"/>
            <w:color w:val="auto"/>
            <w:rPrChange w:id="24993" w:author="M00009081" w:date="2024-06-28T11:21:58Z">
              <w:rPr/>
            </w:rPrChange>
          </w:rPr>
          <w:t>当微波侦测到“靠近”信号时，启动45s计时器，若在45s内没有微波信号（离开、靠近、存在）输入时，关盖；若计时过程中有微波信号输入时（无物体信号除外），则计数器清零，并重新判定信号处理方式。</w:t>
        </w:r>
      </w:ins>
    </w:p>
    <w:p>
      <w:pPr>
        <w:pStyle w:val="187"/>
        <w:ind w:left="979" w:leftChars="466" w:firstLine="136" w:firstLineChars="65"/>
        <w:rPr>
          <w:ins w:id="24995" w:author="M00007797" w:date="2023-06-19T13:49:04Z"/>
          <w:rFonts w:hint="eastAsia"/>
          <w:color w:val="auto"/>
          <w:highlight w:val="none"/>
          <w:rPrChange w:id="24996" w:author="M00009081" w:date="2024-06-28T11:22:16Z">
            <w:rPr>
              <w:ins w:id="24997" w:author="M00007797" w:date="2023-06-19T13:49:04Z"/>
            </w:rPr>
          </w:rPrChange>
        </w:rPr>
        <w:pPrChange w:id="24994" w:author="M00009081" w:date="2024-06-28T11:22:16Z">
          <w:pPr>
            <w:pStyle w:val="187"/>
            <w:ind w:left="884" w:leftChars="0" w:firstLine="420" w:firstLineChars="200"/>
          </w:pPr>
        </w:pPrChange>
      </w:pPr>
      <w:ins w:id="24998" w:author="M00007797" w:date="2023-06-19T13:49:04Z">
        <w:del w:id="24999" w:author="M00009081" w:date="2024-06-28T11:22:21Z">
          <w:r>
            <w:rPr>
              <w:rFonts w:hint="eastAsia"/>
              <w:color w:val="auto"/>
              <w:highlight w:val="none"/>
              <w:rPrChange w:id="25000" w:author="M00009081" w:date="2024-06-28T11:22:16Z">
                <w:rPr/>
              </w:rPrChange>
            </w:rPr>
            <w:delText>c</w:delText>
          </w:r>
        </w:del>
      </w:ins>
      <w:ins w:id="25001" w:author="M00007797" w:date="2023-06-19T13:49:04Z">
        <w:del w:id="25002" w:author="M00009081" w:date="2024-06-28T11:22:20Z">
          <w:r>
            <w:rPr>
              <w:rFonts w:hint="eastAsia"/>
              <w:color w:val="auto"/>
              <w:highlight w:val="none"/>
              <w:rPrChange w:id="25003" w:author="M00009081" w:date="2024-06-28T11:22:16Z">
                <w:rPr/>
              </w:rPrChange>
            </w:rPr>
            <w:delText>.</w:delText>
          </w:r>
        </w:del>
      </w:ins>
      <w:ins w:id="25004" w:author="M00007797" w:date="2023-06-19T13:49:04Z">
        <w:r>
          <w:rPr>
            <w:rFonts w:hint="eastAsia"/>
            <w:color w:val="auto"/>
            <w:highlight w:val="none"/>
            <w:rPrChange w:id="25005" w:author="M00009081" w:date="2024-06-28T11:22:16Z">
              <w:rPr/>
            </w:rPrChange>
          </w:rPr>
          <w:t>“存在”信号</w:t>
        </w:r>
      </w:ins>
      <w:ins w:id="25006" w:author="M00007797" w:date="2023-06-19T13:49:04Z">
        <w:r>
          <w:rPr>
            <w:rFonts w:hint="eastAsia"/>
            <w:color w:val="auto"/>
            <w:highlight w:val="none"/>
            <w:rPrChange w:id="25007" w:author="M00009081" w:date="2024-06-28T11:22:16Z">
              <w:rPr>
                <w:rFonts w:hint="eastAsia"/>
              </w:rPr>
            </w:rPrChange>
          </w:rPr>
          <w:t>：</w:t>
        </w:r>
      </w:ins>
    </w:p>
    <w:p>
      <w:pPr>
        <w:pStyle w:val="187"/>
        <w:ind w:left="1680" w:leftChars="0" w:hanging="1680" w:hangingChars="800"/>
        <w:rPr>
          <w:ins w:id="25009" w:author="M00007797" w:date="2023-06-19T13:49:04Z"/>
        </w:rPr>
        <w:pPrChange w:id="25008" w:author="M00009081" w:date="2024-06-28T11:22:38Z">
          <w:pPr>
            <w:pStyle w:val="187"/>
            <w:ind w:left="1050" w:leftChars="0" w:hanging="1050" w:hangingChars="500"/>
          </w:pPr>
        </w:pPrChange>
      </w:pPr>
      <w:ins w:id="25010" w:author="M00007797" w:date="2023-06-19T13:49:04Z">
        <w:r>
          <w:rPr/>
          <w:t xml:space="preserve">             </w:t>
        </w:r>
      </w:ins>
      <w:ins w:id="25011" w:author="M00007797" w:date="2023-06-19T13:49:04Z">
        <w:r>
          <w:rPr>
            <w:rFonts w:hint="eastAsia"/>
            <w:color w:val="auto"/>
            <w:rPrChange w:id="25012" w:author="M00009081" w:date="2024-06-28T11:22:33Z">
              <w:rPr/>
            </w:rPrChange>
          </w:rPr>
          <w:t xml:space="preserve"> </w:t>
        </w:r>
      </w:ins>
      <w:ins w:id="25013" w:author="M00009081" w:date="2024-06-28T11:22:35Z">
        <w:r>
          <w:rPr>
            <w:rFonts w:hint="eastAsia"/>
            <w:color w:val="auto"/>
            <w:lang w:val="en-US" w:eastAsia="zh-CN"/>
          </w:rPr>
          <w:t xml:space="preserve"> </w:t>
        </w:r>
      </w:ins>
      <w:ins w:id="25014" w:author="M00009081" w:date="2024-06-28T11:22:36Z">
        <w:r>
          <w:rPr>
            <w:rFonts w:hint="eastAsia"/>
            <w:color w:val="auto"/>
            <w:lang w:val="en-US" w:eastAsia="zh-CN"/>
          </w:rPr>
          <w:t xml:space="preserve"> </w:t>
        </w:r>
      </w:ins>
      <w:ins w:id="25015" w:author="M00007797" w:date="2023-06-19T13:49:04Z">
        <w:r>
          <w:rPr>
            <w:rFonts w:hint="eastAsia"/>
            <w:color w:val="auto"/>
            <w:rPrChange w:id="25016" w:author="M00009081" w:date="2024-06-28T11:22:33Z">
              <w:rPr/>
            </w:rPrChange>
          </w:rPr>
          <w:t>当微波侦测到“存在”信号时，启动45s计时器，若在45s内没有微波信号（离开、靠近、存在）输入时，关盖；若计时过程中有微波信号输入时（无物体信号除外），则计数器清零，并重新判定信号处理方式。</w:t>
        </w:r>
      </w:ins>
    </w:p>
    <w:p>
      <w:pPr>
        <w:pStyle w:val="187"/>
        <w:ind w:left="979" w:leftChars="466" w:firstLine="136" w:firstLineChars="65"/>
        <w:rPr>
          <w:ins w:id="25018" w:author="M00007797" w:date="2023-06-19T13:49:04Z"/>
          <w:rFonts w:hint="eastAsia"/>
          <w:color w:val="auto"/>
          <w:highlight w:val="none"/>
          <w:rPrChange w:id="25019" w:author="M00009081" w:date="2024-06-28T11:22:48Z">
            <w:rPr>
              <w:ins w:id="25020" w:author="M00007797" w:date="2023-06-19T13:49:04Z"/>
            </w:rPr>
          </w:rPrChange>
        </w:rPr>
        <w:pPrChange w:id="25017" w:author="M00009081" w:date="2024-06-28T11:22:48Z">
          <w:pPr>
            <w:pStyle w:val="187"/>
            <w:ind w:left="884" w:leftChars="0" w:firstLine="420" w:firstLineChars="200"/>
          </w:pPr>
        </w:pPrChange>
      </w:pPr>
      <w:ins w:id="25021" w:author="M00007797" w:date="2023-06-19T13:49:04Z">
        <w:del w:id="25022" w:author="M00009081" w:date="2024-06-28T11:22:43Z">
          <w:r>
            <w:rPr>
              <w:rFonts w:hint="eastAsia"/>
              <w:color w:val="auto"/>
              <w:highlight w:val="none"/>
              <w:rPrChange w:id="25023" w:author="M00009081" w:date="2024-06-28T11:22:48Z">
                <w:rPr/>
              </w:rPrChange>
            </w:rPr>
            <w:delText>d</w:delText>
          </w:r>
        </w:del>
      </w:ins>
      <w:ins w:id="25024" w:author="M00007797" w:date="2023-06-19T13:49:04Z">
        <w:del w:id="25025" w:author="M00009081" w:date="2024-06-28T11:22:42Z">
          <w:r>
            <w:rPr>
              <w:rFonts w:hint="eastAsia"/>
              <w:color w:val="auto"/>
              <w:highlight w:val="none"/>
              <w:rPrChange w:id="25026" w:author="M00009081" w:date="2024-06-28T11:22:48Z">
                <w:rPr>
                  <w:rFonts w:hint="eastAsia"/>
                </w:rPr>
              </w:rPrChange>
            </w:rPr>
            <w:delText>.</w:delText>
          </w:r>
        </w:del>
      </w:ins>
      <w:ins w:id="25027" w:author="M00007797" w:date="2023-06-19T13:49:04Z">
        <w:r>
          <w:rPr>
            <w:rFonts w:hint="eastAsia"/>
            <w:color w:val="auto"/>
            <w:highlight w:val="none"/>
            <w:rPrChange w:id="25028" w:author="M00009081" w:date="2024-06-28T11:22:48Z">
              <w:rPr/>
            </w:rPrChange>
          </w:rPr>
          <w:t>“存在”信号补充：</w:t>
        </w:r>
      </w:ins>
    </w:p>
    <w:p>
      <w:pPr>
        <w:pStyle w:val="187"/>
        <w:ind w:left="1680" w:leftChars="0" w:hanging="1680" w:hangingChars="800"/>
        <w:rPr>
          <w:ins w:id="25030" w:author="M00007797" w:date="2023-06-19T13:49:04Z"/>
          <w:rFonts w:hint="eastAsia"/>
          <w:color w:val="auto"/>
          <w:rPrChange w:id="25031" w:author="M00009081" w:date="2024-06-28T11:23:04Z">
            <w:rPr>
              <w:ins w:id="25032" w:author="M00007797" w:date="2023-06-19T13:49:04Z"/>
            </w:rPr>
          </w:rPrChange>
        </w:rPr>
        <w:pPrChange w:id="25029" w:author="M00009081" w:date="2024-06-28T11:23:04Z">
          <w:pPr>
            <w:pStyle w:val="187"/>
            <w:ind w:left="1050" w:leftChars="0" w:hanging="1050" w:hangingChars="500"/>
          </w:pPr>
        </w:pPrChange>
      </w:pPr>
      <w:ins w:id="25033" w:author="M00007797" w:date="2023-06-19T13:49:04Z">
        <w:r>
          <w:rPr/>
          <w:t xml:space="preserve">            </w:t>
        </w:r>
      </w:ins>
      <w:ins w:id="25034" w:author="M00007797" w:date="2023-06-19T13:49:04Z">
        <w:r>
          <w:rPr>
            <w:rFonts w:hint="eastAsia"/>
            <w:color w:val="auto"/>
            <w:rPrChange w:id="25035" w:author="M00009081" w:date="2024-06-28T11:23:04Z">
              <w:rPr/>
            </w:rPrChange>
          </w:rPr>
          <w:t xml:space="preserve">  </w:t>
        </w:r>
      </w:ins>
      <w:ins w:id="25036" w:author="M00009081" w:date="2024-06-28T11:23:22Z">
        <w:r>
          <w:rPr>
            <w:rFonts w:hint="eastAsia"/>
            <w:color w:val="auto"/>
            <w:lang w:val="en-US" w:eastAsia="zh-CN"/>
          </w:rPr>
          <w:t xml:space="preserve"> </w:t>
        </w:r>
      </w:ins>
      <w:ins w:id="25037" w:author="M00009081" w:date="2024-06-28T11:23:23Z">
        <w:r>
          <w:rPr>
            <w:rFonts w:hint="eastAsia"/>
            <w:color w:val="auto"/>
            <w:lang w:val="en-US" w:eastAsia="zh-CN"/>
          </w:rPr>
          <w:t xml:space="preserve"> </w:t>
        </w:r>
      </w:ins>
      <w:ins w:id="25038" w:author="M00009081" w:date="2024-06-28T11:23:24Z">
        <w:r>
          <w:rPr>
            <w:rFonts w:hint="eastAsia"/>
            <w:color w:val="auto"/>
            <w:lang w:val="en-US" w:eastAsia="zh-CN"/>
          </w:rPr>
          <w:t>1、</w:t>
        </w:r>
      </w:ins>
      <w:ins w:id="25039" w:author="M00007797" w:date="2023-06-19T13:49:04Z">
        <w:r>
          <w:rPr>
            <w:rFonts w:hint="eastAsia"/>
            <w:color w:val="auto"/>
            <w:rPrChange w:id="25040" w:author="M00009081" w:date="2024-06-28T11:23:19Z">
              <w:rPr/>
            </w:rPrChange>
          </w:rPr>
          <w:t>当微波在4min的时间内，反复只侦测到”存在”信号时（无物体信号除外），4min计时结束后关盖；若有“离开、靠近”信号</w:t>
        </w:r>
      </w:ins>
      <w:ins w:id="25041" w:author="M00007797" w:date="2023-06-19T13:49:04Z">
        <w:r>
          <w:rPr>
            <w:rFonts w:hint="eastAsia"/>
            <w:color w:val="auto"/>
            <w:lang w:val="en-US" w:eastAsia="zh-CN"/>
            <w:rPrChange w:id="25042" w:author="M00009081" w:date="2024-06-28T11:23:04Z">
              <w:rPr>
                <w:rFonts w:hint="eastAsia"/>
                <w:lang w:val="en-US" w:eastAsia="zh-CN"/>
              </w:rPr>
            </w:rPrChange>
          </w:rPr>
          <w:t>时</w:t>
        </w:r>
      </w:ins>
      <w:ins w:id="25043" w:author="M00007797" w:date="2023-06-19T13:49:04Z">
        <w:r>
          <w:rPr>
            <w:rFonts w:hint="eastAsia"/>
            <w:color w:val="auto"/>
            <w:rPrChange w:id="25044" w:author="M00009081" w:date="2024-06-28T11:23:19Z">
              <w:rPr/>
            </w:rPrChange>
          </w:rPr>
          <w:t>，则此4min计数器停止并清零,并重新判定信号处理方式。</w:t>
        </w:r>
      </w:ins>
    </w:p>
    <w:p>
      <w:pPr>
        <w:pStyle w:val="187"/>
        <w:numPr>
          <w:ilvl w:val="-1"/>
          <w:numId w:val="0"/>
        </w:numPr>
        <w:ind w:left="1680" w:leftChars="800" w:firstLine="0" w:firstLineChars="0"/>
        <w:rPr>
          <w:ins w:id="25046" w:author="M00007797" w:date="2023-06-19T13:49:27Z"/>
          <w:rFonts w:hint="eastAsia"/>
          <w:color w:val="auto"/>
          <w:rPrChange w:id="25047" w:author="M00009081" w:date="2024-06-28T11:23:38Z">
            <w:rPr>
              <w:ins w:id="25048" w:author="M00007797" w:date="2023-06-19T13:49:27Z"/>
              <w:rFonts w:hint="eastAsia"/>
            </w:rPr>
          </w:rPrChange>
        </w:rPr>
        <w:pPrChange w:id="25045" w:author="M00009081" w:date="2024-06-28T11:23:41Z">
          <w:pPr>
            <w:pStyle w:val="187"/>
            <w:numPr>
              <w:ilvl w:val="0"/>
              <w:numId w:val="47"/>
            </w:numPr>
            <w:ind w:left="1050" w:leftChars="0" w:firstLine="0" w:firstLineChars="0"/>
          </w:pPr>
        </w:pPrChange>
      </w:pPr>
      <w:ins w:id="25049" w:author="M00009081" w:date="2024-06-28T11:23:42Z">
        <w:r>
          <w:rPr>
            <w:rFonts w:hint="eastAsia"/>
            <w:color w:val="auto"/>
            <w:lang w:val="en-US" w:eastAsia="zh-CN"/>
          </w:rPr>
          <w:t>2</w:t>
        </w:r>
      </w:ins>
      <w:ins w:id="25050" w:author="M00009081" w:date="2024-06-28T11:23:43Z">
        <w:r>
          <w:rPr>
            <w:rFonts w:hint="eastAsia"/>
            <w:color w:val="auto"/>
            <w:lang w:val="en-US" w:eastAsia="zh-CN"/>
          </w:rPr>
          <w:t>、</w:t>
        </w:r>
      </w:ins>
      <w:ins w:id="25051" w:author="M00007797" w:date="2023-06-19T13:49:04Z">
        <w:r>
          <w:rPr>
            <w:rFonts w:hint="eastAsia"/>
            <w:color w:val="auto"/>
            <w:rPrChange w:id="25052" w:author="M00009081" w:date="2024-06-28T11:23:38Z">
              <w:rPr>
                <w:rFonts w:hint="eastAsia"/>
              </w:rPr>
            </w:rPrChange>
          </w:rPr>
          <w:t>关盖后，主机不响应微波信号3</w:t>
        </w:r>
      </w:ins>
      <w:ins w:id="25053" w:author="M00007797" w:date="2023-06-19T13:49:04Z">
        <w:r>
          <w:rPr>
            <w:rFonts w:hint="eastAsia"/>
            <w:color w:val="auto"/>
            <w:rPrChange w:id="25054" w:author="M00009081" w:date="2024-06-28T11:23:38Z">
              <w:rPr/>
            </w:rPrChange>
          </w:rPr>
          <w:t>s</w:t>
        </w:r>
      </w:ins>
      <w:ins w:id="25055" w:author="M00007797" w:date="2023-06-19T13:49:04Z">
        <w:r>
          <w:rPr>
            <w:rFonts w:hint="eastAsia"/>
            <w:color w:val="auto"/>
            <w:rPrChange w:id="25056" w:author="M00009081" w:date="2024-06-28T11:23:38Z">
              <w:rPr>
                <w:rFonts w:hint="eastAsia"/>
              </w:rPr>
            </w:rPrChange>
          </w:rPr>
          <w:t>，若在此期间有2</w:t>
        </w:r>
      </w:ins>
      <w:ins w:id="25057" w:author="M00007797" w:date="2023-06-19T13:49:04Z">
        <w:del w:id="25058" w:author="M00032937" w:date="2024-06-28T09:26:03Z">
          <w:r>
            <w:rPr>
              <w:rFonts w:hint="eastAsia"/>
              <w:color w:val="auto"/>
              <w:rPrChange w:id="25059" w:author="M00009081" w:date="2024-06-28T11:23:38Z">
                <w:rPr>
                  <w:rFonts w:hint="eastAsia"/>
                </w:rPr>
              </w:rPrChange>
            </w:rPr>
            <w:delText>档</w:delText>
          </w:r>
        </w:del>
      </w:ins>
      <w:ins w:id="25060" w:author="M00032937" w:date="2024-06-28T09:26:03Z">
        <w:r>
          <w:rPr>
            <w:rFonts w:hint="eastAsia"/>
            <w:color w:val="auto"/>
            <w:lang w:eastAsia="zh-CN"/>
            <w:rPrChange w:id="25061" w:author="M00009081" w:date="2024-06-28T11:23:38Z">
              <w:rPr>
                <w:rFonts w:hint="eastAsia"/>
                <w:lang w:eastAsia="zh-CN"/>
              </w:rPr>
            </w:rPrChange>
          </w:rPr>
          <w:t>挡</w:t>
        </w:r>
      </w:ins>
      <w:ins w:id="25062" w:author="M00007797" w:date="2023-06-19T13:49:04Z">
        <w:r>
          <w:rPr>
            <w:rFonts w:hint="eastAsia"/>
            <w:color w:val="auto"/>
            <w:rPrChange w:id="25063" w:author="M00009081" w:date="2024-06-28T11:23:38Z">
              <w:rPr>
                <w:rFonts w:hint="eastAsia"/>
              </w:rPr>
            </w:rPrChange>
          </w:rPr>
          <w:t>内的靠近或离开信号，重新计时；</w:t>
        </w:r>
      </w:ins>
    </w:p>
    <w:p>
      <w:pPr>
        <w:pStyle w:val="187"/>
        <w:numPr>
          <w:ilvl w:val="0"/>
          <w:numId w:val="0"/>
        </w:numPr>
        <w:ind w:left="1680" w:leftChars="800" w:firstLine="0" w:firstLineChars="0"/>
        <w:rPr>
          <w:ins w:id="25065" w:author="M00007797" w:date="2023-06-19T13:49:27Z"/>
          <w:rFonts w:hint="eastAsia"/>
          <w:color w:val="auto"/>
          <w:rPrChange w:id="25066" w:author="M00009081" w:date="2024-06-28T11:23:57Z">
            <w:rPr>
              <w:ins w:id="25067" w:author="M00007797" w:date="2023-06-19T13:49:27Z"/>
            </w:rPr>
          </w:rPrChange>
        </w:rPr>
        <w:pPrChange w:id="25064" w:author="M00009081" w:date="2024-06-28T11:23:57Z">
          <w:pPr>
            <w:pStyle w:val="187"/>
            <w:ind w:left="884" w:leftChars="0" w:firstLine="0" w:firstLineChars="0"/>
          </w:pPr>
        </w:pPrChange>
      </w:pPr>
      <w:ins w:id="25068" w:author="M00009081" w:date="2024-06-28T11:24:01Z">
        <w:r>
          <w:rPr>
            <w:rFonts w:hint="eastAsia"/>
            <w:color w:val="auto"/>
            <w:lang w:val="en-US" w:eastAsia="zh-CN"/>
          </w:rPr>
          <w:t>3</w:t>
        </w:r>
      </w:ins>
      <w:ins w:id="25069" w:author="M00009081" w:date="2024-06-28T11:24:02Z">
        <w:r>
          <w:rPr>
            <w:rFonts w:hint="eastAsia"/>
            <w:color w:val="auto"/>
            <w:lang w:val="en-US" w:eastAsia="zh-CN"/>
          </w:rPr>
          <w:t>、</w:t>
        </w:r>
      </w:ins>
      <w:ins w:id="25070" w:author="M00007797" w:date="2023-06-19T13:49:27Z">
        <w:del w:id="25071" w:author="M00009081" w:date="2024-06-28T11:24:01Z">
          <w:r>
            <w:rPr>
              <w:rFonts w:hint="eastAsia"/>
              <w:color w:val="auto"/>
              <w:rPrChange w:id="25072" w:author="M00009081" w:date="2024-06-28T11:23:57Z">
                <w:rPr/>
              </w:rPrChange>
            </w:rPr>
            <w:delText>2</w:delText>
          </w:r>
        </w:del>
      </w:ins>
      <w:ins w:id="25073" w:author="M00007797" w:date="2023-06-19T13:49:27Z">
        <w:del w:id="25074" w:author="M00009081" w:date="2024-06-28T11:24:00Z">
          <w:r>
            <w:rPr>
              <w:rFonts w:hint="eastAsia"/>
              <w:color w:val="auto"/>
              <w:rPrChange w:id="25075" w:author="M00009081" w:date="2024-06-28T11:23:57Z">
                <w:rPr/>
              </w:rPrChange>
            </w:rPr>
            <w:delText>.</w:delText>
          </w:r>
        </w:del>
      </w:ins>
      <w:ins w:id="25076" w:author="M00007797" w:date="2023-06-19T13:49:42Z">
        <w:del w:id="25077" w:author="M00009081" w:date="2024-06-28T11:23:59Z">
          <w:r>
            <w:rPr>
              <w:rFonts w:hint="eastAsia"/>
              <w:color w:val="auto"/>
              <w:lang w:val="en-US" w:eastAsia="zh-CN"/>
              <w:rPrChange w:id="25078" w:author="M00009081" w:date="2024-06-28T11:23:57Z">
                <w:rPr>
                  <w:rFonts w:hint="eastAsia"/>
                  <w:lang w:val="en-US" w:eastAsia="zh-CN"/>
                </w:rPr>
              </w:rPrChange>
            </w:rPr>
            <w:delText>2</w:delText>
          </w:r>
        </w:del>
      </w:ins>
      <w:ins w:id="25079" w:author="M00007797" w:date="2023-06-19T13:49:27Z">
        <w:r>
          <w:rPr>
            <w:rFonts w:hint="eastAsia"/>
            <w:color w:val="auto"/>
            <w:rPrChange w:id="25080" w:author="M00009081" w:date="2024-06-28T11:23:57Z">
              <w:rPr>
                <w:rFonts w:hint="eastAsia"/>
              </w:rPr>
            </w:rPrChange>
          </w:rPr>
          <w:t>着座状态，不响应微波给与的任何信号。</w:t>
        </w:r>
      </w:ins>
    </w:p>
    <w:p>
      <w:pPr>
        <w:pStyle w:val="28"/>
        <w:numPr>
          <w:ilvl w:val="0"/>
          <w:numId w:val="0"/>
        </w:numPr>
        <w:ind w:left="1050" w:leftChars="0" w:firstLine="0" w:firstLineChars="0"/>
        <w:rPr>
          <w:ins w:id="25082" w:author="M00007797" w:date="2023-06-19T10:53:45Z"/>
          <w:rFonts w:hint="eastAsia"/>
          <w:lang w:val="en-US" w:eastAsia="zh-CN"/>
        </w:rPr>
        <w:pPrChange w:id="25081" w:author="M00007797" w:date="2023-07-10T09:42:02Z">
          <w:pPr>
            <w:pStyle w:val="187"/>
            <w:numPr>
              <w:ilvl w:val="-1"/>
              <w:numId w:val="0"/>
            </w:numPr>
            <w:ind w:left="147" w:leftChars="70" w:firstLine="0" w:firstLineChars="0"/>
          </w:pPr>
        </w:pPrChange>
      </w:pPr>
      <w:ins w:id="25083" w:author="M00007797" w:date="2023-06-19T13:49:27Z">
        <w:r>
          <w:rPr>
            <w:rFonts w:hint="eastAsia"/>
            <w:lang w:val="en-US" w:eastAsia="zh-CN"/>
          </w:rPr>
          <w:t xml:space="preserve">      </w:t>
        </w:r>
      </w:ins>
      <w:ins w:id="25084" w:author="M00007797" w:date="2023-06-19T13:49:27Z">
        <w:del w:id="25085" w:author="M00009081" w:date="2024-06-28T11:24:04Z">
          <w:r>
            <w:rPr>
              <w:rFonts w:hint="eastAsia"/>
              <w:lang w:val="en-US" w:eastAsia="zh-CN"/>
            </w:rPr>
            <w:delText xml:space="preserve">  </w:delText>
          </w:r>
        </w:del>
      </w:ins>
      <w:ins w:id="25086" w:author="M00007797" w:date="2023-06-19T13:49:27Z">
        <w:r>
          <w:rPr>
            <w:rFonts w:hint="eastAsia"/>
            <w:lang w:val="en-US" w:eastAsia="zh-CN"/>
          </w:rPr>
          <w:t>注：上述所说的距离为微波离物体的距离。</w:t>
        </w:r>
      </w:ins>
    </w:p>
    <w:p>
      <w:pPr>
        <w:pStyle w:val="5"/>
        <w:ind w:left="1140" w:hanging="720"/>
        <w:rPr>
          <w:ins w:id="25088" w:author="M00007797" w:date="2023-06-19T10:53:45Z"/>
        </w:rPr>
        <w:pPrChange w:id="25087" w:author="M00000676" w:date="2023-11-25T17:34:41Z">
          <w:pPr>
            <w:pStyle w:val="5"/>
            <w:ind w:left="1146" w:hanging="720"/>
          </w:pPr>
        </w:pPrChange>
      </w:pPr>
      <w:ins w:id="25089" w:author="M00007797" w:date="2023-06-19T10:53:45Z">
        <w:bookmarkStart w:id="2192" w:name="_Toc11849"/>
        <w:bookmarkStart w:id="2193" w:name="_Toc4218"/>
        <w:bookmarkStart w:id="2194" w:name="_Toc19313"/>
        <w:bookmarkStart w:id="2195" w:name="_Toc24546"/>
        <w:bookmarkStart w:id="2196" w:name="_Toc3933"/>
        <w:bookmarkStart w:id="2197" w:name="_Toc22490"/>
        <w:bookmarkStart w:id="2198" w:name="_Toc6198"/>
        <w:r>
          <w:rPr>
            <w:rFonts w:hint="eastAsia"/>
            <w:lang w:val="en-US" w:eastAsia="zh-CN"/>
          </w:rPr>
          <w:t>过滤器提示</w:t>
        </w:r>
        <w:bookmarkEnd w:id="2192"/>
        <w:bookmarkEnd w:id="2193"/>
        <w:bookmarkEnd w:id="2194"/>
        <w:bookmarkEnd w:id="2195"/>
        <w:bookmarkEnd w:id="2196"/>
        <w:bookmarkEnd w:id="2197"/>
        <w:bookmarkEnd w:id="2198"/>
      </w:ins>
    </w:p>
    <w:p>
      <w:pPr>
        <w:rPr>
          <w:ins w:id="25090" w:author="M00009081" w:date="2024-06-28T11:25:13Z"/>
          <w:rFonts w:hint="default"/>
          <w:lang w:val="en-US" w:eastAsia="zh-CN"/>
        </w:rPr>
      </w:pPr>
      <w:ins w:id="25091" w:author="M00007797" w:date="2023-06-19T10:53:45Z">
        <w:r>
          <w:rPr>
            <w:rFonts w:hint="eastAsia"/>
            <w:lang w:val="en-US" w:eastAsia="zh-CN"/>
          </w:rPr>
          <w:t xml:space="preserve">     </w:t>
        </w:r>
      </w:ins>
      <w:ins w:id="25092" w:author="M00007797" w:date="2023-06-19T14:40:08Z">
        <w:r>
          <w:rPr>
            <w:rFonts w:hint="eastAsia"/>
            <w:lang w:val="en-US" w:eastAsia="zh-CN"/>
          </w:rPr>
          <w:t xml:space="preserve"> </w:t>
        </w:r>
      </w:ins>
      <w:ins w:id="25093" w:author="M00007797" w:date="2023-06-19T14:40:09Z">
        <w:r>
          <w:rPr>
            <w:rFonts w:hint="eastAsia"/>
            <w:lang w:val="en-US" w:eastAsia="zh-CN"/>
          </w:rPr>
          <w:t xml:space="preserve">  </w:t>
        </w:r>
      </w:ins>
      <w:ins w:id="25094" w:author="M00007797" w:date="2023-06-19T14:40:10Z">
        <w:r>
          <w:rPr>
            <w:rFonts w:hint="eastAsia"/>
            <w:lang w:val="en-US" w:eastAsia="zh-CN"/>
          </w:rPr>
          <w:t xml:space="preserve"> </w:t>
        </w:r>
      </w:ins>
      <w:ins w:id="25095" w:author="M00007797" w:date="2023-06-19T14:40:11Z">
        <w:r>
          <w:rPr>
            <w:rFonts w:hint="eastAsia"/>
            <w:lang w:val="en-US" w:eastAsia="zh-CN"/>
          </w:rPr>
          <w:t xml:space="preserve"> </w:t>
        </w:r>
      </w:ins>
      <w:ins w:id="25096" w:author="M00007797" w:date="2023-06-19T14:40:12Z">
        <w:r>
          <w:rPr>
            <w:rFonts w:hint="eastAsia"/>
            <w:lang w:val="en-US" w:eastAsia="zh-CN"/>
          </w:rPr>
          <w:t xml:space="preserve"> </w:t>
        </w:r>
      </w:ins>
      <w:ins w:id="25097" w:author="M00009081" w:date="2024-06-28T11:25:19Z">
        <w:r>
          <w:rPr>
            <w:rFonts w:hint="default"/>
            <w:color w:val="auto"/>
            <w:highlight w:val="none"/>
            <w:lang w:val="en-US" w:eastAsia="zh-CN"/>
            <w:rPrChange w:id="25098" w:author="M00009081" w:date="2024-06-28T11:25:29Z">
              <w:rPr>
                <w:rFonts w:hint="eastAsia"/>
                <w:lang w:val="en-US" w:eastAsia="zh-CN"/>
              </w:rPr>
            </w:rPrChange>
          </w:rPr>
          <w:t>功能</w:t>
        </w:r>
      </w:ins>
      <w:ins w:id="25099" w:author="M00009081" w:date="2024-06-28T11:25:20Z">
        <w:r>
          <w:rPr>
            <w:rFonts w:hint="default"/>
            <w:color w:val="auto"/>
            <w:highlight w:val="none"/>
            <w:lang w:val="en-US" w:eastAsia="zh-CN"/>
            <w:rPrChange w:id="25100" w:author="M00009081" w:date="2024-06-28T11:25:29Z">
              <w:rPr>
                <w:rFonts w:hint="eastAsia"/>
                <w:lang w:val="en-US" w:eastAsia="zh-CN"/>
              </w:rPr>
            </w:rPrChange>
          </w:rPr>
          <w:t>描述</w:t>
        </w:r>
      </w:ins>
      <w:ins w:id="25101" w:author="M00009081" w:date="2024-06-28T11:25:22Z">
        <w:r>
          <w:rPr>
            <w:rFonts w:hint="default"/>
            <w:color w:val="auto"/>
            <w:highlight w:val="none"/>
            <w:lang w:val="en-US" w:eastAsia="zh-CN"/>
            <w:rPrChange w:id="25102" w:author="M00009081" w:date="2024-06-28T11:25:29Z">
              <w:rPr>
                <w:rFonts w:hint="eastAsia"/>
                <w:lang w:val="en-US" w:eastAsia="zh-CN"/>
              </w:rPr>
            </w:rPrChange>
          </w:rPr>
          <w:t>：</w:t>
        </w:r>
      </w:ins>
    </w:p>
    <w:p>
      <w:pPr>
        <w:pStyle w:val="187"/>
        <w:numPr>
          <w:ilvl w:val="0"/>
          <w:numId w:val="0"/>
        </w:numPr>
        <w:ind w:left="1680" w:leftChars="800" w:firstLine="0" w:firstLineChars="0"/>
        <w:rPr>
          <w:ins w:id="25104" w:author="M00007797" w:date="2023-06-19T10:53:45Z"/>
          <w:rFonts w:hint="eastAsia"/>
          <w:color w:val="auto"/>
          <w:lang w:val="en-US" w:eastAsia="zh-CN"/>
          <w:rPrChange w:id="25105" w:author="M00009081" w:date="2024-06-28T11:25:39Z">
            <w:rPr>
              <w:ins w:id="25106" w:author="M00007797" w:date="2023-06-19T10:53:45Z"/>
              <w:rFonts w:hint="eastAsia"/>
              <w:lang w:val="en-US" w:eastAsia="zh-CN"/>
            </w:rPr>
          </w:rPrChange>
        </w:rPr>
        <w:pPrChange w:id="25103" w:author="M00009081" w:date="2024-06-28T11:26:13Z">
          <w:pPr/>
        </w:pPrChange>
      </w:pPr>
      <w:ins w:id="25107" w:author="M00009081" w:date="2024-06-28T11:26:22Z">
        <w:r>
          <w:rPr>
            <w:rFonts w:hint="eastAsia"/>
            <w:color w:val="auto"/>
            <w:lang w:val="en-US" w:eastAsia="zh-CN"/>
          </w:rPr>
          <w:t>1</w:t>
        </w:r>
      </w:ins>
      <w:ins w:id="25108" w:author="M00009081" w:date="2024-06-28T11:26:23Z">
        <w:r>
          <w:rPr>
            <w:rFonts w:hint="eastAsia"/>
            <w:color w:val="auto"/>
            <w:lang w:val="en-US" w:eastAsia="zh-CN"/>
          </w:rPr>
          <w:t>、</w:t>
        </w:r>
      </w:ins>
      <w:ins w:id="25109" w:author="M00007797" w:date="2023-06-19T10:53:45Z">
        <w:r>
          <w:rPr>
            <w:rFonts w:hint="eastAsia"/>
            <w:color w:val="auto"/>
            <w:lang w:val="en-US" w:eastAsia="zh-CN"/>
            <w:rPrChange w:id="25110" w:author="M00009081" w:date="2024-06-28T11:25:39Z">
              <w:rPr>
                <w:rFonts w:hint="eastAsia"/>
                <w:lang w:val="en-US" w:eastAsia="zh-CN"/>
              </w:rPr>
            </w:rPrChange>
          </w:rPr>
          <w:t>当用水量达到7吨时（清洗总时长11254min），开启蜂鸣器报警提醒，蜂鸣器5连响。</w:t>
        </w:r>
      </w:ins>
    </w:p>
    <w:p>
      <w:pPr>
        <w:pStyle w:val="187"/>
        <w:numPr>
          <w:ilvl w:val="0"/>
          <w:numId w:val="0"/>
        </w:numPr>
        <w:ind w:left="1680" w:leftChars="800" w:firstLine="0" w:firstLineChars="0"/>
        <w:rPr>
          <w:ins w:id="25112" w:author="M00007797" w:date="2023-06-19T10:53:45Z"/>
          <w:rFonts w:hint="eastAsia"/>
          <w:color w:val="auto"/>
          <w:lang w:val="en-US" w:eastAsia="zh-CN"/>
          <w:rPrChange w:id="25113" w:author="M00009081" w:date="2024-06-28T11:25:39Z">
            <w:rPr>
              <w:ins w:id="25114" w:author="M00007797" w:date="2023-06-19T10:53:45Z"/>
              <w:rFonts w:hint="eastAsia"/>
              <w:lang w:val="en-US" w:eastAsia="zh-CN"/>
            </w:rPr>
          </w:rPrChange>
        </w:rPr>
        <w:pPrChange w:id="25111" w:author="M00009081" w:date="2024-06-28T11:26:13Z">
          <w:pPr/>
        </w:pPrChange>
      </w:pPr>
      <w:ins w:id="25115" w:author="M00007797" w:date="2023-06-19T10:53:45Z">
        <w:del w:id="25116" w:author="M00009081" w:date="2024-06-28T11:25:44Z">
          <w:r>
            <w:rPr>
              <w:rFonts w:hint="eastAsia"/>
              <w:color w:val="auto"/>
              <w:lang w:val="en-US" w:eastAsia="zh-CN"/>
              <w:rPrChange w:id="25117" w:author="M00009081" w:date="2024-06-28T11:25:39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118" w:author="M00007797" w:date="2023-06-19T10:53:45Z">
        <w:del w:id="25119" w:author="M00009081" w:date="2024-06-28T11:25:43Z">
          <w:r>
            <w:rPr>
              <w:rFonts w:hint="eastAsia"/>
              <w:color w:val="auto"/>
              <w:lang w:val="en-US" w:eastAsia="zh-CN"/>
              <w:rPrChange w:id="25120" w:author="M00009081" w:date="2024-06-28T11:25:39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121" w:author="M00007797" w:date="2023-06-19T10:53:45Z">
        <w:del w:id="25122" w:author="M00009081" w:date="2024-06-28T11:25:43Z">
          <w:r>
            <w:rPr>
              <w:rFonts w:hint="eastAsia"/>
              <w:color w:val="auto"/>
              <w:lang w:val="en-US" w:eastAsia="zh-CN"/>
              <w:rPrChange w:id="25123" w:author="M00009081" w:date="2024-06-28T11:25:39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124" w:author="M00007797" w:date="2023-06-19T10:53:45Z">
        <w:del w:id="25125" w:author="M00009081" w:date="2024-06-28T11:25:43Z">
          <w:r>
            <w:rPr>
              <w:rFonts w:hint="eastAsia"/>
              <w:color w:val="auto"/>
              <w:lang w:val="en-US" w:eastAsia="zh-CN"/>
              <w:rPrChange w:id="25126" w:author="M00009081" w:date="2024-06-28T11:25:39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127" w:author="M00007797" w:date="2023-06-19T10:53:45Z">
        <w:del w:id="25128" w:author="M00009081" w:date="2024-06-28T11:25:42Z">
          <w:r>
            <w:rPr>
              <w:rFonts w:hint="eastAsia"/>
              <w:color w:val="auto"/>
              <w:lang w:val="en-US" w:eastAsia="zh-CN"/>
              <w:rPrChange w:id="25129" w:author="M00009081" w:date="2024-06-28T11:25:39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130" w:author="M00007797" w:date="2023-06-19T14:40:13Z">
        <w:del w:id="25131" w:author="M00009081" w:date="2024-06-28T11:25:42Z">
          <w:r>
            <w:rPr>
              <w:rFonts w:hint="eastAsia"/>
              <w:color w:val="auto"/>
              <w:lang w:val="en-US" w:eastAsia="zh-CN"/>
              <w:rPrChange w:id="25132" w:author="M00009081" w:date="2024-06-28T11:25:39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133" w:author="M00007797" w:date="2023-06-19T14:40:13Z">
        <w:del w:id="25134" w:author="M00009081" w:date="2024-06-28T11:25:42Z">
          <w:r>
            <w:rPr>
              <w:rFonts w:hint="eastAsia"/>
              <w:color w:val="auto"/>
              <w:lang w:val="en-US" w:eastAsia="zh-CN"/>
              <w:rPrChange w:id="25135" w:author="M00009081" w:date="2024-06-28T11:25:39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136" w:author="M00007797" w:date="2023-06-19T14:40:14Z">
        <w:del w:id="25137" w:author="M00009081" w:date="2024-06-28T11:25:42Z">
          <w:r>
            <w:rPr>
              <w:rFonts w:hint="eastAsia"/>
              <w:color w:val="auto"/>
              <w:lang w:val="en-US" w:eastAsia="zh-CN"/>
              <w:rPrChange w:id="25138" w:author="M00009081" w:date="2024-06-28T11:25:39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139" w:author="M00007797" w:date="2023-06-19T14:40:14Z">
        <w:del w:id="25140" w:author="M00009081" w:date="2024-06-28T11:25:42Z">
          <w:r>
            <w:rPr>
              <w:rFonts w:hint="eastAsia"/>
              <w:color w:val="auto"/>
              <w:lang w:val="en-US" w:eastAsia="zh-CN"/>
              <w:rPrChange w:id="25141" w:author="M00009081" w:date="2024-06-28T11:25:39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142" w:author="M00007797" w:date="2023-06-19T14:40:14Z">
        <w:del w:id="25143" w:author="M00009081" w:date="2024-06-28T11:25:42Z">
          <w:r>
            <w:rPr>
              <w:rFonts w:hint="eastAsia"/>
              <w:color w:val="auto"/>
              <w:lang w:val="en-US" w:eastAsia="zh-CN"/>
              <w:rPrChange w:id="25144" w:author="M00009081" w:date="2024-06-28T11:25:39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145" w:author="M00007797" w:date="2023-06-19T14:40:15Z">
        <w:del w:id="25146" w:author="M00009081" w:date="2024-06-28T11:25:41Z">
          <w:r>
            <w:rPr>
              <w:rFonts w:hint="eastAsia"/>
              <w:color w:val="auto"/>
              <w:lang w:val="en-US" w:eastAsia="zh-CN"/>
              <w:rPrChange w:id="25147" w:author="M00009081" w:date="2024-06-28T11:25:39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148" w:author="M00007797" w:date="2023-06-19T10:53:45Z">
        <w:r>
          <w:rPr>
            <w:rFonts w:hint="eastAsia"/>
            <w:color w:val="auto"/>
            <w:lang w:val="en-US" w:eastAsia="zh-CN"/>
            <w:rPrChange w:id="25149" w:author="M00009081" w:date="2024-06-28T11:25:39Z">
              <w:rPr>
                <w:rFonts w:hint="eastAsia"/>
                <w:lang w:val="en-US" w:eastAsia="zh-CN"/>
              </w:rPr>
            </w:rPrChange>
          </w:rPr>
          <w:t>此后每隔0.1吨（清洗时长160min）开启蜂鸣器提醒一次</w:t>
        </w:r>
      </w:ins>
    </w:p>
    <w:p>
      <w:pPr>
        <w:pStyle w:val="187"/>
        <w:numPr>
          <w:ilvl w:val="-1"/>
          <w:numId w:val="0"/>
        </w:numPr>
        <w:ind w:left="1680" w:leftChars="800" w:firstLine="0" w:firstLineChars="0"/>
        <w:rPr>
          <w:rFonts w:hint="eastAsia"/>
          <w:color w:val="auto"/>
          <w:rPrChange w:id="25151" w:author="M00009081" w:date="2024-06-28T11:26:13Z">
            <w:rPr/>
          </w:rPrChange>
        </w:rPr>
        <w:pPrChange w:id="25150" w:author="M00009081" w:date="2024-06-28T11:26:13Z">
          <w:pPr>
            <w:pStyle w:val="187"/>
            <w:numPr>
              <w:ilvl w:val="-1"/>
              <w:numId w:val="0"/>
            </w:numPr>
            <w:ind w:left="567" w:leftChars="270" w:firstLine="0" w:firstLineChars="0"/>
          </w:pPr>
        </w:pPrChange>
      </w:pPr>
      <w:ins w:id="25152" w:author="M00009081" w:date="2024-06-28T11:26:20Z">
        <w:r>
          <w:rPr>
            <w:rFonts w:hint="eastAsia"/>
            <w:color w:val="auto"/>
            <w:lang w:val="en-US" w:eastAsia="zh-CN"/>
          </w:rPr>
          <w:t>2、</w:t>
        </w:r>
      </w:ins>
      <w:ins w:id="25153" w:author="M00007797" w:date="2023-06-19T10:53:45Z">
        <w:del w:id="25154" w:author="M00009081" w:date="2024-06-28T11:26:18Z">
          <w:r>
            <w:rPr>
              <w:rFonts w:hint="eastAsia"/>
              <w:color w:val="auto"/>
              <w:lang w:val="en-US" w:eastAsia="zh-CN"/>
              <w:rPrChange w:id="25155" w:author="M00009081" w:date="2024-06-28T11:26:13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156" w:author="M00007797" w:date="2023-06-19T10:53:45Z">
        <w:del w:id="25157" w:author="M00009081" w:date="2024-06-28T11:26:17Z">
          <w:r>
            <w:rPr>
              <w:rFonts w:hint="eastAsia"/>
              <w:color w:val="auto"/>
              <w:lang w:val="en-US" w:eastAsia="zh-CN"/>
              <w:rPrChange w:id="25158" w:author="M00009081" w:date="2024-06-28T11:26:13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159" w:author="M00007797" w:date="2023-06-19T10:53:45Z">
        <w:del w:id="25160" w:author="M00009081" w:date="2024-06-28T11:26:17Z">
          <w:r>
            <w:rPr>
              <w:rFonts w:hint="eastAsia"/>
              <w:color w:val="auto"/>
              <w:lang w:val="en-US" w:eastAsia="zh-CN"/>
              <w:rPrChange w:id="25161" w:author="M00009081" w:date="2024-06-28T11:26:13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162" w:author="M00007797" w:date="2023-06-19T10:53:45Z">
        <w:del w:id="25163" w:author="M00009081" w:date="2024-06-28T11:26:16Z">
          <w:r>
            <w:rPr>
              <w:rFonts w:hint="eastAsia"/>
              <w:color w:val="auto"/>
              <w:lang w:val="en-US" w:eastAsia="zh-CN"/>
              <w:rPrChange w:id="25164" w:author="M00009081" w:date="2024-06-28T11:26:13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165" w:author="M00007797" w:date="2023-06-19T10:53:45Z">
        <w:del w:id="25166" w:author="M00009081" w:date="2024-06-28T11:26:16Z">
          <w:r>
            <w:rPr>
              <w:rFonts w:hint="eastAsia"/>
              <w:color w:val="auto"/>
              <w:lang w:val="en-US" w:eastAsia="zh-CN"/>
              <w:rPrChange w:id="25167" w:author="M00009081" w:date="2024-06-28T11:26:13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168" w:author="M00007797" w:date="2023-06-19T14:40:16Z">
        <w:del w:id="25169" w:author="M00009081" w:date="2024-06-28T11:26:16Z">
          <w:r>
            <w:rPr>
              <w:rFonts w:hint="eastAsia"/>
              <w:color w:val="auto"/>
              <w:lang w:val="en-US" w:eastAsia="zh-CN"/>
              <w:rPrChange w:id="25170" w:author="M00009081" w:date="2024-06-28T11:26:13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171" w:author="M00007797" w:date="2023-06-19T14:40:16Z">
        <w:del w:id="25172" w:author="M00009081" w:date="2024-06-28T11:26:16Z">
          <w:r>
            <w:rPr>
              <w:rFonts w:hint="eastAsia"/>
              <w:color w:val="auto"/>
              <w:lang w:val="en-US" w:eastAsia="zh-CN"/>
              <w:rPrChange w:id="25173" w:author="M00009081" w:date="2024-06-28T11:26:13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174" w:author="M00007797" w:date="2023-06-19T14:40:16Z">
        <w:del w:id="25175" w:author="M00009081" w:date="2024-06-28T11:26:16Z">
          <w:r>
            <w:rPr>
              <w:rFonts w:hint="eastAsia"/>
              <w:color w:val="auto"/>
              <w:lang w:val="en-US" w:eastAsia="zh-CN"/>
              <w:rPrChange w:id="25176" w:author="M00009081" w:date="2024-06-28T11:26:13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177" w:author="M00007797" w:date="2023-06-19T14:40:16Z">
        <w:del w:id="25178" w:author="M00009081" w:date="2024-06-28T11:26:15Z">
          <w:r>
            <w:rPr>
              <w:rFonts w:hint="eastAsia"/>
              <w:color w:val="auto"/>
              <w:lang w:val="en-US" w:eastAsia="zh-CN"/>
              <w:rPrChange w:id="25179" w:author="M00009081" w:date="2024-06-28T11:26:13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180" w:author="M00007797" w:date="2023-06-19T14:40:17Z">
        <w:del w:id="25181" w:author="M00009081" w:date="2024-06-28T11:26:15Z">
          <w:r>
            <w:rPr>
              <w:rFonts w:hint="eastAsia"/>
              <w:color w:val="auto"/>
              <w:lang w:val="en-US" w:eastAsia="zh-CN"/>
              <w:rPrChange w:id="25182" w:author="M00009081" w:date="2024-06-28T11:26:13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183" w:author="M00007797" w:date="2023-06-19T14:40:17Z">
        <w:del w:id="25184" w:author="M00009081" w:date="2024-06-28T11:26:05Z">
          <w:r>
            <w:rPr>
              <w:rFonts w:hint="eastAsia"/>
              <w:color w:val="auto"/>
              <w:lang w:val="en-US" w:eastAsia="zh-CN"/>
              <w:rPrChange w:id="25185" w:author="M00009081" w:date="2024-06-28T11:26:00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186" w:author="M00007797" w:date="2023-06-19T10:53:45Z">
        <w:r>
          <w:rPr>
            <w:rFonts w:hint="eastAsia"/>
            <w:color w:val="auto"/>
            <w:sz w:val="21"/>
            <w:szCs w:val="21"/>
            <w:lang w:val="en-US" w:eastAsia="zh-CN"/>
          </w:rPr>
          <w:t>当触发过滤器报警后</w:t>
        </w:r>
      </w:ins>
      <w:ins w:id="25187" w:author="M00007797" w:date="2023-06-19T10:53:45Z">
        <w:r>
          <w:rPr>
            <w:rFonts w:hint="eastAsia"/>
            <w:color w:val="auto"/>
            <w:sz w:val="21"/>
            <w:szCs w:val="21"/>
          </w:rPr>
          <w:t>，</w:t>
        </w:r>
      </w:ins>
      <w:ins w:id="25188" w:author="M00007797" w:date="2023-06-19T10:53:45Z">
        <w:r>
          <w:rPr>
            <w:rFonts w:hint="eastAsia"/>
            <w:color w:val="auto"/>
            <w:sz w:val="21"/>
            <w:szCs w:val="21"/>
            <w:lang w:val="en-US" w:eastAsia="zh-CN"/>
          </w:rPr>
          <w:t>离座后</w:t>
        </w:r>
      </w:ins>
      <w:ins w:id="25189" w:author="M00007797" w:date="2023-06-19T10:53:45Z">
        <w:r>
          <w:rPr>
            <w:rFonts w:hint="eastAsia"/>
            <w:color w:val="auto"/>
            <w:sz w:val="21"/>
            <w:szCs w:val="21"/>
          </w:rPr>
          <w:t>可通过短按遥控器【停止】三下</w:t>
        </w:r>
      </w:ins>
      <w:ins w:id="25190" w:author="M00007797" w:date="2023-06-19T10:53:45Z">
        <w:r>
          <w:rPr>
            <w:rFonts w:hint="eastAsia"/>
            <w:color w:val="auto"/>
            <w:sz w:val="21"/>
            <w:szCs w:val="21"/>
            <w:lang w:val="en-US" w:eastAsia="zh-CN"/>
          </w:rPr>
          <w:t>(长咚)</w:t>
        </w:r>
      </w:ins>
      <w:ins w:id="25191" w:author="M00007797" w:date="2023-06-19T10:53:45Z">
        <w:r>
          <w:rPr>
            <w:rFonts w:hint="eastAsia"/>
            <w:color w:val="auto"/>
            <w:sz w:val="21"/>
            <w:szCs w:val="21"/>
          </w:rPr>
          <w:t>操作方式进行复位</w:t>
        </w:r>
      </w:ins>
      <w:ins w:id="25192" w:author="M00007797" w:date="2023-06-19T10:53:45Z">
        <w:r>
          <w:rPr>
            <w:rFonts w:hint="eastAsia"/>
            <w:color w:val="auto"/>
            <w:sz w:val="21"/>
            <w:szCs w:val="21"/>
            <w:lang w:eastAsia="zh-CN"/>
            <w:rPrChange w:id="25193" w:author="M00009081" w:date="2024-06-28T11:26:13Z">
              <w:rPr>
                <w:rFonts w:hint="eastAsia"/>
                <w:sz w:val="21"/>
                <w:szCs w:val="21"/>
                <w:lang w:eastAsia="zh-CN"/>
              </w:rPr>
            </w:rPrChange>
          </w:rPr>
          <w:t>（</w:t>
        </w:r>
      </w:ins>
      <w:ins w:id="25194" w:author="M00007797" w:date="2023-06-19T10:53:45Z">
        <w:del w:id="25195" w:author="M00009081" w:date="2024-06-28T11:26:02Z">
          <w:r>
            <w:rPr>
              <w:rFonts w:hint="eastAsia"/>
              <w:color w:val="auto"/>
              <w:sz w:val="21"/>
              <w:szCs w:val="21"/>
              <w:lang w:val="en-US" w:eastAsia="zh-CN"/>
              <w:rPrChange w:id="25196" w:author="M00009081" w:date="2024-06-28T11:26:13Z">
                <w:rPr>
                  <w:rFonts w:hint="eastAsia"/>
                  <w:sz w:val="21"/>
                  <w:szCs w:val="21"/>
                  <w:lang w:val="en-US" w:eastAsia="zh-CN"/>
                </w:rPr>
              </w:rPrChange>
            </w:rPr>
            <w:delText>用</w:delText>
          </w:r>
        </w:del>
      </w:ins>
      <w:ins w:id="25197" w:author="M00007797" w:date="2023-06-19T10:53:45Z">
        <w:r>
          <w:rPr>
            <w:rFonts w:hint="eastAsia"/>
            <w:color w:val="auto"/>
            <w:sz w:val="21"/>
            <w:szCs w:val="21"/>
            <w:lang w:val="en-US" w:eastAsia="zh-CN"/>
            <w:rPrChange w:id="25198" w:author="M00009081" w:date="2024-06-28T11:26:13Z">
              <w:rPr>
                <w:rFonts w:hint="eastAsia"/>
                <w:sz w:val="21"/>
                <w:szCs w:val="21"/>
                <w:lang w:val="en-US" w:eastAsia="zh-CN"/>
              </w:rPr>
            </w:rPrChange>
          </w:rPr>
          <w:t>水量归零</w:t>
        </w:r>
      </w:ins>
      <w:ins w:id="25199" w:author="M00007797" w:date="2023-06-19T10:53:45Z">
        <w:r>
          <w:rPr>
            <w:rFonts w:hint="eastAsia"/>
            <w:color w:val="auto"/>
            <w:sz w:val="21"/>
            <w:szCs w:val="21"/>
            <w:lang w:eastAsia="zh-CN"/>
            <w:rPrChange w:id="25200" w:author="M00009081" w:date="2024-06-28T11:26:13Z">
              <w:rPr>
                <w:rFonts w:hint="eastAsia"/>
                <w:sz w:val="21"/>
                <w:szCs w:val="21"/>
                <w:lang w:eastAsia="zh-CN"/>
              </w:rPr>
            </w:rPrChange>
          </w:rPr>
          <w:t>）</w:t>
        </w:r>
      </w:ins>
      <w:ins w:id="25201" w:author="M00007797" w:date="2023-06-19T10:53:45Z">
        <w:r>
          <w:rPr>
            <w:rFonts w:hint="eastAsia"/>
            <w:color w:val="auto"/>
            <w:sz w:val="21"/>
            <w:szCs w:val="21"/>
          </w:rPr>
          <w:t>；</w:t>
        </w:r>
      </w:ins>
    </w:p>
    <w:p>
      <w:pPr>
        <w:pStyle w:val="5"/>
        <w:ind w:left="1140"/>
        <w:pPrChange w:id="25202" w:author="M00000676" w:date="2023-11-25T17:34:41Z">
          <w:pPr>
            <w:pStyle w:val="5"/>
            <w:ind w:left="1146"/>
          </w:pPr>
        </w:pPrChange>
      </w:pPr>
      <w:r>
        <w:rPr>
          <w:highlight w:val="none"/>
          <w:rPrChange w:id="25203" w:author="M00032937" w:date="2024-06-28T09:37:10Z">
            <w:rPr/>
          </w:rPrChange>
        </w:rPr>
        <w:tab/>
      </w:r>
      <w:bookmarkStart w:id="2199" w:name="_Toc23895"/>
      <w:bookmarkStart w:id="2200" w:name="_Toc15802"/>
      <w:bookmarkStart w:id="2201" w:name="_Toc1045"/>
      <w:bookmarkStart w:id="2202" w:name="_Toc24090"/>
      <w:bookmarkStart w:id="2203" w:name="_Toc12102"/>
      <w:bookmarkStart w:id="2204" w:name="_Toc32259"/>
      <w:bookmarkStart w:id="2205" w:name="_Toc7560"/>
      <w:bookmarkStart w:id="2206" w:name="_Toc32579"/>
      <w:bookmarkStart w:id="2207" w:name="_Toc25322"/>
      <w:bookmarkStart w:id="2208" w:name="_Toc14595"/>
      <w:bookmarkStart w:id="2209" w:name="_Toc4234"/>
      <w:bookmarkStart w:id="2210" w:name="_Toc3154"/>
      <w:bookmarkStart w:id="2211" w:name="_Toc5790"/>
      <w:bookmarkStart w:id="2212" w:name="_Toc23778"/>
      <w:bookmarkStart w:id="2213" w:name="_Toc27921"/>
      <w:bookmarkStart w:id="2214" w:name="_Toc10591"/>
      <w:bookmarkStart w:id="2215" w:name="_Toc14004"/>
      <w:bookmarkStart w:id="2216" w:name="_Toc11667"/>
      <w:bookmarkStart w:id="2217" w:name="_Toc9132"/>
      <w:r>
        <w:rPr>
          <w:rFonts w:hint="eastAsia"/>
          <w:highlight w:val="none"/>
          <w:lang w:val="en-US" w:eastAsia="zh-CN"/>
          <w:rPrChange w:id="25204" w:author="M00032937" w:date="2024-06-28T09:37:10Z">
            <w:rPr>
              <w:rFonts w:hint="eastAsia"/>
              <w:lang w:val="en-US" w:eastAsia="zh-CN"/>
            </w:rPr>
          </w:rPrChange>
        </w:rPr>
        <w:t>用户按键</w:t>
      </w:r>
      <w:bookmarkEnd w:id="2199"/>
      <w:bookmarkEnd w:id="2200"/>
      <w:bookmarkEnd w:id="2201"/>
      <w:bookmarkEnd w:id="2202"/>
      <w:bookmarkEnd w:id="2203"/>
      <w:bookmarkEnd w:id="2204"/>
      <w:bookmarkEnd w:id="2205"/>
      <w:bookmarkEnd w:id="2206"/>
      <w:bookmarkEnd w:id="2207"/>
      <w:bookmarkEnd w:id="2208"/>
      <w:bookmarkEnd w:id="2209"/>
      <w:bookmarkEnd w:id="2210"/>
      <w:bookmarkEnd w:id="2211"/>
      <w:bookmarkEnd w:id="2212"/>
      <w:bookmarkEnd w:id="2213"/>
      <w:bookmarkEnd w:id="2214"/>
      <w:bookmarkEnd w:id="2215"/>
      <w:bookmarkEnd w:id="2216"/>
      <w:bookmarkEnd w:id="2217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>
      <w:pPr>
        <w:pStyle w:val="187"/>
        <w:numPr>
          <w:ilvl w:val="0"/>
          <w:numId w:val="48"/>
        </w:numPr>
        <w:ind w:left="1121" w:leftChars="534" w:firstLine="3072" w:firstLineChars="1463"/>
        <w:rPr>
          <w:del w:id="25206" w:author="M00007797" w:date="2023-06-19T18:27:16Z"/>
        </w:rPr>
        <w:pPrChange w:id="25205" w:author="M00009081" w:date="2024-06-28T11:27:58Z">
          <w:pPr>
            <w:pStyle w:val="187"/>
            <w:numPr>
              <w:ilvl w:val="0"/>
              <w:numId w:val="48"/>
            </w:numPr>
            <w:ind w:left="993" w:leftChars="339" w:hanging="281" w:hangingChars="134"/>
          </w:pPr>
        </w:pPrChange>
      </w:pPr>
      <w:del w:id="25207" w:author="M00007797" w:date="2023-06-19T18:27:16Z">
        <w:r>
          <w:rPr/>
          <w:delText>操作方式：</w:delText>
        </w:r>
      </w:del>
      <w:del w:id="25208" w:author="M00007797" w:date="2023-06-19T18:27:16Z">
        <w:r>
          <w:rPr>
            <w:rFonts w:hint="eastAsia"/>
            <w:lang w:val="en-US" w:eastAsia="zh-CN"/>
          </w:rPr>
          <w:delText>短按或长按侧边按键</w:delText>
        </w:r>
      </w:del>
      <w:del w:id="25209" w:author="M00007797" w:date="2023-06-19T18:27:16Z">
        <w:r>
          <w:rPr>
            <w:rFonts w:hint="eastAsia"/>
          </w:rPr>
          <w:delText>【</w:delText>
        </w:r>
      </w:del>
      <w:del w:id="25210" w:author="M00007797" w:date="2023-06-19T18:27:16Z">
        <w:r>
          <w:rPr>
            <w:rFonts w:hint="eastAsia"/>
            <w:lang w:val="en-US" w:eastAsia="zh-CN"/>
          </w:rPr>
          <w:delText>用户1</w:delText>
        </w:r>
      </w:del>
      <w:del w:id="25211" w:author="M00007797" w:date="2023-06-19T18:27:16Z">
        <w:r>
          <w:rPr>
            <w:rFonts w:hint="eastAsia"/>
          </w:rPr>
          <w:delText>】</w:delText>
        </w:r>
      </w:del>
      <w:del w:id="25212" w:author="M00007797" w:date="2023-06-19T18:27:16Z">
        <w:r>
          <w:rPr>
            <w:rFonts w:hint="eastAsia"/>
            <w:lang w:eastAsia="zh-CN"/>
          </w:rPr>
          <w:delText>、</w:delText>
        </w:r>
      </w:del>
      <w:del w:id="25213" w:author="M00007797" w:date="2023-06-19T18:27:16Z">
        <w:r>
          <w:rPr>
            <w:rFonts w:hint="eastAsia"/>
          </w:rPr>
          <w:delText>【</w:delText>
        </w:r>
      </w:del>
      <w:del w:id="25214" w:author="M00007797" w:date="2023-06-19T18:27:16Z">
        <w:r>
          <w:rPr>
            <w:rFonts w:hint="eastAsia"/>
            <w:lang w:val="en-US" w:eastAsia="zh-CN"/>
          </w:rPr>
          <w:delText>用户2</w:delText>
        </w:r>
      </w:del>
      <w:del w:id="25215" w:author="M00007797" w:date="2023-06-19T18:27:16Z">
        <w:r>
          <w:rPr>
            <w:rFonts w:hint="eastAsia"/>
          </w:rPr>
          <w:delText>】</w:delText>
        </w:r>
      </w:del>
    </w:p>
    <w:p>
      <w:pPr>
        <w:pStyle w:val="187"/>
        <w:numPr>
          <w:ilvl w:val="-1"/>
          <w:numId w:val="0"/>
        </w:numPr>
        <w:ind w:left="979" w:leftChars="466" w:firstLine="136" w:firstLineChars="65"/>
        <w:rPr>
          <w:ins w:id="25217" w:author="M00009081" w:date="2024-06-28T11:27:04Z"/>
          <w:rFonts w:hint="default"/>
          <w:color w:val="auto"/>
          <w:highlight w:val="none"/>
          <w:lang w:val="en-US" w:eastAsia="zh-CN"/>
          <w:rPrChange w:id="25218" w:author="M00009081" w:date="2024-06-28T11:28:13Z">
            <w:rPr>
              <w:ins w:id="25219" w:author="M00009081" w:date="2024-06-28T11:27:04Z"/>
              <w:rFonts w:hint="default"/>
              <w:lang w:val="en-US" w:eastAsia="zh-CN"/>
            </w:rPr>
          </w:rPrChange>
        </w:rPr>
        <w:pPrChange w:id="25216" w:author="M00009081" w:date="2024-06-28T11:28:13Z">
          <w:pPr>
            <w:pStyle w:val="187"/>
            <w:numPr>
              <w:ilvl w:val="0"/>
              <w:numId w:val="48"/>
            </w:numPr>
            <w:ind w:left="993" w:leftChars="339" w:hanging="281" w:hangingChars="134"/>
          </w:pPr>
        </w:pPrChange>
      </w:pPr>
      <w:ins w:id="25220" w:author="M00009081" w:date="2024-06-28T11:27:07Z">
        <w:r>
          <w:rPr>
            <w:rFonts w:hint="default"/>
            <w:color w:val="auto"/>
            <w:highlight w:val="none"/>
            <w:lang w:val="en-US" w:eastAsia="zh-CN"/>
            <w:rPrChange w:id="25221" w:author="M00009081" w:date="2024-06-28T11:28:13Z">
              <w:rPr>
                <w:rFonts w:hint="eastAsia"/>
                <w:lang w:val="en-US" w:eastAsia="zh-CN"/>
              </w:rPr>
            </w:rPrChange>
          </w:rPr>
          <w:t>操作</w:t>
        </w:r>
      </w:ins>
      <w:ins w:id="25222" w:author="M00009081" w:date="2024-06-28T11:27:08Z">
        <w:r>
          <w:rPr>
            <w:rFonts w:hint="default"/>
            <w:color w:val="auto"/>
            <w:highlight w:val="none"/>
            <w:lang w:val="en-US" w:eastAsia="zh-CN"/>
            <w:rPrChange w:id="25223" w:author="M00009081" w:date="2024-06-28T11:28:13Z">
              <w:rPr>
                <w:rFonts w:hint="eastAsia"/>
                <w:lang w:val="en-US" w:eastAsia="zh-CN"/>
              </w:rPr>
            </w:rPrChange>
          </w:rPr>
          <w:t>方式</w:t>
        </w:r>
      </w:ins>
      <w:ins w:id="25224" w:author="M00009081" w:date="2024-06-28T11:27:09Z">
        <w:r>
          <w:rPr>
            <w:rFonts w:hint="default"/>
            <w:color w:val="auto"/>
            <w:highlight w:val="none"/>
            <w:lang w:val="en-US" w:eastAsia="zh-CN"/>
            <w:rPrChange w:id="25225" w:author="M00009081" w:date="2024-06-28T11:28:13Z">
              <w:rPr>
                <w:rFonts w:hint="eastAsia"/>
                <w:lang w:val="en-US" w:eastAsia="zh-CN"/>
              </w:rPr>
            </w:rPrChange>
          </w:rPr>
          <w:t>：</w:t>
        </w:r>
      </w:ins>
    </w:p>
    <w:p>
      <w:pPr>
        <w:pStyle w:val="187"/>
        <w:numPr>
          <w:ilvl w:val="0"/>
          <w:numId w:val="0"/>
        </w:numPr>
        <w:ind w:left="1680" w:leftChars="800" w:firstLine="0" w:firstLineChars="0"/>
        <w:rPr>
          <w:rFonts w:hint="eastAsia"/>
          <w:color w:val="auto"/>
          <w:rPrChange w:id="25227" w:author="M00009081" w:date="2024-06-28T11:28:22Z">
            <w:rPr/>
          </w:rPrChange>
        </w:rPr>
        <w:pPrChange w:id="25226" w:author="M00009081" w:date="2024-06-28T11:28:22Z">
          <w:pPr>
            <w:pStyle w:val="187"/>
            <w:numPr>
              <w:ilvl w:val="0"/>
              <w:numId w:val="48"/>
            </w:numPr>
            <w:ind w:left="993" w:leftChars="339" w:hanging="281" w:hangingChars="134"/>
          </w:pPr>
        </w:pPrChange>
      </w:pPr>
      <w:ins w:id="25228" w:author="M00009081" w:date="2024-06-28T11:28:25Z">
        <w:r>
          <w:rPr>
            <w:rFonts w:hint="eastAsia"/>
            <w:color w:val="auto"/>
            <w:lang w:val="en-US" w:eastAsia="zh-CN"/>
          </w:rPr>
          <w:t>1、</w:t>
        </w:r>
      </w:ins>
      <w:r>
        <w:rPr>
          <w:rFonts w:hint="eastAsia"/>
          <w:color w:val="auto"/>
          <w:lang w:val="en-US" w:eastAsia="zh-CN"/>
          <w:rPrChange w:id="25229" w:author="M00009081" w:date="2024-06-28T11:28:22Z">
            <w:rPr>
              <w:rFonts w:hint="eastAsia"/>
              <w:lang w:val="en-US" w:eastAsia="zh-CN"/>
            </w:rPr>
          </w:rPrChange>
        </w:rPr>
        <w:t>用户记忆功能录入方法：</w:t>
      </w:r>
      <w:del w:id="25230" w:author="Administrator" w:date="2021-10-26T20:03:29Z">
        <w:r>
          <w:rPr>
            <w:rFonts w:hint="eastAsia"/>
            <w:color w:val="auto"/>
            <w:lang w:val="en-US" w:eastAsia="zh-CN"/>
            <w:rPrChange w:id="25231" w:author="M00009081" w:date="2024-06-28T11:28:22Z">
              <w:rPr>
                <w:rFonts w:hint="default"/>
                <w:lang w:val="en-US" w:eastAsia="zh-CN"/>
              </w:rPr>
            </w:rPrChange>
          </w:rPr>
          <w:delText>任意座圈</w:delText>
        </w:r>
      </w:del>
      <w:ins w:id="25232" w:author="Administrator" w:date="2021-10-26T20:03:33Z">
        <w:r>
          <w:rPr>
            <w:rFonts w:hint="eastAsia"/>
            <w:color w:val="auto"/>
            <w:lang w:val="en-US" w:eastAsia="zh-CN"/>
            <w:rPrChange w:id="25233" w:author="M00009081" w:date="2024-06-28T11:28:22Z">
              <w:rPr>
                <w:rFonts w:hint="eastAsia"/>
                <w:lang w:val="en-US" w:eastAsia="zh-CN"/>
              </w:rPr>
            </w:rPrChange>
          </w:rPr>
          <w:t>着座</w:t>
        </w:r>
      </w:ins>
      <w:del w:id="25234" w:author="M00007797" w:date="2023-06-19T18:27:22Z">
        <w:r>
          <w:rPr>
            <w:rFonts w:hint="eastAsia"/>
            <w:color w:val="auto"/>
            <w:lang w:val="en-US" w:eastAsia="zh-CN"/>
            <w:rPrChange w:id="25235" w:author="M00009081" w:date="2024-06-28T11:28:22Z">
              <w:rPr>
                <w:rFonts w:hint="eastAsia"/>
                <w:lang w:val="en-US" w:eastAsia="zh-CN"/>
              </w:rPr>
            </w:rPrChange>
          </w:rPr>
          <w:delText>感应</w:delText>
        </w:r>
      </w:del>
      <w:r>
        <w:rPr>
          <w:rFonts w:hint="eastAsia"/>
          <w:color w:val="auto"/>
          <w:lang w:val="en-US" w:eastAsia="zh-CN"/>
          <w:rPrChange w:id="25236" w:author="M00009081" w:date="2024-06-28T11:28:22Z">
            <w:rPr>
              <w:rFonts w:hint="eastAsia"/>
              <w:lang w:val="en-US" w:eastAsia="zh-CN"/>
            </w:rPr>
          </w:rPrChange>
        </w:rPr>
        <w:t>状态下，用户通过清洗功能调节出适合自己的水温、座温、风温、水压、管位后，长按左侧对应的“用户”对应键3s，听到提示音后，录入成功。</w:t>
      </w:r>
    </w:p>
    <w:p>
      <w:pPr>
        <w:pStyle w:val="187"/>
        <w:numPr>
          <w:ilvl w:val="0"/>
          <w:numId w:val="0"/>
        </w:numPr>
        <w:ind w:left="1680" w:leftChars="800" w:firstLine="0" w:firstLineChars="0"/>
        <w:rPr>
          <w:rFonts w:hint="eastAsia"/>
          <w:color w:val="auto"/>
          <w:rPrChange w:id="25238" w:author="M00009081" w:date="2024-06-28T11:28:22Z">
            <w:rPr/>
          </w:rPrChange>
        </w:rPr>
        <w:pPrChange w:id="25237" w:author="M00009081" w:date="2024-06-28T11:28:22Z">
          <w:pPr>
            <w:pStyle w:val="187"/>
            <w:numPr>
              <w:ilvl w:val="0"/>
              <w:numId w:val="48"/>
            </w:numPr>
            <w:ind w:left="993" w:leftChars="339" w:hanging="281" w:hangingChars="134"/>
          </w:pPr>
        </w:pPrChange>
      </w:pPr>
      <w:ins w:id="25239" w:author="M00009081" w:date="2024-06-28T11:28:29Z">
        <w:r>
          <w:rPr>
            <w:rFonts w:hint="eastAsia"/>
            <w:color w:val="auto"/>
            <w:lang w:val="en-US" w:eastAsia="zh-CN"/>
          </w:rPr>
          <w:t>2、</w:t>
        </w:r>
      </w:ins>
      <w:r>
        <w:rPr>
          <w:rFonts w:hint="eastAsia"/>
          <w:color w:val="auto"/>
          <w:rPrChange w:id="25240" w:author="M00009081" w:date="2024-06-28T11:28:22Z">
            <w:rPr>
              <w:rFonts w:hint="eastAsia"/>
            </w:rPr>
          </w:rPrChange>
        </w:rPr>
        <w:t>用户记忆功能调用方法：</w:t>
      </w:r>
      <w:del w:id="25241" w:author="M00009068" w:date="2022-01-13T10:58:23Z">
        <w:r>
          <w:rPr>
            <w:rFonts w:hint="eastAsia"/>
            <w:color w:val="auto"/>
            <w:lang w:val="en-US"/>
            <w:rPrChange w:id="25242" w:author="M00009081" w:date="2024-06-28T11:28:22Z">
              <w:rPr>
                <w:rFonts w:hint="default"/>
                <w:lang w:val="en-US"/>
              </w:rPr>
            </w:rPrChange>
          </w:rPr>
          <w:delText>任意座圈</w:delText>
        </w:r>
      </w:del>
      <w:ins w:id="25243" w:author="M00009068" w:date="2022-01-13T10:58:25Z">
        <w:r>
          <w:rPr>
            <w:rFonts w:hint="eastAsia"/>
            <w:color w:val="auto"/>
            <w:lang w:val="en-US" w:eastAsia="zh-CN"/>
            <w:rPrChange w:id="25244" w:author="M00009081" w:date="2024-06-28T11:28:22Z">
              <w:rPr>
                <w:rFonts w:hint="eastAsia"/>
                <w:lang w:val="en-US" w:eastAsia="zh-CN"/>
              </w:rPr>
            </w:rPrChange>
          </w:rPr>
          <w:t>着座</w:t>
        </w:r>
      </w:ins>
      <w:del w:id="25245" w:author="M00007797" w:date="2023-06-19T18:27:26Z">
        <w:r>
          <w:rPr>
            <w:rFonts w:hint="eastAsia"/>
            <w:color w:val="auto"/>
            <w:rPrChange w:id="25246" w:author="M00009081" w:date="2024-06-28T11:28:22Z">
              <w:rPr>
                <w:rFonts w:hint="eastAsia"/>
              </w:rPr>
            </w:rPrChange>
          </w:rPr>
          <w:delText>感应</w:delText>
        </w:r>
      </w:del>
      <w:r>
        <w:rPr>
          <w:rFonts w:hint="eastAsia"/>
          <w:color w:val="auto"/>
          <w:rPrChange w:id="25247" w:author="M00009081" w:date="2024-06-28T11:28:22Z">
            <w:rPr>
              <w:rFonts w:hint="eastAsia"/>
            </w:rPr>
          </w:rPrChange>
        </w:rPr>
        <w:t>状态下，短按对应的“用户”对应键，听到提示音后，调用成功</w:t>
      </w:r>
      <w:r>
        <w:rPr>
          <w:rFonts w:hint="eastAsia"/>
          <w:color w:val="auto"/>
          <w:lang w:eastAsia="zh-CN"/>
          <w:rPrChange w:id="25248" w:author="M00009081" w:date="2024-06-28T11:28:22Z">
            <w:rPr>
              <w:rFonts w:hint="eastAsia"/>
              <w:lang w:eastAsia="zh-CN"/>
            </w:rPr>
          </w:rPrChange>
        </w:rPr>
        <w:t>，</w:t>
      </w:r>
      <w:r>
        <w:rPr>
          <w:rFonts w:hint="eastAsia"/>
          <w:color w:val="auto"/>
          <w:lang w:val="en-US" w:eastAsia="zh-CN"/>
          <w:rPrChange w:id="25249" w:author="M00009081" w:date="2024-06-28T11:28:22Z">
            <w:rPr>
              <w:rFonts w:hint="eastAsia"/>
              <w:lang w:val="en-US" w:eastAsia="zh-CN"/>
            </w:rPr>
          </w:rPrChange>
        </w:rPr>
        <w:t>同时启动</w:t>
      </w:r>
      <w:ins w:id="25250" w:author="M00009068" w:date="2021-11-05T14:36:01Z">
        <w:r>
          <w:rPr>
            <w:rFonts w:hint="eastAsia"/>
            <w:color w:val="auto"/>
            <w:lang w:val="en-US" w:eastAsia="zh-CN"/>
            <w:rPrChange w:id="25251" w:author="M00009081" w:date="2024-06-28T11:28:22Z">
              <w:rPr>
                <w:rFonts w:hint="eastAsia"/>
                <w:lang w:val="en-US" w:eastAsia="zh-CN"/>
              </w:rPr>
            </w:rPrChange>
          </w:rPr>
          <w:t>清</w:t>
        </w:r>
      </w:ins>
      <w:del w:id="25252" w:author="M00009068" w:date="2021-11-05T14:36:00Z">
        <w:r>
          <w:rPr>
            <w:rFonts w:hint="eastAsia"/>
            <w:color w:val="auto"/>
            <w:lang w:val="en-US" w:eastAsia="zh-CN"/>
            <w:rPrChange w:id="25253" w:author="M00009081" w:date="2024-06-28T11:28:22Z">
              <w:rPr>
                <w:rFonts w:hint="eastAsia"/>
                <w:lang w:val="en-US" w:eastAsia="zh-CN"/>
              </w:rPr>
            </w:rPrChange>
          </w:rPr>
          <w:delText>臀</w:delText>
        </w:r>
      </w:del>
      <w:r>
        <w:rPr>
          <w:rFonts w:hint="eastAsia"/>
          <w:color w:val="auto"/>
          <w:lang w:val="en-US" w:eastAsia="zh-CN"/>
          <w:rPrChange w:id="25254" w:author="M00009081" w:date="2024-06-28T11:28:22Z">
            <w:rPr>
              <w:rFonts w:hint="eastAsia"/>
              <w:lang w:val="en-US" w:eastAsia="zh-CN"/>
            </w:rPr>
          </w:rPrChange>
        </w:rPr>
        <w:t>洗</w:t>
      </w:r>
      <w:r>
        <w:rPr>
          <w:rFonts w:hint="eastAsia"/>
          <w:color w:val="auto"/>
          <w:rPrChange w:id="25255" w:author="M00009081" w:date="2024-06-28T11:28:22Z">
            <w:rPr>
              <w:rFonts w:hint="eastAsia"/>
            </w:rPr>
          </w:rPrChange>
        </w:rPr>
        <w:t>。</w:t>
      </w:r>
    </w:p>
    <w:p>
      <w:pPr>
        <w:pStyle w:val="187"/>
        <w:numPr>
          <w:ilvl w:val="-1"/>
          <w:numId w:val="0"/>
        </w:numPr>
        <w:ind w:left="979" w:leftChars="466" w:firstLine="136" w:firstLineChars="65"/>
        <w:rPr>
          <w:ins w:id="25257" w:author="M00009081" w:date="2024-06-28T11:28:32Z"/>
          <w:rFonts w:hint="default"/>
          <w:color w:val="auto"/>
          <w:highlight w:val="none"/>
          <w:rPrChange w:id="25258" w:author="M00009081" w:date="2024-06-28T11:28:37Z">
            <w:rPr>
              <w:ins w:id="25259" w:author="M00009081" w:date="2024-06-28T11:28:32Z"/>
              <w:rFonts w:hint="eastAsia"/>
              <w:color w:val="auto"/>
            </w:rPr>
          </w:rPrChange>
        </w:rPr>
        <w:pPrChange w:id="25256" w:author="M00009081" w:date="2024-06-28T11:28:37Z">
          <w:pPr>
            <w:pStyle w:val="187"/>
            <w:numPr>
              <w:ilvl w:val="0"/>
              <w:numId w:val="48"/>
            </w:numPr>
            <w:ind w:left="993" w:leftChars="339" w:hanging="281" w:hangingChars="134"/>
          </w:pPr>
        </w:pPrChange>
      </w:pPr>
      <w:r>
        <w:rPr>
          <w:rFonts w:hint="eastAsia"/>
          <w:color w:val="auto"/>
          <w:highlight w:val="none"/>
          <w:rPrChange w:id="25260" w:author="M00009081" w:date="2024-06-28T11:28:37Z">
            <w:rPr/>
          </w:rPrChange>
        </w:rPr>
        <w:t>功能描述:</w:t>
      </w:r>
    </w:p>
    <w:p>
      <w:pPr>
        <w:pStyle w:val="187"/>
        <w:numPr>
          <w:ilvl w:val="0"/>
          <w:numId w:val="0"/>
        </w:numPr>
        <w:ind w:left="1680" w:leftChars="800" w:firstLine="0" w:firstLineChars="0"/>
        <w:pPrChange w:id="25261" w:author="M00009081" w:date="2024-06-28T11:28:22Z">
          <w:pPr>
            <w:pStyle w:val="187"/>
            <w:numPr>
              <w:ilvl w:val="0"/>
              <w:numId w:val="48"/>
            </w:numPr>
            <w:ind w:left="993" w:leftChars="339" w:hanging="281" w:hangingChars="134"/>
          </w:pPr>
        </w:pPrChange>
      </w:pPr>
      <w:r>
        <w:rPr>
          <w:rFonts w:hint="eastAsia"/>
          <w:color w:val="auto"/>
          <w:rPrChange w:id="25262" w:author="M00009081" w:date="2024-06-28T11:28:22Z">
            <w:rPr>
              <w:rFonts w:hint="eastAsia"/>
            </w:rPr>
          </w:rPrChange>
        </w:rPr>
        <w:t>用户需要记忆的功能挡位</w:t>
      </w:r>
      <w:r>
        <w:rPr>
          <w:rFonts w:hint="eastAsia"/>
          <w:color w:val="auto"/>
          <w:lang w:val="en-US" w:eastAsia="zh-CN"/>
          <w:rPrChange w:id="25263" w:author="M00009081" w:date="2024-06-28T11:28:22Z">
            <w:rPr>
              <w:rFonts w:hint="eastAsia"/>
              <w:lang w:val="en-US" w:eastAsia="zh-CN"/>
            </w:rPr>
          </w:rPrChange>
        </w:rPr>
        <w:t>有</w:t>
      </w:r>
      <w:r>
        <w:rPr>
          <w:rFonts w:hint="eastAsia"/>
          <w:color w:val="auto"/>
          <w:rPrChange w:id="25264" w:author="M00009081" w:date="2024-06-28T11:28:22Z">
            <w:rPr>
              <w:rFonts w:hint="eastAsia"/>
            </w:rPr>
          </w:rPrChange>
        </w:rPr>
        <w:t>水温，座温，风温，水压，管位；断电下，用户记忆功能参数不擦除</w:t>
      </w:r>
      <w:ins w:id="25265" w:author="M00007797" w:date="2023-06-19T18:36:03Z">
        <w:r>
          <w:rPr>
            <w:rFonts w:hint="eastAsia"/>
            <w:color w:val="auto"/>
            <w:lang w:eastAsia="zh-CN"/>
            <w:rPrChange w:id="25266" w:author="M00009081" w:date="2024-06-28T11:28:22Z">
              <w:rPr>
                <w:rFonts w:hint="eastAsia"/>
                <w:lang w:eastAsia="zh-CN"/>
              </w:rPr>
            </w:rPrChange>
          </w:rPr>
          <w:t>。</w:t>
        </w:r>
      </w:ins>
      <w:del w:id="25267" w:author="M00007797" w:date="2023-06-19T18:36:01Z">
        <w:r>
          <w:rPr/>
          <w:tab/>
        </w:r>
      </w:del>
    </w:p>
    <w:p>
      <w:pPr>
        <w:pStyle w:val="187"/>
        <w:numPr>
          <w:ilvl w:val="-1"/>
          <w:numId w:val="0"/>
        </w:numPr>
        <w:ind w:left="430" w:leftChars="205" w:firstLine="0" w:firstLineChars="0"/>
        <w:rPr>
          <w:del w:id="25269" w:author="M00007797" w:date="2023-06-19T16:05:55Z"/>
        </w:rPr>
        <w:pPrChange w:id="25268" w:author="M00032937" w:date="2024-06-28T09:53:38Z">
          <w:pPr>
            <w:pStyle w:val="187"/>
            <w:numPr>
              <w:ilvl w:val="0"/>
              <w:numId w:val="48"/>
            </w:numPr>
            <w:ind w:left="993" w:leftChars="339" w:hanging="281" w:hangingChars="134"/>
          </w:pPr>
        </w:pPrChange>
      </w:pPr>
      <w:del w:id="25270" w:author="M00007797" w:date="2023-06-19T16:05:55Z">
        <w:r>
          <w:rPr>
            <w:rFonts w:hint="eastAsia"/>
          </w:rPr>
          <w:delText>开机/刚离座待机/着座/人靠近/座圈打开</w:delText>
        </w:r>
      </w:del>
      <w:del w:id="25271" w:author="M00007797" w:date="2023-06-19T16:05:55Z">
        <w:r>
          <w:rPr>
            <w:rFonts w:hint="eastAsia"/>
            <w:lang w:val="en-US" w:eastAsia="zh-CN"/>
          </w:rPr>
          <w:delText>时颜色为冰蓝色常亮，关机/断电/微波无信号5min</w:delText>
        </w:r>
      </w:del>
      <w:ins w:id="25272" w:author="M00009068" w:date="2022-01-21T11:05:06Z">
        <w:del w:id="25273" w:author="M00007797" w:date="2023-06-19T16:05:55Z">
          <w:r>
            <w:rPr>
              <w:rFonts w:hint="eastAsia"/>
              <w:lang w:val="en-US" w:eastAsia="zh-CN"/>
            </w:rPr>
            <w:delText>且</w:delText>
          </w:r>
        </w:del>
      </w:ins>
      <w:ins w:id="25274" w:author="M00009068" w:date="2022-01-21T11:05:09Z">
        <w:del w:id="25275" w:author="M00007797" w:date="2023-06-19T16:05:55Z">
          <w:r>
            <w:rPr>
              <w:rFonts w:hint="eastAsia"/>
              <w:lang w:val="en-US" w:eastAsia="zh-CN"/>
            </w:rPr>
            <w:delText>关盖</w:delText>
          </w:r>
        </w:del>
      </w:ins>
      <w:del w:id="25276" w:author="M00007797" w:date="2023-06-19T16:05:55Z">
        <w:r>
          <w:rPr>
            <w:rFonts w:hint="eastAsia"/>
            <w:lang w:val="en-US" w:eastAsia="zh-CN"/>
          </w:rPr>
          <w:delText>后熄灭</w:delText>
        </w:r>
      </w:del>
      <w:del w:id="25277" w:author="M00007797" w:date="2023-06-19T16:05:55Z">
        <w:r>
          <w:rPr/>
          <w:tab/>
        </w:r>
      </w:del>
    </w:p>
    <w:p>
      <w:pPr>
        <w:pStyle w:val="187"/>
        <w:numPr>
          <w:ilvl w:val="-1"/>
          <w:numId w:val="0"/>
        </w:numPr>
        <w:ind w:left="430" w:leftChars="205" w:firstLine="0" w:firstLineChars="0"/>
        <w:jc w:val="center"/>
        <w:rPr>
          <w:ins w:id="25279" w:author="M00007797" w:date="2023-06-19T10:54:15Z"/>
          <w:rFonts w:hint="default"/>
          <w:lang w:val="en-US" w:eastAsia="zh-CN"/>
        </w:rPr>
        <w:pPrChange w:id="25278" w:author="M00007797" w:date="2023-11-02T10:15:09Z">
          <w:pPr>
            <w:pStyle w:val="187"/>
            <w:numPr>
              <w:ilvl w:val="0"/>
              <w:numId w:val="42"/>
            </w:numPr>
            <w:ind w:left="147" w:leftChars="70" w:firstLine="419" w:firstLineChars="0"/>
          </w:pPr>
        </w:pPrChange>
      </w:pPr>
      <w:ins w:id="25280" w:author="M00009068" w:date="2022-01-12T16:03:48Z">
        <w:r>
          <w:rPr/>
          <w:drawing>
            <wp:inline distT="0" distB="0" distL="114300" distR="114300">
              <wp:extent cx="6019800" cy="3107690"/>
              <wp:effectExtent l="0" t="0" r="0" b="3810"/>
              <wp:docPr id="9" name="图片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" name="图片 3"/>
                      <pic:cNvPicPr>
                        <a:picLocks noChangeAspect="1"/>
                      </pic:cNvPicPr>
                    </pic:nvPicPr>
                    <pic:blipFill>
                      <a:blip r:embed="rId55"/>
                      <a:srcRect l="1595" t="3520" r="2308" b="298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019800" cy="31076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>
      <w:pPr>
        <w:pStyle w:val="3"/>
        <w:numPr>
          <w:ilvl w:val="-1"/>
          <w:numId w:val="0"/>
        </w:numPr>
        <w:ind w:left="430" w:leftChars="205" w:firstLine="0" w:firstLineChars="0"/>
        <w:rPr>
          <w:del w:id="25283" w:author="M00007797" w:date="2023-07-10T13:38:29Z"/>
        </w:rPr>
        <w:pPrChange w:id="25282" w:author="M00007797" w:date="2023-06-19T10:54:35Z">
          <w:pPr>
            <w:pStyle w:val="187"/>
            <w:numPr>
              <w:ilvl w:val="-1"/>
              <w:numId w:val="0"/>
            </w:numPr>
            <w:ind w:left="430" w:leftChars="205" w:firstLine="0" w:firstLineChars="0"/>
          </w:pPr>
        </w:pPrChange>
      </w:pPr>
    </w:p>
    <w:p>
      <w:pPr>
        <w:pStyle w:val="5"/>
        <w:ind w:left="1140"/>
        <w:pPrChange w:id="25284" w:author="M00000676" w:date="2023-11-25T17:34:41Z">
          <w:pPr>
            <w:pStyle w:val="5"/>
            <w:ind w:left="1146"/>
          </w:pPr>
        </w:pPrChange>
      </w:pPr>
      <w:bookmarkStart w:id="2218" w:name="_Toc29859"/>
      <w:bookmarkStart w:id="2219" w:name="_Toc3232"/>
      <w:bookmarkStart w:id="2220" w:name="_Toc24041"/>
      <w:bookmarkStart w:id="2221" w:name="_Toc6011"/>
      <w:bookmarkStart w:id="2222" w:name="_Toc15624"/>
      <w:bookmarkStart w:id="2223" w:name="_Toc4699"/>
      <w:bookmarkStart w:id="2224" w:name="_Toc20594"/>
      <w:bookmarkStart w:id="2225" w:name="_Toc28033"/>
      <w:bookmarkStart w:id="2226" w:name="_Toc13875"/>
      <w:bookmarkStart w:id="2227" w:name="_Toc18460"/>
      <w:bookmarkStart w:id="2228" w:name="_Toc31670"/>
      <w:bookmarkStart w:id="2229" w:name="_Toc22009"/>
      <w:bookmarkStart w:id="2230" w:name="_Toc29910"/>
      <w:bookmarkStart w:id="2231" w:name="_Toc5524"/>
      <w:bookmarkStart w:id="2232" w:name="_Toc25091"/>
      <w:bookmarkStart w:id="2233" w:name="_Toc14458"/>
      <w:bookmarkStart w:id="2234" w:name="_Toc6248629"/>
      <w:bookmarkStart w:id="2235" w:name="_Toc25637"/>
      <w:bookmarkStart w:id="2236" w:name="_Toc2770"/>
      <w:bookmarkStart w:id="2237" w:name="_Toc5545"/>
      <w:r>
        <w:rPr>
          <w:rFonts w:hint="eastAsia"/>
        </w:rPr>
        <w:t>漏电保护</w:t>
      </w:r>
      <w:bookmarkEnd w:id="2218"/>
      <w:bookmarkEnd w:id="2219"/>
      <w:bookmarkEnd w:id="2220"/>
      <w:bookmarkEnd w:id="2221"/>
      <w:bookmarkEnd w:id="2222"/>
      <w:bookmarkEnd w:id="2223"/>
      <w:bookmarkEnd w:id="2224"/>
      <w:bookmarkEnd w:id="2225"/>
      <w:bookmarkEnd w:id="2226"/>
      <w:bookmarkEnd w:id="2227"/>
      <w:bookmarkEnd w:id="2228"/>
      <w:bookmarkEnd w:id="2229"/>
      <w:bookmarkEnd w:id="2230"/>
      <w:bookmarkEnd w:id="2231"/>
      <w:bookmarkEnd w:id="2232"/>
      <w:bookmarkEnd w:id="2233"/>
      <w:bookmarkEnd w:id="2234"/>
      <w:bookmarkEnd w:id="2235"/>
      <w:bookmarkEnd w:id="2236"/>
      <w:bookmarkEnd w:id="2237"/>
      <w:r>
        <w:tab/>
      </w:r>
    </w:p>
    <w:p>
      <w:pPr>
        <w:pStyle w:val="187"/>
        <w:numPr>
          <w:ilvl w:val="-1"/>
          <w:numId w:val="0"/>
        </w:numPr>
        <w:ind w:left="979" w:leftChars="466" w:firstLine="136" w:firstLineChars="65"/>
        <w:rPr>
          <w:ins w:id="25286" w:author="M00009081" w:date="2024-06-28T11:28:48Z"/>
          <w:color w:val="auto"/>
          <w:highlight w:val="none"/>
          <w:rPrChange w:id="25287" w:author="M00009081" w:date="2024-06-28T11:29:01Z">
            <w:rPr>
              <w:ins w:id="25288" w:author="M00009081" w:date="2024-06-28T11:28:48Z"/>
              <w:color w:val="auto"/>
            </w:rPr>
          </w:rPrChange>
        </w:rPr>
        <w:pPrChange w:id="25285" w:author="M00009081" w:date="2024-06-28T11:29:01Z">
          <w:pPr>
            <w:pStyle w:val="187"/>
            <w:numPr>
              <w:ilvl w:val="0"/>
              <w:numId w:val="49"/>
            </w:numPr>
            <w:ind w:left="840" w:leftChars="0" w:firstLineChars="0"/>
          </w:pPr>
        </w:pPrChange>
      </w:pPr>
      <w:ins w:id="25289" w:author="M00007797" w:date="2023-06-19T10:55:04Z">
        <w:r>
          <w:rPr>
            <w:color w:val="auto"/>
            <w:highlight w:val="none"/>
            <w:rPrChange w:id="25290" w:author="M00009081" w:date="2024-06-28T11:29:01Z">
              <w:rPr>
                <w:color w:val="auto"/>
              </w:rPr>
            </w:rPrChange>
          </w:rPr>
          <w:t>操作方式：</w:t>
        </w:r>
      </w:ins>
    </w:p>
    <w:p>
      <w:pPr>
        <w:pStyle w:val="187"/>
        <w:numPr>
          <w:ilvl w:val="0"/>
          <w:numId w:val="0"/>
        </w:numPr>
        <w:ind w:left="1680" w:leftChars="800" w:firstLine="0" w:firstLineChars="0"/>
        <w:rPr>
          <w:ins w:id="25292" w:author="M00007797" w:date="2023-06-19T10:55:04Z"/>
          <w:color w:val="auto"/>
        </w:rPr>
        <w:pPrChange w:id="25291" w:author="M00009081" w:date="2024-06-28T11:29:10Z">
          <w:pPr>
            <w:pStyle w:val="187"/>
            <w:numPr>
              <w:ilvl w:val="0"/>
              <w:numId w:val="49"/>
            </w:numPr>
            <w:ind w:left="840" w:leftChars="0" w:firstLineChars="0"/>
          </w:pPr>
        </w:pPrChange>
      </w:pPr>
      <w:ins w:id="25293" w:author="M00007797" w:date="2023-06-19T10:55:04Z">
        <w:r>
          <w:rPr>
            <w:color w:val="auto"/>
          </w:rPr>
          <w:t>无，自动实现</w:t>
        </w:r>
      </w:ins>
    </w:p>
    <w:p>
      <w:pPr>
        <w:pStyle w:val="187"/>
        <w:numPr>
          <w:ilvl w:val="-1"/>
          <w:numId w:val="0"/>
        </w:numPr>
        <w:ind w:left="979" w:leftChars="466" w:firstLine="136" w:firstLineChars="65"/>
        <w:rPr>
          <w:ins w:id="25295" w:author="M00007797" w:date="2023-06-19T10:55:04Z"/>
          <w:color w:val="auto"/>
          <w:highlight w:val="none"/>
          <w:rPrChange w:id="25296" w:author="M00009081" w:date="2024-06-28T11:29:16Z">
            <w:rPr>
              <w:ins w:id="25297" w:author="M00007797" w:date="2023-06-19T10:55:04Z"/>
              <w:color w:val="auto"/>
            </w:rPr>
          </w:rPrChange>
        </w:rPr>
        <w:pPrChange w:id="25294" w:author="M00009081" w:date="2024-06-28T11:29:16Z">
          <w:pPr>
            <w:pStyle w:val="187"/>
            <w:numPr>
              <w:ilvl w:val="0"/>
              <w:numId w:val="49"/>
            </w:numPr>
            <w:ind w:left="840" w:leftChars="0" w:firstLineChars="0"/>
          </w:pPr>
        </w:pPrChange>
      </w:pPr>
      <w:ins w:id="25298" w:author="M00007797" w:date="2023-06-19T10:55:04Z">
        <w:r>
          <w:rPr>
            <w:color w:val="auto"/>
            <w:highlight w:val="none"/>
            <w:rPrChange w:id="25299" w:author="M00009081" w:date="2024-06-28T11:29:16Z">
              <w:rPr>
                <w:color w:val="auto"/>
              </w:rPr>
            </w:rPrChange>
          </w:rPr>
          <w:t>功能描述:</w:t>
        </w:r>
      </w:ins>
    </w:p>
    <w:p>
      <w:pPr>
        <w:pStyle w:val="187"/>
        <w:numPr>
          <w:ilvl w:val="0"/>
          <w:numId w:val="0"/>
        </w:numPr>
        <w:ind w:left="1680" w:leftChars="800" w:firstLine="0" w:firstLineChars="0"/>
        <w:rPr>
          <w:ins w:id="25301" w:author="M00007797" w:date="2023-06-19T11:04:11Z"/>
          <w:color w:val="auto"/>
        </w:rPr>
        <w:pPrChange w:id="25300" w:author="M00009081" w:date="2024-06-28T11:29:22Z">
          <w:pPr>
            <w:pStyle w:val="187"/>
            <w:ind w:left="989" w:leftChars="471" w:firstLine="420" w:firstLineChars="200"/>
          </w:pPr>
        </w:pPrChange>
      </w:pPr>
      <w:ins w:id="25302" w:author="M00007797" w:date="2023-06-19T10:55:04Z">
        <w:r>
          <w:rPr>
            <w:color w:val="auto"/>
          </w:rPr>
          <w:t>通过漏电保护插头实现漏电自动断电功能，标配漏电保护插头。</w:t>
        </w:r>
      </w:ins>
    </w:p>
    <w:p>
      <w:pPr>
        <w:pStyle w:val="5"/>
        <w:ind w:left="1140"/>
        <w:rPr>
          <w:ins w:id="25304" w:author="M00007797" w:date="2023-06-19T11:04:12Z"/>
        </w:rPr>
        <w:pPrChange w:id="25303" w:author="M00000676" w:date="2023-11-25T17:34:41Z">
          <w:pPr>
            <w:pStyle w:val="5"/>
            <w:ind w:left="1146"/>
          </w:pPr>
        </w:pPrChange>
      </w:pPr>
      <w:ins w:id="25305" w:author="M00007797" w:date="2023-06-19T11:04:12Z">
        <w:bookmarkStart w:id="2238" w:name="_Toc14374"/>
        <w:bookmarkStart w:id="2239" w:name="_Toc3947"/>
        <w:bookmarkStart w:id="2240" w:name="_Toc30569"/>
        <w:bookmarkStart w:id="2241" w:name="_Toc27261"/>
        <w:bookmarkStart w:id="2242" w:name="_Toc29029"/>
        <w:bookmarkStart w:id="2243" w:name="_Toc29214"/>
        <w:bookmarkStart w:id="2244" w:name="_Toc31825"/>
        <w:r>
          <w:rPr>
            <w:rFonts w:hint="eastAsia"/>
          </w:rPr>
          <w:t>纳米抗菌</w:t>
        </w:r>
        <w:bookmarkEnd w:id="2238"/>
        <w:bookmarkEnd w:id="2239"/>
        <w:bookmarkEnd w:id="2240"/>
        <w:bookmarkEnd w:id="2241"/>
        <w:bookmarkEnd w:id="2242"/>
        <w:bookmarkEnd w:id="2243"/>
        <w:bookmarkEnd w:id="2244"/>
      </w:ins>
    </w:p>
    <w:p>
      <w:pPr>
        <w:pStyle w:val="187"/>
        <w:numPr>
          <w:ilvl w:val="0"/>
          <w:numId w:val="0"/>
        </w:numPr>
        <w:ind w:left="979" w:leftChars="466" w:firstLine="136" w:firstLineChars="65"/>
        <w:rPr>
          <w:ins w:id="25307" w:author="M00009081" w:date="2024-06-28T11:40:17Z"/>
          <w:rFonts w:hint="default" w:eastAsia="宋体"/>
          <w:color w:val="auto"/>
          <w:highlight w:val="none"/>
          <w:lang w:val="en-US" w:eastAsia="zh-CN"/>
          <w:rPrChange w:id="25308" w:author="M00009081" w:date="2024-06-28T11:40:29Z">
            <w:rPr>
              <w:ins w:id="25309" w:author="M00009081" w:date="2024-06-28T11:40:17Z"/>
              <w:rFonts w:hint="default" w:eastAsia="宋体"/>
              <w:lang w:val="en-US" w:eastAsia="zh-CN"/>
            </w:rPr>
          </w:rPrChange>
        </w:rPr>
        <w:pPrChange w:id="25306" w:author="M00009081" w:date="2024-06-28T11:40:29Z">
          <w:pPr>
            <w:pStyle w:val="187"/>
            <w:ind w:left="0" w:leftChars="0" w:firstLine="840" w:firstLineChars="400"/>
          </w:pPr>
        </w:pPrChange>
      </w:pPr>
      <w:ins w:id="25310" w:author="M00009081" w:date="2024-06-28T11:40:20Z">
        <w:r>
          <w:rPr>
            <w:rFonts w:hint="default"/>
            <w:color w:val="auto"/>
            <w:highlight w:val="none"/>
            <w:lang w:val="en-US" w:eastAsia="zh-CN"/>
            <w:rPrChange w:id="25311" w:author="M00009081" w:date="2024-06-28T11:40:29Z">
              <w:rPr>
                <w:rFonts w:hint="eastAsia"/>
                <w:lang w:val="en-US" w:eastAsia="zh-CN"/>
              </w:rPr>
            </w:rPrChange>
          </w:rPr>
          <w:t>功能</w:t>
        </w:r>
      </w:ins>
      <w:ins w:id="25312" w:author="M00009081" w:date="2024-06-28T11:40:21Z">
        <w:r>
          <w:rPr>
            <w:rFonts w:hint="default"/>
            <w:color w:val="auto"/>
            <w:highlight w:val="none"/>
            <w:lang w:val="en-US" w:eastAsia="zh-CN"/>
            <w:rPrChange w:id="25313" w:author="M00009081" w:date="2024-06-28T11:40:29Z">
              <w:rPr>
                <w:rFonts w:hint="eastAsia"/>
                <w:lang w:val="en-US" w:eastAsia="zh-CN"/>
              </w:rPr>
            </w:rPrChange>
          </w:rPr>
          <w:t>描述</w:t>
        </w:r>
      </w:ins>
      <w:ins w:id="25314" w:author="M00009081" w:date="2024-06-28T11:40:24Z">
        <w:r>
          <w:rPr>
            <w:rFonts w:hint="default"/>
            <w:color w:val="auto"/>
            <w:highlight w:val="none"/>
            <w:lang w:val="en-US" w:eastAsia="zh-CN"/>
            <w:rPrChange w:id="25315" w:author="M00009081" w:date="2024-06-28T11:40:29Z">
              <w:rPr>
                <w:rFonts w:hint="eastAsia"/>
                <w:lang w:val="en-US" w:eastAsia="zh-CN"/>
              </w:rPr>
            </w:rPrChange>
          </w:rPr>
          <w:t>：</w:t>
        </w:r>
      </w:ins>
    </w:p>
    <w:p>
      <w:pPr>
        <w:pStyle w:val="187"/>
        <w:numPr>
          <w:ilvl w:val="0"/>
          <w:numId w:val="0"/>
        </w:numPr>
        <w:ind w:left="1680" w:leftChars="800" w:firstLine="0" w:firstLineChars="0"/>
        <w:rPr>
          <w:ins w:id="25317" w:author="M00007797" w:date="2023-06-19T11:04:22Z"/>
          <w:color w:val="auto"/>
          <w:rPrChange w:id="25318" w:author="M00009081" w:date="2024-06-28T11:40:36Z">
            <w:rPr>
              <w:ins w:id="25319" w:author="M00007797" w:date="2023-06-19T11:04:22Z"/>
            </w:rPr>
          </w:rPrChange>
        </w:rPr>
        <w:pPrChange w:id="25316" w:author="M00009081" w:date="2024-06-28T11:40:36Z">
          <w:pPr>
            <w:pStyle w:val="187"/>
            <w:ind w:left="0" w:leftChars="0" w:firstLine="840" w:firstLineChars="400"/>
          </w:pPr>
        </w:pPrChange>
      </w:pPr>
      <w:ins w:id="25320" w:author="M00007797" w:date="2023-06-19T11:04:22Z">
        <w:r>
          <w:rPr>
            <w:rFonts w:hint="default"/>
            <w:color w:val="auto"/>
            <w:rPrChange w:id="25321" w:author="M00009081" w:date="2024-06-28T11:40:36Z">
              <w:rPr>
                <w:rFonts w:hint="eastAsia"/>
              </w:rPr>
            </w:rPrChange>
          </w:rPr>
          <w:t>坐圈、清洗器喷头</w:t>
        </w:r>
      </w:ins>
      <w:ins w:id="25322" w:author="M00007797" w:date="2023-06-19T11:04:22Z">
        <w:r>
          <w:rPr>
            <w:color w:val="auto"/>
            <w:rPrChange w:id="25323" w:author="M00009081" w:date="2024-06-28T11:40:36Z">
              <w:rPr/>
            </w:rPrChange>
          </w:rPr>
          <w:t>需要使用抗菌材料</w:t>
        </w:r>
      </w:ins>
    </w:p>
    <w:p>
      <w:pPr>
        <w:pStyle w:val="187"/>
        <w:numPr>
          <w:ilvl w:val="0"/>
          <w:numId w:val="0"/>
        </w:numPr>
        <w:ind w:left="1680" w:leftChars="800" w:firstLine="0" w:firstLineChars="0"/>
        <w:rPr>
          <w:ins w:id="25325" w:author="M00007797" w:date="2023-06-19T10:57:29Z"/>
          <w:color w:val="auto"/>
        </w:rPr>
        <w:pPrChange w:id="25324" w:author="M00009081" w:date="2024-06-28T11:40:36Z">
          <w:pPr>
            <w:pStyle w:val="187"/>
            <w:ind w:left="989" w:leftChars="471" w:firstLine="420" w:firstLineChars="200"/>
          </w:pPr>
        </w:pPrChange>
      </w:pPr>
      <w:ins w:id="25326" w:author="M00007797" w:date="2023-06-19T11:04:22Z">
        <w:r>
          <w:rPr>
            <w:rFonts w:hint="default"/>
            <w:color w:val="auto"/>
            <w:rPrChange w:id="25327" w:author="M00009081" w:date="2024-06-28T11:40:36Z">
              <w:rPr>
                <w:rFonts w:hint="eastAsia"/>
              </w:rPr>
            </w:rPrChange>
          </w:rPr>
          <w:t>除菌率</w:t>
        </w:r>
      </w:ins>
      <w:ins w:id="25328" w:author="M00007797" w:date="2023-06-19T11:04:22Z">
        <w:r>
          <w:rPr>
            <w:color w:val="auto"/>
            <w:rPrChange w:id="25329" w:author="M00009081" w:date="2024-06-28T11:40:36Z">
              <w:rPr/>
            </w:rPrChange>
          </w:rPr>
          <w:t>：＞</w:t>
        </w:r>
      </w:ins>
      <w:ins w:id="25330" w:author="M00007797" w:date="2023-06-19T11:04:22Z">
        <w:r>
          <w:rPr>
            <w:rFonts w:hint="default"/>
            <w:color w:val="auto"/>
            <w:rPrChange w:id="25331" w:author="M00009081" w:date="2024-06-28T11:40:36Z">
              <w:rPr>
                <w:rFonts w:hint="eastAsia"/>
              </w:rPr>
            </w:rPrChange>
          </w:rPr>
          <w:t>9</w:t>
        </w:r>
      </w:ins>
      <w:ins w:id="25332" w:author="M00007797" w:date="2023-06-19T11:04:22Z">
        <w:r>
          <w:rPr>
            <w:rFonts w:hint="default"/>
            <w:color w:val="auto"/>
            <w:lang w:val="en-US" w:eastAsia="zh-CN"/>
            <w:rPrChange w:id="25333" w:author="M00009081" w:date="2024-06-28T11:40:36Z">
              <w:rPr>
                <w:rFonts w:hint="eastAsia"/>
                <w:lang w:val="en-US" w:eastAsia="zh-CN"/>
              </w:rPr>
            </w:rPrChange>
          </w:rPr>
          <w:t>0</w:t>
        </w:r>
      </w:ins>
      <w:ins w:id="25334" w:author="M00007797" w:date="2023-06-19T11:04:22Z">
        <w:r>
          <w:rPr>
            <w:color w:val="auto"/>
            <w:rPrChange w:id="25335" w:author="M00009081" w:date="2024-06-28T11:40:36Z">
              <w:rPr/>
            </w:rPrChange>
          </w:rPr>
          <w:t>%</w:t>
        </w:r>
      </w:ins>
    </w:p>
    <w:p>
      <w:pPr>
        <w:pStyle w:val="5"/>
        <w:ind w:left="1140"/>
        <w:rPr>
          <w:ins w:id="25337" w:author="M00007797" w:date="2023-06-19T10:57:31Z"/>
        </w:rPr>
        <w:pPrChange w:id="25336" w:author="M00000676" w:date="2023-11-25T17:34:41Z">
          <w:pPr>
            <w:pStyle w:val="5"/>
            <w:ind w:left="1146"/>
          </w:pPr>
        </w:pPrChange>
      </w:pPr>
      <w:ins w:id="25338" w:author="M00007797" w:date="2023-06-19T10:57:31Z">
        <w:r>
          <w:rPr>
            <w:rFonts w:hint="eastAsia"/>
          </w:rPr>
          <w:tab/>
        </w:r>
      </w:ins>
      <w:ins w:id="25339" w:author="M00007797" w:date="2023-06-19T10:57:31Z">
        <w:bookmarkStart w:id="2245" w:name="_Toc4050"/>
        <w:bookmarkStart w:id="2246" w:name="_Toc5021"/>
        <w:bookmarkStart w:id="2247" w:name="_Toc22384"/>
        <w:bookmarkStart w:id="2248" w:name="_Toc16918"/>
        <w:bookmarkStart w:id="2249" w:name="_Toc28284"/>
        <w:bookmarkStart w:id="2250" w:name="_Toc26498"/>
        <w:bookmarkStart w:id="2251" w:name="_Toc23083"/>
        <w:r>
          <w:rPr>
            <w:rFonts w:hint="eastAsia"/>
          </w:rPr>
          <w:t>阻尼缓降</w:t>
        </w:r>
        <w:bookmarkEnd w:id="2245"/>
        <w:bookmarkEnd w:id="2246"/>
        <w:bookmarkEnd w:id="2247"/>
        <w:bookmarkEnd w:id="2248"/>
        <w:bookmarkEnd w:id="2249"/>
        <w:bookmarkEnd w:id="2250"/>
        <w:bookmarkEnd w:id="2251"/>
      </w:ins>
      <w:ins w:id="25340" w:author="M00007797" w:date="2023-06-19T10:57:31Z">
        <w:r>
          <w:rPr/>
          <w:tab/>
        </w:r>
      </w:ins>
    </w:p>
    <w:p>
      <w:pPr>
        <w:pStyle w:val="187"/>
        <w:numPr>
          <w:ilvl w:val="-1"/>
          <w:numId w:val="0"/>
        </w:numPr>
        <w:ind w:left="1060" w:leftChars="0" w:firstLine="0" w:firstLineChars="0"/>
        <w:rPr>
          <w:ins w:id="25342" w:author="M00007797" w:date="2023-06-19T11:04:58Z"/>
        </w:rPr>
        <w:pPrChange w:id="25341" w:author="M00009081" w:date="2024-06-28T11:40:39Z">
          <w:pPr>
            <w:pStyle w:val="187"/>
            <w:numPr>
              <w:ilvl w:val="0"/>
              <w:numId w:val="50"/>
            </w:numPr>
            <w:ind w:left="840" w:leftChars="0" w:firstLineChars="0"/>
          </w:pPr>
        </w:pPrChange>
      </w:pPr>
      <w:ins w:id="25343" w:author="M00007797" w:date="2023-06-19T11:04:58Z">
        <w:r>
          <w:rPr>
            <w:rFonts w:hint="default"/>
            <w:color w:val="auto"/>
            <w:highlight w:val="none"/>
            <w:rPrChange w:id="25344" w:author="M00009081" w:date="2024-06-28T11:40:45Z">
              <w:rPr>
                <w:rFonts w:hint="eastAsia"/>
              </w:rPr>
            </w:rPrChange>
          </w:rPr>
          <w:t>操作方式：</w:t>
        </w:r>
      </w:ins>
      <w:ins w:id="25345" w:author="M00007797" w:date="2023-06-19T11:04:58Z">
        <w:r>
          <w:rPr>
            <w:rFonts w:hint="default"/>
            <w:color w:val="auto"/>
            <w:highlight w:val="none"/>
            <w:rPrChange w:id="25346" w:author="M00009081" w:date="2024-06-28T11:40:45Z">
              <w:rPr>
                <w:rFonts w:hint="eastAsia"/>
              </w:rPr>
            </w:rPrChange>
          </w:rPr>
          <w:tab/>
        </w:r>
      </w:ins>
      <w:ins w:id="25347" w:author="M00007797" w:date="2023-06-19T11:04:58Z">
        <w:r>
          <w:rPr>
            <w:rFonts w:hint="eastAsia"/>
          </w:rPr>
          <w:tab/>
        </w:r>
      </w:ins>
      <w:ins w:id="25348" w:author="M00007797" w:date="2023-06-19T11:04:58Z">
        <w:r>
          <w:rPr>
            <w:rFonts w:hint="eastAsia"/>
          </w:rPr>
          <w:tab/>
        </w:r>
      </w:ins>
      <w:ins w:id="25349" w:author="M00007797" w:date="2023-06-19T11:04:58Z">
        <w:r>
          <w:rPr>
            <w:rFonts w:hint="eastAsia"/>
          </w:rPr>
          <w:tab/>
        </w:r>
      </w:ins>
      <w:ins w:id="25350" w:author="M00007797" w:date="2023-06-19T11:04:58Z">
        <w:r>
          <w:rPr>
            <w:rFonts w:hint="eastAsia"/>
          </w:rPr>
          <w:tab/>
        </w:r>
      </w:ins>
      <w:ins w:id="25351" w:author="M00007797" w:date="2023-06-19T11:04:58Z">
        <w:r>
          <w:rPr>
            <w:rFonts w:hint="eastAsia"/>
          </w:rPr>
          <w:tab/>
        </w:r>
      </w:ins>
      <w:ins w:id="25352" w:author="M00007797" w:date="2023-06-19T11:04:58Z">
        <w:r>
          <w:rPr>
            <w:rFonts w:hint="eastAsia"/>
          </w:rPr>
          <w:tab/>
        </w:r>
      </w:ins>
    </w:p>
    <w:p>
      <w:pPr>
        <w:pStyle w:val="187"/>
        <w:ind w:leftChars="271" w:hanging="281" w:hangingChars="134"/>
        <w:rPr>
          <w:ins w:id="25353" w:author="M00007797" w:date="2023-06-19T11:04:58Z"/>
        </w:rPr>
      </w:pPr>
      <w:ins w:id="25354" w:author="M00007797" w:date="2023-06-19T11:04:58Z">
        <w:r>
          <w:rPr>
            <w:rFonts w:hint="eastAsia"/>
          </w:rPr>
          <w:tab/>
        </w:r>
      </w:ins>
      <w:ins w:id="25355" w:author="M00007797" w:date="2023-06-19T11:05:08Z">
        <w:r>
          <w:rPr>
            <w:rFonts w:hint="eastAsia"/>
            <w:lang w:val="en-US" w:eastAsia="zh-CN"/>
          </w:rPr>
          <w:t xml:space="preserve"> </w:t>
        </w:r>
      </w:ins>
      <w:ins w:id="25356" w:author="M00007797" w:date="2023-06-19T11:05:09Z">
        <w:r>
          <w:rPr>
            <w:rFonts w:hint="eastAsia"/>
            <w:lang w:val="en-US" w:eastAsia="zh-CN"/>
          </w:rPr>
          <w:t xml:space="preserve">   </w:t>
        </w:r>
      </w:ins>
      <w:ins w:id="25357" w:author="M00007797" w:date="2023-06-19T11:05:12Z">
        <w:r>
          <w:rPr>
            <w:rFonts w:hint="eastAsia"/>
            <w:lang w:val="en-US" w:eastAsia="zh-CN"/>
          </w:rPr>
          <w:t xml:space="preserve"> </w:t>
        </w:r>
      </w:ins>
      <w:ins w:id="25358" w:author="M00009081" w:date="2024-06-28T11:40:59Z">
        <w:r>
          <w:rPr>
            <w:rFonts w:hint="eastAsia"/>
            <w:lang w:val="en-US" w:eastAsia="zh-CN"/>
          </w:rPr>
          <w:t xml:space="preserve">  </w:t>
        </w:r>
      </w:ins>
      <w:ins w:id="25359" w:author="M00009081" w:date="2024-06-28T11:41:00Z">
        <w:r>
          <w:rPr>
            <w:rFonts w:hint="eastAsia"/>
            <w:lang w:val="en-US" w:eastAsia="zh-CN"/>
          </w:rPr>
          <w:t xml:space="preserve"> </w:t>
        </w:r>
      </w:ins>
      <w:ins w:id="25360" w:author="M00007797" w:date="2023-06-19T11:04:58Z">
        <w:r>
          <w:rPr>
            <w:rFonts w:hint="default"/>
            <w:color w:val="auto"/>
            <w:rPrChange w:id="25361" w:author="M00009081" w:date="2024-06-28T11:40:57Z">
              <w:rPr>
                <w:rFonts w:hint="eastAsia"/>
              </w:rPr>
            </w:rPrChange>
          </w:rPr>
          <w:t>手</w:t>
        </w:r>
      </w:ins>
      <w:ins w:id="25362" w:author="M00007797" w:date="2023-06-19T11:04:58Z">
        <w:r>
          <w:rPr>
            <w:rFonts w:hint="default"/>
            <w:color w:val="auto"/>
            <w:rPrChange w:id="25363" w:author="M00009081" w:date="2024-06-28T11:40:52Z">
              <w:rPr>
                <w:rFonts w:hint="eastAsia"/>
              </w:rPr>
            </w:rPrChange>
          </w:rPr>
          <w:t>动翻圈、翻盖</w:t>
        </w:r>
      </w:ins>
      <w:ins w:id="25364" w:author="M00007797" w:date="2023-06-19T11:04:58Z">
        <w:r>
          <w:rPr>
            <w:rFonts w:hint="default"/>
            <w:color w:val="auto"/>
            <w:rPrChange w:id="25365" w:author="M00009081" w:date="2024-06-28T11:40:52Z">
              <w:rPr>
                <w:rFonts w:hint="eastAsia"/>
              </w:rPr>
            </w:rPrChange>
          </w:rPr>
          <w:tab/>
        </w:r>
      </w:ins>
      <w:ins w:id="25366" w:author="M00007797" w:date="2023-06-19T11:04:58Z">
        <w:r>
          <w:rPr>
            <w:rFonts w:hint="eastAsia"/>
          </w:rPr>
          <w:tab/>
        </w:r>
      </w:ins>
      <w:ins w:id="25367" w:author="M00007797" w:date="2023-06-19T11:04:58Z">
        <w:r>
          <w:rPr>
            <w:rFonts w:hint="eastAsia"/>
          </w:rPr>
          <w:tab/>
        </w:r>
      </w:ins>
      <w:ins w:id="25368" w:author="M00007797" w:date="2023-06-19T11:04:58Z">
        <w:r>
          <w:rPr>
            <w:rFonts w:hint="eastAsia"/>
          </w:rPr>
          <w:tab/>
        </w:r>
      </w:ins>
      <w:ins w:id="25369" w:author="M00007797" w:date="2023-06-19T11:04:58Z">
        <w:r>
          <w:rPr>
            <w:rFonts w:hint="eastAsia"/>
          </w:rPr>
          <w:tab/>
        </w:r>
      </w:ins>
      <w:ins w:id="25370" w:author="M00007797" w:date="2023-06-19T11:04:58Z">
        <w:r>
          <w:rPr>
            <w:rFonts w:hint="eastAsia"/>
          </w:rPr>
          <w:tab/>
        </w:r>
      </w:ins>
      <w:ins w:id="25371" w:author="M00007797" w:date="2023-06-19T11:04:58Z">
        <w:r>
          <w:rPr>
            <w:rFonts w:hint="eastAsia"/>
          </w:rPr>
          <w:tab/>
        </w:r>
      </w:ins>
    </w:p>
    <w:p>
      <w:pPr>
        <w:pStyle w:val="187"/>
        <w:numPr>
          <w:ilvl w:val="-1"/>
          <w:numId w:val="0"/>
        </w:numPr>
        <w:ind w:left="1060" w:leftChars="0" w:firstLine="0" w:firstLineChars="0"/>
        <w:rPr>
          <w:ins w:id="25373" w:author="M00007797" w:date="2023-06-19T11:04:58Z"/>
        </w:rPr>
        <w:pPrChange w:id="25372" w:author="M00009081" w:date="2024-06-28T11:40:41Z">
          <w:pPr>
            <w:pStyle w:val="187"/>
            <w:numPr>
              <w:ilvl w:val="0"/>
              <w:numId w:val="50"/>
            </w:numPr>
            <w:ind w:left="840" w:leftChars="0" w:firstLineChars="0"/>
          </w:pPr>
        </w:pPrChange>
      </w:pPr>
      <w:ins w:id="25374" w:author="M00007797" w:date="2023-06-19T11:04:58Z">
        <w:r>
          <w:rPr>
            <w:rFonts w:hint="eastAsia"/>
          </w:rPr>
          <w:t>功能描述:</w:t>
        </w:r>
      </w:ins>
      <w:ins w:id="25375" w:author="M00007797" w:date="2023-06-19T11:04:58Z">
        <w:r>
          <w:rPr>
            <w:rFonts w:hint="eastAsia"/>
          </w:rPr>
          <w:tab/>
        </w:r>
      </w:ins>
      <w:ins w:id="25376" w:author="M00007797" w:date="2023-06-19T11:04:58Z">
        <w:r>
          <w:rPr>
            <w:rFonts w:hint="eastAsia"/>
          </w:rPr>
          <w:tab/>
        </w:r>
      </w:ins>
      <w:ins w:id="25377" w:author="M00007797" w:date="2023-06-19T11:04:58Z">
        <w:r>
          <w:rPr>
            <w:rFonts w:hint="eastAsia"/>
          </w:rPr>
          <w:tab/>
        </w:r>
      </w:ins>
      <w:ins w:id="25378" w:author="M00007797" w:date="2023-06-19T11:04:58Z">
        <w:r>
          <w:rPr>
            <w:rFonts w:hint="eastAsia"/>
          </w:rPr>
          <w:tab/>
        </w:r>
      </w:ins>
      <w:ins w:id="25379" w:author="M00007797" w:date="2023-06-19T11:04:58Z">
        <w:r>
          <w:rPr>
            <w:rFonts w:hint="eastAsia"/>
          </w:rPr>
          <w:tab/>
        </w:r>
      </w:ins>
      <w:ins w:id="25380" w:author="M00007797" w:date="2023-06-19T11:04:58Z">
        <w:r>
          <w:rPr>
            <w:rFonts w:hint="eastAsia"/>
          </w:rPr>
          <w:tab/>
        </w:r>
      </w:ins>
      <w:ins w:id="25381" w:author="M00007797" w:date="2023-06-19T11:04:58Z">
        <w:r>
          <w:rPr>
            <w:rFonts w:hint="eastAsia"/>
          </w:rPr>
          <w:tab/>
        </w:r>
      </w:ins>
    </w:p>
    <w:p>
      <w:pPr>
        <w:pStyle w:val="187"/>
        <w:ind w:left="0" w:leftChars="0" w:firstLine="0" w:firstLineChars="0"/>
        <w:rPr>
          <w:ins w:id="25383" w:author="M00007797" w:date="2023-06-19T10:56:41Z"/>
          <w:color w:val="auto"/>
        </w:rPr>
        <w:pPrChange w:id="25382" w:author="M00007797" w:date="2023-07-10T09:41:27Z">
          <w:pPr>
            <w:pStyle w:val="187"/>
            <w:ind w:left="989" w:leftChars="471" w:firstLine="420" w:firstLineChars="200"/>
          </w:pPr>
        </w:pPrChange>
      </w:pPr>
      <w:ins w:id="25384" w:author="M00007797" w:date="2023-06-19T11:04:58Z">
        <w:r>
          <w:rPr>
            <w:rFonts w:hint="eastAsia"/>
          </w:rPr>
          <w:t xml:space="preserve">             </w:t>
        </w:r>
      </w:ins>
      <w:ins w:id="25385" w:author="M00009081" w:date="2024-06-28T11:41:01Z">
        <w:r>
          <w:rPr>
            <w:rFonts w:hint="eastAsia"/>
            <w:lang w:val="en-US" w:eastAsia="zh-CN"/>
          </w:rPr>
          <w:t xml:space="preserve"> </w:t>
        </w:r>
      </w:ins>
      <w:ins w:id="25386" w:author="M00009081" w:date="2024-06-28T11:41:02Z">
        <w:r>
          <w:rPr>
            <w:rFonts w:hint="eastAsia"/>
            <w:lang w:val="en-US" w:eastAsia="zh-CN"/>
          </w:rPr>
          <w:t xml:space="preserve">  </w:t>
        </w:r>
      </w:ins>
      <w:ins w:id="25387" w:author="M00007797" w:date="2023-06-19T11:04:58Z">
        <w:r>
          <w:rPr>
            <w:rFonts w:hint="eastAsia"/>
          </w:rPr>
          <w:t>圈盖</w:t>
        </w:r>
      </w:ins>
      <w:ins w:id="25388" w:author="M00007797" w:date="2023-06-19T11:04:58Z">
        <w:r>
          <w:rPr>
            <w:rFonts w:hint="eastAsia"/>
            <w:bCs/>
          </w:rPr>
          <w:t>缓降时间要求3～</w:t>
        </w:r>
      </w:ins>
      <w:ins w:id="25389" w:author="M00007797" w:date="2023-06-19T11:05:16Z">
        <w:r>
          <w:rPr>
            <w:rFonts w:hint="eastAsia"/>
            <w:bCs/>
            <w:lang w:val="en-US" w:eastAsia="zh-CN"/>
          </w:rPr>
          <w:t>2</w:t>
        </w:r>
      </w:ins>
      <w:ins w:id="25390" w:author="M00007797" w:date="2023-06-19T11:05:17Z">
        <w:r>
          <w:rPr>
            <w:rFonts w:hint="eastAsia"/>
            <w:bCs/>
            <w:lang w:val="en-US" w:eastAsia="zh-CN"/>
          </w:rPr>
          <w:t>5</w:t>
        </w:r>
      </w:ins>
      <w:ins w:id="25391" w:author="M00007797" w:date="2023-06-19T11:04:58Z">
        <w:r>
          <w:rPr>
            <w:rFonts w:hint="eastAsia"/>
            <w:bCs/>
          </w:rPr>
          <w:t>秒</w:t>
        </w:r>
      </w:ins>
      <w:ins w:id="25392" w:author="M00007797" w:date="2023-06-19T10:57:31Z">
        <w:r>
          <w:rPr>
            <w:b/>
          </w:rPr>
          <w:tab/>
        </w:r>
      </w:ins>
      <w:ins w:id="25393" w:author="M00007797" w:date="2023-06-19T10:57:31Z">
        <w:r>
          <w:rPr>
            <w:b/>
          </w:rPr>
          <w:tab/>
        </w:r>
      </w:ins>
      <w:ins w:id="25394" w:author="M00007797" w:date="2023-06-19T10:57:31Z">
        <w:r>
          <w:rPr>
            <w:b/>
          </w:rPr>
          <w:tab/>
        </w:r>
      </w:ins>
      <w:ins w:id="25395" w:author="M00007797" w:date="2023-06-19T10:57:31Z">
        <w:r>
          <w:rPr/>
          <w:tab/>
        </w:r>
      </w:ins>
      <w:ins w:id="25396" w:author="M00007797" w:date="2023-06-19T10:57:31Z">
        <w:r>
          <w:rPr/>
          <w:tab/>
        </w:r>
      </w:ins>
      <w:ins w:id="25397" w:author="M00007797" w:date="2023-06-19T10:57:31Z">
        <w:r>
          <w:rPr/>
          <w:tab/>
        </w:r>
      </w:ins>
      <w:ins w:id="25398" w:author="M00007797" w:date="2023-06-19T10:57:31Z">
        <w:r>
          <w:rPr/>
          <w:tab/>
        </w:r>
      </w:ins>
      <w:ins w:id="25399" w:author="M00007797" w:date="2023-06-19T10:57:31Z">
        <w:r>
          <w:rPr/>
          <w:tab/>
        </w:r>
      </w:ins>
      <w:ins w:id="25400" w:author="M00007797" w:date="2023-06-19T10:57:31Z">
        <w:r>
          <w:rPr/>
          <w:tab/>
        </w:r>
      </w:ins>
      <w:ins w:id="25401" w:author="M00007797" w:date="2023-06-19T10:57:31Z">
        <w:r>
          <w:rPr/>
          <w:tab/>
        </w:r>
      </w:ins>
    </w:p>
    <w:p>
      <w:pPr>
        <w:pStyle w:val="5"/>
        <w:ind w:left="1140"/>
        <w:rPr>
          <w:ins w:id="25403" w:author="M00007797" w:date="2023-06-19T10:57:57Z"/>
        </w:rPr>
        <w:pPrChange w:id="25402" w:author="M00000676" w:date="2023-11-25T17:34:41Z">
          <w:pPr>
            <w:pStyle w:val="5"/>
            <w:ind w:left="1146"/>
          </w:pPr>
        </w:pPrChange>
      </w:pPr>
      <w:ins w:id="25404" w:author="M00007797" w:date="2023-06-19T10:57:57Z">
        <w:bookmarkStart w:id="2252" w:name="_Toc31191"/>
        <w:bookmarkStart w:id="2253" w:name="_Toc28991"/>
        <w:bookmarkStart w:id="2254" w:name="_Toc9538"/>
        <w:bookmarkStart w:id="2255" w:name="_Toc2820"/>
        <w:bookmarkStart w:id="2256" w:name="_Toc19897"/>
        <w:bookmarkStart w:id="2257" w:name="_Toc19886"/>
        <w:bookmarkStart w:id="2258" w:name="_Toc23775"/>
        <w:r>
          <w:rPr>
            <w:rFonts w:hint="eastAsia"/>
          </w:rPr>
          <w:t>空气隔离</w:t>
        </w:r>
        <w:bookmarkEnd w:id="2252"/>
        <w:bookmarkEnd w:id="2253"/>
        <w:bookmarkEnd w:id="2254"/>
        <w:bookmarkEnd w:id="2255"/>
        <w:bookmarkEnd w:id="2256"/>
        <w:bookmarkEnd w:id="2257"/>
        <w:bookmarkEnd w:id="2258"/>
      </w:ins>
      <w:ins w:id="25405" w:author="M00007797" w:date="2023-06-19T10:57:57Z">
        <w:r>
          <w:rPr/>
          <w:tab/>
        </w:r>
      </w:ins>
    </w:p>
    <w:p>
      <w:pPr>
        <w:pStyle w:val="187"/>
        <w:numPr>
          <w:ilvl w:val="-1"/>
          <w:numId w:val="0"/>
        </w:numPr>
        <w:ind w:left="1060" w:leftChars="0" w:firstLine="0" w:firstLineChars="0"/>
        <w:rPr>
          <w:ins w:id="25407" w:author="M00007797" w:date="2023-06-19T11:03:04Z"/>
        </w:rPr>
        <w:pPrChange w:id="25406" w:author="M00009081" w:date="2024-06-28T11:41:10Z">
          <w:pPr>
            <w:pStyle w:val="187"/>
            <w:numPr>
              <w:ilvl w:val="0"/>
              <w:numId w:val="51"/>
            </w:numPr>
            <w:ind w:left="840" w:leftChars="0" w:firstLineChars="0"/>
          </w:pPr>
        </w:pPrChange>
      </w:pPr>
      <w:ins w:id="25408" w:author="M00007797" w:date="2023-06-19T11:03:04Z">
        <w:r>
          <w:rPr/>
          <w:t>操作方式：</w:t>
        </w:r>
      </w:ins>
    </w:p>
    <w:p>
      <w:pPr>
        <w:pStyle w:val="187"/>
        <w:ind w:leftChars="271" w:hanging="281" w:hangingChars="134"/>
        <w:rPr>
          <w:ins w:id="25409" w:author="M00007797" w:date="2023-06-19T11:03:04Z"/>
        </w:rPr>
      </w:pPr>
      <w:ins w:id="25410" w:author="M00007797" w:date="2023-06-19T11:03:04Z">
        <w:r>
          <w:rPr/>
          <w:tab/>
        </w:r>
      </w:ins>
      <w:ins w:id="25411" w:author="M00007797" w:date="2023-06-19T11:03:20Z">
        <w:r>
          <w:rPr>
            <w:rFonts w:hint="eastAsia"/>
            <w:lang w:val="en-US" w:eastAsia="zh-CN"/>
          </w:rPr>
          <w:t xml:space="preserve"> </w:t>
        </w:r>
      </w:ins>
      <w:ins w:id="25412" w:author="M00007797" w:date="2023-06-19T11:03:21Z">
        <w:r>
          <w:rPr>
            <w:rFonts w:hint="eastAsia"/>
            <w:lang w:val="en-US" w:eastAsia="zh-CN"/>
          </w:rPr>
          <w:t xml:space="preserve">     </w:t>
        </w:r>
      </w:ins>
      <w:ins w:id="25413" w:author="M00007797" w:date="2023-06-19T11:03:22Z">
        <w:r>
          <w:rPr>
            <w:rFonts w:hint="eastAsia"/>
            <w:lang w:val="en-US" w:eastAsia="zh-CN"/>
          </w:rPr>
          <w:t xml:space="preserve"> </w:t>
        </w:r>
      </w:ins>
      <w:ins w:id="25414" w:author="M00007797" w:date="2023-06-19T11:03:23Z">
        <w:r>
          <w:rPr>
            <w:rFonts w:hint="eastAsia"/>
            <w:lang w:val="en-US" w:eastAsia="zh-CN"/>
          </w:rPr>
          <w:t xml:space="preserve"> </w:t>
        </w:r>
      </w:ins>
      <w:ins w:id="25415" w:author="M00007797" w:date="2023-06-19T11:03:04Z">
        <w:r>
          <w:rPr/>
          <w:t>无，自动实现</w:t>
        </w:r>
      </w:ins>
    </w:p>
    <w:p>
      <w:pPr>
        <w:pStyle w:val="187"/>
        <w:numPr>
          <w:ilvl w:val="-1"/>
          <w:numId w:val="0"/>
        </w:numPr>
        <w:ind w:left="1060" w:leftChars="0" w:firstLine="0" w:firstLineChars="0"/>
        <w:rPr>
          <w:ins w:id="25417" w:author="M00007797" w:date="2023-06-19T11:03:04Z"/>
        </w:rPr>
        <w:pPrChange w:id="25416" w:author="M00009081" w:date="2024-06-28T11:41:20Z">
          <w:pPr>
            <w:pStyle w:val="187"/>
            <w:numPr>
              <w:ilvl w:val="0"/>
              <w:numId w:val="51"/>
            </w:numPr>
            <w:ind w:left="840" w:leftChars="0" w:firstLineChars="0"/>
          </w:pPr>
        </w:pPrChange>
      </w:pPr>
      <w:ins w:id="25418" w:author="M00007797" w:date="2023-06-19T11:03:04Z">
        <w:r>
          <w:rPr/>
          <w:t>功能描述:</w:t>
        </w:r>
      </w:ins>
    </w:p>
    <w:p>
      <w:pPr>
        <w:pStyle w:val="187"/>
        <w:numPr>
          <w:ilvl w:val="0"/>
          <w:numId w:val="0"/>
        </w:numPr>
        <w:ind w:left="0" w:leftChars="0" w:firstLine="1680" w:firstLineChars="800"/>
        <w:rPr>
          <w:ins w:id="25420" w:author="M00007797" w:date="2023-06-19T11:03:04Z"/>
          <w:color w:val="auto"/>
          <w:rPrChange w:id="25421" w:author="M00009081" w:date="2024-06-28T11:41:34Z">
            <w:rPr>
              <w:ins w:id="25422" w:author="M00007797" w:date="2023-06-19T11:03:04Z"/>
            </w:rPr>
          </w:rPrChange>
        </w:rPr>
        <w:pPrChange w:id="25419" w:author="M00009081" w:date="2024-06-28T11:41:51Z">
          <w:pPr>
            <w:pStyle w:val="187"/>
            <w:ind w:leftChars="271" w:hanging="281" w:hangingChars="134"/>
          </w:pPr>
        </w:pPrChange>
      </w:pPr>
      <w:ins w:id="25423" w:author="M00007797" w:date="2023-06-19T11:03:04Z">
        <w:del w:id="25424" w:author="M00009081" w:date="2024-06-28T11:41:48Z">
          <w:r>
            <w:rPr/>
            <w:tab/>
          </w:r>
        </w:del>
      </w:ins>
      <w:ins w:id="25425" w:author="M00007797" w:date="2023-06-19T11:03:24Z">
        <w:del w:id="25426" w:author="M00009081" w:date="2024-06-28T11:41:48Z">
          <w:r>
            <w:rPr>
              <w:rFonts w:hint="eastAsia"/>
              <w:lang w:val="en-US" w:eastAsia="zh-CN"/>
            </w:rPr>
            <w:delText xml:space="preserve">    </w:delText>
          </w:r>
        </w:del>
      </w:ins>
      <w:ins w:id="25427" w:author="M00007797" w:date="2023-06-19T11:03:25Z">
        <w:del w:id="25428" w:author="M00009081" w:date="2024-06-28T11:41:48Z">
          <w:r>
            <w:rPr>
              <w:rFonts w:hint="eastAsia"/>
              <w:lang w:val="en-US" w:eastAsia="zh-CN"/>
            </w:rPr>
            <w:delText xml:space="preserve"> </w:delText>
          </w:r>
        </w:del>
      </w:ins>
      <w:ins w:id="25429" w:author="M00007797" w:date="2023-06-19T11:03:25Z">
        <w:del w:id="25430" w:author="M00009081" w:date="2024-06-28T11:41:47Z">
          <w:r>
            <w:rPr>
              <w:rFonts w:hint="eastAsia"/>
              <w:lang w:val="en-US" w:eastAsia="zh-CN"/>
            </w:rPr>
            <w:delText xml:space="preserve">  </w:delText>
          </w:r>
        </w:del>
      </w:ins>
      <w:ins w:id="25431" w:author="M00007797" w:date="2023-06-19T11:03:04Z">
        <w:r>
          <w:rPr>
            <w:rFonts w:hint="default"/>
            <w:color w:val="auto"/>
            <w:rPrChange w:id="25432" w:author="M00009081" w:date="2024-06-28T11:41:34Z">
              <w:rPr>
                <w:rFonts w:hint="eastAsia"/>
              </w:rPr>
            </w:rPrChange>
          </w:rPr>
          <w:t>机器内部</w:t>
        </w:r>
      </w:ins>
      <w:ins w:id="25433" w:author="M00007797" w:date="2023-06-19T11:03:04Z">
        <w:r>
          <w:rPr>
            <w:color w:val="auto"/>
            <w:rPrChange w:id="25434" w:author="M00009081" w:date="2024-06-28T11:41:34Z">
              <w:rPr/>
            </w:rPrChange>
          </w:rPr>
          <w:t>安装空气隔离阀</w:t>
        </w:r>
      </w:ins>
    </w:p>
    <w:p>
      <w:pPr>
        <w:pStyle w:val="187"/>
        <w:numPr>
          <w:ilvl w:val="0"/>
          <w:numId w:val="0"/>
        </w:numPr>
        <w:ind w:left="1680" w:leftChars="800" w:firstLine="0" w:firstLineChars="0"/>
        <w:rPr>
          <w:ins w:id="25436" w:author="M00007797" w:date="2023-06-19T10:57:57Z"/>
        </w:rPr>
        <w:pPrChange w:id="25435" w:author="M00009081" w:date="2024-06-28T11:41:42Z">
          <w:pPr>
            <w:pStyle w:val="187"/>
            <w:ind w:left="779" w:leftChars="371" w:firstLine="315" w:firstLineChars="150"/>
          </w:pPr>
        </w:pPrChange>
      </w:pPr>
      <w:ins w:id="25437" w:author="M00007797" w:date="2023-06-19T11:03:04Z">
        <w:del w:id="25438" w:author="M00009081" w:date="2024-06-28T11:41:55Z">
          <w:r>
            <w:rPr>
              <w:rFonts w:hint="default"/>
              <w:color w:val="auto"/>
              <w:rPrChange w:id="25439" w:author="M00009081" w:date="2024-06-28T11:41:34Z">
                <w:rPr>
                  <w:rFonts w:hint="eastAsia"/>
                </w:rPr>
              </w:rPrChange>
            </w:rPr>
            <w:delText xml:space="preserve"> </w:delText>
          </w:r>
        </w:del>
      </w:ins>
      <w:ins w:id="25440" w:author="M00007797" w:date="2023-06-19T11:03:04Z">
        <w:del w:id="25441" w:author="M00009081" w:date="2024-06-28T11:41:55Z">
          <w:r>
            <w:rPr>
              <w:rFonts w:hint="default"/>
              <w:color w:val="auto"/>
              <w:rPrChange w:id="25442" w:author="M00009081" w:date="2024-06-28T11:41:34Z">
                <w:rPr>
                  <w:rFonts w:hint="eastAsia"/>
                </w:rPr>
              </w:rPrChange>
            </w:rPr>
            <w:delText xml:space="preserve"> </w:delText>
          </w:r>
        </w:del>
      </w:ins>
      <w:ins w:id="25443" w:author="M00007797" w:date="2023-06-19T11:03:04Z">
        <w:del w:id="25444" w:author="M00009081" w:date="2024-06-28T11:41:55Z">
          <w:r>
            <w:rPr>
              <w:rFonts w:hint="default"/>
              <w:color w:val="auto"/>
              <w:lang w:val="en-US" w:eastAsia="zh-CN"/>
              <w:rPrChange w:id="25445" w:author="M00009081" w:date="2024-06-28T11:41:42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446" w:author="M00007797" w:date="2023-06-19T11:03:26Z">
        <w:del w:id="25447" w:author="M00009081" w:date="2024-06-28T11:41:54Z">
          <w:r>
            <w:rPr>
              <w:rFonts w:hint="default"/>
              <w:color w:val="auto"/>
              <w:lang w:val="en-US" w:eastAsia="zh-CN"/>
              <w:rPrChange w:id="25448" w:author="M00009081" w:date="2024-06-28T11:41:42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449" w:author="M00007797" w:date="2023-06-19T11:03:27Z">
        <w:del w:id="25450" w:author="M00009081" w:date="2024-06-28T11:41:54Z">
          <w:r>
            <w:rPr>
              <w:rFonts w:hint="default"/>
              <w:color w:val="auto"/>
              <w:lang w:val="en-US" w:eastAsia="zh-CN"/>
              <w:rPrChange w:id="25451" w:author="M00009081" w:date="2024-06-28T11:41:42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452" w:author="M00007797" w:date="2023-06-19T11:03:27Z">
        <w:del w:id="25453" w:author="M00009081" w:date="2024-06-28T11:41:54Z">
          <w:r>
            <w:rPr>
              <w:rFonts w:hint="default"/>
              <w:color w:val="auto"/>
              <w:lang w:val="en-US" w:eastAsia="zh-CN"/>
              <w:rPrChange w:id="25454" w:author="M00009081" w:date="2024-06-28T11:41:42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455" w:author="M00007797" w:date="2023-06-19T11:03:27Z">
        <w:del w:id="25456" w:author="M00009081" w:date="2024-06-28T11:41:54Z">
          <w:r>
            <w:rPr>
              <w:rFonts w:hint="default"/>
              <w:color w:val="auto"/>
              <w:lang w:val="en-US" w:eastAsia="zh-CN"/>
              <w:rPrChange w:id="25457" w:author="M00009081" w:date="2024-06-28T11:41:42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458" w:author="M00007797" w:date="2023-06-19T11:03:27Z">
        <w:del w:id="25459" w:author="M00009081" w:date="2024-06-28T11:41:54Z">
          <w:r>
            <w:rPr>
              <w:rFonts w:hint="default"/>
              <w:color w:val="auto"/>
              <w:lang w:val="en-US" w:eastAsia="zh-CN"/>
              <w:rPrChange w:id="25460" w:author="M00009081" w:date="2024-06-28T11:41:42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461" w:author="M00007797" w:date="2023-06-19T11:03:27Z">
        <w:del w:id="25462" w:author="M00009081" w:date="2024-06-28T11:41:54Z">
          <w:r>
            <w:rPr>
              <w:rFonts w:hint="default"/>
              <w:color w:val="auto"/>
              <w:lang w:val="en-US" w:eastAsia="zh-CN"/>
              <w:rPrChange w:id="25463" w:author="M00009081" w:date="2024-06-28T11:41:42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464" w:author="M00007797" w:date="2023-06-19T11:03:04Z">
        <w:r>
          <w:rPr>
            <w:rFonts w:hint="default"/>
            <w:color w:val="auto"/>
            <w:rPrChange w:id="25465" w:author="M00009081" w:date="2024-06-28T11:41:34Z">
              <w:rPr>
                <w:rFonts w:hint="eastAsia"/>
              </w:rPr>
            </w:rPrChange>
          </w:rPr>
          <w:t>具体要求及试验方法：参考</w:t>
        </w:r>
      </w:ins>
      <w:ins w:id="25466" w:author="M00007797" w:date="2023-06-19T11:03:04Z">
        <w:r>
          <w:rPr>
            <w:color w:val="auto"/>
            <w:rPrChange w:id="25467" w:author="M00009081" w:date="2024-06-28T11:41:34Z">
              <w:rPr/>
            </w:rPrChange>
          </w:rPr>
          <w:t>JG/T</w:t>
        </w:r>
      </w:ins>
      <w:ins w:id="25468" w:author="M00007797" w:date="2023-06-19T11:03:04Z">
        <w:r>
          <w:rPr>
            <w:rFonts w:hint="default"/>
            <w:color w:val="auto"/>
            <w:rPrChange w:id="25469" w:author="M00009081" w:date="2024-06-28T11:41:34Z">
              <w:rPr>
                <w:rFonts w:hint="eastAsia"/>
              </w:rPr>
            </w:rPrChange>
          </w:rPr>
          <w:t> 285的6.9和7.10。</w:t>
        </w:r>
      </w:ins>
      <w:ins w:id="25470" w:author="M00007797" w:date="2023-06-19T10:57:57Z">
        <w:r>
          <w:rPr/>
          <w:tab/>
        </w:r>
      </w:ins>
      <w:ins w:id="25471" w:author="M00007797" w:date="2023-06-19T10:57:57Z">
        <w:r>
          <w:rPr/>
          <w:tab/>
        </w:r>
      </w:ins>
      <w:ins w:id="25472" w:author="M00007797" w:date="2023-06-19T10:57:57Z">
        <w:del w:id="25473" w:author="M00009081" w:date="2024-06-28T11:41:45Z">
          <w:r>
            <w:rPr/>
            <w:tab/>
          </w:r>
        </w:del>
      </w:ins>
      <w:ins w:id="25474" w:author="M00007797" w:date="2023-06-19T10:57:57Z">
        <w:del w:id="25475" w:author="M00009081" w:date="2024-06-28T11:41:45Z">
          <w:r>
            <w:rPr/>
            <w:tab/>
          </w:r>
        </w:del>
      </w:ins>
      <w:ins w:id="25476" w:author="M00007797" w:date="2023-06-19T10:57:57Z">
        <w:del w:id="25477" w:author="M00009081" w:date="2024-06-28T11:41:44Z">
          <w:r>
            <w:rPr/>
            <w:tab/>
          </w:r>
        </w:del>
      </w:ins>
      <w:ins w:id="25478" w:author="M00007797" w:date="2023-06-19T10:57:57Z">
        <w:del w:id="25479" w:author="M00009081" w:date="2024-06-28T11:41:44Z">
          <w:r>
            <w:rPr/>
            <w:tab/>
          </w:r>
        </w:del>
      </w:ins>
      <w:ins w:id="25480" w:author="M00007797" w:date="2023-06-19T10:57:57Z">
        <w:r>
          <w:rPr>
            <w:rFonts w:hint="eastAsia"/>
          </w:rPr>
          <w:t xml:space="preserve">   </w:t>
        </w:r>
      </w:ins>
      <w:ins w:id="25481" w:author="M00007797" w:date="2023-06-19T10:57:57Z">
        <w:r>
          <w:rPr/>
          <w:tab/>
        </w:r>
      </w:ins>
      <w:ins w:id="25482" w:author="M00007797" w:date="2023-06-19T10:57:57Z">
        <w:r>
          <w:rPr/>
          <w:tab/>
        </w:r>
      </w:ins>
    </w:p>
    <w:p>
      <w:pPr>
        <w:pStyle w:val="5"/>
        <w:ind w:left="1140"/>
        <w:rPr>
          <w:ins w:id="25484" w:author="M00007797" w:date="2023-06-19T10:57:57Z"/>
          <w:b w:val="0"/>
        </w:rPr>
        <w:pPrChange w:id="25483" w:author="M00000676" w:date="2023-11-25T17:34:41Z">
          <w:pPr>
            <w:pStyle w:val="5"/>
            <w:ind w:left="1146"/>
          </w:pPr>
        </w:pPrChange>
      </w:pPr>
      <w:ins w:id="25485" w:author="M00007797" w:date="2023-06-19T10:57:57Z">
        <w:bookmarkStart w:id="2259" w:name="_Toc2519"/>
        <w:bookmarkStart w:id="2260" w:name="_Toc10581"/>
        <w:bookmarkStart w:id="2261" w:name="_Toc25543"/>
        <w:bookmarkStart w:id="2262" w:name="_Toc3887"/>
        <w:bookmarkStart w:id="2263" w:name="_Toc28041"/>
        <w:bookmarkStart w:id="2264" w:name="_Toc12956"/>
        <w:bookmarkStart w:id="2265" w:name="_Toc6117"/>
        <w:r>
          <w:rPr>
            <w:rFonts w:hint="eastAsia"/>
          </w:rPr>
          <w:t>防止逆流</w:t>
        </w:r>
        <w:bookmarkEnd w:id="2259"/>
        <w:bookmarkEnd w:id="2260"/>
        <w:bookmarkEnd w:id="2261"/>
        <w:bookmarkEnd w:id="2262"/>
        <w:bookmarkEnd w:id="2263"/>
        <w:bookmarkEnd w:id="2264"/>
        <w:bookmarkEnd w:id="2265"/>
      </w:ins>
      <w:ins w:id="25486" w:author="M00007797" w:date="2023-06-19T10:57:57Z">
        <w:r>
          <w:rPr/>
          <w:tab/>
        </w:r>
      </w:ins>
      <w:ins w:id="25487" w:author="M00007797" w:date="2023-06-19T10:57:57Z">
        <w:r>
          <w:rPr>
            <w:rFonts w:hint="eastAsia"/>
            <w:lang w:val="en-US" w:eastAsia="zh-CN"/>
          </w:rPr>
          <w:t xml:space="preserve"> </w:t>
        </w:r>
      </w:ins>
    </w:p>
    <w:p>
      <w:pPr>
        <w:ind w:left="569" w:leftChars="0" w:firstLine="1121" w:firstLineChars="534"/>
        <w:rPr>
          <w:ins w:id="25489" w:author="M00007797" w:date="2023-06-19T10:58:29Z"/>
        </w:rPr>
        <w:pPrChange w:id="25488" w:author="M00009081" w:date="2024-06-28T11:44:03Z">
          <w:pPr>
            <w:pStyle w:val="187"/>
            <w:ind w:left="569" w:leftChars="0" w:firstLine="705" w:firstLineChars="336"/>
          </w:pPr>
        </w:pPrChange>
      </w:pPr>
      <w:ins w:id="25490" w:author="M00007797" w:date="2023-06-19T11:02:39Z">
        <w:r>
          <w:rPr>
            <w:rFonts w:hint="default"/>
            <w:lang w:val="en-US" w:eastAsia="zh-CN"/>
            <w:rPrChange w:id="25491" w:author="M00009081" w:date="2024-06-28T11:44:00Z">
              <w:rPr>
                <w:rFonts w:hint="eastAsia"/>
                <w:lang w:val="en-US" w:eastAsia="zh-CN"/>
              </w:rPr>
            </w:rPrChange>
          </w:rPr>
          <w:t>装单向止流阀。</w:t>
        </w:r>
      </w:ins>
    </w:p>
    <w:p>
      <w:pPr>
        <w:pStyle w:val="5"/>
        <w:ind w:left="1140"/>
        <w:rPr>
          <w:ins w:id="25493" w:author="M00007797" w:date="2023-06-19T11:01:40Z"/>
        </w:rPr>
        <w:pPrChange w:id="25492" w:author="M00000676" w:date="2023-11-25T17:34:41Z">
          <w:pPr>
            <w:pStyle w:val="5"/>
            <w:ind w:left="1146"/>
          </w:pPr>
        </w:pPrChange>
      </w:pPr>
      <w:ins w:id="25494" w:author="M00007797" w:date="2023-06-19T11:01:40Z">
        <w:bookmarkStart w:id="2266" w:name="_Toc31305"/>
        <w:bookmarkStart w:id="2267" w:name="_Toc18816"/>
        <w:bookmarkStart w:id="2268" w:name="_Toc18404"/>
        <w:bookmarkStart w:id="2269" w:name="_Toc28004"/>
        <w:bookmarkStart w:id="2270" w:name="_Toc2533"/>
        <w:bookmarkStart w:id="2271" w:name="_Toc15211"/>
        <w:bookmarkStart w:id="2272" w:name="_Toc10680"/>
        <w:r>
          <w:rPr>
            <w:rFonts w:hint="eastAsia"/>
          </w:rPr>
          <w:t>水质净化</w:t>
        </w:r>
        <w:bookmarkEnd w:id="2266"/>
        <w:bookmarkEnd w:id="2267"/>
        <w:bookmarkEnd w:id="2268"/>
        <w:bookmarkEnd w:id="2269"/>
        <w:bookmarkEnd w:id="2270"/>
        <w:bookmarkEnd w:id="2271"/>
        <w:bookmarkEnd w:id="2272"/>
      </w:ins>
      <w:ins w:id="25495" w:author="M00007797" w:date="2023-06-19T11:01:40Z">
        <w:r>
          <w:rPr>
            <w:rFonts w:hint="eastAsia"/>
            <w:lang w:val="en-US" w:eastAsia="zh-CN"/>
          </w:rPr>
          <w:t xml:space="preserve">  </w:t>
        </w:r>
      </w:ins>
    </w:p>
    <w:p>
      <w:pPr>
        <w:ind w:left="0" w:firstLine="1680" w:firstLineChars="800"/>
        <w:rPr>
          <w:ins w:id="25497" w:author="M00007797" w:date="2023-06-19T10:58:29Z"/>
        </w:rPr>
        <w:pPrChange w:id="25496" w:author="M00009081" w:date="2024-06-28T11:44:14Z">
          <w:pPr>
            <w:ind w:left="1146" w:firstLine="128" w:firstLineChars="61"/>
          </w:pPr>
        </w:pPrChange>
      </w:pPr>
      <w:ins w:id="25498" w:author="M00007797" w:date="2023-06-19T11:01:40Z">
        <w:bookmarkStart w:id="2273" w:name="_Toc3123"/>
        <w:bookmarkStart w:id="2274" w:name="_Toc21867"/>
        <w:bookmarkStart w:id="2275" w:name="_Toc20983"/>
        <w:bookmarkStart w:id="2276" w:name="_Toc26524"/>
        <w:bookmarkStart w:id="2277" w:name="_Toc26274"/>
        <w:r>
          <w:rPr>
            <w:rFonts w:hint="default"/>
            <w:lang w:val="en-US" w:eastAsia="zh-CN"/>
            <w:rPrChange w:id="25499" w:author="M00009081" w:date="2024-06-28T11:44:10Z">
              <w:rPr>
                <w:rFonts w:hint="eastAsia"/>
                <w:lang w:val="en-US" w:eastAsia="zh-CN"/>
              </w:rPr>
            </w:rPrChange>
          </w:rPr>
          <w:t>怡和阻垢过滤器</w:t>
        </w:r>
      </w:ins>
      <w:ins w:id="25500" w:author="M00007797" w:date="2023-06-19T11:01:40Z">
        <w:r>
          <w:rPr>
            <w:rFonts w:hint="default"/>
            <w:rPrChange w:id="25501" w:author="M00009081" w:date="2024-06-28T11:44:10Z">
              <w:rPr>
                <w:rFonts w:hint="eastAsia"/>
              </w:rPr>
            </w:rPrChange>
          </w:rPr>
          <w:t>实现；</w:t>
        </w:r>
        <w:bookmarkEnd w:id="2273"/>
        <w:bookmarkEnd w:id="2274"/>
        <w:bookmarkEnd w:id="2275"/>
        <w:bookmarkEnd w:id="2276"/>
        <w:bookmarkEnd w:id="2277"/>
      </w:ins>
      <w:ins w:id="25502" w:author="M00007797" w:date="2023-06-19T11:01:40Z">
        <w:r>
          <w:rPr>
            <w:rFonts w:hint="default"/>
            <w:rPrChange w:id="25503" w:author="M00009081" w:date="2024-06-28T11:44:10Z">
              <w:rPr>
                <w:rFonts w:hint="eastAsia"/>
              </w:rPr>
            </w:rPrChange>
          </w:rPr>
          <w:t xml:space="preserve"> </w:t>
        </w:r>
      </w:ins>
    </w:p>
    <w:p>
      <w:pPr>
        <w:pStyle w:val="5"/>
        <w:ind w:left="1140"/>
        <w:rPr>
          <w:ins w:id="25505" w:author="M00007797" w:date="2023-06-19T10:58:29Z"/>
        </w:rPr>
        <w:pPrChange w:id="25504" w:author="M00000676" w:date="2023-11-25T17:34:41Z">
          <w:pPr>
            <w:pStyle w:val="5"/>
            <w:ind w:left="1146"/>
          </w:pPr>
        </w:pPrChange>
      </w:pPr>
      <w:ins w:id="25506" w:author="M00007797" w:date="2023-06-19T10:58:29Z">
        <w:r>
          <w:rPr/>
          <w:tab/>
        </w:r>
      </w:ins>
      <w:ins w:id="25507" w:author="M00007797" w:date="2023-06-19T10:58:29Z">
        <w:bookmarkStart w:id="2278" w:name="_Toc13999"/>
        <w:bookmarkStart w:id="2279" w:name="_Toc10307"/>
        <w:bookmarkStart w:id="2280" w:name="_Toc23128"/>
        <w:bookmarkStart w:id="2281" w:name="_Toc24500"/>
        <w:bookmarkStart w:id="2282" w:name="_Toc17222"/>
        <w:bookmarkStart w:id="2283" w:name="_Toc6451"/>
        <w:bookmarkStart w:id="2284" w:name="_Toc26298"/>
        <w:r>
          <w:rPr>
            <w:rFonts w:hint="eastAsia"/>
          </w:rPr>
          <w:t>安全防护</w:t>
        </w:r>
        <w:bookmarkEnd w:id="2278"/>
        <w:bookmarkEnd w:id="2279"/>
        <w:bookmarkEnd w:id="2280"/>
        <w:bookmarkEnd w:id="2281"/>
        <w:bookmarkEnd w:id="2282"/>
        <w:bookmarkEnd w:id="2283"/>
        <w:bookmarkEnd w:id="2284"/>
      </w:ins>
      <w:ins w:id="25508" w:author="M00007797" w:date="2023-06-19T10:58:29Z">
        <w:r>
          <w:rPr>
            <w:rFonts w:hint="eastAsia"/>
          </w:rPr>
          <w:tab/>
        </w:r>
      </w:ins>
      <w:ins w:id="25509" w:author="M00007797" w:date="2023-06-19T10:58:29Z">
        <w:r>
          <w:rPr>
            <w:rFonts w:hint="eastAsia"/>
          </w:rPr>
          <w:tab/>
        </w:r>
      </w:ins>
      <w:ins w:id="25510" w:author="M00007797" w:date="2023-06-19T10:58:29Z">
        <w:r>
          <w:rPr>
            <w:rFonts w:hint="eastAsia"/>
          </w:rPr>
          <w:tab/>
        </w:r>
      </w:ins>
      <w:ins w:id="25511" w:author="M00007797" w:date="2023-06-19T10:58:29Z">
        <w:r>
          <w:rPr>
            <w:rFonts w:hint="eastAsia"/>
          </w:rPr>
          <w:tab/>
        </w:r>
      </w:ins>
      <w:ins w:id="25512" w:author="M00007797" w:date="2023-06-19T10:58:29Z">
        <w:r>
          <w:rPr>
            <w:rFonts w:hint="eastAsia"/>
          </w:rPr>
          <w:tab/>
        </w:r>
      </w:ins>
      <w:ins w:id="25513" w:author="M00007797" w:date="2023-06-19T10:58:29Z">
        <w:r>
          <w:rPr>
            <w:rFonts w:hint="eastAsia"/>
          </w:rPr>
          <w:tab/>
        </w:r>
      </w:ins>
    </w:p>
    <w:p>
      <w:pPr>
        <w:pStyle w:val="187"/>
        <w:numPr>
          <w:ilvl w:val="-1"/>
          <w:numId w:val="0"/>
        </w:numPr>
        <w:ind w:left="1060" w:leftChars="0" w:firstLine="0" w:firstLineChars="0"/>
        <w:rPr>
          <w:ins w:id="25515" w:author="M00009081" w:date="2024-06-28T11:44:21Z"/>
          <w:rFonts w:hint="eastAsia"/>
        </w:rPr>
        <w:pPrChange w:id="25514" w:author="M00009081" w:date="2024-06-28T11:44:30Z">
          <w:pPr>
            <w:pStyle w:val="187"/>
            <w:ind w:left="569" w:leftChars="0" w:firstLine="705" w:firstLineChars="336"/>
          </w:pPr>
        </w:pPrChange>
      </w:pPr>
      <w:ins w:id="25516" w:author="M00007797" w:date="2023-06-19T10:58:29Z">
        <w:del w:id="25517" w:author="M00009081" w:date="2024-06-28T11:44:21Z">
          <w:r>
            <w:rPr>
              <w:rFonts w:hint="eastAsia"/>
            </w:rPr>
            <w:delText>1、</w:delText>
          </w:r>
        </w:del>
      </w:ins>
      <w:ins w:id="25518" w:author="M00007797" w:date="2023-06-19T10:58:29Z">
        <w:r>
          <w:rPr/>
          <w:t>功能描述:</w:t>
        </w:r>
      </w:ins>
      <w:ins w:id="25519" w:author="M00007797" w:date="2023-06-19T10:58:29Z">
        <w:r>
          <w:rPr>
            <w:rFonts w:hint="eastAsia"/>
          </w:rPr>
          <w:t xml:space="preserve"> </w:t>
        </w:r>
      </w:ins>
    </w:p>
    <w:p>
      <w:pPr>
        <w:pStyle w:val="187"/>
        <w:numPr>
          <w:ilvl w:val="0"/>
          <w:numId w:val="0"/>
        </w:numPr>
        <w:ind w:left="0" w:leftChars="0" w:firstLine="1680" w:firstLineChars="800"/>
        <w:rPr>
          <w:ins w:id="25521" w:author="M00007797" w:date="2023-06-19T10:58:29Z"/>
        </w:rPr>
        <w:pPrChange w:id="25520" w:author="M00009081" w:date="2024-06-28T11:44:44Z">
          <w:pPr>
            <w:pStyle w:val="187"/>
            <w:ind w:left="569" w:leftChars="0" w:firstLine="705" w:firstLineChars="336"/>
          </w:pPr>
        </w:pPrChange>
      </w:pPr>
      <w:ins w:id="25522" w:author="M00007797" w:date="2023-06-19T10:58:29Z">
        <w:r>
          <w:rPr>
            <w:rFonts w:hint="eastAsia"/>
          </w:rPr>
          <w:t>整机通过温控器、程序检测保护、熔断器、漏电保护等保护用户使用安全；</w:t>
        </w:r>
      </w:ins>
    </w:p>
    <w:p>
      <w:pPr>
        <w:pStyle w:val="187"/>
        <w:numPr>
          <w:ilvl w:val="0"/>
          <w:numId w:val="0"/>
        </w:numPr>
        <w:ind w:left="0" w:leftChars="0" w:firstLine="1680" w:firstLineChars="800"/>
        <w:rPr>
          <w:ins w:id="25524" w:author="M00007797" w:date="2023-06-19T10:58:29Z"/>
        </w:rPr>
        <w:pPrChange w:id="25523" w:author="M00009081" w:date="2024-06-28T11:44:44Z">
          <w:pPr>
            <w:pStyle w:val="187"/>
            <w:numPr>
              <w:ilvl w:val="0"/>
              <w:numId w:val="52"/>
            </w:numPr>
            <w:ind w:leftChars="0" w:firstLine="631" w:firstLineChars="0"/>
          </w:pPr>
        </w:pPrChange>
      </w:pPr>
      <w:ins w:id="25525" w:author="M00007797" w:date="2023-06-19T10:58:29Z">
        <w:r>
          <w:rPr>
            <w:rFonts w:hint="eastAsia"/>
          </w:rPr>
          <w:t>加热器：热保护器/温控器；</w:t>
        </w:r>
      </w:ins>
    </w:p>
    <w:p>
      <w:pPr>
        <w:pStyle w:val="187"/>
        <w:numPr>
          <w:ilvl w:val="0"/>
          <w:numId w:val="0"/>
        </w:numPr>
        <w:ind w:left="0" w:leftChars="0" w:firstLine="1680" w:firstLineChars="800"/>
        <w:rPr>
          <w:ins w:id="25527" w:author="M00007797" w:date="2023-06-19T10:58:29Z"/>
        </w:rPr>
        <w:pPrChange w:id="25526" w:author="M00009081" w:date="2024-06-28T11:44:44Z">
          <w:pPr>
            <w:pStyle w:val="187"/>
            <w:numPr>
              <w:ilvl w:val="0"/>
              <w:numId w:val="52"/>
            </w:numPr>
            <w:ind w:leftChars="0" w:firstLine="631" w:firstLineChars="0"/>
          </w:pPr>
        </w:pPrChange>
      </w:pPr>
      <w:ins w:id="25528" w:author="M00007797" w:date="2023-06-19T10:58:29Z">
        <w:r>
          <w:rPr>
            <w:rFonts w:hint="eastAsia"/>
          </w:rPr>
          <w:t>烘干装置：保险丝/双金属片；</w:t>
        </w:r>
      </w:ins>
    </w:p>
    <w:p>
      <w:pPr>
        <w:pStyle w:val="187"/>
        <w:numPr>
          <w:ilvl w:val="0"/>
          <w:numId w:val="0"/>
        </w:numPr>
        <w:ind w:left="0" w:leftChars="0" w:firstLine="1680" w:firstLineChars="800"/>
        <w:rPr>
          <w:ins w:id="25530" w:author="M00007797" w:date="2023-06-19T10:58:29Z"/>
        </w:rPr>
        <w:pPrChange w:id="25529" w:author="M00009081" w:date="2024-06-28T11:44:44Z">
          <w:pPr>
            <w:pStyle w:val="187"/>
            <w:ind w:left="1560" w:leftChars="0" w:firstLine="0" w:firstLineChars="0"/>
          </w:pPr>
        </w:pPrChange>
      </w:pPr>
      <w:ins w:id="25531" w:author="M00007797" w:date="2023-06-19T10:58:29Z">
        <w:r>
          <w:rPr>
            <w:rFonts w:hint="eastAsia"/>
          </w:rPr>
          <w:t>座圈装置：保险丝。</w:t>
        </w:r>
      </w:ins>
    </w:p>
    <w:p>
      <w:pPr>
        <w:pStyle w:val="5"/>
        <w:ind w:left="1139"/>
        <w:rPr>
          <w:ins w:id="25533" w:author="M00007797" w:date="2023-06-19T10:58:29Z"/>
        </w:rPr>
        <w:pPrChange w:id="25532" w:author="M00000676" w:date="2023-11-25T17:34:41Z">
          <w:pPr>
            <w:pStyle w:val="5"/>
            <w:ind w:left="1145"/>
          </w:pPr>
        </w:pPrChange>
      </w:pPr>
      <w:ins w:id="25534" w:author="M00007797" w:date="2023-06-19T10:58:29Z">
        <w:r>
          <w:rPr>
            <w:rFonts w:hint="eastAsia"/>
          </w:rPr>
          <w:t xml:space="preserve"> </w:t>
        </w:r>
        <w:bookmarkStart w:id="2285" w:name="_Toc18237"/>
        <w:bookmarkStart w:id="2286" w:name="_Toc4121"/>
        <w:bookmarkStart w:id="2287" w:name="_Toc11167"/>
        <w:bookmarkStart w:id="2288" w:name="_Toc21660"/>
        <w:bookmarkStart w:id="2289" w:name="_Toc4014"/>
        <w:bookmarkStart w:id="2290" w:name="_Toc10497"/>
        <w:bookmarkStart w:id="2291" w:name="_Toc2754"/>
        <w:r>
          <w:rPr>
            <w:rFonts w:hint="eastAsia"/>
          </w:rPr>
          <w:t>材料阻燃</w:t>
        </w:r>
        <w:bookmarkEnd w:id="2285"/>
        <w:bookmarkEnd w:id="2286"/>
        <w:bookmarkEnd w:id="2287"/>
        <w:bookmarkEnd w:id="2288"/>
        <w:bookmarkEnd w:id="2289"/>
        <w:bookmarkEnd w:id="2290"/>
        <w:bookmarkEnd w:id="2291"/>
      </w:ins>
      <w:ins w:id="25535" w:author="M00007797" w:date="2023-06-19T10:58:29Z">
        <w:r>
          <w:rPr>
            <w:rFonts w:hint="eastAsia"/>
          </w:rPr>
          <w:tab/>
        </w:r>
      </w:ins>
      <w:ins w:id="25536" w:author="M00007797" w:date="2023-06-19T10:58:29Z">
        <w:r>
          <w:rPr>
            <w:rFonts w:hint="eastAsia"/>
          </w:rPr>
          <w:tab/>
        </w:r>
      </w:ins>
      <w:ins w:id="25537" w:author="M00007797" w:date="2023-06-19T10:58:29Z">
        <w:r>
          <w:rPr>
            <w:rFonts w:hint="eastAsia"/>
          </w:rPr>
          <w:tab/>
        </w:r>
      </w:ins>
      <w:ins w:id="25538" w:author="M00007797" w:date="2023-06-19T10:58:29Z">
        <w:r>
          <w:rPr>
            <w:rFonts w:hint="eastAsia"/>
          </w:rPr>
          <w:tab/>
        </w:r>
      </w:ins>
      <w:ins w:id="25539" w:author="M00007797" w:date="2023-06-19T10:58:29Z">
        <w:r>
          <w:rPr>
            <w:rFonts w:hint="eastAsia"/>
          </w:rPr>
          <w:tab/>
        </w:r>
      </w:ins>
      <w:ins w:id="25540" w:author="M00007797" w:date="2023-06-19T10:58:29Z">
        <w:r>
          <w:rPr>
            <w:rFonts w:hint="eastAsia"/>
          </w:rPr>
          <w:tab/>
        </w:r>
      </w:ins>
      <w:ins w:id="25541" w:author="M00007797" w:date="2023-06-19T10:58:29Z">
        <w:r>
          <w:rPr>
            <w:rFonts w:hint="eastAsia"/>
          </w:rPr>
          <w:tab/>
        </w:r>
      </w:ins>
      <w:ins w:id="25542" w:author="M00007797" w:date="2023-06-19T10:58:29Z">
        <w:r>
          <w:rPr>
            <w:rFonts w:hint="eastAsia"/>
          </w:rPr>
          <w:tab/>
        </w:r>
      </w:ins>
    </w:p>
    <w:p>
      <w:pPr>
        <w:pStyle w:val="187"/>
        <w:numPr>
          <w:ilvl w:val="-1"/>
          <w:numId w:val="0"/>
        </w:numPr>
        <w:ind w:left="1060" w:leftChars="0" w:firstLine="0" w:firstLineChars="0"/>
        <w:rPr>
          <w:ins w:id="25544" w:author="M00009081" w:date="2024-06-28T11:44:48Z"/>
          <w:rFonts w:hint="eastAsia"/>
        </w:rPr>
        <w:pPrChange w:id="25543" w:author="M00009081" w:date="2024-06-28T11:45:00Z">
          <w:pPr>
            <w:pStyle w:val="187"/>
            <w:ind w:left="989" w:leftChars="471" w:firstLine="420" w:firstLineChars="200"/>
          </w:pPr>
        </w:pPrChange>
      </w:pPr>
      <w:ins w:id="25545" w:author="M00007797" w:date="2023-06-19T10:58:29Z">
        <w:r>
          <w:rPr/>
          <w:t>功能描述</w:t>
        </w:r>
      </w:ins>
      <w:ins w:id="25546" w:author="M00007797" w:date="2023-06-19T10:58:29Z">
        <w:r>
          <w:rPr>
            <w:rFonts w:hint="eastAsia"/>
          </w:rPr>
          <w:t>：</w:t>
        </w:r>
      </w:ins>
    </w:p>
    <w:p>
      <w:pPr>
        <w:pStyle w:val="187"/>
        <w:numPr>
          <w:ilvl w:val="0"/>
          <w:numId w:val="0"/>
        </w:numPr>
        <w:ind w:left="0" w:leftChars="0" w:firstLine="1680" w:firstLineChars="800"/>
        <w:rPr>
          <w:ins w:id="25548" w:author="M00007797" w:date="2023-06-19T10:55:04Z"/>
          <w:rFonts w:hint="eastAsia"/>
          <w:color w:val="auto"/>
          <w:rPrChange w:id="25549" w:author="M00009081" w:date="2024-06-28T11:45:13Z">
            <w:rPr>
              <w:ins w:id="25550" w:author="M00007797" w:date="2023-06-19T10:55:04Z"/>
              <w:color w:val="auto"/>
            </w:rPr>
          </w:rPrChange>
        </w:rPr>
        <w:pPrChange w:id="25547" w:author="M00009081" w:date="2024-06-28T11:45:13Z">
          <w:pPr>
            <w:pStyle w:val="187"/>
            <w:ind w:left="989" w:leftChars="471" w:firstLine="420" w:firstLineChars="200"/>
          </w:pPr>
        </w:pPrChange>
      </w:pPr>
      <w:ins w:id="25551" w:author="M00007797" w:date="2023-06-19T10:58:29Z">
        <w:r>
          <w:rPr>
            <w:rFonts w:hint="eastAsia"/>
          </w:rPr>
          <w:t>座圈、</w:t>
        </w:r>
      </w:ins>
      <w:ins w:id="25552" w:author="M00007797" w:date="2023-06-19T10:58:29Z">
        <w:r>
          <w:rPr>
            <w:rFonts w:hint="eastAsia"/>
            <w:lang w:val="en-US" w:eastAsia="zh-CN"/>
          </w:rPr>
          <w:t>座衬</w:t>
        </w:r>
      </w:ins>
      <w:ins w:id="25553" w:author="M00007797" w:date="2023-06-19T10:58:29Z">
        <w:r>
          <w:rPr/>
          <w:t>、主控板外壳</w:t>
        </w:r>
      </w:ins>
      <w:ins w:id="25554" w:author="M00007797" w:date="2023-06-19T10:58:29Z">
        <w:r>
          <w:rPr>
            <w:rFonts w:hint="eastAsia"/>
          </w:rPr>
          <w:t>防火</w:t>
        </w:r>
      </w:ins>
      <w:ins w:id="25555" w:author="M00007797" w:date="2023-06-19T10:58:29Z">
        <w:r>
          <w:rPr/>
          <w:t>等级</w:t>
        </w:r>
      </w:ins>
      <w:ins w:id="25556" w:author="M00007797" w:date="2023-06-19T10:58:29Z">
        <w:r>
          <w:rPr>
            <w:rFonts w:hint="eastAsia"/>
          </w:rPr>
          <w:t>V-2</w:t>
        </w:r>
      </w:ins>
      <w:ins w:id="25557" w:author="M00007797" w:date="2023-06-19T10:58:29Z">
        <w:r>
          <w:rPr>
            <w:rFonts w:hint="eastAsia"/>
          </w:rPr>
          <w:tab/>
        </w:r>
      </w:ins>
    </w:p>
    <w:p>
      <w:pPr>
        <w:pStyle w:val="187"/>
        <w:ind w:left="848" w:leftChars="337" w:hanging="140" w:hangingChars="67"/>
        <w:rPr>
          <w:del w:id="25558" w:author="M00007797" w:date="2023-06-19T10:55:04Z"/>
        </w:rPr>
      </w:pPr>
      <w:del w:id="25559" w:author="M00007797" w:date="2023-06-19T10:55:04Z">
        <w:r>
          <w:rPr>
            <w:rFonts w:hint="eastAsia"/>
          </w:rPr>
          <w:delText>1</w:delText>
        </w:r>
      </w:del>
      <w:del w:id="25560" w:author="M00007797" w:date="2023-06-19T10:55:04Z">
        <w:r>
          <w:rPr/>
          <w:delText>、功能描述:通过漏电保护插头实现漏电自动断电功能。标配漏电保护插头。</w:delText>
        </w:r>
      </w:del>
    </w:p>
    <w:p>
      <w:pPr>
        <w:pStyle w:val="187"/>
        <w:ind w:left="848" w:leftChars="337" w:hanging="140" w:hangingChars="67"/>
        <w:rPr>
          <w:del w:id="25562" w:author="M00007797" w:date="2023-06-19T10:55:04Z"/>
        </w:rPr>
        <w:pPrChange w:id="25561" w:author="M00007797" w:date="2023-06-19T10:54:41Z">
          <w:pPr>
            <w:pStyle w:val="187"/>
            <w:ind w:left="991" w:leftChars="270" w:hanging="424" w:hangingChars="202"/>
          </w:pPr>
        </w:pPrChange>
      </w:pPr>
      <w:del w:id="25563" w:author="M00007797" w:date="2023-06-19T10:55:04Z">
        <w:r>
          <w:rPr/>
          <w:tab/>
        </w:r>
      </w:del>
      <w:del w:id="25564" w:author="M00007797" w:date="2023-06-19T10:55:04Z">
        <w:r>
          <w:rPr/>
          <w:tab/>
        </w:r>
      </w:del>
      <w:del w:id="25565" w:author="M00007797" w:date="2023-06-19T10:55:04Z">
        <w:r>
          <w:rPr/>
          <w:tab/>
        </w:r>
      </w:del>
      <w:del w:id="25566" w:author="M00007797" w:date="2023-06-19T10:55:04Z">
        <w:r>
          <w:rPr/>
          <w:tab/>
        </w:r>
      </w:del>
      <w:del w:id="25567" w:author="M00007797" w:date="2023-06-19T10:55:04Z">
        <w:r>
          <w:rPr/>
          <w:tab/>
        </w:r>
      </w:del>
      <w:del w:id="25568" w:author="M00007797" w:date="2023-06-19T10:55:04Z">
        <w:r>
          <w:rPr/>
          <w:tab/>
        </w:r>
      </w:del>
      <w:del w:id="25569" w:author="M00007797" w:date="2023-06-19T10:55:04Z">
        <w:r>
          <w:rPr/>
          <w:tab/>
        </w:r>
      </w:del>
    </w:p>
    <w:p>
      <w:pPr>
        <w:pStyle w:val="5"/>
        <w:ind w:left="1146"/>
        <w:rPr>
          <w:del w:id="25570" w:author="M00007797" w:date="2023-06-19T10:55:04Z"/>
        </w:rPr>
      </w:pPr>
      <w:del w:id="25571" w:author="M00007797" w:date="2023-06-19T10:55:04Z">
        <w:bookmarkStart w:id="2292" w:name="_Toc1657"/>
        <w:bookmarkStart w:id="2293" w:name="_Toc23654"/>
        <w:bookmarkStart w:id="2294" w:name="_Toc27068"/>
        <w:bookmarkStart w:id="2295" w:name="_Toc28927"/>
        <w:bookmarkStart w:id="2296" w:name="_Toc17151"/>
        <w:bookmarkStart w:id="2297" w:name="_Toc31376"/>
        <w:bookmarkStart w:id="2298" w:name="_Toc19643"/>
        <w:bookmarkStart w:id="2299" w:name="_Toc19291"/>
        <w:bookmarkStart w:id="2300" w:name="_Toc8117"/>
        <w:bookmarkStart w:id="2301" w:name="_Toc6248630"/>
        <w:bookmarkStart w:id="2302" w:name="_Toc30846"/>
        <w:bookmarkStart w:id="2303" w:name="_Toc14088"/>
        <w:bookmarkStart w:id="2304" w:name="_Toc8166"/>
        <w:r>
          <w:rPr>
            <w:rFonts w:hint="eastAsia"/>
          </w:rPr>
          <w:delText>商务模式</w:delText>
        </w:r>
        <w:bookmarkEnd w:id="2292"/>
        <w:bookmarkEnd w:id="2293"/>
        <w:bookmarkEnd w:id="2294"/>
        <w:bookmarkEnd w:id="2295"/>
        <w:bookmarkEnd w:id="2296"/>
        <w:bookmarkEnd w:id="2297"/>
        <w:bookmarkEnd w:id="2298"/>
        <w:bookmarkEnd w:id="2299"/>
        <w:bookmarkEnd w:id="2300"/>
        <w:bookmarkEnd w:id="2301"/>
        <w:bookmarkEnd w:id="2302"/>
        <w:bookmarkEnd w:id="2303"/>
        <w:bookmarkEnd w:id="2304"/>
      </w:del>
      <w:del w:id="25572" w:author="M00007797" w:date="2023-06-19T10:55:04Z">
        <w:r>
          <w:rPr/>
          <w:tab/>
        </w:r>
      </w:del>
      <w:del w:id="25573" w:author="M00007797" w:date="2023-06-19T10:55:04Z">
        <w:r>
          <w:rPr/>
          <w:tab/>
        </w:r>
      </w:del>
      <w:del w:id="25574" w:author="M00007797" w:date="2023-06-19T10:55:04Z">
        <w:r>
          <w:rPr/>
          <w:tab/>
        </w:r>
      </w:del>
      <w:del w:id="25575" w:author="M00007797" w:date="2023-06-19T10:55:04Z">
        <w:r>
          <w:rPr/>
          <w:tab/>
        </w:r>
      </w:del>
      <w:del w:id="25576" w:author="M00007797" w:date="2023-06-19T10:55:04Z">
        <w:r>
          <w:rPr/>
          <w:tab/>
        </w:r>
      </w:del>
      <w:del w:id="25577" w:author="M00007797" w:date="2023-06-19T10:55:04Z">
        <w:r>
          <w:rPr/>
          <w:tab/>
        </w:r>
      </w:del>
      <w:del w:id="25578" w:author="M00007797" w:date="2023-06-19T10:55:04Z">
        <w:r>
          <w:rPr/>
          <w:tab/>
        </w:r>
      </w:del>
    </w:p>
    <w:p>
      <w:pPr>
        <w:pStyle w:val="187"/>
        <w:numPr>
          <w:ilvl w:val="0"/>
          <w:numId w:val="53"/>
        </w:numPr>
        <w:ind w:leftChars="0" w:firstLineChars="0"/>
        <w:rPr>
          <w:del w:id="25579" w:author="M00007797" w:date="2023-06-19T10:55:04Z"/>
        </w:rPr>
      </w:pPr>
      <w:del w:id="25580" w:author="M00007797" w:date="2023-06-19T10:55:04Z">
        <w:r>
          <w:rPr/>
          <w:delText>功能描述:</w:delText>
        </w:r>
      </w:del>
      <w:del w:id="25581" w:author="M00007797" w:date="2023-06-19T10:55:04Z">
        <w:r>
          <w:rPr>
            <w:rFonts w:hint="eastAsia"/>
          </w:rPr>
          <w:delText>24小时</w:delText>
        </w:r>
      </w:del>
      <w:del w:id="25582" w:author="M00007797" w:date="2023-06-19T10:55:04Z">
        <w:r>
          <w:rPr/>
          <w:delText>内，无人使用</w:delText>
        </w:r>
      </w:del>
      <w:del w:id="25583" w:author="M00007797" w:date="2023-06-19T10:55:04Z">
        <w:r>
          <w:rPr>
            <w:rFonts w:hint="eastAsia"/>
          </w:rPr>
          <w:delText>，</w:delText>
        </w:r>
      </w:del>
      <w:del w:id="25584" w:author="M00007797" w:date="2023-06-19T10:55:04Z">
        <w:r>
          <w:rPr/>
          <w:delText>进入</w:delText>
        </w:r>
      </w:del>
      <w:del w:id="25585" w:author="M00007797" w:date="2023-06-19T10:55:04Z">
        <w:r>
          <w:rPr>
            <w:rFonts w:hint="eastAsia"/>
          </w:rPr>
          <w:delText>商务</w:delText>
        </w:r>
      </w:del>
      <w:del w:id="25586" w:author="M00007797" w:date="2023-06-19T10:55:04Z">
        <w:r>
          <w:rPr/>
          <w:delText>模式，关闭座圈加热，关闭微波感应</w:delText>
        </w:r>
      </w:del>
      <w:del w:id="25587" w:author="M00007797" w:date="2023-06-19T10:55:04Z">
        <w:r>
          <w:rPr>
            <w:rFonts w:hint="eastAsia"/>
          </w:rPr>
          <w:delText>，关闭灯光显示</w:delText>
        </w:r>
      </w:del>
      <w:del w:id="25588" w:author="M00007797" w:date="2023-06-19T10:55:04Z">
        <w:r>
          <w:rPr/>
          <w:delText>。</w:delText>
        </w:r>
      </w:del>
    </w:p>
    <w:p>
      <w:pPr>
        <w:pStyle w:val="187"/>
        <w:ind w:left="710" w:leftChars="0" w:firstLine="0" w:firstLineChars="0"/>
        <w:rPr>
          <w:del w:id="25589" w:author="M00007797" w:date="2023-06-19T10:55:04Z"/>
        </w:rPr>
      </w:pPr>
      <w:del w:id="25590" w:author="M00007797" w:date="2023-06-19T10:55:04Z">
        <w:r>
          <w:rPr>
            <w:rFonts w:hint="eastAsia"/>
          </w:rPr>
          <w:delText>注：</w:delText>
        </w:r>
      </w:del>
    </w:p>
    <w:p>
      <w:pPr>
        <w:pStyle w:val="187"/>
        <w:ind w:left="766" w:leftChars="365" w:firstLine="226" w:firstLineChars="108"/>
        <w:rPr>
          <w:del w:id="25591" w:author="M00007797" w:date="2023-06-19T10:55:04Z"/>
        </w:rPr>
      </w:pPr>
      <w:del w:id="25592" w:author="M00007797" w:date="2023-06-19T10:55:04Z">
        <w:r>
          <w:rPr>
            <w:rFonts w:hint="eastAsia"/>
            <w:color w:val="000000"/>
            <w:shd w:val="clear" w:color="auto" w:fill="FFFFFF"/>
          </w:rPr>
          <w:delText>在商务模式下，可通过遥控器、侧面旋钮、脚踢对产品进行唤醒，恢复在商务模式之前的状态</w:delText>
        </w:r>
      </w:del>
    </w:p>
    <w:p>
      <w:pPr>
        <w:pStyle w:val="3"/>
        <w:ind w:leftChars="271" w:hanging="404" w:hangingChars="134"/>
        <w:pPrChange w:id="25593" w:author="M00007797" w:date="2023-06-19T10:56:43Z">
          <w:pPr>
            <w:pStyle w:val="187"/>
            <w:ind w:leftChars="271" w:hanging="281" w:hangingChars="134"/>
          </w:pPr>
        </w:pPrChange>
      </w:pPr>
      <w:ins w:id="25594" w:author="M00007797" w:date="2023-06-19T10:56:38Z">
        <w:bookmarkStart w:id="2305" w:name="_Toc25102"/>
        <w:bookmarkStart w:id="2306" w:name="_Toc27347"/>
        <w:bookmarkStart w:id="2307" w:name="_Toc11478"/>
        <w:bookmarkStart w:id="2308" w:name="_Toc27213"/>
        <w:bookmarkStart w:id="2309" w:name="_Toc841"/>
        <w:bookmarkStart w:id="2310" w:name="_Toc19758"/>
        <w:bookmarkStart w:id="2311" w:name="_Toc19732"/>
        <w:bookmarkStart w:id="2312" w:name="_Toc22501"/>
        <w:r>
          <w:rPr>
            <w:rFonts w:hint="eastAsia"/>
          </w:rPr>
          <w:t>工程模式</w:t>
        </w:r>
        <w:bookmarkEnd w:id="2305"/>
        <w:bookmarkEnd w:id="2306"/>
        <w:bookmarkEnd w:id="2307"/>
        <w:bookmarkEnd w:id="2308"/>
        <w:bookmarkEnd w:id="2309"/>
        <w:bookmarkEnd w:id="2310"/>
        <w:bookmarkEnd w:id="2311"/>
        <w:bookmarkEnd w:id="2312"/>
      </w:ins>
    </w:p>
    <w:p>
      <w:pPr>
        <w:pStyle w:val="5"/>
        <w:ind w:left="1140"/>
        <w:rPr>
          <w:ins w:id="25596" w:author="M00000676" w:date="2024-03-22T09:23:30Z"/>
        </w:rPr>
        <w:pPrChange w:id="25595" w:author="M00000676" w:date="2023-11-25T17:34:41Z">
          <w:pPr>
            <w:pStyle w:val="5"/>
            <w:ind w:left="1146"/>
          </w:pPr>
        </w:pPrChange>
      </w:pPr>
      <w:bookmarkStart w:id="2313" w:name="_Toc7929"/>
      <w:bookmarkStart w:id="2314" w:name="_Toc22483"/>
      <w:bookmarkStart w:id="2315" w:name="_Toc20422"/>
      <w:bookmarkStart w:id="2316" w:name="_Toc16630"/>
      <w:bookmarkStart w:id="2317" w:name="_Toc10755"/>
      <w:bookmarkStart w:id="2318" w:name="_Toc3976"/>
      <w:bookmarkStart w:id="2319" w:name="_Toc6743"/>
      <w:bookmarkStart w:id="2320" w:name="_Toc30908"/>
      <w:bookmarkStart w:id="2321" w:name="_Toc6817"/>
      <w:bookmarkStart w:id="2322" w:name="_Toc27706"/>
      <w:bookmarkStart w:id="2323" w:name="_Toc11796"/>
      <w:bookmarkStart w:id="2324" w:name="_Toc23929"/>
      <w:bookmarkStart w:id="2325" w:name="_Toc32226"/>
      <w:bookmarkStart w:id="2326" w:name="_Toc1533"/>
      <w:bookmarkStart w:id="2327" w:name="_Toc6248631"/>
      <w:bookmarkStart w:id="2328" w:name="_Toc5060"/>
      <w:bookmarkStart w:id="2329" w:name="_Toc158"/>
      <w:bookmarkStart w:id="2330" w:name="_Toc6845"/>
      <w:bookmarkStart w:id="2331" w:name="_Toc3815"/>
      <w:bookmarkStart w:id="2332" w:name="_Toc13769"/>
      <w:r>
        <w:rPr>
          <w:rFonts w:hint="eastAsia"/>
        </w:rPr>
        <w:t>老化模式</w:t>
      </w:r>
      <w:bookmarkEnd w:id="2313"/>
      <w:bookmarkEnd w:id="2314"/>
      <w:bookmarkEnd w:id="2315"/>
      <w:bookmarkEnd w:id="2316"/>
      <w:bookmarkEnd w:id="2317"/>
      <w:bookmarkEnd w:id="2318"/>
      <w:bookmarkEnd w:id="2319"/>
      <w:bookmarkEnd w:id="2320"/>
      <w:bookmarkEnd w:id="2321"/>
      <w:bookmarkEnd w:id="2322"/>
      <w:bookmarkEnd w:id="2323"/>
      <w:bookmarkEnd w:id="2324"/>
      <w:bookmarkEnd w:id="2325"/>
      <w:bookmarkEnd w:id="2326"/>
      <w:bookmarkEnd w:id="2327"/>
      <w:bookmarkEnd w:id="2328"/>
      <w:bookmarkEnd w:id="2329"/>
      <w:bookmarkEnd w:id="2330"/>
      <w:bookmarkEnd w:id="2331"/>
      <w:bookmarkEnd w:id="2332"/>
      <w:r>
        <w:tab/>
      </w:r>
    </w:p>
    <w:p>
      <w:pPr>
        <w:rPr>
          <w:ins w:id="25597" w:author="M00032937" w:date="2024-06-28T10:30:58Z"/>
          <w:vertAlign w:val="baseline"/>
        </w:rPr>
      </w:pPr>
      <w:ins w:id="25598" w:author="M00000676" w:date="2024-03-22T09:24:02Z">
        <w:del w:id="25599" w:author="M00032937" w:date="2024-06-28T10:33:44Z">
          <w:bookmarkStart w:id="2333" w:name="_Toc2745"/>
          <w:bookmarkStart w:id="2334" w:name="_Toc1401"/>
          <w:r>
            <w:rPr/>
            <w:drawing>
              <wp:inline distT="0" distB="0" distL="114300" distR="114300">
                <wp:extent cx="6275705" cy="4780915"/>
                <wp:effectExtent l="0" t="0" r="10795" b="6985"/>
                <wp:docPr id="78" name="图片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8" name="图片 1"/>
                        <pic:cNvPicPr>
                          <a:picLocks noChangeAspect="1"/>
                        </pic:cNvPicPr>
                      </pic:nvPicPr>
                      <pic:blipFill>
                        <a:blip r:embed="rId5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75705" cy="4780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bookmarkEnd w:id="2333"/>
          <w:bookmarkEnd w:id="2334"/>
        </w:del>
      </w:ins>
      <w:r>
        <w:tab/>
      </w:r>
      <w:r>
        <w:tab/>
      </w:r>
      <w:r>
        <w:tab/>
      </w:r>
    </w:p>
    <w:tbl>
      <w:tblPr>
        <w:tblStyle w:val="89"/>
        <w:tblW w:w="0" w:type="auto"/>
        <w:tblInd w:w="6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  <w:tblPrChange w:id="25602" w:author="M00032937" w:date="2024-06-28T10:31:26Z">
          <w:tblPr>
            <w:tblStyle w:val="89"/>
            <w:tblW w:w="0" w:type="auto"/>
            <w:tblInd w:w="0" w:type="dxa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autofit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1077"/>
        <w:gridCol w:w="8811"/>
        <w:tblGridChange w:id="25603">
          <w:tblGrid>
            <w:gridCol w:w="5040"/>
            <w:gridCol w:w="5041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25605" w:author="M00032937" w:date="2024-06-28T10:31:26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</w:tblPrEx>
          </w:tblPrExChange>
        </w:tblPrEx>
        <w:trPr>
          <w:ins w:id="25604" w:author="M00032937" w:date="2024-06-28T10:30:58Z"/>
        </w:trPr>
        <w:tc>
          <w:tcPr>
            <w:tcW w:w="9888" w:type="dxa"/>
            <w:gridSpan w:val="2"/>
            <w:tcPrChange w:id="25606" w:author="M00032937" w:date="2024-06-28T10:31:26Z">
              <w:tcPr>
                <w:tcW w:w="10081" w:type="dxa"/>
                <w:gridSpan w:val="2"/>
              </w:tcPr>
            </w:tcPrChange>
          </w:tcPr>
          <w:p>
            <w:pPr>
              <w:widowControl w:val="0"/>
              <w:jc w:val="center"/>
              <w:rPr>
                <w:ins w:id="25608" w:author="M00032937" w:date="2024-06-28T10:31:46Z"/>
                <w:rFonts w:hint="eastAsia"/>
                <w:vertAlign w:val="baseline"/>
              </w:rPr>
              <w:pPrChange w:id="25607" w:author="M00032937" w:date="2024-06-28T10:31:54Z">
                <w:pPr/>
              </w:pPrChange>
            </w:pPr>
            <w:ins w:id="25609" w:author="M00032937" w:date="2024-06-28T10:31:46Z">
              <w:r>
                <w:rPr>
                  <w:rFonts w:hint="eastAsia"/>
                  <w:vertAlign w:val="baseline"/>
                </w:rPr>
                <w:t>老化周期140s方案（带泡沫盾、电解水、通便功能）</w:t>
              </w:r>
            </w:ins>
          </w:p>
          <w:p>
            <w:pPr>
              <w:widowControl w:val="0"/>
              <w:jc w:val="center"/>
              <w:rPr>
                <w:ins w:id="25611" w:author="M00032937" w:date="2024-06-28T10:30:58Z"/>
                <w:vertAlign w:val="baseline"/>
              </w:rPr>
              <w:pPrChange w:id="25610" w:author="M00032937" w:date="2024-06-28T10:31:54Z">
                <w:pPr/>
              </w:pPrChange>
            </w:pPr>
            <w:ins w:id="25612" w:author="M00032937" w:date="2024-06-28T10:31:46Z">
              <w:r>
                <w:rPr>
                  <w:rFonts w:hint="eastAsia"/>
                  <w:vertAlign w:val="baseline"/>
                </w:rPr>
                <w:t>2024.05.30更新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25614" w:author="M00032937" w:date="2024-06-28T10:33:20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ins w:id="25613" w:author="M00032937" w:date="2024-06-28T10:30:58Z"/>
        </w:trPr>
        <w:tc>
          <w:tcPr>
            <w:tcW w:w="1077" w:type="dxa"/>
            <w:vAlign w:val="center"/>
            <w:tcPrChange w:id="25615" w:author="M00032937" w:date="2024-06-28T10:33:20Z">
              <w:tcPr>
                <w:tcW w:w="5040" w:type="dxa"/>
              </w:tcPr>
            </w:tcPrChange>
          </w:tcPr>
          <w:p>
            <w:pPr>
              <w:widowControl w:val="0"/>
              <w:jc w:val="center"/>
              <w:rPr>
                <w:ins w:id="25617" w:author="M00032937" w:date="2024-06-28T10:30:58Z"/>
                <w:rFonts w:hint="eastAsia" w:eastAsia="宋体"/>
                <w:b/>
                <w:bCs/>
                <w:vertAlign w:val="baseline"/>
                <w:lang w:val="en-US" w:eastAsia="zh-CN"/>
                <w:rPrChange w:id="25618" w:author="M00032937" w:date="2024-06-28T10:32:31Z">
                  <w:rPr>
                    <w:ins w:id="25619" w:author="M00032937" w:date="2024-06-28T10:30:58Z"/>
                    <w:rFonts w:hint="eastAsia" w:eastAsia="宋体"/>
                    <w:vertAlign w:val="baseline"/>
                    <w:lang w:val="en-US" w:eastAsia="zh-CN"/>
                  </w:rPr>
                </w:rPrChange>
              </w:rPr>
              <w:pPrChange w:id="25616" w:author="M00032937" w:date="2024-06-28T10:31:54Z">
                <w:pPr/>
              </w:pPrChange>
            </w:pPr>
            <w:ins w:id="25620" w:author="M00032937" w:date="2024-06-28T10:32:15Z">
              <w:r>
                <w:rPr>
                  <w:rFonts w:hint="eastAsia"/>
                  <w:b/>
                  <w:bCs/>
                  <w:vertAlign w:val="baseline"/>
                  <w:lang w:val="en-US" w:eastAsia="zh-CN"/>
                  <w:rPrChange w:id="25621" w:author="M00032937" w:date="2024-06-28T10:32:31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进入方式</w:t>
              </w:r>
            </w:ins>
          </w:p>
        </w:tc>
        <w:tc>
          <w:tcPr>
            <w:tcW w:w="8811" w:type="dxa"/>
            <w:tcPrChange w:id="25622" w:author="M00032937" w:date="2024-06-28T10:33:20Z">
              <w:tcPr>
                <w:tcW w:w="5041" w:type="dxa"/>
              </w:tcPr>
            </w:tcPrChange>
          </w:tcPr>
          <w:p>
            <w:pPr>
              <w:widowControl w:val="0"/>
              <w:jc w:val="left"/>
              <w:rPr>
                <w:ins w:id="25624" w:author="M00032937" w:date="2024-06-28T10:30:58Z"/>
                <w:vertAlign w:val="baseline"/>
              </w:rPr>
              <w:pPrChange w:id="25623" w:author="M00032937" w:date="2024-06-28T10:31:57Z">
                <w:pPr/>
              </w:pPrChange>
            </w:pPr>
            <w:ins w:id="25625" w:author="M00032937" w:date="2024-06-28T10:32:11Z">
              <w:r>
                <w:rPr>
                  <w:rFonts w:hint="eastAsia"/>
                  <w:vertAlign w:val="baseline"/>
                </w:rPr>
                <w:t>在待机模式下，旋钮顺时针旋转旋钮3次，蜂鸣器“长咚”一声，然后6S内短按旋钮，蜂鸣器“长咚”一声，进入老化模式，进入老化模式后机器首先进行一次复位动作。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25627" w:author="M00032937" w:date="2024-06-28T10:36:54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ins w:id="25626" w:author="M00032937" w:date="2024-06-28T10:30:58Z"/>
        </w:trPr>
        <w:tc>
          <w:tcPr>
            <w:tcW w:w="1077" w:type="dxa"/>
            <w:vAlign w:val="center"/>
            <w:tcPrChange w:id="25628" w:author="M00032937" w:date="2024-06-28T10:36:54Z">
              <w:tcPr>
                <w:tcW w:w="5040" w:type="dxa"/>
              </w:tcPr>
            </w:tcPrChange>
          </w:tcPr>
          <w:p>
            <w:pPr>
              <w:widowControl w:val="0"/>
              <w:jc w:val="center"/>
              <w:rPr>
                <w:ins w:id="25630" w:author="M00032937" w:date="2024-06-28T10:30:58Z"/>
                <w:rFonts w:hint="eastAsia" w:eastAsia="宋体"/>
                <w:b/>
                <w:bCs/>
                <w:vertAlign w:val="baseline"/>
                <w:lang w:val="en-US" w:eastAsia="zh-CN"/>
                <w:rPrChange w:id="25631" w:author="M00032937" w:date="2024-06-28T10:32:31Z">
                  <w:rPr>
                    <w:ins w:id="25632" w:author="M00032937" w:date="2024-06-28T10:30:58Z"/>
                    <w:rFonts w:hint="eastAsia" w:eastAsia="宋体"/>
                    <w:vertAlign w:val="baseline"/>
                    <w:lang w:val="en-US" w:eastAsia="zh-CN"/>
                  </w:rPr>
                </w:rPrChange>
              </w:rPr>
              <w:pPrChange w:id="25629" w:author="M00032937" w:date="2024-06-28T10:31:54Z">
                <w:pPr/>
              </w:pPrChange>
            </w:pPr>
            <w:ins w:id="25633" w:author="M00032937" w:date="2024-06-28T10:32:27Z">
              <w:r>
                <w:rPr>
                  <w:rFonts w:hint="eastAsia"/>
                  <w:b/>
                  <w:bCs/>
                  <w:vertAlign w:val="baseline"/>
                  <w:lang w:val="en-US" w:eastAsia="zh-CN"/>
                  <w:rPrChange w:id="25634" w:author="M00032937" w:date="2024-06-28T10:32:31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老化步骤</w:t>
              </w:r>
            </w:ins>
          </w:p>
        </w:tc>
        <w:tc>
          <w:tcPr>
            <w:tcW w:w="8811" w:type="dxa"/>
            <w:tcPrChange w:id="25635" w:author="M00032937" w:date="2024-06-28T10:36:54Z">
              <w:tcPr>
                <w:tcW w:w="5041" w:type="dxa"/>
              </w:tcPr>
            </w:tcPrChange>
          </w:tcPr>
          <w:p>
            <w:pPr>
              <w:widowControl w:val="0"/>
              <w:jc w:val="left"/>
              <w:rPr>
                <w:ins w:id="25637" w:author="M00032937" w:date="2024-06-28T10:32:37Z"/>
                <w:rFonts w:hint="eastAsia"/>
                <w:vertAlign w:val="baseline"/>
              </w:rPr>
              <w:pPrChange w:id="25636" w:author="M00032937" w:date="2024-06-28T10:31:57Z">
                <w:pPr/>
              </w:pPrChange>
            </w:pPr>
            <w:ins w:id="25638" w:author="M00032937" w:date="2024-06-28T10:32:37Z">
              <w:r>
                <w:rPr>
                  <w:rFonts w:hint="eastAsia"/>
                  <w:vertAlign w:val="baseline"/>
                </w:rPr>
                <w:t>水温高档、风温高档、水压高档、管位高档，进入老化后先复位清洗器分配阀，复位完成后进入老化循环。</w:t>
              </w:r>
            </w:ins>
          </w:p>
          <w:p>
            <w:pPr>
              <w:widowControl w:val="0"/>
              <w:jc w:val="left"/>
              <w:rPr>
                <w:ins w:id="25640" w:author="M00032937" w:date="2024-06-28T10:32:37Z"/>
                <w:rFonts w:hint="eastAsia"/>
                <w:vertAlign w:val="baseline"/>
              </w:rPr>
              <w:pPrChange w:id="25639" w:author="M00032937" w:date="2024-06-28T10:31:57Z">
                <w:pPr/>
              </w:pPrChange>
            </w:pPr>
            <w:ins w:id="25641" w:author="M00032937" w:date="2024-06-28T10:32:37Z">
              <w:r>
                <w:rPr>
                  <w:rFonts w:hint="eastAsia"/>
                  <w:vertAlign w:val="baseline"/>
                </w:rPr>
                <w:t>a、开启座圈加热，开启紫外线喷嘴杀菌，开启除臭风机，开启夜灯，开自动阻尼坐盖，提示音咚。</w:t>
              </w:r>
            </w:ins>
          </w:p>
          <w:p>
            <w:pPr>
              <w:widowControl w:val="0"/>
              <w:jc w:val="left"/>
              <w:rPr>
                <w:ins w:id="25643" w:author="M00032937" w:date="2024-06-28T10:32:37Z"/>
                <w:rFonts w:hint="eastAsia"/>
                <w:vertAlign w:val="baseline"/>
              </w:rPr>
              <w:pPrChange w:id="25642" w:author="M00032937" w:date="2024-06-28T10:31:57Z">
                <w:pPr/>
              </w:pPrChange>
            </w:pPr>
            <w:ins w:id="25644" w:author="M00032937" w:date="2024-06-28T10:32:37Z">
              <w:r>
                <w:rPr>
                  <w:rFonts w:hint="eastAsia"/>
                  <w:vertAlign w:val="baseline"/>
                </w:rPr>
                <w:t>b、第2s后开自动阻尼坐圈</w:t>
              </w:r>
            </w:ins>
          </w:p>
          <w:p>
            <w:pPr>
              <w:widowControl w:val="0"/>
              <w:jc w:val="left"/>
              <w:rPr>
                <w:ins w:id="25646" w:author="M00032937" w:date="2024-06-28T10:32:37Z"/>
                <w:rFonts w:hint="eastAsia"/>
                <w:vertAlign w:val="baseline"/>
              </w:rPr>
              <w:pPrChange w:id="25645" w:author="M00032937" w:date="2024-06-28T10:31:57Z">
                <w:pPr/>
              </w:pPrChange>
            </w:pPr>
            <w:ins w:id="25647" w:author="M00032937" w:date="2024-06-28T10:32:37Z">
              <w:r>
                <w:rPr>
                  <w:rFonts w:hint="eastAsia"/>
                  <w:vertAlign w:val="baseline"/>
                </w:rPr>
                <w:t>c、第5s开启臀洗，开启往复清洗功能，提示音咚。</w:t>
              </w:r>
            </w:ins>
          </w:p>
          <w:p>
            <w:pPr>
              <w:widowControl w:val="0"/>
              <w:jc w:val="left"/>
              <w:rPr>
                <w:ins w:id="25649" w:author="M00032937" w:date="2024-06-28T10:32:37Z"/>
                <w:rFonts w:hint="eastAsia"/>
                <w:vertAlign w:val="baseline"/>
              </w:rPr>
              <w:pPrChange w:id="25648" w:author="M00032937" w:date="2024-06-28T10:31:57Z">
                <w:pPr/>
              </w:pPrChange>
            </w:pPr>
            <w:ins w:id="25650" w:author="M00032937" w:date="2024-06-28T10:32:37Z">
              <w:r>
                <w:rPr>
                  <w:rFonts w:hint="eastAsia"/>
                  <w:vertAlign w:val="baseline"/>
                </w:rPr>
                <w:t>d、第25s关闭紫外线。</w:t>
              </w:r>
            </w:ins>
          </w:p>
          <w:p>
            <w:pPr>
              <w:widowControl w:val="0"/>
              <w:jc w:val="left"/>
              <w:rPr>
                <w:ins w:id="25652" w:author="M00032937" w:date="2024-06-28T10:32:37Z"/>
                <w:rFonts w:hint="eastAsia"/>
                <w:vertAlign w:val="baseline"/>
              </w:rPr>
              <w:pPrChange w:id="25651" w:author="M00032937" w:date="2024-06-28T10:31:57Z">
                <w:pPr/>
              </w:pPrChange>
            </w:pPr>
            <w:ins w:id="25653" w:author="M00032937" w:date="2024-06-28T10:32:37Z">
              <w:r>
                <w:rPr>
                  <w:rFonts w:hint="eastAsia"/>
                  <w:vertAlign w:val="baseline"/>
                </w:rPr>
                <w:t>e、第35s切换暖风，伴随一次冲水（冲水时序：调用正常冲水默认冲水时序。冲水时间超过20秒，需修改老化步骤），关闭除臭风机，关闭夜灯，提示音咚。</w:t>
              </w:r>
            </w:ins>
          </w:p>
          <w:p>
            <w:pPr>
              <w:widowControl w:val="0"/>
              <w:jc w:val="left"/>
              <w:rPr>
                <w:ins w:id="25655" w:author="M00032937" w:date="2024-06-28T10:32:37Z"/>
                <w:rFonts w:hint="eastAsia"/>
                <w:vertAlign w:val="baseline"/>
              </w:rPr>
              <w:pPrChange w:id="25654" w:author="M00032937" w:date="2024-06-28T10:31:57Z">
                <w:pPr/>
              </w:pPrChange>
            </w:pPr>
            <w:ins w:id="25656" w:author="M00032937" w:date="2024-06-28T10:32:37Z">
              <w:r>
                <w:rPr>
                  <w:rFonts w:hint="eastAsia"/>
                  <w:vertAlign w:val="baseline"/>
                </w:rPr>
                <w:t>f、第55s开启泡沫盾一次，提示音咚。（无此功能预留提示音）</w:t>
              </w:r>
            </w:ins>
          </w:p>
          <w:p>
            <w:pPr>
              <w:widowControl w:val="0"/>
              <w:jc w:val="left"/>
              <w:rPr>
                <w:ins w:id="25658" w:author="M00032937" w:date="2024-06-28T10:32:37Z"/>
                <w:rFonts w:hint="eastAsia"/>
                <w:vertAlign w:val="baseline"/>
              </w:rPr>
              <w:pPrChange w:id="25657" w:author="M00032937" w:date="2024-06-28T10:31:57Z">
                <w:pPr/>
              </w:pPrChange>
            </w:pPr>
            <w:ins w:id="25659" w:author="M00032937" w:date="2024-06-28T10:32:37Z">
              <w:r>
                <w:rPr>
                  <w:rFonts w:hint="eastAsia"/>
                  <w:vertAlign w:val="baseline"/>
                </w:rPr>
                <w:t>g、第65s关闭泡沫盾，关闭坐圈加热，切换妇洗，开启往复清洗，打开除臭风机，打开夜灯，提示音咚。</w:t>
              </w:r>
            </w:ins>
          </w:p>
          <w:p>
            <w:pPr>
              <w:widowControl w:val="0"/>
              <w:jc w:val="left"/>
              <w:rPr>
                <w:ins w:id="25661" w:author="M00032937" w:date="2024-06-28T10:32:37Z"/>
                <w:rFonts w:hint="eastAsia"/>
                <w:vertAlign w:val="baseline"/>
              </w:rPr>
              <w:pPrChange w:id="25660" w:author="M00032937" w:date="2024-06-28T10:31:57Z">
                <w:pPr/>
              </w:pPrChange>
            </w:pPr>
            <w:ins w:id="25662" w:author="M00032937" w:date="2024-06-28T10:32:37Z">
              <w:r>
                <w:rPr>
                  <w:rFonts w:hint="eastAsia"/>
                  <w:vertAlign w:val="baseline"/>
                </w:rPr>
                <w:t>h、第95s切换成通便功能，提示音咚。（无此功能预留提示音）</w:t>
              </w:r>
            </w:ins>
          </w:p>
          <w:p>
            <w:pPr>
              <w:widowControl w:val="0"/>
              <w:jc w:val="left"/>
              <w:rPr>
                <w:ins w:id="25664" w:author="M00032937" w:date="2024-06-28T10:32:37Z"/>
                <w:rFonts w:hint="eastAsia"/>
                <w:vertAlign w:val="baseline"/>
              </w:rPr>
              <w:pPrChange w:id="25663" w:author="M00032937" w:date="2024-06-28T10:31:57Z">
                <w:pPr/>
              </w:pPrChange>
            </w:pPr>
            <w:ins w:id="25665" w:author="M00032937" w:date="2024-06-28T10:32:37Z">
              <w:r>
                <w:rPr>
                  <w:rFonts w:hint="eastAsia"/>
                  <w:vertAlign w:val="baseline"/>
                </w:rPr>
                <w:t>i、第115s 停止当前运行所有功能，提示音咚。</w:t>
              </w:r>
            </w:ins>
          </w:p>
          <w:p>
            <w:pPr>
              <w:widowControl w:val="0"/>
              <w:jc w:val="left"/>
              <w:rPr>
                <w:ins w:id="25667" w:author="M00032937" w:date="2024-06-28T10:32:37Z"/>
                <w:rFonts w:hint="eastAsia"/>
                <w:vertAlign w:val="baseline"/>
              </w:rPr>
              <w:pPrChange w:id="25666" w:author="M00032937" w:date="2024-06-28T10:31:57Z">
                <w:pPr/>
              </w:pPrChange>
            </w:pPr>
            <w:ins w:id="25668" w:author="M00032937" w:date="2024-06-28T10:32:37Z">
              <w:r>
                <w:rPr>
                  <w:rFonts w:hint="eastAsia"/>
                  <w:vertAlign w:val="baseline"/>
                </w:rPr>
                <w:t>j、第118s关闭坐圈，提示音咚。</w:t>
              </w:r>
            </w:ins>
          </w:p>
          <w:p>
            <w:pPr>
              <w:widowControl w:val="0"/>
              <w:jc w:val="left"/>
              <w:rPr>
                <w:ins w:id="25670" w:author="M00032937" w:date="2024-06-28T10:32:37Z"/>
                <w:rFonts w:hint="eastAsia"/>
                <w:vertAlign w:val="baseline"/>
              </w:rPr>
              <w:pPrChange w:id="25669" w:author="M00032937" w:date="2024-06-28T10:31:57Z">
                <w:pPr/>
              </w:pPrChange>
            </w:pPr>
            <w:ins w:id="25671" w:author="M00032937" w:date="2024-06-28T10:32:37Z">
              <w:r>
                <w:rPr>
                  <w:rFonts w:hint="eastAsia"/>
                  <w:vertAlign w:val="baseline"/>
                </w:rPr>
                <w:t>k、第120s关闭坐盖,打开电解水雾化，提示音咚。</w:t>
              </w:r>
            </w:ins>
          </w:p>
          <w:p>
            <w:pPr>
              <w:widowControl w:val="0"/>
              <w:jc w:val="left"/>
              <w:rPr>
                <w:ins w:id="25673" w:author="M00032937" w:date="2024-06-28T10:32:37Z"/>
                <w:rFonts w:hint="eastAsia"/>
                <w:vertAlign w:val="baseline"/>
              </w:rPr>
              <w:pPrChange w:id="25672" w:author="M00032937" w:date="2024-06-28T10:31:57Z">
                <w:pPr/>
              </w:pPrChange>
            </w:pPr>
            <w:ins w:id="25674" w:author="M00032937" w:date="2024-06-28T10:32:37Z">
              <w:r>
                <w:rPr>
                  <w:rFonts w:hint="eastAsia"/>
                  <w:vertAlign w:val="baseline"/>
                </w:rPr>
                <w:t>L、第130s,关闭电解水，提示音咚。（无此功能预留提示音）</w:t>
              </w:r>
            </w:ins>
          </w:p>
          <w:p>
            <w:pPr>
              <w:widowControl w:val="0"/>
              <w:jc w:val="left"/>
              <w:rPr>
                <w:ins w:id="25676" w:author="M00032937" w:date="2024-06-28T10:32:37Z"/>
                <w:rFonts w:hint="eastAsia"/>
                <w:vertAlign w:val="baseline"/>
              </w:rPr>
              <w:pPrChange w:id="25675" w:author="M00032937" w:date="2024-06-28T10:31:57Z">
                <w:pPr/>
              </w:pPrChange>
            </w:pPr>
            <w:ins w:id="25677" w:author="M00032937" w:date="2024-06-28T10:32:37Z">
              <w:r>
                <w:rPr>
                  <w:rFonts w:hint="eastAsia"/>
                  <w:vertAlign w:val="baseline"/>
                </w:rPr>
                <w:t xml:space="preserve">m、第140s，清零计时，循环至步骤a。  "  </w:t>
              </w:r>
            </w:ins>
          </w:p>
          <w:p>
            <w:pPr>
              <w:widowControl w:val="0"/>
              <w:jc w:val="left"/>
              <w:rPr>
                <w:ins w:id="25679" w:author="M00032937" w:date="2024-06-28T10:30:58Z"/>
                <w:vertAlign w:val="baseline"/>
              </w:rPr>
              <w:pPrChange w:id="25678" w:author="M00032937" w:date="2024-06-28T10:31:57Z">
                <w:pPr/>
              </w:pPrChange>
            </w:pPr>
            <w:ins w:id="25680" w:author="M00032937" w:date="2024-06-28T10:32:37Z">
              <w:r>
                <w:rPr>
                  <w:rFonts w:hint="eastAsia"/>
                  <w:vertAlign w:val="baseline"/>
                </w:rPr>
                <w:t>泡沫盾、电解水、通便功能为预留功能，没有的话就预留提示音等待跳过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25682" w:author="M00032937" w:date="2024-06-28T10:33:06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ins w:id="25681" w:author="M00032937" w:date="2024-06-28T10:30:58Z"/>
        </w:trPr>
        <w:tc>
          <w:tcPr>
            <w:tcW w:w="1077" w:type="dxa"/>
            <w:vAlign w:val="center"/>
            <w:tcPrChange w:id="25683" w:author="M00032937" w:date="2024-06-28T10:33:06Z">
              <w:tcPr>
                <w:tcW w:w="5040" w:type="dxa"/>
              </w:tcPr>
            </w:tcPrChange>
          </w:tcPr>
          <w:p>
            <w:pPr>
              <w:widowControl w:val="0"/>
              <w:jc w:val="center"/>
              <w:rPr>
                <w:ins w:id="25685" w:author="M00032937" w:date="2024-06-28T10:30:58Z"/>
                <w:rFonts w:hint="eastAsia" w:eastAsia="宋体"/>
                <w:b/>
                <w:bCs/>
                <w:vertAlign w:val="baseline"/>
                <w:lang w:val="en-US" w:eastAsia="zh-CN"/>
                <w:rPrChange w:id="25686" w:author="M00032937" w:date="2024-06-28T10:32:31Z">
                  <w:rPr>
                    <w:ins w:id="25687" w:author="M00032937" w:date="2024-06-28T10:30:58Z"/>
                    <w:rFonts w:hint="eastAsia" w:eastAsia="宋体"/>
                    <w:vertAlign w:val="baseline"/>
                    <w:lang w:val="en-US" w:eastAsia="zh-CN"/>
                  </w:rPr>
                </w:rPrChange>
              </w:rPr>
              <w:pPrChange w:id="25684" w:author="M00032937" w:date="2024-06-28T10:31:54Z">
                <w:pPr/>
              </w:pPrChange>
            </w:pPr>
            <w:ins w:id="25688" w:author="M00032937" w:date="2024-06-28T10:32:22Z">
              <w:r>
                <w:rPr>
                  <w:rFonts w:hint="eastAsia"/>
                  <w:b/>
                  <w:bCs/>
                  <w:vertAlign w:val="baseline"/>
                  <w:lang w:val="en-US" w:eastAsia="zh-CN"/>
                  <w:rPrChange w:id="25689" w:author="M00032937" w:date="2024-06-28T10:32:31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退出方式</w:t>
              </w:r>
            </w:ins>
          </w:p>
        </w:tc>
        <w:tc>
          <w:tcPr>
            <w:tcW w:w="8811" w:type="dxa"/>
            <w:tcPrChange w:id="25690" w:author="M00032937" w:date="2024-06-28T10:33:06Z">
              <w:tcPr>
                <w:tcW w:w="5041" w:type="dxa"/>
              </w:tcPr>
            </w:tcPrChange>
          </w:tcPr>
          <w:p>
            <w:pPr>
              <w:widowControl w:val="0"/>
              <w:jc w:val="left"/>
              <w:rPr>
                <w:ins w:id="25692" w:author="M00032937" w:date="2024-06-28T10:30:58Z"/>
                <w:vertAlign w:val="baseline"/>
              </w:rPr>
              <w:pPrChange w:id="25691" w:author="M00032937" w:date="2024-06-28T10:31:57Z">
                <w:pPr/>
              </w:pPrChange>
            </w:pPr>
            <w:ins w:id="25693" w:author="M00032937" w:date="2024-06-28T10:32:46Z">
              <w:r>
                <w:rPr>
                  <w:rFonts w:hint="eastAsia"/>
                  <w:vertAlign w:val="baseline"/>
                </w:rPr>
                <w:t>长按电源键或旋钮中间键3S，蜂鸣器“长咚”一声，停止动作，然后分配阀转至喷口自洁，清洗器收回；</w:t>
              </w:r>
            </w:ins>
          </w:p>
        </w:tc>
      </w:tr>
    </w:tbl>
    <w:p>
      <w:pPr>
        <w:tabs>
          <w:tab w:val="left" w:pos="756"/>
        </w:tabs>
        <w:ind w:left="1146"/>
        <w:pPrChange w:id="25694" w:author="M00032937" w:date="2024-06-28T10:18:14Z">
          <w:pPr>
            <w:pStyle w:val="5"/>
            <w:ind w:left="1146"/>
          </w:pPr>
        </w:pPrChange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>
      <w:pPr>
        <w:pStyle w:val="187"/>
        <w:numPr>
          <w:ilvl w:val="0"/>
          <w:numId w:val="54"/>
        </w:numPr>
        <w:ind w:leftChars="0" w:firstLineChars="0"/>
        <w:rPr>
          <w:del w:id="25695" w:author="M00000676" w:date="2024-02-27T10:56:15Z"/>
        </w:rPr>
      </w:pPr>
      <w:del w:id="25696" w:author="M00000676" w:date="2024-02-27T10:56:15Z">
        <w:r>
          <w:rPr>
            <w:rFonts w:hint="eastAsia"/>
          </w:rPr>
          <w:delText>操作方式：</w:delText>
        </w:r>
      </w:del>
      <w:del w:id="25697" w:author="M00000676" w:date="2024-02-27T10:56:15Z">
        <w:r>
          <w:rPr/>
          <w:delText>待机状态下，</w:delText>
        </w:r>
      </w:del>
      <w:del w:id="25698" w:author="M00000676" w:date="2024-02-27T10:56:15Z">
        <w:r>
          <w:rPr>
            <w:rFonts w:hint="eastAsia"/>
          </w:rPr>
          <w:delText>旋钮顺时针</w:delText>
        </w:r>
      </w:del>
      <w:del w:id="25699" w:author="M00000676" w:date="2024-02-27T10:56:15Z">
        <w:r>
          <w:rPr/>
          <w:delText>旋转</w:delText>
        </w:r>
      </w:del>
      <w:ins w:id="25700" w:author="M00006686" w:date="2021-07-30T13:36:28Z">
        <w:del w:id="25701" w:author="M00000676" w:date="2024-02-27T10:56:15Z">
          <w:r>
            <w:rPr>
              <w:rFonts w:hint="default"/>
              <w:lang w:val="en-US" w:eastAsia="zh-CN"/>
            </w:rPr>
            <w:delText>停留3</w:delText>
          </w:r>
        </w:del>
      </w:ins>
      <w:ins w:id="25702" w:author="M00006686" w:date="2021-07-30T13:36:29Z">
        <w:del w:id="25703" w:author="M00000676" w:date="2024-02-27T10:56:15Z">
          <w:r>
            <w:rPr>
              <w:rFonts w:hint="default"/>
              <w:lang w:val="en-US" w:eastAsia="zh-CN"/>
            </w:rPr>
            <w:delText>S</w:delText>
          </w:r>
        </w:del>
      </w:ins>
      <w:ins w:id="25704" w:author="M00006686" w:date="2021-07-30T13:36:31Z">
        <w:del w:id="25705" w:author="M00000676" w:date="2024-02-27T10:56:15Z">
          <w:r>
            <w:rPr>
              <w:rFonts w:hint="default"/>
              <w:lang w:val="en-US" w:eastAsia="zh-CN"/>
            </w:rPr>
            <w:delText>后</w:delText>
          </w:r>
        </w:del>
      </w:ins>
      <w:del w:id="25706" w:author="M00000676" w:date="2024-02-27T10:56:15Z">
        <w:r>
          <w:rPr>
            <w:rFonts w:hint="default"/>
            <w:lang w:val="en-US" w:eastAsia="zh-CN"/>
          </w:rPr>
          <w:delText>并回弹</w:delText>
        </w:r>
      </w:del>
      <w:ins w:id="25707" w:author="yefeiting" w:date="2021-08-28T14:20:01Z">
        <w:del w:id="25708" w:author="M00000676" w:date="2024-02-27T10:56:15Z">
          <w:r>
            <w:rPr>
              <w:rFonts w:hint="eastAsia"/>
              <w:lang w:val="en-US" w:eastAsia="zh-CN"/>
            </w:rPr>
            <w:delText>3</w:delText>
          </w:r>
        </w:del>
      </w:ins>
      <w:ins w:id="25709" w:author="yefeiting" w:date="2021-08-28T14:20:05Z">
        <w:del w:id="25710" w:author="M00000676" w:date="2024-02-27T10:56:15Z">
          <w:r>
            <w:rPr>
              <w:rFonts w:hint="eastAsia"/>
              <w:lang w:val="en-US" w:eastAsia="zh-CN"/>
            </w:rPr>
            <w:delText>次</w:delText>
          </w:r>
        </w:del>
      </w:ins>
      <w:del w:id="25711" w:author="M00000676" w:date="2024-02-27T10:56:15Z">
        <w:r>
          <w:rPr>
            <w:rFonts w:hint="eastAsia"/>
            <w:lang w:val="en-US" w:eastAsia="zh-CN"/>
          </w:rPr>
          <w:delText>，重复</w:delText>
        </w:r>
      </w:del>
      <w:del w:id="25712" w:author="M00000676" w:date="2024-02-27T10:56:15Z">
        <w:r>
          <w:rPr/>
          <w:delText>3</w:delText>
        </w:r>
      </w:del>
      <w:del w:id="25713" w:author="M00000676" w:date="2024-02-27T10:56:15Z">
        <w:r>
          <w:rPr>
            <w:rFonts w:hint="eastAsia"/>
          </w:rPr>
          <w:delText>次，然后</w:delText>
        </w:r>
      </w:del>
      <w:del w:id="25714" w:author="M00000676" w:date="2024-02-27T10:56:15Z">
        <w:r>
          <w:rPr/>
          <w:delText>6</w:delText>
        </w:r>
      </w:del>
      <w:del w:id="25715" w:author="M00000676" w:date="2024-02-27T10:56:15Z">
        <w:r>
          <w:rPr>
            <w:rFonts w:hint="default"/>
            <w:lang w:val="en-US"/>
          </w:rPr>
          <w:delText>S</w:delText>
        </w:r>
      </w:del>
      <w:ins w:id="25716" w:author="M00007797" w:date="2023-06-19T18:47:56Z">
        <w:del w:id="25717" w:author="M00000676" w:date="2024-02-27T10:56:15Z">
          <w:r>
            <w:rPr>
              <w:rFonts w:hint="eastAsia"/>
              <w:lang w:val="en-US" w:eastAsia="zh-CN"/>
            </w:rPr>
            <w:delText>s</w:delText>
          </w:r>
        </w:del>
      </w:ins>
      <w:del w:id="25718" w:author="M00000676" w:date="2024-02-27T10:56:15Z">
        <w:r>
          <w:rPr>
            <w:rFonts w:hint="eastAsia"/>
          </w:rPr>
          <w:delText>内长按旋钮3s</w:delText>
        </w:r>
      </w:del>
      <w:del w:id="25719" w:author="M00000676" w:date="2024-02-27T10:56:15Z">
        <w:r>
          <w:rPr/>
          <w:delText>；</w:delText>
        </w:r>
      </w:del>
      <w:del w:id="25720" w:author="M00000676" w:date="2024-02-27T10:56:15Z">
        <w:r>
          <w:rPr>
            <w:rFonts w:hint="eastAsia"/>
          </w:rPr>
          <w:delText>功能打开，蜂鸣一声</w:delText>
        </w:r>
      </w:del>
      <w:del w:id="25721" w:author="M00000676" w:date="2024-02-27T10:56:15Z">
        <w:r>
          <w:rPr/>
          <w:delText>；</w:delText>
        </w:r>
      </w:del>
    </w:p>
    <w:p>
      <w:pPr>
        <w:pStyle w:val="187"/>
        <w:widowControl w:val="0"/>
        <w:numPr>
          <w:ilvl w:val="-1"/>
          <w:numId w:val="0"/>
        </w:numPr>
        <w:autoSpaceDE w:val="0"/>
        <w:autoSpaceDN w:val="0"/>
        <w:adjustRightInd w:val="0"/>
        <w:ind w:left="1054" w:leftChars="0" w:firstLine="0" w:firstLineChars="0"/>
        <w:rPr>
          <w:del w:id="25723" w:author="M00000676" w:date="2024-02-27T10:56:15Z"/>
          <w:rFonts w:hint="eastAsia" w:hAnsi="宋体" w:cs="Times New Roman"/>
          <w:color w:val="auto"/>
          <w:kern w:val="0"/>
          <w:sz w:val="21"/>
          <w:szCs w:val="21"/>
          <w:lang w:val="zh-CN"/>
          <w:rPrChange w:id="25724" w:author="M00007797" w:date="2023-06-19T18:47:27Z">
            <w:rPr>
              <w:del w:id="25725" w:author="M00000676" w:date="2024-02-27T10:56:15Z"/>
              <w:rFonts w:hAnsi="Times New Roman" w:cs="宋体"/>
              <w:color w:val="auto"/>
              <w:kern w:val="0"/>
              <w:sz w:val="22"/>
              <w:szCs w:val="22"/>
              <w:lang w:val="zh-CN"/>
            </w:rPr>
          </w:rPrChange>
        </w:rPr>
        <w:pPrChange w:id="25722" w:author="M00007797" w:date="2023-06-19T18:47:32Z">
          <w:pPr>
            <w:widowControl w:val="0"/>
            <w:autoSpaceDE w:val="0"/>
            <w:autoSpaceDN w:val="0"/>
            <w:adjustRightInd w:val="0"/>
            <w:ind w:left="63" w:leftChars="30" w:firstLine="990" w:firstLineChars="450"/>
          </w:pPr>
        </w:pPrChange>
      </w:pPr>
      <w:del w:id="25726" w:author="M00000676" w:date="2024-02-27T10:56:15Z">
        <w:r>
          <w:rPr>
            <w:rFonts w:hint="eastAsia" w:hAnsi="宋体" w:cs="Times New Roman"/>
            <w:color w:val="auto"/>
            <w:kern w:val="0"/>
            <w:sz w:val="21"/>
            <w:szCs w:val="21"/>
            <w:lang w:val="zh-CN"/>
            <w:rPrChange w:id="25727" w:author="M00007797" w:date="2023-06-19T18:47:27Z">
              <w:rPr>
                <w:rFonts w:hint="eastAsia" w:hAnsi="Times New Roman" w:cs="宋体"/>
                <w:color w:val="auto"/>
                <w:kern w:val="0"/>
                <w:sz w:val="22"/>
                <w:szCs w:val="22"/>
                <w:lang w:val="zh-CN"/>
              </w:rPr>
            </w:rPrChange>
          </w:rPr>
          <w:delText>水温高档、风温高档、水压高档、管位高档</w:delText>
        </w:r>
      </w:del>
    </w:p>
    <w:p>
      <w:pPr>
        <w:pStyle w:val="187"/>
        <w:widowControl w:val="0"/>
        <w:numPr>
          <w:ilvl w:val="-1"/>
          <w:numId w:val="0"/>
        </w:numPr>
        <w:autoSpaceDE w:val="0"/>
        <w:autoSpaceDN w:val="0"/>
        <w:adjustRightInd w:val="0"/>
        <w:ind w:left="1054" w:leftChars="0" w:firstLine="0" w:firstLineChars="0"/>
        <w:rPr>
          <w:del w:id="25729" w:author="M00000676" w:date="2024-02-27T10:56:15Z"/>
          <w:rFonts w:hint="eastAsia" w:hAnsi="宋体" w:cs="Times New Roman"/>
          <w:color w:val="auto"/>
          <w:kern w:val="0"/>
          <w:sz w:val="21"/>
          <w:szCs w:val="21"/>
          <w:lang w:val="zh-CN"/>
          <w:rPrChange w:id="25730" w:author="M00007797" w:date="2023-06-19T18:47:27Z">
            <w:rPr>
              <w:del w:id="25731" w:author="M00000676" w:date="2024-02-27T10:56:15Z"/>
              <w:rFonts w:hAnsi="Times New Roman" w:cs="宋体"/>
              <w:color w:val="auto"/>
              <w:kern w:val="0"/>
              <w:sz w:val="22"/>
              <w:szCs w:val="22"/>
              <w:lang w:val="zh-CN"/>
            </w:rPr>
          </w:rPrChange>
        </w:rPr>
        <w:pPrChange w:id="25728" w:author="M00007797" w:date="2023-06-19T18:47:33Z">
          <w:pPr>
            <w:widowControl w:val="0"/>
            <w:autoSpaceDE w:val="0"/>
            <w:autoSpaceDN w:val="0"/>
            <w:adjustRightInd w:val="0"/>
            <w:ind w:left="63" w:leftChars="30" w:firstLine="990" w:firstLineChars="450"/>
          </w:pPr>
        </w:pPrChange>
      </w:pPr>
      <w:del w:id="25732" w:author="M00000676" w:date="2024-02-27T10:56:15Z">
        <w:r>
          <w:rPr>
            <w:rFonts w:hint="eastAsia" w:hAnsi="宋体" w:cs="Times New Roman"/>
            <w:color w:val="auto"/>
            <w:kern w:val="0"/>
            <w:sz w:val="21"/>
            <w:szCs w:val="21"/>
            <w:lang w:val="zh-CN"/>
            <w:rPrChange w:id="25733" w:author="M00007797" w:date="2023-06-19T18:47:27Z">
              <w:rPr>
                <w:rFonts w:hint="eastAsia" w:hAnsi="Times New Roman" w:cs="宋体"/>
                <w:color w:val="auto"/>
                <w:kern w:val="0"/>
                <w:sz w:val="22"/>
                <w:szCs w:val="22"/>
                <w:lang w:val="zh-CN"/>
              </w:rPr>
            </w:rPrChange>
          </w:rPr>
          <w:delText>进入老化后先复位清洗器分配阀</w:delText>
        </w:r>
      </w:del>
    </w:p>
    <w:p>
      <w:pPr>
        <w:pStyle w:val="187"/>
        <w:widowControl w:val="0"/>
        <w:numPr>
          <w:ilvl w:val="0"/>
          <w:numId w:val="55"/>
          <w:ins w:id="25735" w:author="M00007797" w:date="2023-06-19T18:47:27Z"/>
        </w:numPr>
        <w:autoSpaceDE w:val="0"/>
        <w:autoSpaceDN w:val="0"/>
        <w:adjustRightInd w:val="0"/>
        <w:ind w:left="63" w:leftChars="0" w:firstLine="990" w:firstLineChars="0"/>
        <w:rPr>
          <w:del w:id="25736" w:author="M00000676" w:date="2024-02-27T10:56:15Z"/>
          <w:rFonts w:hint="eastAsia" w:hAnsi="宋体" w:cs="Times New Roman"/>
          <w:color w:val="auto"/>
          <w:kern w:val="0"/>
          <w:sz w:val="21"/>
          <w:szCs w:val="21"/>
          <w:lang w:val="zh-CN"/>
          <w:rPrChange w:id="25737" w:author="M00007797" w:date="2023-06-19T18:47:27Z">
            <w:rPr>
              <w:del w:id="25738" w:author="M00000676" w:date="2024-02-27T10:56:15Z"/>
              <w:rFonts w:hAnsi="Times New Roman" w:cs="宋体"/>
              <w:color w:val="auto"/>
              <w:kern w:val="0"/>
              <w:sz w:val="22"/>
              <w:szCs w:val="22"/>
              <w:lang w:val="zh-CN"/>
            </w:rPr>
          </w:rPrChange>
        </w:rPr>
        <w:pPrChange w:id="25734" w:author="M00007797" w:date="2023-06-19T18:47:27Z">
          <w:pPr>
            <w:widowControl w:val="0"/>
            <w:autoSpaceDE w:val="0"/>
            <w:autoSpaceDN w:val="0"/>
            <w:adjustRightInd w:val="0"/>
            <w:ind w:left="63" w:leftChars="30" w:firstLine="990" w:firstLineChars="450"/>
          </w:pPr>
        </w:pPrChange>
      </w:pPr>
      <w:del w:id="25739" w:author="M00000676" w:date="2024-02-27T10:56:15Z">
        <w:r>
          <w:rPr>
            <w:rFonts w:hint="eastAsia" w:hAnsi="宋体" w:cs="Times New Roman"/>
            <w:color w:val="auto"/>
            <w:kern w:val="0"/>
            <w:sz w:val="21"/>
            <w:szCs w:val="21"/>
            <w:lang w:val="zh-CN"/>
            <w:rPrChange w:id="25740" w:author="M00007797" w:date="2023-06-19T18:47:27Z">
              <w:rPr>
                <w:rFonts w:hint="eastAsia" w:hAnsi="Times New Roman" w:cs="宋体"/>
                <w:color w:val="auto"/>
                <w:kern w:val="0"/>
                <w:sz w:val="22"/>
                <w:szCs w:val="22"/>
                <w:lang w:val="zh-CN"/>
              </w:rPr>
            </w:rPrChange>
          </w:rPr>
          <w:delText>复位完成后进入老化循环</w:delText>
        </w:r>
      </w:del>
    </w:p>
    <w:p>
      <w:pPr>
        <w:widowControl w:val="0"/>
        <w:autoSpaceDE w:val="0"/>
        <w:autoSpaceDN w:val="0"/>
        <w:adjustRightInd w:val="0"/>
        <w:ind w:left="63" w:leftChars="30" w:firstLine="990" w:firstLineChars="450"/>
        <w:rPr>
          <w:del w:id="25742" w:author="M00000676" w:date="2024-02-27T10:56:15Z"/>
          <w:rFonts w:hAnsi="Times New Roman" w:cs="宋体"/>
          <w:color w:val="auto"/>
          <w:kern w:val="0"/>
          <w:sz w:val="22"/>
          <w:szCs w:val="22"/>
          <w:lang w:val="zh-CN"/>
        </w:rPr>
        <w:pPrChange w:id="25741" w:author="yefeiting" w:date="2021-10-14T16:11:48Z">
          <w:pPr>
            <w:widowControl w:val="0"/>
            <w:autoSpaceDE w:val="0"/>
            <w:autoSpaceDN w:val="0"/>
            <w:adjustRightInd w:val="0"/>
          </w:pPr>
        </w:pPrChange>
      </w:pPr>
    </w:p>
    <w:p>
      <w:pPr>
        <w:pStyle w:val="187"/>
        <w:numPr>
          <w:ilvl w:val="0"/>
          <w:numId w:val="55"/>
        </w:numPr>
        <w:ind w:leftChars="0" w:firstLineChars="0"/>
        <w:rPr>
          <w:del w:id="25743" w:author="M00000676" w:date="2024-02-27T10:56:15Z"/>
          <w:color w:val="auto"/>
          <w:kern w:val="0"/>
          <w:lang w:val="zh-CN"/>
        </w:rPr>
      </w:pPr>
      <w:del w:id="25744" w:author="M00000676" w:date="2024-02-27T10:56:15Z">
        <w:r>
          <w:rPr>
            <w:rFonts w:hint="eastAsia"/>
            <w:color w:val="auto"/>
            <w:kern w:val="0"/>
            <w:lang w:val="zh-CN"/>
          </w:rPr>
          <w:delText>开启座圈加热，开启紫外线喷嘴杀菌，开启除臭风机，开启夜灯，开自动阻尼坐盖，提示音咚。</w:delText>
        </w:r>
      </w:del>
    </w:p>
    <w:p>
      <w:pPr>
        <w:pStyle w:val="187"/>
        <w:numPr>
          <w:ilvl w:val="0"/>
          <w:numId w:val="55"/>
        </w:numPr>
        <w:ind w:leftChars="0" w:firstLineChars="0"/>
        <w:rPr>
          <w:del w:id="25745" w:author="M00000676" w:date="2024-02-27T10:56:15Z"/>
          <w:color w:val="auto"/>
          <w:kern w:val="0"/>
          <w:lang w:val="zh-CN"/>
        </w:rPr>
      </w:pPr>
      <w:del w:id="25746" w:author="M00000676" w:date="2024-02-27T10:56:15Z">
        <w:r>
          <w:rPr>
            <w:rFonts w:hint="eastAsia"/>
            <w:color w:val="auto"/>
            <w:kern w:val="0"/>
            <w:lang w:val="zh-CN"/>
          </w:rPr>
          <w:delText>第</w:delText>
        </w:r>
      </w:del>
      <w:del w:id="25747" w:author="M00000676" w:date="2024-02-27T10:56:15Z">
        <w:r>
          <w:rPr>
            <w:color w:val="auto"/>
            <w:kern w:val="0"/>
            <w:lang w:val="zh-CN"/>
          </w:rPr>
          <w:delText>2s</w:delText>
        </w:r>
      </w:del>
      <w:del w:id="25748" w:author="M00000676" w:date="2024-02-27T10:56:15Z">
        <w:r>
          <w:rPr>
            <w:rFonts w:hint="eastAsia"/>
            <w:color w:val="auto"/>
            <w:kern w:val="0"/>
            <w:lang w:val="zh-CN"/>
          </w:rPr>
          <w:delText>后开自动阻尼坐圈</w:delText>
        </w:r>
      </w:del>
    </w:p>
    <w:p>
      <w:pPr>
        <w:pStyle w:val="187"/>
        <w:numPr>
          <w:ilvl w:val="0"/>
          <w:numId w:val="55"/>
        </w:numPr>
        <w:ind w:leftChars="0" w:firstLineChars="0"/>
        <w:rPr>
          <w:del w:id="25749" w:author="M00000676" w:date="2024-02-27T10:56:15Z"/>
          <w:color w:val="auto"/>
          <w:kern w:val="0"/>
          <w:lang w:val="zh-CN"/>
        </w:rPr>
      </w:pPr>
      <w:del w:id="25750" w:author="M00000676" w:date="2024-02-27T10:56:15Z">
        <w:r>
          <w:rPr>
            <w:rFonts w:hint="eastAsia"/>
            <w:color w:val="auto"/>
            <w:kern w:val="0"/>
            <w:lang w:val="zh-CN"/>
          </w:rPr>
          <w:delText>第</w:delText>
        </w:r>
      </w:del>
      <w:del w:id="25751" w:author="M00000676" w:date="2024-02-27T10:56:15Z">
        <w:r>
          <w:rPr>
            <w:color w:val="auto"/>
            <w:kern w:val="0"/>
            <w:lang w:val="zh-CN"/>
          </w:rPr>
          <w:delText>5s</w:delText>
        </w:r>
      </w:del>
      <w:del w:id="25752" w:author="M00000676" w:date="2024-02-27T10:56:15Z">
        <w:r>
          <w:rPr>
            <w:rFonts w:hint="eastAsia"/>
            <w:color w:val="auto"/>
            <w:kern w:val="0"/>
            <w:lang w:val="zh-CN"/>
          </w:rPr>
          <w:delText>开启臀洗，开启往复清洗功能，提示音咚。</w:delText>
        </w:r>
      </w:del>
    </w:p>
    <w:p>
      <w:pPr>
        <w:pStyle w:val="187"/>
        <w:numPr>
          <w:ilvl w:val="0"/>
          <w:numId w:val="55"/>
        </w:numPr>
        <w:ind w:leftChars="0" w:firstLineChars="0"/>
        <w:rPr>
          <w:del w:id="25753" w:author="M00000676" w:date="2024-02-27T10:56:15Z"/>
          <w:color w:val="auto"/>
          <w:kern w:val="0"/>
          <w:lang w:val="zh-CN"/>
        </w:rPr>
      </w:pPr>
      <w:del w:id="25754" w:author="M00000676" w:date="2024-02-27T10:56:15Z">
        <w:r>
          <w:rPr>
            <w:rFonts w:hint="eastAsia"/>
            <w:color w:val="auto"/>
            <w:kern w:val="0"/>
            <w:lang w:val="zh-CN"/>
          </w:rPr>
          <w:delText>第</w:delText>
        </w:r>
      </w:del>
      <w:del w:id="25755" w:author="M00000676" w:date="2024-02-27T10:56:15Z">
        <w:r>
          <w:rPr>
            <w:color w:val="auto"/>
            <w:kern w:val="0"/>
            <w:lang w:val="zh-CN"/>
          </w:rPr>
          <w:delText>25s</w:delText>
        </w:r>
      </w:del>
      <w:del w:id="25756" w:author="M00000676" w:date="2024-02-27T10:56:15Z">
        <w:r>
          <w:rPr>
            <w:rFonts w:hint="eastAsia"/>
            <w:color w:val="auto"/>
            <w:kern w:val="0"/>
            <w:lang w:val="zh-CN"/>
          </w:rPr>
          <w:delText>关闭紫外线。</w:delText>
        </w:r>
      </w:del>
    </w:p>
    <w:p>
      <w:pPr>
        <w:pStyle w:val="187"/>
        <w:numPr>
          <w:ilvl w:val="0"/>
          <w:numId w:val="55"/>
        </w:numPr>
        <w:ind w:leftChars="0" w:firstLineChars="0"/>
        <w:rPr>
          <w:del w:id="25757" w:author="M00000676" w:date="2024-02-27T10:56:15Z"/>
          <w:color w:val="auto"/>
          <w:kern w:val="0"/>
          <w:lang w:val="zh-CN"/>
        </w:rPr>
      </w:pPr>
      <w:del w:id="25758" w:author="M00000676" w:date="2024-02-27T10:56:15Z">
        <w:r>
          <w:rPr>
            <w:rFonts w:hint="eastAsia"/>
            <w:color w:val="auto"/>
            <w:kern w:val="0"/>
            <w:lang w:val="zh-CN"/>
          </w:rPr>
          <w:delText>第</w:delText>
        </w:r>
      </w:del>
      <w:ins w:id="25759" w:author="yefeiting" w:date="2021-08-02T14:48:48Z">
        <w:del w:id="25760" w:author="M00000676" w:date="2024-02-27T10:56:15Z">
          <w:r>
            <w:rPr>
              <w:rFonts w:hint="eastAsia"/>
              <w:color w:val="auto"/>
              <w:kern w:val="0"/>
              <w:lang w:val="en-US" w:eastAsia="zh-CN"/>
            </w:rPr>
            <w:delText>3</w:delText>
          </w:r>
        </w:del>
      </w:ins>
      <w:del w:id="25761" w:author="M00000676" w:date="2024-02-27T10:56:15Z">
        <w:r>
          <w:rPr>
            <w:color w:val="auto"/>
            <w:kern w:val="0"/>
            <w:lang w:val="zh-CN"/>
          </w:rPr>
          <w:delText>5s</w:delText>
        </w:r>
      </w:del>
      <w:del w:id="25762" w:author="M00000676" w:date="2024-02-27T10:56:15Z">
        <w:r>
          <w:rPr>
            <w:rFonts w:hint="eastAsia"/>
            <w:color w:val="auto"/>
            <w:kern w:val="0"/>
            <w:lang w:val="zh-CN"/>
          </w:rPr>
          <w:delText>切换暖风，关闭除臭风机，关闭夜灯，提示音咚。</w:delText>
        </w:r>
      </w:del>
    </w:p>
    <w:p>
      <w:pPr>
        <w:pStyle w:val="187"/>
        <w:numPr>
          <w:ilvl w:val="0"/>
          <w:numId w:val="55"/>
        </w:numPr>
        <w:ind w:leftChars="0" w:firstLineChars="0"/>
        <w:rPr>
          <w:del w:id="25763" w:author="M00000676" w:date="2024-02-27T10:56:15Z"/>
          <w:color w:val="auto"/>
          <w:kern w:val="0"/>
          <w:lang w:val="zh-CN"/>
        </w:rPr>
      </w:pPr>
      <w:del w:id="25764" w:author="M00000676" w:date="2024-02-27T10:56:15Z">
        <w:r>
          <w:rPr>
            <w:rFonts w:hint="eastAsia"/>
            <w:color w:val="auto"/>
            <w:kern w:val="0"/>
            <w:lang w:val="zh-CN"/>
          </w:rPr>
          <w:delText>第</w:delText>
        </w:r>
      </w:del>
      <w:del w:id="25765" w:author="M00000676" w:date="2024-02-27T10:56:15Z">
        <w:r>
          <w:rPr>
            <w:rFonts w:hint="default"/>
            <w:color w:val="auto"/>
            <w:kern w:val="0"/>
            <w:lang w:val="en-US"/>
          </w:rPr>
          <w:delText>5</w:delText>
        </w:r>
      </w:del>
      <w:ins w:id="25766" w:author="M00007797" w:date="2023-07-10T09:07:54Z">
        <w:del w:id="25767" w:author="M00000676" w:date="2024-02-27T10:56:15Z">
          <w:r>
            <w:rPr>
              <w:rFonts w:hint="eastAsia"/>
              <w:color w:val="auto"/>
              <w:kern w:val="0"/>
              <w:lang w:val="en-US" w:eastAsia="zh-CN"/>
            </w:rPr>
            <w:delText>6</w:delText>
          </w:r>
        </w:del>
      </w:ins>
      <w:del w:id="25768" w:author="M00000676" w:date="2024-02-27T10:56:15Z">
        <w:r>
          <w:rPr>
            <w:color w:val="auto"/>
            <w:kern w:val="0"/>
            <w:lang w:val="zh-CN"/>
          </w:rPr>
          <w:delText>5s</w:delText>
        </w:r>
      </w:del>
      <w:del w:id="25769" w:author="M00000676" w:date="2024-02-27T10:56:15Z">
        <w:r>
          <w:rPr>
            <w:rFonts w:hint="eastAsia"/>
            <w:color w:val="auto"/>
            <w:kern w:val="0"/>
            <w:lang w:val="zh-CN"/>
          </w:rPr>
          <w:delText>关闭坐圈加热，切换妇洗，开启往复清洗，打开除臭风机，打开夜灯，提示音咚。</w:delText>
        </w:r>
      </w:del>
    </w:p>
    <w:p>
      <w:pPr>
        <w:pStyle w:val="187"/>
        <w:numPr>
          <w:ilvl w:val="0"/>
          <w:numId w:val="55"/>
        </w:numPr>
        <w:ind w:leftChars="0" w:firstLineChars="0"/>
        <w:rPr>
          <w:ins w:id="25770" w:author="yefeiting" w:date="2021-08-02T14:50:56Z"/>
          <w:del w:id="25771" w:author="M00000676" w:date="2024-02-27T10:56:15Z"/>
          <w:color w:val="auto"/>
          <w:kern w:val="0"/>
          <w:lang w:val="zh-CN"/>
        </w:rPr>
      </w:pPr>
      <w:del w:id="25772" w:author="M00000676" w:date="2024-02-27T10:56:15Z">
        <w:r>
          <w:rPr>
            <w:rFonts w:hint="eastAsia"/>
            <w:color w:val="auto"/>
            <w:kern w:val="0"/>
            <w:lang w:val="zh-CN"/>
          </w:rPr>
          <w:delText>第</w:delText>
        </w:r>
      </w:del>
      <w:del w:id="25773" w:author="M00000676" w:date="2024-02-27T10:56:15Z">
        <w:r>
          <w:rPr>
            <w:rFonts w:hint="default"/>
            <w:color w:val="auto"/>
            <w:kern w:val="0"/>
            <w:lang w:val="en-US"/>
          </w:rPr>
          <w:delText>8</w:delText>
        </w:r>
      </w:del>
      <w:ins w:id="25774" w:author="M00007797" w:date="2023-07-10T09:07:58Z">
        <w:del w:id="25775" w:author="M00000676" w:date="2024-02-27T10:56:15Z">
          <w:r>
            <w:rPr>
              <w:rFonts w:hint="eastAsia"/>
              <w:color w:val="auto"/>
              <w:kern w:val="0"/>
              <w:lang w:val="en-US" w:eastAsia="zh-CN"/>
            </w:rPr>
            <w:delText>9</w:delText>
          </w:r>
        </w:del>
      </w:ins>
      <w:del w:id="25776" w:author="M00000676" w:date="2024-02-27T10:56:15Z">
        <w:r>
          <w:rPr>
            <w:color w:val="auto"/>
            <w:kern w:val="0"/>
            <w:lang w:val="zh-CN"/>
          </w:rPr>
          <w:delText>5s</w:delText>
        </w:r>
      </w:del>
      <w:ins w:id="25777" w:author="M00009068" w:date="2021-11-25T08:30:57Z">
        <w:del w:id="25778" w:author="M00000676" w:date="2024-02-27T10:56:15Z">
          <w:r>
            <w:rPr>
              <w:rFonts w:hint="eastAsia"/>
              <w:color w:val="auto"/>
              <w:kern w:val="0"/>
              <w:lang w:val="en-US" w:eastAsia="zh-CN"/>
            </w:rPr>
            <w:delText>关闭妇洗</w:delText>
          </w:r>
        </w:del>
      </w:ins>
      <w:ins w:id="25779" w:author="M00009068" w:date="2021-11-25T08:30:58Z">
        <w:del w:id="25780" w:author="M00000676" w:date="2024-02-27T10:56:15Z">
          <w:r>
            <w:rPr>
              <w:rFonts w:hint="eastAsia"/>
              <w:color w:val="auto"/>
              <w:kern w:val="0"/>
              <w:lang w:val="en-US" w:eastAsia="zh-CN"/>
            </w:rPr>
            <w:delText>，</w:delText>
          </w:r>
        </w:del>
      </w:ins>
      <w:del w:id="25781" w:author="M00000676" w:date="2024-02-27T10:56:15Z">
        <w:r>
          <w:rPr>
            <w:rFonts w:hint="default"/>
            <w:color w:val="auto"/>
            <w:kern w:val="0"/>
            <w:lang w:val="en-US"/>
          </w:rPr>
          <w:delText>停止当前运行功能（妇洗）</w:delText>
        </w:r>
      </w:del>
      <w:ins w:id="25782" w:author="yefeiting" w:date="2021-08-02T14:52:00Z">
        <w:del w:id="25783" w:author="M00000676" w:date="2024-02-27T10:56:15Z">
          <w:r>
            <w:rPr>
              <w:rFonts w:hint="eastAsia"/>
              <w:color w:val="auto"/>
              <w:kern w:val="0"/>
              <w:lang w:val="en-US" w:eastAsia="zh-CN"/>
            </w:rPr>
            <w:delText>切换</w:delText>
          </w:r>
        </w:del>
      </w:ins>
      <w:ins w:id="25784" w:author="yefeiting" w:date="2021-08-02T14:52:01Z">
        <w:del w:id="25785" w:author="M00000676" w:date="2024-02-27T10:56:15Z">
          <w:r>
            <w:rPr>
              <w:rFonts w:hint="eastAsia"/>
              <w:color w:val="auto"/>
              <w:kern w:val="0"/>
              <w:lang w:val="en-US" w:eastAsia="zh-CN"/>
            </w:rPr>
            <w:delText>成</w:delText>
          </w:r>
        </w:del>
      </w:ins>
      <w:ins w:id="25786" w:author="yefeiting" w:date="2021-08-02T14:52:04Z">
        <w:del w:id="25787" w:author="M00000676" w:date="2024-02-27T10:56:15Z">
          <w:r>
            <w:rPr>
              <w:rFonts w:hint="eastAsia"/>
              <w:color w:val="auto"/>
              <w:kern w:val="0"/>
              <w:lang w:val="en-US" w:eastAsia="zh-CN"/>
            </w:rPr>
            <w:delText>通便</w:delText>
          </w:r>
        </w:del>
      </w:ins>
      <w:ins w:id="25788" w:author="yefeiting" w:date="2021-08-02T14:52:06Z">
        <w:del w:id="25789" w:author="M00000676" w:date="2024-02-27T10:56:15Z">
          <w:r>
            <w:rPr>
              <w:rFonts w:hint="eastAsia"/>
              <w:color w:val="auto"/>
              <w:kern w:val="0"/>
              <w:lang w:val="en-US" w:eastAsia="zh-CN"/>
            </w:rPr>
            <w:delText>功能</w:delText>
          </w:r>
        </w:del>
      </w:ins>
      <w:del w:id="25790" w:author="M00000676" w:date="2024-02-27T10:56:15Z">
        <w:r>
          <w:rPr>
            <w:rFonts w:hint="eastAsia"/>
            <w:color w:val="auto"/>
            <w:kern w:val="0"/>
            <w:lang w:val="zh-CN"/>
          </w:rPr>
          <w:delText>，提示音咚。</w:delText>
        </w:r>
      </w:del>
    </w:p>
    <w:p>
      <w:pPr>
        <w:pStyle w:val="187"/>
        <w:numPr>
          <w:ilvl w:val="0"/>
          <w:numId w:val="55"/>
        </w:numPr>
        <w:ind w:leftChars="0" w:firstLineChars="0"/>
        <w:rPr>
          <w:del w:id="25791" w:author="M00000676" w:date="2024-02-27T10:56:15Z"/>
          <w:color w:val="auto"/>
          <w:kern w:val="0"/>
          <w:lang w:val="zh-CN"/>
        </w:rPr>
      </w:pPr>
      <w:ins w:id="25792" w:author="yefeiting" w:date="2021-08-02T14:51:08Z">
        <w:del w:id="25793" w:author="M00000676" w:date="2024-02-27T10:56:15Z">
          <w:r>
            <w:rPr>
              <w:rFonts w:hint="eastAsia"/>
              <w:color w:val="auto"/>
              <w:kern w:val="0"/>
              <w:lang w:val="zh-CN"/>
            </w:rPr>
            <w:delText>第</w:delText>
          </w:r>
        </w:del>
      </w:ins>
      <w:ins w:id="25794" w:author="yefeiting" w:date="2021-08-02T14:52:20Z">
        <w:del w:id="25795" w:author="M00000676" w:date="2024-02-27T10:56:15Z">
          <w:r>
            <w:rPr>
              <w:rFonts w:hint="eastAsia"/>
              <w:color w:val="auto"/>
              <w:kern w:val="0"/>
              <w:lang w:val="en-US" w:eastAsia="zh-CN"/>
            </w:rPr>
            <w:delText>1</w:delText>
          </w:r>
        </w:del>
      </w:ins>
      <w:ins w:id="25796" w:author="yefeiting" w:date="2021-08-02T14:52:20Z">
        <w:del w:id="25797" w:author="M00000676" w:date="2024-02-27T10:56:15Z">
          <w:r>
            <w:rPr>
              <w:rFonts w:hint="default"/>
              <w:color w:val="auto"/>
              <w:kern w:val="0"/>
              <w:lang w:val="en-US" w:eastAsia="zh-CN"/>
            </w:rPr>
            <w:delText>0</w:delText>
          </w:r>
        </w:del>
      </w:ins>
      <w:ins w:id="25798" w:author="M00007797" w:date="2023-07-10T09:08:02Z">
        <w:del w:id="25799" w:author="M00000676" w:date="2024-02-27T10:56:15Z">
          <w:r>
            <w:rPr>
              <w:rFonts w:hint="eastAsia"/>
              <w:color w:val="auto"/>
              <w:kern w:val="0"/>
              <w:lang w:val="en-US" w:eastAsia="zh-CN"/>
            </w:rPr>
            <w:delText>1</w:delText>
          </w:r>
        </w:del>
      </w:ins>
      <w:ins w:id="25800" w:author="yefeiting" w:date="2021-08-02T14:51:08Z">
        <w:del w:id="25801" w:author="M00000676" w:date="2024-02-27T10:56:15Z">
          <w:r>
            <w:rPr>
              <w:color w:val="auto"/>
              <w:kern w:val="0"/>
              <w:lang w:val="zh-CN"/>
            </w:rPr>
            <w:delText>5s</w:delText>
          </w:r>
        </w:del>
      </w:ins>
      <w:ins w:id="25802" w:author="M00006686" w:date="2021-07-30T13:38:43Z">
        <w:del w:id="25803" w:author="M00000676" w:date="2024-02-27T10:56:15Z">
          <w:r>
            <w:rPr>
              <w:rFonts w:hint="eastAsia"/>
              <w:color w:val="auto"/>
              <w:kern w:val="0"/>
              <w:lang w:val="en-US" w:eastAsia="zh-CN"/>
            </w:rPr>
            <w:delText xml:space="preserve">  </w:delText>
          </w:r>
        </w:del>
      </w:ins>
      <w:ins w:id="25804" w:author="M00006686" w:date="2021-07-30T13:38:44Z">
        <w:del w:id="25805" w:author="M00000676" w:date="2024-02-27T10:56:15Z">
          <w:r>
            <w:rPr>
              <w:rFonts w:hint="default"/>
              <w:color w:val="auto"/>
              <w:kern w:val="0"/>
              <w:lang w:val="en-US" w:eastAsia="zh-CN"/>
            </w:rPr>
            <w:delText>增加</w:delText>
          </w:r>
        </w:del>
      </w:ins>
      <w:ins w:id="25806" w:author="M00006686" w:date="2021-07-30T13:38:46Z">
        <w:del w:id="25807" w:author="M00000676" w:date="2024-02-27T10:56:15Z">
          <w:r>
            <w:rPr>
              <w:rFonts w:hint="default"/>
              <w:color w:val="auto"/>
              <w:kern w:val="0"/>
              <w:lang w:val="en-US" w:eastAsia="zh-CN"/>
            </w:rPr>
            <w:delText>通便</w:delText>
          </w:r>
        </w:del>
      </w:ins>
      <w:ins w:id="25808" w:author="M00006686" w:date="2021-07-30T13:38:47Z">
        <w:del w:id="25809" w:author="M00000676" w:date="2024-02-27T10:56:15Z">
          <w:r>
            <w:rPr>
              <w:rFonts w:hint="default"/>
              <w:color w:val="auto"/>
              <w:kern w:val="0"/>
              <w:lang w:val="en-US" w:eastAsia="zh-CN"/>
            </w:rPr>
            <w:delText>出水</w:delText>
          </w:r>
        </w:del>
      </w:ins>
      <w:ins w:id="25810" w:author="yefeiting" w:date="2021-08-02T14:52:34Z">
        <w:del w:id="25811" w:author="M00000676" w:date="2024-02-27T10:56:15Z">
          <w:r>
            <w:rPr>
              <w:rFonts w:hint="eastAsia"/>
              <w:color w:val="auto"/>
              <w:kern w:val="0"/>
              <w:lang w:val="en-US" w:eastAsia="zh-CN"/>
            </w:rPr>
            <w:delText>停止</w:delText>
          </w:r>
        </w:del>
      </w:ins>
      <w:ins w:id="25812" w:author="yefeiting" w:date="2021-08-02T14:52:36Z">
        <w:del w:id="25813" w:author="M00000676" w:date="2024-02-27T10:56:15Z">
          <w:r>
            <w:rPr>
              <w:rFonts w:hint="eastAsia"/>
              <w:color w:val="auto"/>
              <w:kern w:val="0"/>
              <w:lang w:val="en-US" w:eastAsia="zh-CN"/>
            </w:rPr>
            <w:delText>通便</w:delText>
          </w:r>
        </w:del>
      </w:ins>
      <w:ins w:id="25814" w:author="yefeiting" w:date="2021-08-02T14:52:43Z">
        <w:del w:id="25815" w:author="M00000676" w:date="2024-02-27T10:56:15Z">
          <w:r>
            <w:rPr>
              <w:rFonts w:hint="eastAsia"/>
              <w:color w:val="auto"/>
              <w:kern w:val="0"/>
              <w:lang w:val="zh-CN"/>
            </w:rPr>
            <w:delText>，提示音咚。</w:delText>
          </w:r>
        </w:del>
      </w:ins>
    </w:p>
    <w:p>
      <w:pPr>
        <w:pStyle w:val="187"/>
        <w:numPr>
          <w:ilvl w:val="0"/>
          <w:numId w:val="55"/>
        </w:numPr>
        <w:ind w:leftChars="0" w:firstLineChars="0"/>
        <w:rPr>
          <w:del w:id="25816" w:author="M00000676" w:date="2024-02-27T10:56:15Z"/>
          <w:color w:val="auto"/>
          <w:kern w:val="0"/>
          <w:lang w:val="zh-CN"/>
        </w:rPr>
      </w:pPr>
      <w:del w:id="25817" w:author="M00000676" w:date="2024-02-27T10:56:15Z">
        <w:r>
          <w:rPr>
            <w:rFonts w:hint="eastAsia"/>
            <w:color w:val="auto"/>
            <w:kern w:val="0"/>
            <w:lang w:val="zh-CN"/>
          </w:rPr>
          <w:delText>第</w:delText>
        </w:r>
      </w:del>
      <w:del w:id="25818" w:author="M00000676" w:date="2024-02-27T10:56:15Z">
        <w:r>
          <w:rPr>
            <w:rFonts w:hint="default"/>
            <w:color w:val="auto"/>
            <w:kern w:val="0"/>
            <w:lang w:val="en-US"/>
          </w:rPr>
          <w:delText>92</w:delText>
        </w:r>
      </w:del>
      <w:ins w:id="25819" w:author="yefeiting" w:date="2021-08-02T14:52:49Z">
        <w:del w:id="25820" w:author="M00000676" w:date="2024-02-27T10:56:15Z">
          <w:r>
            <w:rPr>
              <w:rFonts w:hint="eastAsia"/>
              <w:color w:val="auto"/>
              <w:kern w:val="0"/>
              <w:lang w:val="en-US" w:eastAsia="zh-CN"/>
            </w:rPr>
            <w:delText>1</w:delText>
          </w:r>
        </w:del>
      </w:ins>
      <w:ins w:id="25821" w:author="yefeiting" w:date="2021-08-02T14:52:50Z">
        <w:del w:id="25822" w:author="M00000676" w:date="2024-02-27T10:56:15Z">
          <w:r>
            <w:rPr>
              <w:rFonts w:hint="eastAsia"/>
              <w:color w:val="auto"/>
              <w:kern w:val="0"/>
              <w:lang w:val="en-US" w:eastAsia="zh-CN"/>
            </w:rPr>
            <w:delText>1</w:delText>
          </w:r>
        </w:del>
      </w:ins>
      <w:ins w:id="25823" w:author="yefeiting" w:date="2021-08-02T14:52:50Z">
        <w:del w:id="25824" w:author="M00000676" w:date="2024-02-27T10:56:15Z">
          <w:r>
            <w:rPr>
              <w:rFonts w:hint="default"/>
              <w:color w:val="auto"/>
              <w:kern w:val="0"/>
              <w:lang w:val="en-US" w:eastAsia="zh-CN"/>
            </w:rPr>
            <w:delText>2</w:delText>
          </w:r>
        </w:del>
      </w:ins>
      <w:ins w:id="25825" w:author="M00007797" w:date="2023-07-10T09:08:11Z">
        <w:del w:id="25826" w:author="M00000676" w:date="2024-02-27T10:56:15Z">
          <w:r>
            <w:rPr>
              <w:rFonts w:hint="eastAsia"/>
              <w:color w:val="auto"/>
              <w:kern w:val="0"/>
              <w:lang w:val="en-US" w:eastAsia="zh-CN"/>
            </w:rPr>
            <w:delText>8</w:delText>
          </w:r>
        </w:del>
      </w:ins>
      <w:del w:id="25827" w:author="M00000676" w:date="2024-02-27T10:56:15Z">
        <w:r>
          <w:rPr>
            <w:color w:val="auto"/>
            <w:kern w:val="0"/>
            <w:lang w:val="zh-CN"/>
          </w:rPr>
          <w:delText>s</w:delText>
        </w:r>
      </w:del>
      <w:del w:id="25828" w:author="M00000676" w:date="2024-02-27T10:56:15Z">
        <w:r>
          <w:rPr>
            <w:rFonts w:hint="eastAsia"/>
            <w:color w:val="auto"/>
            <w:kern w:val="0"/>
            <w:lang w:val="zh-CN"/>
          </w:rPr>
          <w:delText>关闭坐圈，提示音咚。</w:delText>
        </w:r>
      </w:del>
    </w:p>
    <w:p>
      <w:pPr>
        <w:pStyle w:val="187"/>
        <w:numPr>
          <w:ilvl w:val="0"/>
          <w:numId w:val="55"/>
        </w:numPr>
        <w:ind w:leftChars="0" w:firstLineChars="0"/>
        <w:rPr>
          <w:del w:id="25829" w:author="M00000676" w:date="2024-02-27T10:56:15Z"/>
          <w:color w:val="auto"/>
          <w:kern w:val="0"/>
          <w:lang w:val="zh-CN"/>
        </w:rPr>
      </w:pPr>
      <w:del w:id="25830" w:author="M00000676" w:date="2024-02-27T10:56:15Z">
        <w:r>
          <w:rPr>
            <w:rFonts w:hint="eastAsia"/>
            <w:color w:val="auto"/>
            <w:kern w:val="0"/>
            <w:lang w:val="zh-CN"/>
          </w:rPr>
          <w:delText>第</w:delText>
        </w:r>
      </w:del>
      <w:ins w:id="25831" w:author="yefeiting" w:date="2021-08-02T14:53:01Z">
        <w:del w:id="25832" w:author="M00000676" w:date="2024-02-27T10:56:15Z">
          <w:r>
            <w:rPr>
              <w:rFonts w:hint="eastAsia"/>
              <w:color w:val="auto"/>
              <w:kern w:val="0"/>
              <w:lang w:val="en-US" w:eastAsia="zh-CN"/>
            </w:rPr>
            <w:delText>1</w:delText>
          </w:r>
        </w:del>
      </w:ins>
      <w:ins w:id="25833" w:author="yefeiting" w:date="2021-08-02T14:53:01Z">
        <w:del w:id="25834" w:author="M00000676" w:date="2024-02-27T10:56:15Z">
          <w:r>
            <w:rPr>
              <w:rFonts w:hint="default"/>
              <w:color w:val="auto"/>
              <w:kern w:val="0"/>
              <w:lang w:val="en-US" w:eastAsia="zh-CN"/>
            </w:rPr>
            <w:delText>1</w:delText>
          </w:r>
        </w:del>
      </w:ins>
      <w:ins w:id="25835" w:author="yefeiting" w:date="2021-08-02T14:53:02Z">
        <w:del w:id="25836" w:author="M00000676" w:date="2024-02-27T10:56:15Z">
          <w:r>
            <w:rPr>
              <w:rFonts w:hint="default"/>
              <w:color w:val="auto"/>
              <w:kern w:val="0"/>
              <w:lang w:val="en-US" w:eastAsia="zh-CN"/>
            </w:rPr>
            <w:delText>4</w:delText>
          </w:r>
        </w:del>
      </w:ins>
      <w:ins w:id="25837" w:author="M00007797" w:date="2023-07-10T09:08:15Z">
        <w:del w:id="25838" w:author="M00000676" w:date="2024-02-27T10:56:15Z">
          <w:r>
            <w:rPr>
              <w:rFonts w:hint="eastAsia"/>
              <w:color w:val="auto"/>
              <w:kern w:val="0"/>
              <w:lang w:val="en-US" w:eastAsia="zh-CN"/>
            </w:rPr>
            <w:delText>20</w:delText>
          </w:r>
        </w:del>
      </w:ins>
      <w:del w:id="25839" w:author="M00000676" w:date="2024-02-27T10:56:15Z">
        <w:r>
          <w:rPr>
            <w:color w:val="auto"/>
            <w:kern w:val="0"/>
            <w:lang w:val="zh-CN"/>
          </w:rPr>
          <w:delText>94s</w:delText>
        </w:r>
      </w:del>
      <w:del w:id="25840" w:author="M00000676" w:date="2024-02-27T10:56:15Z">
        <w:r>
          <w:rPr>
            <w:rFonts w:hint="eastAsia"/>
            <w:color w:val="auto"/>
            <w:kern w:val="0"/>
            <w:lang w:val="zh-CN"/>
          </w:rPr>
          <w:delText>关闭坐盖，提示音咚。</w:delText>
        </w:r>
      </w:del>
    </w:p>
    <w:p>
      <w:pPr>
        <w:pStyle w:val="187"/>
        <w:numPr>
          <w:ilvl w:val="0"/>
          <w:numId w:val="55"/>
        </w:numPr>
        <w:ind w:leftChars="0" w:firstLineChars="0"/>
        <w:rPr>
          <w:del w:id="25841" w:author="M00000676" w:date="2024-02-27T10:56:15Z"/>
          <w:color w:val="auto"/>
        </w:rPr>
      </w:pPr>
      <w:del w:id="25842" w:author="M00000676" w:date="2024-02-27T10:56:15Z">
        <w:r>
          <w:rPr>
            <w:rFonts w:hint="eastAsia"/>
            <w:color w:val="auto"/>
            <w:kern w:val="0"/>
            <w:lang w:val="zh-CN"/>
          </w:rPr>
          <w:delText>第</w:delText>
        </w:r>
      </w:del>
      <w:del w:id="25843" w:author="M00000676" w:date="2024-02-27T10:56:15Z">
        <w:r>
          <w:rPr>
            <w:color w:val="auto"/>
            <w:kern w:val="0"/>
            <w:lang w:val="zh-CN"/>
          </w:rPr>
          <w:delText>1</w:delText>
        </w:r>
      </w:del>
      <w:ins w:id="25844" w:author="yefeiting" w:date="2021-08-02T14:53:05Z">
        <w:del w:id="25845" w:author="M00000676" w:date="2024-02-27T10:56:15Z">
          <w:r>
            <w:rPr>
              <w:rFonts w:hint="default"/>
              <w:color w:val="auto"/>
              <w:kern w:val="0"/>
              <w:lang w:val="en-US" w:eastAsia="zh-CN"/>
            </w:rPr>
            <w:delText>2</w:delText>
          </w:r>
        </w:del>
      </w:ins>
      <w:ins w:id="25846" w:author="M00007797" w:date="2023-07-10T09:08:19Z">
        <w:del w:id="25847" w:author="M00000676" w:date="2024-02-27T10:56:15Z">
          <w:r>
            <w:rPr>
              <w:rFonts w:hint="eastAsia"/>
              <w:color w:val="auto"/>
              <w:kern w:val="0"/>
              <w:lang w:val="en-US" w:eastAsia="zh-CN"/>
            </w:rPr>
            <w:delText>4</w:delText>
          </w:r>
        </w:del>
      </w:ins>
      <w:del w:id="25848" w:author="M00000676" w:date="2024-02-27T10:56:15Z">
        <w:r>
          <w:rPr>
            <w:color w:val="auto"/>
            <w:kern w:val="0"/>
            <w:lang w:val="zh-CN"/>
          </w:rPr>
          <w:delText>00s</w:delText>
        </w:r>
      </w:del>
      <w:del w:id="25849" w:author="M00000676" w:date="2024-02-27T10:56:15Z">
        <w:r>
          <w:rPr>
            <w:rFonts w:hint="eastAsia"/>
            <w:color w:val="auto"/>
            <w:kern w:val="0"/>
            <w:lang w:val="zh-CN"/>
          </w:rPr>
          <w:delText>，清零计时，循环至步骤</w:delText>
        </w:r>
      </w:del>
      <w:del w:id="25850" w:author="M00000676" w:date="2024-02-27T10:56:15Z">
        <w:r>
          <w:rPr>
            <w:color w:val="auto"/>
            <w:kern w:val="0"/>
            <w:lang w:val="zh-CN"/>
          </w:rPr>
          <w:delText>a</w:delText>
        </w:r>
      </w:del>
      <w:del w:id="25851" w:author="M00000676" w:date="2024-02-27T10:56:15Z">
        <w:r>
          <w:rPr>
            <w:rFonts w:hint="eastAsia"/>
            <w:color w:val="auto"/>
            <w:kern w:val="0"/>
            <w:lang w:val="zh-CN"/>
          </w:rPr>
          <w:delText>。</w:delText>
        </w:r>
      </w:del>
      <w:del w:id="25852" w:author="M00000676" w:date="2024-02-27T10:56:15Z">
        <w:r>
          <w:rPr>
            <w:color w:val="auto"/>
          </w:rPr>
          <w:tab/>
        </w:r>
      </w:del>
      <w:ins w:id="25853" w:author="M00006686" w:date="2021-07-30T13:38:36Z">
        <w:del w:id="25854" w:author="M00000676" w:date="2024-02-27T10:56:15Z">
          <w:r>
            <w:rPr>
              <w:rFonts w:hint="eastAsia"/>
              <w:color w:val="auto"/>
              <w:lang w:val="en-US" w:eastAsia="zh-CN"/>
            </w:rPr>
            <w:delText xml:space="preserve"> </w:delText>
          </w:r>
        </w:del>
      </w:ins>
    </w:p>
    <w:p>
      <w:pPr>
        <w:pStyle w:val="187"/>
        <w:ind w:left="735" w:leftChars="350" w:firstLine="0" w:firstLineChars="0"/>
        <w:rPr>
          <w:del w:id="25855" w:author="M00000676" w:date="2024-02-27T10:56:15Z"/>
        </w:rPr>
      </w:pPr>
      <w:del w:id="25856" w:author="M00000676" w:date="2024-02-27T10:56:15Z">
        <w:r>
          <w:rPr>
            <w:rFonts w:hint="eastAsia"/>
          </w:rPr>
          <w:delText>2、停止方式：长按旋钮3</w:delText>
        </w:r>
      </w:del>
      <w:del w:id="25857" w:author="M00000676" w:date="2024-02-27T10:56:15Z">
        <w:r>
          <w:rPr>
            <w:rFonts w:hint="default"/>
            <w:lang w:val="en-US"/>
          </w:rPr>
          <w:delText>S</w:delText>
        </w:r>
      </w:del>
      <w:ins w:id="25858" w:author="M00007797" w:date="2023-06-19T18:47:50Z">
        <w:del w:id="25859" w:author="M00000676" w:date="2024-02-27T10:56:15Z">
          <w:r>
            <w:rPr>
              <w:rFonts w:hint="eastAsia"/>
              <w:lang w:val="en-US" w:eastAsia="zh-CN"/>
            </w:rPr>
            <w:delText>s</w:delText>
          </w:r>
        </w:del>
      </w:ins>
      <w:del w:id="25860" w:author="M00000676" w:date="2024-02-27T10:56:15Z">
        <w:r>
          <w:rPr>
            <w:rFonts w:hint="eastAsia"/>
          </w:rPr>
          <w:delText>，停止动作，蜂鸣器提示，然后分配阀转至喷口清洗，清洗器收回。</w:delText>
        </w:r>
      </w:del>
    </w:p>
    <w:p>
      <w:pPr>
        <w:pStyle w:val="187"/>
        <w:ind w:left="735" w:leftChars="350" w:firstLine="0" w:firstLineChars="0"/>
        <w:pPrChange w:id="25861" w:author="M00007797" w:date="2023-07-10T10:23:18Z">
          <w:pPr>
            <w:pStyle w:val="187"/>
          </w:pPr>
        </w:pPrChange>
      </w:pPr>
      <w:del w:id="25862" w:author="M00000676" w:date="2024-02-27T10:56:15Z">
        <w:r>
          <w:rPr/>
          <w:tab/>
        </w:r>
      </w:del>
      <w:del w:id="25863" w:author="M00000676" w:date="2024-02-27T10:56:15Z">
        <w:r>
          <w:rPr/>
          <w:tab/>
        </w:r>
      </w:del>
      <w:del w:id="25864" w:author="M00007797" w:date="2023-07-10T10:23:22Z">
        <w:r>
          <w:rPr/>
          <w:tab/>
        </w:r>
      </w:del>
      <w:del w:id="25865" w:author="M00007797" w:date="2023-07-10T10:23:22Z">
        <w:r>
          <w:rPr/>
          <w:tab/>
        </w:r>
      </w:del>
      <w:del w:id="25866" w:author="M00007797" w:date="2023-07-10T10:23:22Z">
        <w:r>
          <w:rPr/>
          <w:tab/>
        </w:r>
      </w:del>
      <w:del w:id="25867" w:author="M00007797" w:date="2023-07-10T10:23:22Z">
        <w:r>
          <w:rPr/>
          <w:tab/>
        </w:r>
      </w:del>
      <w:del w:id="25868" w:author="M00007797" w:date="2023-07-10T10:23:22Z">
        <w:r>
          <w:rPr/>
          <w:tab/>
        </w:r>
      </w:del>
      <w:del w:id="25869" w:author="M00007797" w:date="2023-07-10T10:23:22Z">
        <w:r>
          <w:rPr/>
          <w:tab/>
        </w:r>
      </w:del>
    </w:p>
    <w:p>
      <w:pPr>
        <w:pStyle w:val="5"/>
        <w:ind w:left="1140"/>
        <w:rPr>
          <w:ins w:id="25871" w:author="M00032937" w:date="2024-06-28T10:19:01Z"/>
        </w:rPr>
        <w:pPrChange w:id="25870" w:author="M00000676" w:date="2023-11-25T17:34:41Z">
          <w:pPr>
            <w:pStyle w:val="5"/>
            <w:ind w:left="1146"/>
          </w:pPr>
        </w:pPrChange>
      </w:pPr>
      <w:r>
        <w:rPr>
          <w:rFonts w:hint="eastAsia"/>
        </w:rPr>
        <w:tab/>
      </w:r>
      <w:bookmarkStart w:id="2335" w:name="_Toc428"/>
      <w:bookmarkStart w:id="2336" w:name="_Toc10731"/>
      <w:bookmarkStart w:id="2337" w:name="_Toc3095"/>
      <w:bookmarkStart w:id="2338" w:name="_Toc431"/>
      <w:bookmarkStart w:id="2339" w:name="_Toc3306"/>
      <w:bookmarkStart w:id="2340" w:name="_Toc957"/>
      <w:bookmarkStart w:id="2341" w:name="_Toc24485"/>
      <w:bookmarkStart w:id="2342" w:name="_Toc6248632"/>
      <w:bookmarkStart w:id="2343" w:name="_Toc26316"/>
      <w:bookmarkStart w:id="2344" w:name="_Toc1959"/>
      <w:bookmarkStart w:id="2345" w:name="_Toc17019"/>
      <w:bookmarkStart w:id="2346" w:name="_Toc6241"/>
      <w:bookmarkStart w:id="2347" w:name="_Toc21279"/>
      <w:bookmarkStart w:id="2348" w:name="_Toc10295"/>
      <w:bookmarkStart w:id="2349" w:name="_Toc8890"/>
      <w:bookmarkStart w:id="2350" w:name="_Toc3893"/>
      <w:bookmarkStart w:id="2351" w:name="_Toc19099"/>
      <w:bookmarkStart w:id="2352" w:name="_Toc31782"/>
      <w:bookmarkStart w:id="2353" w:name="_Toc21628"/>
      <w:bookmarkStart w:id="2354" w:name="_Toc23225"/>
      <w:r>
        <w:rPr>
          <w:rFonts w:hint="eastAsia"/>
        </w:rPr>
        <w:t>排水模式</w:t>
      </w:r>
      <w:bookmarkEnd w:id="2335"/>
      <w:bookmarkEnd w:id="2336"/>
      <w:bookmarkEnd w:id="2337"/>
      <w:bookmarkEnd w:id="2338"/>
      <w:bookmarkEnd w:id="2339"/>
      <w:bookmarkEnd w:id="2340"/>
      <w:bookmarkEnd w:id="2341"/>
      <w:bookmarkEnd w:id="2342"/>
      <w:bookmarkEnd w:id="2343"/>
      <w:bookmarkEnd w:id="2344"/>
      <w:bookmarkEnd w:id="2345"/>
      <w:bookmarkEnd w:id="2346"/>
      <w:bookmarkEnd w:id="2347"/>
      <w:r>
        <w:tab/>
      </w:r>
    </w:p>
    <w:p>
      <w:pPr>
        <w:tabs>
          <w:tab w:val="left" w:pos="756"/>
        </w:tabs>
        <w:ind w:left="1146"/>
        <w:rPr>
          <w:ins w:id="25873" w:author="M00000676" w:date="2024-02-27T11:01:13Z"/>
        </w:rPr>
        <w:pPrChange w:id="25872" w:author="M00032937" w:date="2024-06-28T10:19:04Z">
          <w:pPr>
            <w:pStyle w:val="5"/>
            <w:ind w:left="1146"/>
          </w:pPr>
        </w:pPrChange>
      </w:pPr>
    </w:p>
    <w:tbl>
      <w:tblPr>
        <w:tblStyle w:val="88"/>
        <w:tblW w:w="0" w:type="auto"/>
        <w:tblInd w:w="10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  <w:tblPrChange w:id="25874" w:author="M00032937" w:date="2024-06-28T09:36:32Z">
          <w:tblPr>
            <w:tblStyle w:val="88"/>
            <w:tblW w:w="0" w:type="auto"/>
            <w:tblInd w:w="665" w:type="dxa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autofit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3253"/>
        <w:gridCol w:w="6603"/>
        <w:tblGridChange w:id="25875">
          <w:tblGrid>
            <w:gridCol w:w="2695"/>
            <w:gridCol w:w="6720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25877" w:author="M00032937" w:date="2024-06-28T09:36:32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ins w:id="25876" w:author="M00000676" w:date="2024-02-27T11:01:16Z"/>
        </w:trPr>
        <w:tc>
          <w:tcPr>
            <w:tcW w:w="3253" w:type="dxa"/>
            <w:vAlign w:val="center"/>
            <w:tcPrChange w:id="25878" w:author="M00032937" w:date="2024-06-28T09:36:32Z">
              <w:tcPr>
                <w:tcW w:w="2695" w:type="dxa"/>
                <w:vAlign w:val="center"/>
              </w:tcPr>
            </w:tcPrChange>
          </w:tcPr>
          <w:p>
            <w:pPr>
              <w:numPr>
                <w:ilvl w:val="-1"/>
                <w:numId w:val="0"/>
              </w:numPr>
              <w:tabs>
                <w:tab w:val="left" w:pos="756"/>
              </w:tabs>
              <w:jc w:val="center"/>
              <w:rPr>
                <w:ins w:id="25880" w:author="M00000676" w:date="2024-02-27T11:01:16Z"/>
                <w:rFonts w:hint="eastAsia"/>
                <w:b/>
                <w:bCs/>
                <w:lang w:eastAsia="zh-CN"/>
                <w:rPrChange w:id="25881" w:author="M00032937" w:date="2024-06-28T10:19:46Z">
                  <w:rPr>
                    <w:ins w:id="25882" w:author="M00000676" w:date="2024-02-27T11:01:16Z"/>
                    <w:rFonts w:hint="eastAsia"/>
                    <w:lang w:eastAsia="zh-CN"/>
                  </w:rPr>
                </w:rPrChange>
              </w:rPr>
              <w:pPrChange w:id="25879" w:author="M00032937" w:date="2024-06-28T10:19:22Z">
                <w:pPr>
                  <w:pStyle w:val="5"/>
                  <w:numPr>
                    <w:ilvl w:val="-1"/>
                    <w:numId w:val="0"/>
                  </w:numPr>
                  <w:jc w:val="center"/>
                </w:pPr>
              </w:pPrChange>
            </w:pPr>
            <w:ins w:id="25883" w:author="M00032937" w:date="2024-06-28T10:19:26Z">
              <w:bookmarkStart w:id="2355" w:name="_Toc2134"/>
              <w:bookmarkStart w:id="2356" w:name="_Toc17682"/>
              <w:bookmarkStart w:id="2357" w:name="_Toc3573"/>
              <w:r>
                <w:rPr>
                  <w:rFonts w:hint="eastAsia"/>
                  <w:b/>
                  <w:bCs/>
                  <w:lang w:val="en-US" w:eastAsia="zh-CN"/>
                  <w:rPrChange w:id="25884" w:author="M00032937" w:date="2024-06-28T10:19:46Z">
                    <w:rPr>
                      <w:rFonts w:hint="eastAsia"/>
                      <w:lang w:val="en-US" w:eastAsia="zh-CN"/>
                    </w:rPr>
                  </w:rPrChange>
                </w:rPr>
                <w:t>进入方式</w:t>
              </w:r>
            </w:ins>
            <w:ins w:id="25885" w:author="M00000676" w:date="2024-02-27T11:01:16Z">
              <w:del w:id="25886" w:author="M00032937" w:date="2024-06-28T10:19:20Z">
                <w:r>
                  <w:rPr>
                    <w:rFonts w:hint="eastAsia"/>
                    <w:b/>
                    <w:bCs/>
                    <w:lang w:eastAsia="zh-CN"/>
                    <w:rPrChange w:id="25887" w:author="M00032937" w:date="2024-06-28T10:19:46Z">
                      <w:rPr>
                        <w:rFonts w:hint="eastAsia"/>
                        <w:lang w:eastAsia="zh-CN"/>
                      </w:rPr>
                    </w:rPrChange>
                  </w:rPr>
                  <w:delText>进入方式：</w:delText>
                </w:r>
                <w:bookmarkEnd w:id="2355"/>
                <w:bookmarkEnd w:id="2356"/>
                <w:bookmarkEnd w:id="2357"/>
              </w:del>
            </w:ins>
          </w:p>
        </w:tc>
        <w:tc>
          <w:tcPr>
            <w:tcW w:w="6603" w:type="dxa"/>
            <w:vAlign w:val="center"/>
            <w:tcPrChange w:id="25888" w:author="M00032937" w:date="2024-06-28T09:36:32Z">
              <w:tcPr>
                <w:tcW w:w="6720" w:type="dxa"/>
                <w:vAlign w:val="center"/>
              </w:tcPr>
            </w:tcPrChange>
          </w:tcPr>
          <w:p>
            <w:pPr>
              <w:numPr>
                <w:ilvl w:val="-1"/>
                <w:numId w:val="0"/>
              </w:numPr>
              <w:tabs>
                <w:tab w:val="left" w:pos="756"/>
              </w:tabs>
              <w:jc w:val="left"/>
              <w:rPr>
                <w:ins w:id="25890" w:author="M00000676" w:date="2024-02-27T11:01:16Z"/>
              </w:rPr>
              <w:pPrChange w:id="25889" w:author="M00032937" w:date="2024-06-28T10:19:13Z">
                <w:pPr>
                  <w:pStyle w:val="5"/>
                  <w:numPr>
                    <w:ilvl w:val="-1"/>
                    <w:numId w:val="0"/>
                  </w:numPr>
                  <w:jc w:val="both"/>
                </w:pPr>
              </w:pPrChange>
            </w:pPr>
            <w:ins w:id="25891" w:author="M00000676" w:date="2024-02-27T11:01:29Z">
              <w:bookmarkStart w:id="2358" w:name="_Toc23394"/>
              <w:bookmarkStart w:id="2359" w:name="_Toc4591"/>
              <w:bookmarkStart w:id="2360" w:name="_Toc32495"/>
              <w:r>
                <w:rPr/>
                <w:t>待机状态下，</w:t>
              </w:r>
            </w:ins>
            <w:ins w:id="25892" w:author="M00000676" w:date="2024-02-27T11:01:29Z">
              <w:r>
                <w:rPr>
                  <w:rFonts w:hint="default"/>
                  <w:rPrChange w:id="25893" w:author="M00000676" w:date="2024-02-27T11:02:18Z">
                    <w:rPr>
                      <w:rFonts w:hint="eastAsia"/>
                    </w:rPr>
                  </w:rPrChange>
                </w:rPr>
                <w:t>上电</w:t>
              </w:r>
            </w:ins>
            <w:ins w:id="25894" w:author="M00000676" w:date="2024-02-27T11:01:29Z">
              <w:r>
                <w:rPr/>
                <w:t>30分钟内，</w:t>
              </w:r>
            </w:ins>
            <w:ins w:id="25895" w:author="M00000676" w:date="2024-02-27T11:01:29Z">
              <w:r>
                <w:rPr>
                  <w:rFonts w:hint="default"/>
                  <w:rPrChange w:id="25896" w:author="M00000676" w:date="2024-02-27T11:02:18Z">
                    <w:rPr>
                      <w:rFonts w:hint="eastAsia"/>
                    </w:rPr>
                  </w:rPrChange>
                </w:rPr>
                <w:t>旋钮逆时针</w:t>
              </w:r>
            </w:ins>
            <w:ins w:id="25897" w:author="M00000676" w:date="2024-02-27T11:01:29Z">
              <w:r>
                <w:rPr/>
                <w:t>旋转</w:t>
              </w:r>
            </w:ins>
            <w:ins w:id="25898" w:author="M00000676" w:date="2024-02-27T11:01:29Z">
              <w:r>
                <w:rPr>
                  <w:rFonts w:hint="default"/>
                  <w:lang w:val="en-US" w:eastAsia="zh-CN"/>
                  <w:rPrChange w:id="25899" w:author="M00000676" w:date="2024-02-27T11:03:19Z">
                    <w:rPr>
                      <w:rFonts w:hint="eastAsia"/>
                      <w:lang w:val="en-US" w:eastAsia="zh-CN"/>
                    </w:rPr>
                  </w:rPrChange>
                </w:rPr>
                <w:t>3次</w:t>
              </w:r>
            </w:ins>
            <w:ins w:id="25900" w:author="M00000676" w:date="2024-02-27T11:01:29Z">
              <w:r>
                <w:rPr>
                  <w:rFonts w:hint="default"/>
                  <w:rPrChange w:id="25901" w:author="M00000676" w:date="2024-02-27T11:02:18Z">
                    <w:rPr>
                      <w:rFonts w:hint="eastAsia"/>
                    </w:rPr>
                  </w:rPrChange>
                </w:rPr>
                <w:t>，然后</w:t>
              </w:r>
            </w:ins>
            <w:ins w:id="25902" w:author="M00000676" w:date="2024-02-27T11:01:29Z">
              <w:r>
                <w:rPr/>
                <w:t>6</w:t>
              </w:r>
            </w:ins>
            <w:ins w:id="25903" w:author="M00000676" w:date="2024-02-27T11:01:29Z">
              <w:r>
                <w:rPr>
                  <w:rFonts w:hint="default"/>
                  <w:lang w:val="en-US" w:eastAsia="zh-CN"/>
                  <w:rPrChange w:id="25904" w:author="M00000676" w:date="2024-02-27T11:03:23Z">
                    <w:rPr>
                      <w:rFonts w:hint="eastAsia"/>
                      <w:lang w:val="en-US" w:eastAsia="zh-CN"/>
                    </w:rPr>
                  </w:rPrChange>
                </w:rPr>
                <w:t>s</w:t>
              </w:r>
            </w:ins>
            <w:ins w:id="25905" w:author="M00000676" w:date="2024-02-27T11:01:29Z">
              <w:r>
                <w:rPr>
                  <w:rFonts w:hint="default"/>
                  <w:rPrChange w:id="25906" w:author="M00000676" w:date="2024-02-27T11:02:18Z">
                    <w:rPr>
                      <w:rFonts w:hint="eastAsia"/>
                    </w:rPr>
                  </w:rPrChange>
                </w:rPr>
                <w:t>内长按旋钮</w:t>
              </w:r>
            </w:ins>
            <w:ins w:id="25907" w:author="M00000676" w:date="2024-02-27T11:01:29Z">
              <w:r>
                <w:rPr>
                  <w:rFonts w:hint="default"/>
                  <w:rPrChange w:id="25908" w:author="M00000676" w:date="2024-02-27T11:03:28Z">
                    <w:rPr>
                      <w:rFonts w:hint="eastAsia"/>
                    </w:rPr>
                  </w:rPrChange>
                </w:rPr>
                <w:t>3s</w:t>
              </w:r>
            </w:ins>
            <w:ins w:id="25909" w:author="M00000676" w:date="2024-02-27T11:01:29Z">
              <w:r>
                <w:rPr/>
                <w:t>；</w:t>
              </w:r>
            </w:ins>
            <w:ins w:id="25910" w:author="M00000676" w:date="2024-02-27T11:01:29Z">
              <w:r>
                <w:rPr>
                  <w:rFonts w:hint="default"/>
                  <w:rPrChange w:id="25911" w:author="M00000676" w:date="2024-02-27T11:02:18Z">
                    <w:rPr>
                      <w:rFonts w:hint="eastAsia"/>
                    </w:rPr>
                  </w:rPrChange>
                </w:rPr>
                <w:t>功能打开，蜂鸣一声</w:t>
              </w:r>
            </w:ins>
            <w:ins w:id="25912" w:author="M00000676" w:date="2024-02-27T11:01:29Z">
              <w:r>
                <w:rPr/>
                <w:t>；</w:t>
              </w:r>
              <w:bookmarkEnd w:id="2358"/>
              <w:bookmarkEnd w:id="2359"/>
              <w:bookmarkEnd w:id="2360"/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25914" w:author="M00032937" w:date="2024-06-28T09:36:32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ins w:id="25913" w:author="M00000676" w:date="2024-02-27T11:01:16Z"/>
        </w:trPr>
        <w:tc>
          <w:tcPr>
            <w:tcW w:w="3253" w:type="dxa"/>
            <w:vAlign w:val="center"/>
            <w:tcPrChange w:id="25915" w:author="M00032937" w:date="2024-06-28T09:36:32Z">
              <w:tcPr>
                <w:tcW w:w="2695" w:type="dxa"/>
                <w:vAlign w:val="center"/>
              </w:tcPr>
            </w:tcPrChange>
          </w:tcPr>
          <w:p>
            <w:pPr>
              <w:numPr>
                <w:ilvl w:val="-1"/>
                <w:numId w:val="0"/>
              </w:numPr>
              <w:tabs>
                <w:tab w:val="left" w:pos="756"/>
              </w:tabs>
              <w:jc w:val="center"/>
              <w:rPr>
                <w:ins w:id="25917" w:author="M00000676" w:date="2024-02-27T11:01:16Z"/>
                <w:rFonts w:hint="eastAsia"/>
                <w:b/>
                <w:bCs/>
                <w:lang w:eastAsia="zh-CN"/>
                <w:rPrChange w:id="25918" w:author="M00032937" w:date="2024-06-28T10:19:46Z">
                  <w:rPr>
                    <w:ins w:id="25919" w:author="M00000676" w:date="2024-02-27T11:01:16Z"/>
                    <w:rFonts w:hint="eastAsia"/>
                    <w:lang w:eastAsia="zh-CN"/>
                  </w:rPr>
                </w:rPrChange>
              </w:rPr>
              <w:pPrChange w:id="25916" w:author="M00032937" w:date="2024-06-28T10:19:31Z">
                <w:pPr>
                  <w:pStyle w:val="5"/>
                  <w:numPr>
                    <w:ilvl w:val="-1"/>
                    <w:numId w:val="0"/>
                  </w:numPr>
                  <w:jc w:val="center"/>
                </w:pPr>
              </w:pPrChange>
            </w:pPr>
            <w:ins w:id="25920" w:author="M00032937" w:date="2024-06-28T10:19:34Z">
              <w:bookmarkStart w:id="2361" w:name="_Toc18682"/>
              <w:bookmarkStart w:id="2362" w:name="_Toc21638"/>
              <w:bookmarkStart w:id="2363" w:name="_Toc4254"/>
              <w:r>
                <w:rPr>
                  <w:rFonts w:hint="eastAsia"/>
                  <w:b/>
                  <w:bCs/>
                  <w:lang w:val="en-US" w:eastAsia="zh-CN"/>
                  <w:rPrChange w:id="25921" w:author="M00032937" w:date="2024-06-28T10:19:46Z">
                    <w:rPr>
                      <w:rFonts w:hint="eastAsia"/>
                      <w:lang w:val="en-US" w:eastAsia="zh-CN"/>
                    </w:rPr>
                  </w:rPrChange>
                </w:rPr>
                <w:t>功能</w:t>
              </w:r>
            </w:ins>
            <w:ins w:id="25922" w:author="M00032937" w:date="2024-06-28T10:19:36Z">
              <w:r>
                <w:rPr>
                  <w:rFonts w:hint="eastAsia"/>
                  <w:b/>
                  <w:bCs/>
                  <w:lang w:val="en-US" w:eastAsia="zh-CN"/>
                  <w:rPrChange w:id="25923" w:author="M00032937" w:date="2024-06-28T10:19:46Z">
                    <w:rPr>
                      <w:rFonts w:hint="eastAsia"/>
                      <w:lang w:val="en-US" w:eastAsia="zh-CN"/>
                    </w:rPr>
                  </w:rPrChange>
                </w:rPr>
                <w:t>描述</w:t>
              </w:r>
            </w:ins>
            <w:ins w:id="25924" w:author="M00000676" w:date="2024-02-27T11:01:41Z">
              <w:del w:id="25925" w:author="M00032937" w:date="2024-06-28T10:19:29Z">
                <w:r>
                  <w:rPr>
                    <w:rFonts w:hint="eastAsia"/>
                    <w:b/>
                    <w:bCs/>
                    <w:lang w:eastAsia="zh-CN"/>
                    <w:rPrChange w:id="25926" w:author="M00032937" w:date="2024-06-28T10:19:46Z">
                      <w:rPr>
                        <w:rFonts w:hint="eastAsia"/>
                        <w:lang w:eastAsia="zh-CN"/>
                      </w:rPr>
                    </w:rPrChange>
                  </w:rPr>
                  <w:delText>功能</w:delText>
                </w:r>
              </w:del>
            </w:ins>
            <w:ins w:id="25927" w:author="M00000676" w:date="2024-02-27T11:01:43Z">
              <w:del w:id="25928" w:author="M00032937" w:date="2024-06-28T10:19:29Z">
                <w:r>
                  <w:rPr>
                    <w:rFonts w:hint="eastAsia"/>
                    <w:b/>
                    <w:bCs/>
                    <w:lang w:eastAsia="zh-CN"/>
                    <w:rPrChange w:id="25929" w:author="M00032937" w:date="2024-06-28T10:19:46Z">
                      <w:rPr>
                        <w:rFonts w:hint="eastAsia"/>
                        <w:lang w:eastAsia="zh-CN"/>
                      </w:rPr>
                    </w:rPrChange>
                  </w:rPr>
                  <w:delText>描述</w:delText>
                </w:r>
              </w:del>
            </w:ins>
            <w:ins w:id="25930" w:author="M00000676" w:date="2024-02-27T11:01:16Z">
              <w:del w:id="25931" w:author="M00032937" w:date="2024-06-28T10:19:29Z">
                <w:r>
                  <w:rPr>
                    <w:rFonts w:hint="eastAsia"/>
                    <w:b/>
                    <w:bCs/>
                    <w:lang w:eastAsia="zh-CN"/>
                    <w:rPrChange w:id="25932" w:author="M00032937" w:date="2024-06-28T10:19:46Z">
                      <w:rPr>
                        <w:rFonts w:hint="eastAsia"/>
                        <w:lang w:eastAsia="zh-CN"/>
                      </w:rPr>
                    </w:rPrChange>
                  </w:rPr>
                  <w:delText>：</w:delText>
                </w:r>
                <w:bookmarkEnd w:id="2361"/>
                <w:bookmarkEnd w:id="2362"/>
                <w:bookmarkEnd w:id="2363"/>
              </w:del>
            </w:ins>
          </w:p>
        </w:tc>
        <w:tc>
          <w:tcPr>
            <w:tcW w:w="6603" w:type="dxa"/>
            <w:vAlign w:val="center"/>
            <w:tcPrChange w:id="25933" w:author="M00032937" w:date="2024-06-28T09:36:32Z">
              <w:tcPr>
                <w:tcW w:w="6720" w:type="dxa"/>
                <w:vAlign w:val="center"/>
              </w:tcPr>
            </w:tcPrChange>
          </w:tcPr>
          <w:p>
            <w:pPr>
              <w:numPr>
                <w:ilvl w:val="-1"/>
                <w:numId w:val="0"/>
              </w:numPr>
              <w:ind w:left="0" w:leftChars="0" w:firstLine="0" w:firstLineChars="0"/>
              <w:jc w:val="left"/>
              <w:rPr>
                <w:ins w:id="25935" w:author="M00000676" w:date="2024-02-27T11:01:37Z"/>
              </w:rPr>
              <w:pPrChange w:id="25934" w:author="M00009081" w:date="2024-06-28T11:45:24Z">
                <w:pPr>
                  <w:pStyle w:val="187"/>
                  <w:numPr>
                    <w:ilvl w:val="0"/>
                    <w:numId w:val="56"/>
                  </w:numPr>
                  <w:ind w:left="993" w:leftChars="0" w:hanging="65" w:firstLineChars="0"/>
                </w:pPr>
              </w:pPrChange>
            </w:pPr>
            <w:ins w:id="25936" w:author="M00000676" w:date="2024-02-27T11:02:05Z">
              <w:r>
                <w:rPr>
                  <w:rFonts w:hint="eastAsia"/>
                  <w:lang w:val="en-US" w:eastAsia="zh-CN"/>
                </w:rPr>
                <w:t>1</w:t>
              </w:r>
            </w:ins>
            <w:ins w:id="25937" w:author="M00000676" w:date="2024-02-27T11:02:06Z">
              <w:r>
                <w:rPr>
                  <w:rFonts w:hint="eastAsia"/>
                  <w:lang w:val="en-US" w:eastAsia="zh-CN"/>
                </w:rPr>
                <w:t>、</w:t>
              </w:r>
            </w:ins>
            <w:ins w:id="25938" w:author="M00000676" w:date="2024-02-27T11:01:37Z">
              <w:r>
                <w:rPr>
                  <w:rFonts w:hint="eastAsia"/>
                </w:rPr>
                <w:t>清洗器伸出至</w:t>
              </w:r>
            </w:ins>
            <w:ins w:id="25939" w:author="M00000676" w:date="2024-02-27T11:01:37Z">
              <w:r>
                <w:rPr>
                  <w:rFonts w:hint="eastAsia"/>
                  <w:lang w:val="en-US" w:eastAsia="zh-CN"/>
                </w:rPr>
                <w:t>妇</w:t>
              </w:r>
            </w:ins>
            <w:ins w:id="25940" w:author="M00000676" w:date="2024-02-27T11:01:37Z">
              <w:r>
                <w:rPr>
                  <w:rFonts w:hint="eastAsia"/>
                </w:rPr>
                <w:t>洗中</w:t>
              </w:r>
            </w:ins>
            <w:ins w:id="25941" w:author="M00000676" w:date="2024-02-27T11:01:37Z">
              <w:del w:id="25942" w:author="M00032937" w:date="2024-06-28T09:26:03Z">
                <w:r>
                  <w:rPr>
                    <w:rFonts w:hint="eastAsia"/>
                  </w:rPr>
                  <w:delText>档</w:delText>
                </w:r>
              </w:del>
            </w:ins>
            <w:ins w:id="25943" w:author="M00032937" w:date="2024-06-28T09:26:03Z">
              <w:r>
                <w:rPr>
                  <w:rFonts w:hint="eastAsia"/>
                  <w:lang w:eastAsia="zh-CN"/>
                </w:rPr>
                <w:t>挡</w:t>
              </w:r>
            </w:ins>
            <w:ins w:id="25944" w:author="M00000676" w:date="2024-02-27T11:01:37Z">
              <w:r>
                <w:rPr>
                  <w:rFonts w:hint="eastAsia"/>
                </w:rPr>
                <w:t>管位后，分配阀从喷口清洗转至</w:t>
              </w:r>
            </w:ins>
            <w:ins w:id="25945" w:author="M00000676" w:date="2024-02-27T11:01:37Z">
              <w:r>
                <w:rPr>
                  <w:rFonts w:hint="eastAsia"/>
                  <w:lang w:val="en-US" w:eastAsia="zh-CN"/>
                </w:rPr>
                <w:t>臀</w:t>
              </w:r>
            </w:ins>
            <w:ins w:id="25946" w:author="M00000676" w:date="2024-02-27T11:01:37Z">
              <w:r>
                <w:rPr>
                  <w:rFonts w:hint="eastAsia"/>
                </w:rPr>
                <w:t>洗，直至堵转，然后转至</w:t>
              </w:r>
            </w:ins>
            <w:ins w:id="25947" w:author="M00000676" w:date="2024-02-27T11:01:37Z">
              <w:r>
                <w:rPr>
                  <w:rFonts w:hint="eastAsia"/>
                  <w:lang w:val="en-US" w:eastAsia="zh-CN"/>
                </w:rPr>
                <w:t>妇</w:t>
              </w:r>
            </w:ins>
            <w:ins w:id="25948" w:author="M00000676" w:date="2024-02-27T11:01:37Z">
              <w:r>
                <w:rPr>
                  <w:rFonts w:hint="eastAsia"/>
                </w:rPr>
                <w:t>洗直至堵转，依次循环</w:t>
              </w:r>
            </w:ins>
            <w:ins w:id="25949" w:author="M00000676" w:date="2024-02-27T11:01:37Z">
              <w:r>
                <w:rPr>
                  <w:rFonts w:hint="eastAsia"/>
                  <w:lang w:eastAsia="zh-CN"/>
                </w:rPr>
                <w:t>；</w:t>
              </w:r>
            </w:ins>
          </w:p>
          <w:p>
            <w:pPr>
              <w:numPr>
                <w:ilvl w:val="-1"/>
                <w:numId w:val="0"/>
              </w:numPr>
              <w:ind w:left="0" w:leftChars="0" w:firstLine="0" w:firstLineChars="0"/>
              <w:jc w:val="left"/>
              <w:rPr>
                <w:ins w:id="25951" w:author="M00000676" w:date="2024-02-27T11:01:37Z"/>
                <w:del w:id="25952" w:author="M00009081" w:date="2024-06-28T11:45:27Z"/>
              </w:rPr>
              <w:pPrChange w:id="25950" w:author="M00009081" w:date="2024-06-28T11:45:26Z">
                <w:pPr>
                  <w:pStyle w:val="187"/>
                  <w:numPr>
                    <w:ilvl w:val="0"/>
                    <w:numId w:val="56"/>
                  </w:numPr>
                  <w:ind w:left="993" w:leftChars="0" w:hanging="65" w:firstLineChars="0"/>
                </w:pPr>
              </w:pPrChange>
            </w:pPr>
            <w:ins w:id="25953" w:author="M00000676" w:date="2024-02-27T11:02:09Z">
              <w:r>
                <w:rPr>
                  <w:rFonts w:hint="eastAsia"/>
                  <w:lang w:val="en-US" w:eastAsia="zh-CN"/>
                </w:rPr>
                <w:t>2、</w:t>
              </w:r>
            </w:ins>
            <w:ins w:id="25954" w:author="M00000676" w:date="2024-02-27T11:01:37Z">
              <w:r>
                <w:rPr>
                  <w:rFonts w:hint="eastAsia"/>
                </w:rPr>
                <w:t>运行</w:t>
              </w:r>
            </w:ins>
            <w:ins w:id="25955" w:author="M00000676" w:date="2024-02-27T11:01:37Z">
              <w:r>
                <w:rPr>
                  <w:rFonts w:hint="default"/>
                  <w:color w:val="auto"/>
                  <w:rPrChange w:id="25956" w:author="M00000676" w:date="2024-02-27T11:03:04Z">
                    <w:rPr>
                      <w:rFonts w:hint="eastAsia"/>
                      <w:color w:val="auto"/>
                    </w:rPr>
                  </w:rPrChange>
                </w:rPr>
                <w:t>2min</w:t>
              </w:r>
            </w:ins>
            <w:ins w:id="25957" w:author="M00000676" w:date="2024-02-27T11:01:37Z">
              <w:r>
                <w:rPr>
                  <w:rFonts w:hint="eastAsia"/>
                </w:rPr>
                <w:t>后，自行退出水路排水模式，进入待机模</w:t>
              </w:r>
            </w:ins>
            <w:ins w:id="25958" w:author="M00000676" w:date="2024-02-27T11:01:37Z">
              <w:r>
                <w:rPr>
                  <w:rFonts w:hint="eastAsia"/>
                  <w:lang w:val="en-US" w:eastAsia="zh-CN"/>
                </w:rPr>
                <w:t>式；</w:t>
              </w:r>
            </w:ins>
          </w:p>
          <w:p>
            <w:pPr>
              <w:numPr>
                <w:ilvl w:val="-1"/>
                <w:numId w:val="0"/>
              </w:numPr>
              <w:tabs>
                <w:tab w:val="left" w:pos="756"/>
              </w:tabs>
              <w:ind w:left="0" w:leftChars="0" w:firstLine="0" w:firstLineChars="0"/>
              <w:jc w:val="left"/>
              <w:rPr>
                <w:ins w:id="25960" w:author="M00000676" w:date="2024-02-27T11:01:16Z"/>
              </w:rPr>
              <w:pPrChange w:id="25959" w:author="M00009081" w:date="2024-06-28T11:45:27Z">
                <w:pPr>
                  <w:pStyle w:val="187"/>
                  <w:numPr>
                    <w:ilvl w:val="-1"/>
                    <w:numId w:val="0"/>
                  </w:numPr>
                  <w:tabs>
                    <w:tab w:val="left" w:pos="756"/>
                  </w:tabs>
                  <w:ind w:left="0" w:leftChars="0" w:firstLine="0" w:firstLineChars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25962" w:author="M00032937" w:date="2024-06-28T09:36:32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ins w:id="25961" w:author="M00000676" w:date="2024-02-27T11:01:16Z"/>
        </w:trPr>
        <w:tc>
          <w:tcPr>
            <w:tcW w:w="3253" w:type="dxa"/>
            <w:vAlign w:val="center"/>
            <w:tcPrChange w:id="25963" w:author="M00032937" w:date="2024-06-28T09:36:32Z">
              <w:tcPr>
                <w:tcW w:w="2695" w:type="dxa"/>
                <w:vAlign w:val="center"/>
              </w:tcPr>
            </w:tcPrChange>
          </w:tcPr>
          <w:p>
            <w:pPr>
              <w:numPr>
                <w:ilvl w:val="-1"/>
                <w:numId w:val="0"/>
              </w:numPr>
              <w:tabs>
                <w:tab w:val="left" w:pos="756"/>
              </w:tabs>
              <w:jc w:val="center"/>
              <w:rPr>
                <w:ins w:id="25965" w:author="M00000676" w:date="2024-02-27T11:01:16Z"/>
                <w:rFonts w:hint="eastAsia"/>
                <w:b/>
                <w:bCs/>
                <w:lang w:eastAsia="zh-CN"/>
                <w:rPrChange w:id="25966" w:author="M00032937" w:date="2024-06-28T10:19:46Z">
                  <w:rPr>
                    <w:ins w:id="25967" w:author="M00000676" w:date="2024-02-27T11:01:16Z"/>
                    <w:rFonts w:hint="eastAsia"/>
                    <w:lang w:eastAsia="zh-CN"/>
                  </w:rPr>
                </w:rPrChange>
              </w:rPr>
              <w:pPrChange w:id="25964" w:author="M00032937" w:date="2024-06-28T10:19:41Z">
                <w:pPr>
                  <w:pStyle w:val="5"/>
                  <w:numPr>
                    <w:ilvl w:val="-1"/>
                    <w:numId w:val="0"/>
                  </w:numPr>
                  <w:jc w:val="center"/>
                </w:pPr>
              </w:pPrChange>
            </w:pPr>
            <w:ins w:id="25968" w:author="M00032937" w:date="2024-06-28T10:19:44Z">
              <w:bookmarkStart w:id="2364" w:name="_Toc25778"/>
              <w:bookmarkStart w:id="2365" w:name="_Toc14431"/>
              <w:bookmarkStart w:id="2366" w:name="_Toc4098"/>
              <w:r>
                <w:rPr>
                  <w:rFonts w:hint="eastAsia"/>
                  <w:b/>
                  <w:bCs/>
                  <w:lang w:val="en-US" w:eastAsia="zh-CN"/>
                  <w:rPrChange w:id="25969" w:author="M00032937" w:date="2024-06-28T10:19:46Z">
                    <w:rPr>
                      <w:rFonts w:hint="eastAsia"/>
                      <w:lang w:val="en-US" w:eastAsia="zh-CN"/>
                    </w:rPr>
                  </w:rPrChange>
                </w:rPr>
                <w:t>退出方式</w:t>
              </w:r>
            </w:ins>
            <w:ins w:id="25970" w:author="M00000676" w:date="2024-02-27T11:01:16Z">
              <w:del w:id="25971" w:author="M00032937" w:date="2024-06-28T10:19:39Z">
                <w:r>
                  <w:rPr>
                    <w:rFonts w:hint="eastAsia"/>
                    <w:b/>
                    <w:bCs/>
                    <w:lang w:eastAsia="zh-CN"/>
                    <w:rPrChange w:id="25972" w:author="M00032937" w:date="2024-06-28T10:19:46Z">
                      <w:rPr>
                        <w:rFonts w:hint="eastAsia"/>
                        <w:lang w:eastAsia="zh-CN"/>
                      </w:rPr>
                    </w:rPrChange>
                  </w:rPr>
                  <w:delText>退出方式：</w:delText>
                </w:r>
                <w:bookmarkEnd w:id="2364"/>
                <w:bookmarkEnd w:id="2365"/>
                <w:bookmarkEnd w:id="2366"/>
              </w:del>
            </w:ins>
          </w:p>
        </w:tc>
        <w:tc>
          <w:tcPr>
            <w:tcW w:w="6603" w:type="dxa"/>
            <w:vAlign w:val="center"/>
            <w:tcPrChange w:id="25973" w:author="M00032937" w:date="2024-06-28T09:36:32Z">
              <w:tcPr>
                <w:tcW w:w="6720" w:type="dxa"/>
                <w:vAlign w:val="center"/>
              </w:tcPr>
            </w:tcPrChange>
          </w:tcPr>
          <w:p>
            <w:pPr>
              <w:numPr>
                <w:ilvl w:val="-1"/>
                <w:numId w:val="0"/>
              </w:numPr>
              <w:tabs>
                <w:tab w:val="left" w:pos="756"/>
              </w:tabs>
              <w:jc w:val="left"/>
              <w:rPr>
                <w:ins w:id="25975" w:author="M00000676" w:date="2024-02-27T11:01:16Z"/>
              </w:rPr>
              <w:pPrChange w:id="25974" w:author="M00032937" w:date="2024-06-28T10:19:13Z">
                <w:pPr>
                  <w:pStyle w:val="5"/>
                  <w:numPr>
                    <w:ilvl w:val="-1"/>
                    <w:numId w:val="0"/>
                  </w:numPr>
                  <w:jc w:val="both"/>
                </w:pPr>
              </w:pPrChange>
            </w:pPr>
            <w:ins w:id="25976" w:author="M00000676" w:date="2024-02-27T11:01:52Z">
              <w:r>
                <w:rPr>
                  <w:rFonts w:hint="eastAsia"/>
                </w:rPr>
                <w:t>长按旋钮</w:t>
              </w:r>
            </w:ins>
            <w:ins w:id="25977" w:author="M00000676" w:date="2024-02-27T11:01:52Z">
              <w:r>
                <w:rPr>
                  <w:rFonts w:hint="eastAsia"/>
                  <w:rPrChange w:id="25978" w:author="M00000676" w:date="2024-02-27T11:03:16Z">
                    <w:rPr>
                      <w:rFonts w:hint="eastAsia"/>
                    </w:rPr>
                  </w:rPrChange>
                </w:rPr>
                <w:t>3</w:t>
              </w:r>
            </w:ins>
            <w:ins w:id="25979" w:author="M00000676" w:date="2024-02-27T11:01:52Z">
              <w:r>
                <w:rPr>
                  <w:rFonts w:hint="eastAsia"/>
                  <w:lang w:val="en-US" w:eastAsia="zh-CN"/>
                  <w:rPrChange w:id="25980" w:author="M00000676" w:date="2024-02-27T11:03:16Z">
                    <w:rPr>
                      <w:rFonts w:hint="eastAsia"/>
                      <w:lang w:val="en-US" w:eastAsia="zh-CN"/>
                    </w:rPr>
                  </w:rPrChange>
                </w:rPr>
                <w:t>s</w:t>
              </w:r>
            </w:ins>
            <w:ins w:id="25981" w:author="M00000676" w:date="2024-02-27T11:01:52Z">
              <w:r>
                <w:rPr>
                  <w:rFonts w:hint="eastAsia"/>
                </w:rPr>
                <w:t>，停止动作，蜂鸣器提示，然后分配阀转至喷口清洗，清洗器收回。</w:t>
              </w:r>
            </w:ins>
          </w:p>
        </w:tc>
      </w:tr>
    </w:tbl>
    <w:p>
      <w:pPr>
        <w:pStyle w:val="5"/>
        <w:numPr>
          <w:ilvl w:val="-1"/>
          <w:numId w:val="0"/>
        </w:numPr>
        <w:ind w:left="420" w:firstLine="0"/>
        <w:pPrChange w:id="25982" w:author="M00000676" w:date="2024-02-27T11:01:15Z">
          <w:pPr>
            <w:pStyle w:val="5"/>
            <w:ind w:left="1146"/>
          </w:pPr>
        </w:pPrChange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FF0000"/>
          <w:lang w:val="en-US" w:eastAsia="zh-CN"/>
        </w:rPr>
        <w:t xml:space="preserve"> </w:t>
      </w:r>
      <w:del w:id="25983" w:author="M00006686" w:date="2021-07-30T13:36:42Z">
        <w:r>
          <w:rPr>
            <w:rFonts w:hint="eastAsia"/>
            <w:color w:val="FF0000"/>
            <w:lang w:val="en-US" w:eastAsia="zh-CN"/>
          </w:rPr>
          <w:delText>老化排水进入方式，是否可以统一，只是方向不同</w:delText>
        </w:r>
        <w:bookmarkEnd w:id="2348"/>
        <w:bookmarkEnd w:id="2349"/>
        <w:bookmarkEnd w:id="2350"/>
        <w:bookmarkEnd w:id="2351"/>
        <w:bookmarkEnd w:id="2352"/>
        <w:bookmarkEnd w:id="2353"/>
        <w:bookmarkEnd w:id="2354"/>
      </w:del>
      <w:r>
        <w:rPr>
          <w:color w:val="FF0000"/>
        </w:rPr>
        <w:tab/>
      </w:r>
      <w:r>
        <w:tab/>
      </w:r>
      <w:r>
        <w:tab/>
      </w:r>
      <w:r>
        <w:tab/>
      </w:r>
      <w:r>
        <w:tab/>
      </w:r>
      <w:r>
        <w:tab/>
      </w:r>
    </w:p>
    <w:p>
      <w:pPr>
        <w:pStyle w:val="187"/>
        <w:numPr>
          <w:ilvl w:val="0"/>
          <w:numId w:val="57"/>
        </w:numPr>
        <w:ind w:leftChars="0" w:firstLineChars="0"/>
        <w:rPr>
          <w:del w:id="25984" w:author="M00000676" w:date="2024-02-27T11:02:43Z"/>
          <w:color w:val="FF0000"/>
        </w:rPr>
      </w:pPr>
      <w:del w:id="25985" w:author="M00000676" w:date="2024-02-27T11:02:43Z">
        <w:r>
          <w:rPr>
            <w:rFonts w:hint="eastAsia"/>
          </w:rPr>
          <w:delText>操作方式：</w:delText>
        </w:r>
      </w:del>
      <w:del w:id="25986" w:author="M00000676" w:date="2024-02-27T11:02:43Z">
        <w:r>
          <w:rPr/>
          <w:delText>待机状态下，</w:delText>
        </w:r>
      </w:del>
      <w:ins w:id="25987" w:author="yefeiting" w:date="2021-09-07T14:50:10Z">
        <w:del w:id="25988" w:author="M00000676" w:date="2024-02-27T11:02:43Z">
          <w:r>
            <w:rPr>
              <w:rFonts w:hint="eastAsia"/>
            </w:rPr>
            <w:delText>上电</w:delText>
          </w:r>
        </w:del>
      </w:ins>
      <w:ins w:id="25989" w:author="yefeiting" w:date="2021-09-07T14:50:10Z">
        <w:del w:id="25990" w:author="M00000676" w:date="2024-02-27T11:02:43Z">
          <w:r>
            <w:rPr/>
            <w:delText>30分钟内，</w:delText>
          </w:r>
        </w:del>
      </w:ins>
      <w:del w:id="25991" w:author="M00000676" w:date="2024-02-27T11:02:43Z">
        <w:r>
          <w:rPr>
            <w:rFonts w:hint="eastAsia"/>
          </w:rPr>
          <w:delText>旋钮逆时针</w:delText>
        </w:r>
      </w:del>
      <w:del w:id="25992" w:author="M00000676" w:date="2024-02-27T11:02:43Z">
        <w:r>
          <w:rPr/>
          <w:delText>旋转</w:delText>
        </w:r>
      </w:del>
      <w:del w:id="25993" w:author="M00000676" w:date="2024-02-27T11:02:43Z">
        <w:r>
          <w:rPr>
            <w:rFonts w:hint="default"/>
            <w:lang w:val="en-US" w:eastAsia="zh-CN"/>
          </w:rPr>
          <w:delText>停留</w:delText>
        </w:r>
      </w:del>
      <w:del w:id="25994" w:author="M00000676" w:date="2024-02-27T11:02:43Z">
        <w:r>
          <w:rPr>
            <w:rFonts w:hint="default"/>
            <w:lang w:val="en-US"/>
          </w:rPr>
          <w:delText>3S</w:delText>
        </w:r>
      </w:del>
      <w:del w:id="25995" w:author="M00000676" w:date="2024-02-27T11:02:43Z">
        <w:r>
          <w:rPr>
            <w:rFonts w:hint="default"/>
            <w:lang w:val="en-US" w:eastAsia="zh-CN"/>
          </w:rPr>
          <w:delText>后回弹</w:delText>
        </w:r>
      </w:del>
      <w:ins w:id="25996" w:author="yefeiting" w:date="2021-08-28T14:20:12Z">
        <w:del w:id="25997" w:author="M00000676" w:date="2024-02-27T11:02:43Z">
          <w:r>
            <w:rPr>
              <w:rFonts w:hint="eastAsia"/>
              <w:lang w:val="en-US" w:eastAsia="zh-CN"/>
            </w:rPr>
            <w:delText>3</w:delText>
          </w:r>
        </w:del>
      </w:ins>
      <w:ins w:id="25998" w:author="yefeiting" w:date="2021-08-28T14:20:13Z">
        <w:del w:id="25999" w:author="M00000676" w:date="2024-02-27T11:02:43Z">
          <w:r>
            <w:rPr>
              <w:rFonts w:hint="eastAsia"/>
              <w:lang w:val="en-US" w:eastAsia="zh-CN"/>
            </w:rPr>
            <w:delText>次</w:delText>
          </w:r>
        </w:del>
      </w:ins>
      <w:del w:id="26000" w:author="M00000676" w:date="2024-02-27T11:02:43Z">
        <w:r>
          <w:rPr>
            <w:rFonts w:hint="eastAsia"/>
          </w:rPr>
          <w:delText>，然后</w:delText>
        </w:r>
      </w:del>
      <w:del w:id="26001" w:author="M00000676" w:date="2024-02-27T11:02:43Z">
        <w:r>
          <w:rPr/>
          <w:delText>6</w:delText>
        </w:r>
      </w:del>
      <w:del w:id="26002" w:author="M00000676" w:date="2024-02-27T11:02:43Z">
        <w:r>
          <w:rPr>
            <w:rFonts w:hint="default"/>
            <w:lang w:val="en-US"/>
          </w:rPr>
          <w:delText>S</w:delText>
        </w:r>
      </w:del>
      <w:ins w:id="26003" w:author="M00007797" w:date="2023-06-19T18:47:48Z">
        <w:del w:id="26004" w:author="M00000676" w:date="2024-02-27T11:02:43Z">
          <w:r>
            <w:rPr>
              <w:rFonts w:hint="eastAsia"/>
              <w:lang w:val="en-US" w:eastAsia="zh-CN"/>
            </w:rPr>
            <w:delText>s</w:delText>
          </w:r>
        </w:del>
      </w:ins>
      <w:del w:id="26005" w:author="M00000676" w:date="2024-02-27T11:02:43Z">
        <w:r>
          <w:rPr>
            <w:rFonts w:hint="eastAsia"/>
          </w:rPr>
          <w:delText>内长按旋钮3s</w:delText>
        </w:r>
      </w:del>
      <w:del w:id="26006" w:author="M00000676" w:date="2024-02-27T11:02:43Z">
        <w:r>
          <w:rPr/>
          <w:delText>；</w:delText>
        </w:r>
      </w:del>
      <w:del w:id="26007" w:author="M00000676" w:date="2024-02-27T11:02:43Z">
        <w:r>
          <w:rPr>
            <w:rFonts w:hint="eastAsia"/>
          </w:rPr>
          <w:delText>功能打开，蜂鸣一声</w:delText>
        </w:r>
      </w:del>
      <w:del w:id="26008" w:author="M00000676" w:date="2024-02-27T11:02:43Z">
        <w:r>
          <w:rPr/>
          <w:delText>；</w:delText>
        </w:r>
      </w:del>
      <w:del w:id="26009" w:author="M00000676" w:date="2024-02-27T11:02:43Z">
        <w:r>
          <w:rPr>
            <w:color w:val="FF0000"/>
          </w:rPr>
          <w:tab/>
        </w:r>
      </w:del>
    </w:p>
    <w:p>
      <w:pPr>
        <w:pStyle w:val="187"/>
        <w:numPr>
          <w:ilvl w:val="0"/>
          <w:numId w:val="57"/>
        </w:numPr>
        <w:ind w:leftChars="0" w:firstLineChars="0"/>
        <w:rPr>
          <w:del w:id="26010" w:author="M00000676" w:date="2024-02-27T11:02:43Z"/>
        </w:rPr>
      </w:pPr>
      <w:del w:id="26011" w:author="M00000676" w:date="2024-02-27T11:02:43Z">
        <w:r>
          <w:rPr>
            <w:rFonts w:hint="eastAsia"/>
          </w:rPr>
          <w:delText>功能描述：</w:delText>
        </w:r>
      </w:del>
    </w:p>
    <w:p>
      <w:pPr>
        <w:pStyle w:val="187"/>
        <w:numPr>
          <w:ilvl w:val="0"/>
          <w:numId w:val="56"/>
        </w:numPr>
        <w:ind w:left="993" w:leftChars="0" w:hanging="65" w:firstLineChars="0"/>
        <w:rPr>
          <w:ins w:id="26012" w:author="M00007797" w:date="2023-06-19T18:49:23Z"/>
          <w:del w:id="26013" w:author="M00000676" w:date="2024-02-27T11:02:43Z"/>
        </w:rPr>
      </w:pPr>
      <w:del w:id="26014" w:author="M00000676" w:date="2024-02-27T11:02:43Z">
        <w:r>
          <w:rPr>
            <w:rFonts w:hint="eastAsia"/>
          </w:rPr>
          <w:delText>清洗器伸出至</w:delText>
        </w:r>
      </w:del>
      <w:ins w:id="26015" w:author="M00009068" w:date="2021-11-25T08:31:59Z">
        <w:del w:id="26016" w:author="M00000676" w:date="2024-02-27T11:02:43Z">
          <w:r>
            <w:rPr>
              <w:rFonts w:hint="eastAsia"/>
              <w:lang w:val="en-US" w:eastAsia="zh-CN"/>
            </w:rPr>
            <w:delText>妇</w:delText>
          </w:r>
        </w:del>
      </w:ins>
      <w:del w:id="26017" w:author="M00000676" w:date="2024-02-27T11:02:43Z">
        <w:r>
          <w:rPr>
            <w:rFonts w:hint="eastAsia"/>
          </w:rPr>
          <w:delText>臀洗中档管位后，分配阀从喷口清洗转至</w:delText>
        </w:r>
      </w:del>
      <w:ins w:id="26018" w:author="M00009068" w:date="2021-11-25T08:31:44Z">
        <w:del w:id="26019" w:author="M00000676" w:date="2024-02-27T11:02:43Z">
          <w:r>
            <w:rPr>
              <w:rFonts w:hint="eastAsia"/>
              <w:lang w:val="en-US" w:eastAsia="zh-CN"/>
            </w:rPr>
            <w:delText>臀</w:delText>
          </w:r>
        </w:del>
      </w:ins>
      <w:del w:id="26020" w:author="M00000676" w:date="2024-02-27T11:02:43Z">
        <w:r>
          <w:rPr>
            <w:rFonts w:hint="eastAsia"/>
          </w:rPr>
          <w:delText>妇洗，直至堵转，然后转至</w:delText>
        </w:r>
      </w:del>
      <w:ins w:id="26021" w:author="M00009068" w:date="2021-11-25T08:31:47Z">
        <w:del w:id="26022" w:author="M00000676" w:date="2024-02-27T11:02:43Z">
          <w:r>
            <w:rPr>
              <w:rFonts w:hint="eastAsia"/>
              <w:lang w:val="en-US" w:eastAsia="zh-CN"/>
            </w:rPr>
            <w:delText>妇</w:delText>
          </w:r>
        </w:del>
      </w:ins>
      <w:del w:id="26023" w:author="M00000676" w:date="2024-02-27T11:02:43Z">
        <w:r>
          <w:rPr>
            <w:rFonts w:hint="eastAsia"/>
          </w:rPr>
          <w:delText>臀洗直至堵转，依次循环</w:delText>
        </w:r>
      </w:del>
      <w:ins w:id="26024" w:author="M00007797" w:date="2023-06-19T18:49:42Z">
        <w:del w:id="26025" w:author="M00000676" w:date="2024-02-27T11:02:43Z">
          <w:r>
            <w:rPr>
              <w:rFonts w:hint="eastAsia"/>
              <w:lang w:eastAsia="zh-CN"/>
            </w:rPr>
            <w:delText>；</w:delText>
          </w:r>
        </w:del>
      </w:ins>
    </w:p>
    <w:p>
      <w:pPr>
        <w:pStyle w:val="187"/>
        <w:numPr>
          <w:ilvl w:val="0"/>
          <w:numId w:val="56"/>
        </w:numPr>
        <w:ind w:left="993" w:leftChars="0" w:hanging="65" w:firstLineChars="0"/>
        <w:rPr>
          <w:del w:id="26026" w:author="M00000676" w:date="2024-02-27T11:02:43Z"/>
        </w:rPr>
      </w:pPr>
      <w:ins w:id="26027" w:author="M00007797" w:date="2023-06-19T18:49:29Z">
        <w:del w:id="26028" w:author="M00000676" w:date="2024-02-27T11:02:43Z">
          <w:r>
            <w:rPr>
              <w:rFonts w:hint="eastAsia"/>
              <w:color w:val="auto"/>
            </w:rPr>
            <w:delText>运行2min后，自行退出水路排水模式，进入待机模</w:delText>
          </w:r>
        </w:del>
      </w:ins>
      <w:ins w:id="26029" w:author="M00007797" w:date="2023-06-19T18:49:34Z">
        <w:del w:id="26030" w:author="M00000676" w:date="2024-02-27T11:02:43Z">
          <w:r>
            <w:rPr>
              <w:rFonts w:hint="eastAsia"/>
              <w:color w:val="auto"/>
              <w:lang w:val="en-US" w:eastAsia="zh-CN"/>
            </w:rPr>
            <w:delText>式</w:delText>
          </w:r>
        </w:del>
      </w:ins>
      <w:ins w:id="26031" w:author="M00007797" w:date="2023-06-19T18:49:36Z">
        <w:del w:id="26032" w:author="M00000676" w:date="2024-02-27T11:02:43Z">
          <w:r>
            <w:rPr>
              <w:rFonts w:hint="eastAsia"/>
              <w:color w:val="auto"/>
              <w:lang w:val="en-US" w:eastAsia="zh-CN"/>
            </w:rPr>
            <w:delText>；</w:delText>
          </w:r>
        </w:del>
      </w:ins>
    </w:p>
    <w:p>
      <w:pPr>
        <w:pStyle w:val="187"/>
        <w:numPr>
          <w:ilvl w:val="0"/>
          <w:numId w:val="56"/>
        </w:numPr>
        <w:ind w:left="993" w:leftChars="0" w:hanging="65" w:firstLineChars="0"/>
        <w:rPr>
          <w:del w:id="26033" w:author="M00000676" w:date="2024-02-27T11:02:43Z"/>
        </w:rPr>
      </w:pPr>
      <w:del w:id="26034" w:author="M00000676" w:date="2024-02-27T11:02:43Z">
        <w:r>
          <w:rPr>
            <w:rFonts w:hint="eastAsia"/>
          </w:rPr>
          <w:delText>停止方式：长按旋钮3</w:delText>
        </w:r>
      </w:del>
      <w:del w:id="26035" w:author="M00000676" w:date="2024-02-27T11:02:43Z">
        <w:r>
          <w:rPr>
            <w:rFonts w:hint="default"/>
            <w:lang w:val="en-US"/>
          </w:rPr>
          <w:delText>S</w:delText>
        </w:r>
      </w:del>
      <w:ins w:id="26036" w:author="M00007797" w:date="2023-06-19T18:47:43Z">
        <w:del w:id="26037" w:author="M00000676" w:date="2024-02-27T11:02:43Z">
          <w:r>
            <w:rPr>
              <w:rFonts w:hint="eastAsia"/>
              <w:lang w:val="en-US" w:eastAsia="zh-CN"/>
            </w:rPr>
            <w:delText>s</w:delText>
          </w:r>
        </w:del>
      </w:ins>
      <w:del w:id="26038" w:author="M00000676" w:date="2024-02-27T11:02:43Z">
        <w:r>
          <w:rPr>
            <w:rFonts w:hint="eastAsia"/>
          </w:rPr>
          <w:delText>，停止动作，蜂鸣器提示，然后分配阀转至喷口清洗，清洗器收回。</w:delText>
        </w:r>
      </w:del>
    </w:p>
    <w:p>
      <w:pPr>
        <w:pStyle w:val="187"/>
        <w:ind w:left="0" w:leftChars="0" w:firstLine="0" w:firstLineChars="0"/>
        <w:rPr>
          <w:del w:id="26040" w:author="M00007797" w:date="2023-06-19T14:01:41Z"/>
        </w:rPr>
        <w:pPrChange w:id="26039" w:author="M00000676" w:date="2024-02-27T11:02:46Z">
          <w:pPr>
            <w:pStyle w:val="187"/>
            <w:ind w:left="928" w:leftChars="0" w:firstLine="0" w:firstLineChars="0"/>
          </w:pPr>
        </w:pPrChange>
      </w:pPr>
    </w:p>
    <w:p>
      <w:pPr>
        <w:pStyle w:val="187"/>
        <w:ind w:left="0" w:leftChars="0" w:firstLine="0" w:firstLineChars="0"/>
        <w:rPr>
          <w:del w:id="26042" w:author="M00007797" w:date="2023-06-19T14:01:41Z"/>
        </w:rPr>
        <w:pPrChange w:id="26041" w:author="M00007797" w:date="2023-06-19T10:56:58Z">
          <w:pPr>
            <w:pStyle w:val="187"/>
          </w:pPr>
        </w:pPrChange>
      </w:pPr>
      <w:del w:id="26043" w:author="M00007797" w:date="2023-06-19T14:01:41Z">
        <w:r>
          <w:rPr/>
          <w:tab/>
        </w:r>
      </w:del>
      <w:del w:id="26044" w:author="M00007797" w:date="2023-06-19T14:01:41Z">
        <w:r>
          <w:rPr/>
          <w:tab/>
        </w:r>
      </w:del>
      <w:del w:id="26045" w:author="M00007797" w:date="2023-06-19T14:01:41Z">
        <w:r>
          <w:rPr/>
          <w:tab/>
        </w:r>
      </w:del>
      <w:del w:id="26046" w:author="M00007797" w:date="2023-06-19T14:01:41Z">
        <w:r>
          <w:rPr/>
          <w:tab/>
        </w:r>
      </w:del>
      <w:del w:id="26047" w:author="M00007797" w:date="2023-06-19T14:01:41Z">
        <w:r>
          <w:rPr/>
          <w:tab/>
        </w:r>
      </w:del>
      <w:del w:id="26048" w:author="M00007797" w:date="2023-06-19T14:01:41Z">
        <w:r>
          <w:rPr/>
          <w:tab/>
        </w:r>
      </w:del>
      <w:del w:id="26049" w:author="M00007797" w:date="2023-06-19T14:01:41Z">
        <w:r>
          <w:rPr/>
          <w:tab/>
        </w:r>
      </w:del>
      <w:del w:id="26050" w:author="M00007797" w:date="2023-06-19T14:01:41Z">
        <w:r>
          <w:rPr/>
          <w:tab/>
        </w:r>
      </w:del>
    </w:p>
    <w:p>
      <w:pPr>
        <w:pStyle w:val="187"/>
        <w:tabs>
          <w:tab w:val="left" w:pos="756"/>
        </w:tabs>
        <w:ind w:left="0" w:leftChars="0" w:firstLine="0" w:firstLineChars="0"/>
        <w:rPr>
          <w:del w:id="26052" w:author="M00007797" w:date="2023-06-19T14:01:41Z"/>
        </w:rPr>
        <w:pPrChange w:id="26051" w:author="M00000676" w:date="2024-02-27T11:02:46Z">
          <w:pPr>
            <w:pStyle w:val="5"/>
            <w:ind w:left="1146"/>
          </w:pPr>
        </w:pPrChange>
      </w:pPr>
      <w:del w:id="26053" w:author="M00007797" w:date="2023-06-19T14:01:41Z">
        <w:r>
          <w:rPr>
            <w:rFonts w:hint="eastAsia"/>
          </w:rPr>
          <w:tab/>
        </w:r>
      </w:del>
      <w:del w:id="26054" w:author="M00007797" w:date="2023-06-19T14:01:41Z">
        <w:bookmarkStart w:id="2367" w:name="_Toc18791"/>
        <w:bookmarkStart w:id="2368" w:name="_Toc30547"/>
        <w:bookmarkStart w:id="2369" w:name="_Toc5394"/>
        <w:bookmarkStart w:id="2370" w:name="_Toc28813"/>
        <w:bookmarkStart w:id="2371" w:name="_Toc4340"/>
        <w:bookmarkStart w:id="2372" w:name="_Toc30199"/>
        <w:bookmarkStart w:id="2373" w:name="_Toc6248634"/>
        <w:bookmarkStart w:id="2374" w:name="_Toc27101"/>
        <w:bookmarkStart w:id="2375" w:name="_Toc21636"/>
        <w:bookmarkStart w:id="2376" w:name="_Toc12748"/>
        <w:bookmarkStart w:id="2377" w:name="_Toc24006"/>
        <w:bookmarkStart w:id="2378" w:name="_Toc5407"/>
        <w:bookmarkStart w:id="2379" w:name="_Toc2666"/>
        <w:r>
          <w:rPr>
            <w:rFonts w:hint="eastAsia"/>
          </w:rPr>
          <w:delText>座圈加热</w:delText>
        </w:r>
        <w:bookmarkEnd w:id="2367"/>
        <w:bookmarkEnd w:id="2368"/>
        <w:bookmarkEnd w:id="2369"/>
        <w:bookmarkEnd w:id="2370"/>
        <w:bookmarkEnd w:id="2371"/>
        <w:bookmarkEnd w:id="2372"/>
        <w:bookmarkEnd w:id="2373"/>
        <w:bookmarkEnd w:id="2374"/>
        <w:bookmarkEnd w:id="2375"/>
        <w:bookmarkEnd w:id="2376"/>
        <w:bookmarkEnd w:id="2377"/>
        <w:bookmarkEnd w:id="2378"/>
        <w:bookmarkEnd w:id="2379"/>
      </w:del>
    </w:p>
    <w:p>
      <w:pPr>
        <w:pStyle w:val="187"/>
        <w:ind w:left="0" w:leftChars="0" w:firstLine="0" w:firstLineChars="0"/>
        <w:rPr>
          <w:del w:id="26056" w:author="M00007797" w:date="2023-06-19T14:01:41Z"/>
        </w:rPr>
        <w:pPrChange w:id="26055" w:author="M00007797" w:date="2023-06-19T10:56:52Z">
          <w:pPr>
            <w:pStyle w:val="187"/>
            <w:ind w:leftChars="271" w:hanging="281" w:hangingChars="134"/>
          </w:pPr>
        </w:pPrChange>
      </w:pPr>
      <w:del w:id="26057" w:author="M00007797" w:date="2023-06-19T14:01:41Z">
        <w:r>
          <w:rPr>
            <w:rFonts w:hint="eastAsia"/>
          </w:rPr>
          <w:delText>1、操作方式：根据档位自动运行</w:delText>
        </w:r>
      </w:del>
      <w:del w:id="26058" w:author="M00007797" w:date="2023-06-19T14:01:41Z">
        <w:r>
          <w:rPr>
            <w:rFonts w:hint="eastAsia"/>
          </w:rPr>
          <w:tab/>
        </w:r>
      </w:del>
      <w:del w:id="26059" w:author="M00007797" w:date="2023-06-19T14:01:41Z">
        <w:r>
          <w:rPr>
            <w:rFonts w:hint="eastAsia"/>
          </w:rPr>
          <w:tab/>
        </w:r>
      </w:del>
      <w:del w:id="26060" w:author="M00007797" w:date="2023-06-19T14:01:41Z">
        <w:r>
          <w:rPr>
            <w:rFonts w:hint="eastAsia"/>
          </w:rPr>
          <w:tab/>
        </w:r>
      </w:del>
      <w:del w:id="26061" w:author="M00007797" w:date="2023-06-19T14:01:41Z">
        <w:r>
          <w:rPr>
            <w:rFonts w:hint="eastAsia"/>
          </w:rPr>
          <w:tab/>
        </w:r>
      </w:del>
      <w:del w:id="26062" w:author="M00007797" w:date="2023-06-19T14:01:41Z">
        <w:r>
          <w:rPr>
            <w:rFonts w:hint="eastAsia"/>
          </w:rPr>
          <w:tab/>
        </w:r>
      </w:del>
      <w:del w:id="26063" w:author="M00007797" w:date="2023-06-19T14:01:41Z">
        <w:r>
          <w:rPr>
            <w:rFonts w:hint="eastAsia"/>
          </w:rPr>
          <w:tab/>
        </w:r>
      </w:del>
      <w:del w:id="26064" w:author="M00007797" w:date="2023-06-19T14:01:41Z">
        <w:r>
          <w:rPr>
            <w:rFonts w:hint="eastAsia"/>
          </w:rPr>
          <w:tab/>
        </w:r>
      </w:del>
      <w:del w:id="26065" w:author="M00007797" w:date="2023-06-19T14:01:41Z">
        <w:r>
          <w:rPr>
            <w:rFonts w:hint="eastAsia"/>
          </w:rPr>
          <w:tab/>
        </w:r>
      </w:del>
      <w:del w:id="26066" w:author="M00007797" w:date="2023-06-19T14:01:41Z">
        <w:r>
          <w:rPr>
            <w:rFonts w:hint="eastAsia"/>
          </w:rPr>
          <w:tab/>
        </w:r>
      </w:del>
      <w:del w:id="26067" w:author="M00007797" w:date="2023-06-19T14:01:41Z">
        <w:r>
          <w:rPr>
            <w:rFonts w:hint="eastAsia"/>
          </w:rPr>
          <w:tab/>
        </w:r>
      </w:del>
      <w:del w:id="26068" w:author="M00007797" w:date="2023-06-19T14:01:41Z">
        <w:r>
          <w:rPr>
            <w:rFonts w:hint="eastAsia"/>
          </w:rPr>
          <w:tab/>
        </w:r>
      </w:del>
      <w:del w:id="26069" w:author="M00007797" w:date="2023-06-19T14:01:41Z">
        <w:r>
          <w:rPr>
            <w:rFonts w:hint="eastAsia"/>
          </w:rPr>
          <w:tab/>
        </w:r>
      </w:del>
      <w:del w:id="26070" w:author="M00007797" w:date="2023-06-19T14:01:41Z">
        <w:r>
          <w:rPr>
            <w:rFonts w:hint="eastAsia"/>
          </w:rPr>
          <w:tab/>
        </w:r>
      </w:del>
    </w:p>
    <w:p>
      <w:pPr>
        <w:pStyle w:val="187"/>
        <w:ind w:left="0" w:leftChars="0" w:firstLine="0" w:firstLineChars="0"/>
        <w:rPr>
          <w:del w:id="26072" w:author="M00007797" w:date="2023-06-19T14:01:41Z"/>
        </w:rPr>
        <w:pPrChange w:id="26071" w:author="M00007797" w:date="2023-06-19T10:56:52Z">
          <w:pPr>
            <w:pStyle w:val="187"/>
            <w:ind w:leftChars="271" w:hanging="281" w:hangingChars="134"/>
          </w:pPr>
        </w:pPrChange>
      </w:pPr>
      <w:del w:id="26073" w:author="M00007797" w:date="2023-06-19T14:01:41Z">
        <w:r>
          <w:rPr>
            <w:rFonts w:hint="eastAsia"/>
          </w:rPr>
          <w:delText>2、标准:</w:delText>
        </w:r>
      </w:del>
      <w:del w:id="26074" w:author="M00007797" w:date="2023-06-19T14:01:41Z">
        <w:r>
          <w:rPr>
            <w:rFonts w:hint="eastAsia" w:cs="宋体"/>
            <w:kern w:val="0"/>
            <w:sz w:val="20"/>
            <w:szCs w:val="20"/>
          </w:rPr>
          <w:delText xml:space="preserve"> </w:delText>
        </w:r>
      </w:del>
      <w:del w:id="26075" w:author="M00007797" w:date="2023-06-19T14:01:41Z">
        <w:r>
          <w:rPr>
            <w:rFonts w:hint="eastAsia" w:cs="宋体"/>
            <w:color w:val="FF0000"/>
            <w:kern w:val="0"/>
            <w:sz w:val="20"/>
            <w:szCs w:val="20"/>
          </w:rPr>
          <w:delText>满足GB</w:delText>
        </w:r>
      </w:del>
      <w:del w:id="26076" w:author="M00007797" w:date="2023-06-19T14:01:41Z">
        <w:r>
          <w:rPr>
            <w:rFonts w:hint="eastAsia" w:cs="宋体"/>
            <w:color w:val="FF0000"/>
            <w:kern w:val="0"/>
            <w:sz w:val="20"/>
            <w:szCs w:val="20"/>
            <w:lang w:val="en-US" w:eastAsia="zh-CN"/>
          </w:rPr>
          <w:delText>38448</w:delText>
        </w:r>
      </w:del>
      <w:del w:id="26077" w:author="M00007797" w:date="2023-06-19T14:01:41Z">
        <w:r>
          <w:rPr>
            <w:rFonts w:hint="eastAsia"/>
          </w:rPr>
          <w:tab/>
        </w:r>
      </w:del>
      <w:del w:id="26078" w:author="M00007797" w:date="2023-06-19T14:01:41Z">
        <w:r>
          <w:rPr>
            <w:rFonts w:hint="eastAsia"/>
          </w:rPr>
          <w:tab/>
        </w:r>
      </w:del>
      <w:del w:id="26079" w:author="M00007797" w:date="2023-06-19T14:01:41Z">
        <w:r>
          <w:rPr>
            <w:rFonts w:hint="eastAsia"/>
          </w:rPr>
          <w:tab/>
        </w:r>
      </w:del>
      <w:del w:id="26080" w:author="M00007797" w:date="2023-06-19T14:01:41Z">
        <w:r>
          <w:rPr>
            <w:rFonts w:hint="eastAsia"/>
          </w:rPr>
          <w:tab/>
        </w:r>
      </w:del>
      <w:del w:id="26081" w:author="M00007797" w:date="2023-06-19T14:01:41Z">
        <w:r>
          <w:rPr>
            <w:rFonts w:hint="eastAsia"/>
          </w:rPr>
          <w:tab/>
        </w:r>
      </w:del>
      <w:del w:id="26082" w:author="M00007797" w:date="2023-06-19T14:01:41Z">
        <w:r>
          <w:rPr>
            <w:rFonts w:hint="eastAsia"/>
          </w:rPr>
          <w:tab/>
        </w:r>
      </w:del>
    </w:p>
    <w:p>
      <w:pPr>
        <w:pStyle w:val="187"/>
        <w:ind w:left="0" w:leftChars="0" w:firstLine="0" w:firstLineChars="0"/>
        <w:rPr>
          <w:del w:id="26084" w:author="M00007797" w:date="2023-06-19T14:01:41Z"/>
        </w:rPr>
        <w:pPrChange w:id="26083" w:author="M00007797" w:date="2023-06-19T10:56:52Z">
          <w:pPr>
            <w:pStyle w:val="187"/>
            <w:ind w:leftChars="271" w:hanging="281" w:hangingChars="134"/>
          </w:pPr>
        </w:pPrChange>
      </w:pPr>
    </w:p>
    <w:p>
      <w:pPr>
        <w:pStyle w:val="5"/>
        <w:ind w:left="0"/>
        <w:rPr>
          <w:del w:id="26086" w:author="M00007797" w:date="2023-06-19T14:01:41Z"/>
        </w:rPr>
        <w:pPrChange w:id="26085" w:author="M00000676" w:date="2024-02-27T11:02:46Z">
          <w:pPr>
            <w:pStyle w:val="5"/>
            <w:ind w:left="1146"/>
          </w:pPr>
        </w:pPrChange>
      </w:pPr>
      <w:del w:id="26087" w:author="M00007797" w:date="2023-06-19T14:01:41Z">
        <w:r>
          <w:rPr>
            <w:rFonts w:hint="eastAsia"/>
          </w:rPr>
          <w:tab/>
        </w:r>
      </w:del>
      <w:del w:id="26088" w:author="M00007797" w:date="2023-06-19T14:01:41Z">
        <w:bookmarkStart w:id="2380" w:name="_Toc13663"/>
        <w:bookmarkStart w:id="2381" w:name="_Toc16281"/>
        <w:bookmarkStart w:id="2382" w:name="_Toc27325"/>
        <w:bookmarkStart w:id="2383" w:name="_Toc5597"/>
        <w:bookmarkStart w:id="2384" w:name="_Toc30263"/>
        <w:bookmarkStart w:id="2385" w:name="_Toc6248635"/>
        <w:bookmarkStart w:id="2386" w:name="_Toc19239"/>
        <w:bookmarkStart w:id="2387" w:name="_Toc31"/>
        <w:bookmarkStart w:id="2388" w:name="_Toc6944"/>
        <w:bookmarkStart w:id="2389" w:name="_Toc463"/>
        <w:bookmarkStart w:id="2390" w:name="_Toc13412"/>
        <w:bookmarkStart w:id="2391" w:name="_Toc23901"/>
        <w:bookmarkStart w:id="2392" w:name="_Toc30696"/>
        <w:r>
          <w:rPr>
            <w:rFonts w:hint="eastAsia"/>
          </w:rPr>
          <w:delText>阻尼缓降</w:delText>
        </w:r>
        <w:bookmarkEnd w:id="2380"/>
        <w:bookmarkEnd w:id="2381"/>
        <w:bookmarkEnd w:id="2382"/>
        <w:bookmarkEnd w:id="2383"/>
        <w:bookmarkEnd w:id="2384"/>
        <w:bookmarkEnd w:id="2385"/>
        <w:bookmarkEnd w:id="2386"/>
        <w:bookmarkEnd w:id="2387"/>
        <w:bookmarkEnd w:id="2388"/>
        <w:bookmarkEnd w:id="2389"/>
        <w:bookmarkEnd w:id="2390"/>
        <w:bookmarkEnd w:id="2391"/>
        <w:bookmarkEnd w:id="2392"/>
      </w:del>
      <w:del w:id="26089" w:author="M00007797" w:date="2023-06-19T14:01:41Z">
        <w:r>
          <w:rPr/>
          <w:tab/>
        </w:r>
      </w:del>
    </w:p>
    <w:p>
      <w:pPr>
        <w:pStyle w:val="187"/>
        <w:ind w:left="0" w:leftChars="0" w:firstLine="0" w:firstLineChars="0"/>
        <w:rPr>
          <w:del w:id="26091" w:author="M00007797" w:date="2023-06-19T14:01:41Z"/>
        </w:rPr>
        <w:pPrChange w:id="26090" w:author="M00000676" w:date="2024-02-27T11:02:46Z">
          <w:pPr>
            <w:pStyle w:val="187"/>
            <w:ind w:leftChars="271" w:hanging="281" w:hangingChars="134"/>
          </w:pPr>
        </w:pPrChange>
      </w:pPr>
      <w:del w:id="26092" w:author="M00007797" w:date="2023-06-19T14:01:41Z">
        <w:r>
          <w:rPr>
            <w:rFonts w:hint="eastAsia"/>
          </w:rPr>
          <w:delText>1、操作方式：带电时关闭座盖，座圈时自动运行</w:delText>
        </w:r>
      </w:del>
    </w:p>
    <w:p>
      <w:pPr>
        <w:pStyle w:val="187"/>
        <w:ind w:left="0" w:leftChars="0" w:firstLine="0" w:firstLineChars="0"/>
        <w:rPr>
          <w:del w:id="26094" w:author="M00007797" w:date="2023-06-19T14:01:41Z"/>
        </w:rPr>
        <w:pPrChange w:id="26093" w:author="M00000676" w:date="2024-02-27T11:02:46Z">
          <w:pPr>
            <w:pStyle w:val="187"/>
            <w:ind w:leftChars="271" w:hanging="281" w:hangingChars="134"/>
          </w:pPr>
        </w:pPrChange>
      </w:pPr>
      <w:del w:id="26095" w:author="M00007797" w:date="2023-06-19T14:01:41Z">
        <w:r>
          <w:rPr>
            <w:rFonts w:hint="eastAsia"/>
          </w:rPr>
          <w:delText>2、功能描述：缓降时间要求3～25秒</w:delText>
        </w:r>
      </w:del>
      <w:del w:id="26096" w:author="M00007797" w:date="2023-06-19T14:01:41Z">
        <w:r>
          <w:rPr/>
          <w:tab/>
        </w:r>
      </w:del>
      <w:del w:id="26097" w:author="M00007797" w:date="2023-06-19T14:01:41Z">
        <w:r>
          <w:rPr/>
          <w:tab/>
        </w:r>
      </w:del>
      <w:del w:id="26098" w:author="M00007797" w:date="2023-06-19T14:01:41Z">
        <w:r>
          <w:rPr>
            <w:b/>
          </w:rPr>
          <w:tab/>
        </w:r>
      </w:del>
      <w:del w:id="26099" w:author="M00007797" w:date="2023-06-19T14:01:41Z">
        <w:r>
          <w:rPr>
            <w:b/>
          </w:rPr>
          <w:tab/>
        </w:r>
      </w:del>
      <w:del w:id="26100" w:author="M00007797" w:date="2023-06-19T14:01:41Z">
        <w:r>
          <w:rPr>
            <w:b/>
          </w:rPr>
          <w:tab/>
        </w:r>
      </w:del>
      <w:del w:id="26101" w:author="M00007797" w:date="2023-06-19T14:01:41Z">
        <w:r>
          <w:rPr>
            <w:b/>
          </w:rPr>
          <w:tab/>
        </w:r>
      </w:del>
      <w:del w:id="26102" w:author="M00007797" w:date="2023-06-19T14:01:41Z">
        <w:r>
          <w:rPr>
            <w:b/>
          </w:rPr>
          <w:tab/>
        </w:r>
      </w:del>
      <w:del w:id="26103" w:author="M00007797" w:date="2023-06-19T14:01:41Z">
        <w:r>
          <w:rPr/>
          <w:tab/>
        </w:r>
      </w:del>
      <w:del w:id="26104" w:author="M00007797" w:date="2023-06-19T14:01:41Z">
        <w:r>
          <w:rPr/>
          <w:tab/>
        </w:r>
      </w:del>
      <w:del w:id="26105" w:author="M00007797" w:date="2023-06-19T14:01:41Z">
        <w:r>
          <w:rPr/>
          <w:tab/>
        </w:r>
      </w:del>
      <w:del w:id="26106" w:author="M00007797" w:date="2023-06-19T14:01:41Z">
        <w:r>
          <w:rPr/>
          <w:tab/>
        </w:r>
      </w:del>
      <w:del w:id="26107" w:author="M00007797" w:date="2023-06-19T14:01:41Z">
        <w:r>
          <w:rPr/>
          <w:tab/>
        </w:r>
      </w:del>
      <w:del w:id="26108" w:author="M00007797" w:date="2023-06-19T14:01:41Z">
        <w:r>
          <w:rPr/>
          <w:tab/>
        </w:r>
      </w:del>
      <w:del w:id="26109" w:author="M00007797" w:date="2023-06-19T14:01:41Z">
        <w:r>
          <w:rPr/>
          <w:tab/>
        </w:r>
      </w:del>
      <w:del w:id="26110" w:author="M00007797" w:date="2023-06-19T14:01:41Z">
        <w:r>
          <w:rPr/>
          <w:tab/>
        </w:r>
      </w:del>
      <w:del w:id="26111" w:author="M00007797" w:date="2023-06-19T14:01:41Z">
        <w:r>
          <w:rPr/>
          <w:tab/>
        </w:r>
      </w:del>
    </w:p>
    <w:p>
      <w:pPr>
        <w:pStyle w:val="5"/>
        <w:ind w:left="0"/>
        <w:rPr>
          <w:del w:id="26113" w:author="M00007797" w:date="2023-06-19T14:01:41Z"/>
        </w:rPr>
        <w:pPrChange w:id="26112" w:author="M00000676" w:date="2024-02-27T11:02:46Z">
          <w:pPr>
            <w:pStyle w:val="5"/>
            <w:ind w:left="1146"/>
          </w:pPr>
        </w:pPrChange>
      </w:pPr>
      <w:del w:id="26114" w:author="M00007797" w:date="2023-06-19T14:01:41Z">
        <w:r>
          <w:rPr/>
          <w:tab/>
        </w:r>
      </w:del>
      <w:del w:id="26115" w:author="M00007797" w:date="2023-06-19T14:01:41Z">
        <w:bookmarkStart w:id="2393" w:name="_Toc31174"/>
        <w:bookmarkStart w:id="2394" w:name="_Toc6248637"/>
        <w:bookmarkStart w:id="2395" w:name="_Toc10096"/>
        <w:bookmarkStart w:id="2396" w:name="_Toc21492"/>
        <w:bookmarkStart w:id="2397" w:name="_Toc25338"/>
        <w:bookmarkStart w:id="2398" w:name="_Toc15739"/>
        <w:bookmarkStart w:id="2399" w:name="_Toc21715"/>
        <w:bookmarkStart w:id="2400" w:name="_Toc17830"/>
        <w:bookmarkStart w:id="2401" w:name="_Toc8770"/>
        <w:bookmarkStart w:id="2402" w:name="_Toc3639"/>
        <w:bookmarkStart w:id="2403" w:name="_Toc13034"/>
        <w:bookmarkStart w:id="2404" w:name="_Toc27607"/>
        <w:bookmarkStart w:id="2405" w:name="_Toc31867"/>
        <w:r>
          <w:rPr>
            <w:rFonts w:hint="eastAsia"/>
          </w:rPr>
          <w:delText>座圈感应</w:delText>
        </w:r>
        <w:bookmarkEnd w:id="2393"/>
        <w:bookmarkEnd w:id="2394"/>
        <w:bookmarkEnd w:id="2395"/>
        <w:bookmarkEnd w:id="2396"/>
        <w:bookmarkEnd w:id="2397"/>
        <w:bookmarkEnd w:id="2398"/>
        <w:bookmarkEnd w:id="2399"/>
        <w:bookmarkEnd w:id="2400"/>
        <w:bookmarkEnd w:id="2401"/>
        <w:bookmarkEnd w:id="2402"/>
        <w:bookmarkEnd w:id="2403"/>
        <w:bookmarkEnd w:id="2404"/>
        <w:bookmarkEnd w:id="2405"/>
      </w:del>
    </w:p>
    <w:p>
      <w:pPr>
        <w:pStyle w:val="187"/>
        <w:ind w:left="0" w:leftChars="0" w:firstLine="0" w:firstLineChars="0"/>
        <w:rPr>
          <w:del w:id="26117" w:author="M00007797" w:date="2023-06-19T14:01:41Z"/>
          <w:rFonts w:hint="default" w:eastAsia="宋体"/>
          <w:lang w:val="en-US" w:eastAsia="zh-CN"/>
        </w:rPr>
        <w:pPrChange w:id="26116" w:author="M00000676" w:date="2024-02-27T11:02:46Z">
          <w:pPr>
            <w:pStyle w:val="187"/>
            <w:ind w:left="569" w:leftChars="271" w:firstLine="0" w:firstLineChars="0"/>
          </w:pPr>
        </w:pPrChange>
      </w:pPr>
      <w:del w:id="26118" w:author="M00007797" w:date="2023-06-19T14:01:41Z">
        <w:r>
          <w:rPr>
            <w:rFonts w:hint="eastAsia"/>
          </w:rPr>
          <w:delText>1、功能描述:着座感应为开机状态下检测是否有人</w:delText>
        </w:r>
      </w:del>
      <w:ins w:id="26119" w:author="M00009068" w:date="2021-11-19T15:15:57Z">
        <w:del w:id="26120" w:author="M00007797" w:date="2023-06-19T14:01:41Z">
          <w:r>
            <w:rPr>
              <w:rFonts w:hint="eastAsia"/>
              <w:lang w:val="en-US" w:eastAsia="zh-CN"/>
            </w:rPr>
            <w:delText>坐</w:delText>
          </w:r>
        </w:del>
      </w:ins>
      <w:del w:id="26121" w:author="M00007797" w:date="2023-06-19T14:01:41Z">
        <w:r>
          <w:rPr>
            <w:rFonts w:hint="eastAsia"/>
          </w:rPr>
          <w:delText>座在座圈上；使用时，人</w:delText>
        </w:r>
      </w:del>
      <w:ins w:id="26122" w:author="M00009068" w:date="2021-11-19T15:16:03Z">
        <w:del w:id="26123" w:author="M00007797" w:date="2023-06-19T14:01:41Z">
          <w:r>
            <w:rPr>
              <w:rFonts w:hint="eastAsia"/>
              <w:lang w:val="en-US" w:eastAsia="zh-CN"/>
            </w:rPr>
            <w:delText>坐</w:delText>
          </w:r>
        </w:del>
      </w:ins>
      <w:del w:id="26124" w:author="M00007797" w:date="2023-06-19T14:01:41Z">
        <w:r>
          <w:rPr>
            <w:rFonts w:hint="eastAsia"/>
          </w:rPr>
          <w:delText>座在座圈上，并且着座时间大于</w:delText>
        </w:r>
      </w:del>
      <w:del w:id="26125" w:author="M00007797" w:date="2023-06-19T14:01:41Z">
        <w:r>
          <w:rPr/>
          <w:delText>1</w:delText>
        </w:r>
      </w:del>
      <w:del w:id="26126" w:author="M00007797" w:date="2023-06-19T14:01:41Z">
        <w:r>
          <w:rPr>
            <w:rFonts w:hint="eastAsia"/>
          </w:rPr>
          <w:delText>S，视为着座；人体离开座圈超过3秒，视</w:delText>
        </w:r>
      </w:del>
      <w:del w:id="26127" w:author="M00007797" w:date="2023-06-19T14:01:41Z">
        <w:r>
          <w:rPr>
            <w:rFonts w:hint="eastAsia"/>
            <w:lang w:val="en-US" w:eastAsia="zh-CN"/>
          </w:rPr>
          <w:delText>为离座。</w:delText>
        </w:r>
      </w:del>
    </w:p>
    <w:p>
      <w:pPr>
        <w:pStyle w:val="28"/>
        <w:ind w:left="0" w:leftChars="0"/>
        <w:rPr>
          <w:del w:id="26128" w:author="M00007797" w:date="2023-06-19T14:01:41Z"/>
        </w:rPr>
      </w:pPr>
    </w:p>
    <w:p>
      <w:pPr>
        <w:pStyle w:val="5"/>
        <w:ind w:left="0"/>
        <w:rPr>
          <w:ins w:id="26130" w:author="M00009068" w:date="2021-11-19T15:56:19Z"/>
          <w:del w:id="26131" w:author="M00007797" w:date="2023-06-19T14:01:41Z"/>
          <w:b w:val="0"/>
        </w:rPr>
        <w:pPrChange w:id="26129" w:author="M00000676" w:date="2024-02-27T11:02:46Z">
          <w:pPr>
            <w:pStyle w:val="5"/>
            <w:ind w:left="1146"/>
          </w:pPr>
        </w:pPrChange>
      </w:pPr>
      <w:del w:id="26132" w:author="M00007797" w:date="2023-06-19T14:01:41Z">
        <w:r>
          <w:rPr>
            <w:rFonts w:hint="eastAsia"/>
          </w:rPr>
          <w:delText xml:space="preserve"> </w:delText>
        </w:r>
        <w:bookmarkStart w:id="2406" w:name="_Toc10227"/>
        <w:bookmarkStart w:id="2407" w:name="_Toc6248638"/>
        <w:bookmarkStart w:id="2408" w:name="_Toc3209"/>
        <w:bookmarkStart w:id="2409" w:name="_Toc31273"/>
        <w:bookmarkStart w:id="2410" w:name="_Toc17718"/>
        <w:bookmarkStart w:id="2411" w:name="_Toc9760"/>
        <w:bookmarkStart w:id="2412" w:name="_Toc12952"/>
        <w:bookmarkStart w:id="2413" w:name="_Toc20721"/>
        <w:bookmarkStart w:id="2414" w:name="_Toc1757"/>
        <w:bookmarkStart w:id="2415" w:name="_Toc6253"/>
        <w:bookmarkStart w:id="2416" w:name="_Toc1126"/>
        <w:bookmarkStart w:id="2417" w:name="_Toc8306"/>
        <w:bookmarkStart w:id="2418" w:name="_Toc15645"/>
        <w:r>
          <w:rPr>
            <w:rFonts w:hint="eastAsia"/>
          </w:rPr>
          <w:delText>过滤器</w:delText>
        </w:r>
        <w:bookmarkEnd w:id="2406"/>
      </w:del>
      <w:del w:id="26133" w:author="M00007797" w:date="2023-06-19T14:01:41Z">
        <w:r>
          <w:rPr/>
          <w:tab/>
        </w:r>
        <w:bookmarkEnd w:id="2407"/>
      </w:del>
    </w:p>
    <w:p>
      <w:pPr>
        <w:pStyle w:val="5"/>
        <w:numPr>
          <w:ilvl w:val="-1"/>
          <w:numId w:val="0"/>
        </w:numPr>
        <w:ind w:left="0" w:firstLine="0" w:firstLineChars="0"/>
        <w:rPr>
          <w:ins w:id="26135" w:author="M00009068" w:date="2021-11-19T15:53:33Z"/>
          <w:del w:id="26136" w:author="M00007797" w:date="2023-06-19T14:01:41Z"/>
          <w:b w:val="0"/>
        </w:rPr>
        <w:pPrChange w:id="26134" w:author="M00000676" w:date="2024-02-27T11:02:46Z">
          <w:pPr>
            <w:pStyle w:val="5"/>
            <w:ind w:left="1146"/>
          </w:pPr>
        </w:pPrChange>
      </w:pPr>
      <w:del w:id="26137" w:author="M00007797" w:date="2023-06-19T14:01:41Z">
        <w:r>
          <w:rPr>
            <w:rFonts w:hint="eastAsia"/>
            <w:b w:val="0"/>
            <w:lang w:val="en-US" w:eastAsia="zh-CN"/>
          </w:rPr>
          <w:delText xml:space="preserve"> </w:delText>
        </w:r>
        <w:bookmarkStart w:id="2419" w:name="_Toc12532"/>
        <w:r>
          <w:rPr>
            <w:rFonts w:hint="eastAsia"/>
            <w:b w:val="0"/>
            <w:lang w:val="en-US" w:eastAsia="zh-CN"/>
          </w:rPr>
          <w:delText>采用怡和阻垢过滤器。</w:delText>
        </w:r>
        <w:bookmarkEnd w:id="2408"/>
        <w:bookmarkEnd w:id="2409"/>
        <w:bookmarkEnd w:id="2410"/>
        <w:bookmarkEnd w:id="2411"/>
        <w:bookmarkEnd w:id="2412"/>
        <w:bookmarkEnd w:id="2413"/>
        <w:bookmarkEnd w:id="2414"/>
        <w:bookmarkEnd w:id="2415"/>
        <w:bookmarkEnd w:id="2416"/>
        <w:bookmarkEnd w:id="2417"/>
        <w:bookmarkEnd w:id="2418"/>
        <w:bookmarkEnd w:id="2419"/>
      </w:del>
      <w:del w:id="26138" w:author="M00007797" w:date="2023-06-19T14:01:41Z">
        <w:r>
          <w:rPr>
            <w:b w:val="0"/>
          </w:rPr>
          <w:tab/>
        </w:r>
      </w:del>
    </w:p>
    <w:p>
      <w:pPr>
        <w:pStyle w:val="5"/>
        <w:numPr>
          <w:ilvl w:val="-1"/>
          <w:numId w:val="0"/>
        </w:numPr>
        <w:ind w:left="0" w:firstLine="0" w:firstLineChars="0"/>
        <w:rPr>
          <w:del w:id="26140" w:author="M00007797" w:date="2023-06-19T14:01:41Z"/>
          <w:b w:val="0"/>
        </w:rPr>
        <w:pPrChange w:id="26139" w:author="M00007797" w:date="2023-06-16T14:19:10Z">
          <w:pPr>
            <w:pStyle w:val="5"/>
            <w:ind w:left="1146"/>
          </w:pPr>
        </w:pPrChange>
      </w:pPr>
    </w:p>
    <w:p>
      <w:pPr>
        <w:pStyle w:val="5"/>
        <w:numPr>
          <w:ilvl w:val="2"/>
          <w:numId w:val="0"/>
        </w:numPr>
        <w:ind w:left="0" w:firstLine="0" w:firstLineChars="0"/>
        <w:rPr>
          <w:del w:id="26142" w:author="M00007797" w:date="2023-06-19T14:01:41Z"/>
        </w:rPr>
        <w:pPrChange w:id="26141" w:author="M00007797" w:date="2023-06-16T14:19:08Z">
          <w:pPr/>
        </w:pPrChange>
      </w:pPr>
    </w:p>
    <w:p>
      <w:pPr>
        <w:pStyle w:val="5"/>
        <w:ind w:left="0"/>
        <w:rPr>
          <w:del w:id="26144" w:author="M00007797" w:date="2023-06-19T14:01:41Z"/>
        </w:rPr>
        <w:pPrChange w:id="26143" w:author="M00000676" w:date="2024-02-27T11:02:46Z">
          <w:pPr>
            <w:pStyle w:val="5"/>
            <w:ind w:left="1146"/>
          </w:pPr>
        </w:pPrChange>
      </w:pPr>
      <w:del w:id="26145" w:author="M00007797" w:date="2023-06-19T14:01:41Z">
        <w:bookmarkStart w:id="2420" w:name="_Toc4837864"/>
        <w:bookmarkEnd w:id="2420"/>
        <w:bookmarkStart w:id="2421" w:name="_Toc4838351"/>
        <w:bookmarkEnd w:id="2421"/>
        <w:bookmarkStart w:id="2422" w:name="_Toc4839069"/>
        <w:bookmarkEnd w:id="2422"/>
        <w:bookmarkStart w:id="2423" w:name="_Toc4838553"/>
        <w:bookmarkEnd w:id="2423"/>
        <w:bookmarkStart w:id="2424" w:name="_Toc6248640"/>
        <w:bookmarkEnd w:id="2424"/>
        <w:bookmarkStart w:id="2425" w:name="_Toc4838350"/>
        <w:bookmarkEnd w:id="2425"/>
        <w:bookmarkStart w:id="2426" w:name="_Toc4839070"/>
        <w:bookmarkEnd w:id="2426"/>
        <w:bookmarkStart w:id="2427" w:name="_Toc6248639"/>
        <w:bookmarkEnd w:id="2427"/>
        <w:bookmarkStart w:id="2428" w:name="_Toc4837865"/>
        <w:bookmarkEnd w:id="2428"/>
        <w:bookmarkStart w:id="2429" w:name="_Toc4838554"/>
        <w:bookmarkEnd w:id="2429"/>
        <w:bookmarkStart w:id="2430" w:name="_Toc7311"/>
        <w:bookmarkStart w:id="2431" w:name="_Toc6433"/>
        <w:bookmarkStart w:id="2432" w:name="_Toc2841"/>
        <w:bookmarkStart w:id="2433" w:name="_Toc29851"/>
        <w:bookmarkStart w:id="2434" w:name="_Toc11646"/>
        <w:bookmarkStart w:id="2435" w:name="_Toc15643"/>
        <w:bookmarkStart w:id="2436" w:name="_Toc4082"/>
        <w:bookmarkStart w:id="2437" w:name="_Toc25996"/>
        <w:bookmarkStart w:id="2438" w:name="_Toc29938"/>
        <w:bookmarkStart w:id="2439" w:name="_Toc26880"/>
        <w:bookmarkStart w:id="2440" w:name="_Toc6248641"/>
        <w:bookmarkStart w:id="2441" w:name="_Toc6699"/>
        <w:bookmarkStart w:id="2442" w:name="_Toc25412"/>
        <w:r>
          <w:rPr>
            <w:rFonts w:hint="eastAsia"/>
          </w:rPr>
          <w:delText>空气隔离</w:delText>
        </w:r>
        <w:bookmarkEnd w:id="2430"/>
        <w:bookmarkEnd w:id="2431"/>
        <w:bookmarkEnd w:id="2432"/>
        <w:bookmarkEnd w:id="2433"/>
        <w:bookmarkEnd w:id="2434"/>
        <w:bookmarkEnd w:id="2435"/>
        <w:bookmarkEnd w:id="2436"/>
        <w:bookmarkEnd w:id="2437"/>
        <w:bookmarkEnd w:id="2438"/>
        <w:bookmarkEnd w:id="2439"/>
        <w:bookmarkEnd w:id="2440"/>
        <w:bookmarkEnd w:id="2441"/>
        <w:bookmarkEnd w:id="2442"/>
      </w:del>
      <w:del w:id="26146" w:author="M00007797" w:date="2023-06-19T14:01:41Z">
        <w:r>
          <w:rPr/>
          <w:tab/>
        </w:r>
      </w:del>
    </w:p>
    <w:p>
      <w:pPr>
        <w:pStyle w:val="187"/>
        <w:numPr>
          <w:ilvl w:val="0"/>
          <w:numId w:val="58"/>
        </w:numPr>
        <w:ind w:left="0" w:leftChars="0" w:firstLine="0" w:firstLineChars="0"/>
        <w:rPr>
          <w:del w:id="26148" w:author="M00007797" w:date="2023-06-19T14:01:41Z"/>
        </w:rPr>
        <w:pPrChange w:id="26147" w:author="M00000676" w:date="2024-02-27T11:02:46Z">
          <w:pPr>
            <w:pStyle w:val="187"/>
            <w:numPr>
              <w:ilvl w:val="0"/>
              <w:numId w:val="58"/>
            </w:numPr>
            <w:ind w:leftChars="0" w:firstLineChars="0"/>
          </w:pPr>
        </w:pPrChange>
      </w:pPr>
      <w:del w:id="26149" w:author="M00007797" w:date="2023-06-19T14:01:41Z">
        <w:r>
          <w:rPr/>
          <w:delText>功能描述:</w:delText>
        </w:r>
      </w:del>
      <w:del w:id="26150" w:author="M00007797" w:date="2023-06-19T14:01:41Z">
        <w:r>
          <w:rPr>
            <w:rFonts w:hint="eastAsia"/>
          </w:rPr>
          <w:delText>一体阀、进水阀带</w:delText>
        </w:r>
      </w:del>
      <w:del w:id="26151" w:author="M00007797" w:date="2023-06-19T14:01:41Z">
        <w:r>
          <w:rPr/>
          <w:delText>空气隔离</w:delText>
        </w:r>
      </w:del>
      <w:del w:id="26152" w:author="M00007797" w:date="2023-06-19T14:01:41Z">
        <w:r>
          <w:rPr>
            <w:rFonts w:hint="eastAsia"/>
          </w:rPr>
          <w:delText>结构，符合参考GB/T34549</w:delText>
        </w:r>
      </w:del>
      <w:ins w:id="26153" w:author="M00009068" w:date="2021-11-19T15:16:14Z">
        <w:del w:id="26154" w:author="M00007797" w:date="2023-06-19T14:01:41Z">
          <w:r>
            <w:rPr>
              <w:rFonts w:hint="eastAsia"/>
              <w:lang w:val="en-US" w:eastAsia="zh-CN"/>
            </w:rPr>
            <w:delText>-</w:delText>
          </w:r>
        </w:del>
      </w:ins>
      <w:ins w:id="26155" w:author="M00009068" w:date="2021-11-19T15:16:15Z">
        <w:del w:id="26156" w:author="M00007797" w:date="2023-06-19T14:01:41Z">
          <w:r>
            <w:rPr>
              <w:rFonts w:hint="eastAsia"/>
              <w:lang w:val="en-US" w:eastAsia="zh-CN"/>
            </w:rPr>
            <w:delText>2017</w:delText>
          </w:r>
        </w:del>
      </w:ins>
      <w:del w:id="26157" w:author="M00007797" w:date="2023-06-19T14:01:41Z">
        <w:r>
          <w:rPr>
            <w:rFonts w:hint="eastAsia"/>
          </w:rPr>
          <w:delText>相关要求；</w:delText>
        </w:r>
      </w:del>
    </w:p>
    <w:p>
      <w:pPr>
        <w:pStyle w:val="187"/>
        <w:ind w:left="0" w:leftChars="0" w:firstLine="0" w:firstLineChars="0"/>
        <w:rPr>
          <w:del w:id="26159" w:author="M00007797" w:date="2023-06-19T14:01:41Z"/>
        </w:rPr>
        <w:pPrChange w:id="26158" w:author="M00000676" w:date="2024-02-27T11:02:46Z">
          <w:pPr>
            <w:pStyle w:val="187"/>
            <w:ind w:left="1559" w:leftChars="0" w:firstLine="0" w:firstLineChars="0"/>
          </w:pPr>
        </w:pPrChange>
      </w:pPr>
      <w:del w:id="26160" w:author="M00007797" w:date="2023-06-19T14:01:41Z">
        <w:r>
          <w:rPr/>
          <w:tab/>
        </w:r>
      </w:del>
      <w:del w:id="26161" w:author="M00007797" w:date="2023-06-19T14:01:41Z">
        <w:r>
          <w:rPr/>
          <w:tab/>
        </w:r>
      </w:del>
      <w:del w:id="26162" w:author="M00007797" w:date="2023-06-19T14:01:41Z">
        <w:r>
          <w:rPr/>
          <w:tab/>
        </w:r>
      </w:del>
      <w:del w:id="26163" w:author="M00007797" w:date="2023-06-19T14:01:41Z">
        <w:r>
          <w:rPr/>
          <w:tab/>
        </w:r>
      </w:del>
      <w:del w:id="26164" w:author="M00007797" w:date="2023-06-19T14:01:41Z">
        <w:r>
          <w:rPr/>
          <w:tab/>
        </w:r>
      </w:del>
    </w:p>
    <w:p>
      <w:pPr>
        <w:pStyle w:val="5"/>
        <w:ind w:left="0"/>
        <w:rPr>
          <w:ins w:id="26166" w:author="M00009068" w:date="2021-11-19T15:56:08Z"/>
          <w:del w:id="26167" w:author="M00007797" w:date="2023-06-19T14:01:41Z"/>
        </w:rPr>
        <w:pPrChange w:id="26165" w:author="M00000676" w:date="2024-02-27T11:02:46Z">
          <w:pPr>
            <w:pStyle w:val="5"/>
            <w:ind w:left="1146"/>
          </w:pPr>
        </w:pPrChange>
      </w:pPr>
      <w:del w:id="26168" w:author="M00007797" w:date="2023-06-19T14:01:41Z">
        <w:bookmarkStart w:id="2443" w:name="_Toc31450"/>
        <w:bookmarkStart w:id="2444" w:name="_Toc6790"/>
        <w:bookmarkStart w:id="2445" w:name="_Toc20622"/>
        <w:bookmarkStart w:id="2446" w:name="_Toc13536"/>
        <w:bookmarkStart w:id="2447" w:name="_Toc6987"/>
        <w:bookmarkStart w:id="2448" w:name="_Toc26921"/>
        <w:bookmarkStart w:id="2449" w:name="_Toc26416"/>
        <w:bookmarkStart w:id="2450" w:name="_Toc13472"/>
        <w:bookmarkStart w:id="2451" w:name="_Toc6151"/>
        <w:bookmarkStart w:id="2452" w:name="_Toc405"/>
        <w:bookmarkStart w:id="2453" w:name="_Toc6248642"/>
        <w:bookmarkStart w:id="2454" w:name="_Toc872"/>
        <w:bookmarkStart w:id="2455" w:name="_Toc8703"/>
        <w:r>
          <w:rPr>
            <w:rFonts w:hint="eastAsia"/>
          </w:rPr>
          <w:delText>水质净化</w:delText>
        </w:r>
      </w:del>
      <w:ins w:id="26169" w:author="M00009068" w:date="2021-11-19T15:54:11Z">
        <w:del w:id="26170" w:author="M00007797" w:date="2023-06-19T14:01:41Z">
          <w:r>
            <w:rPr>
              <w:rFonts w:hint="eastAsia"/>
              <w:lang w:val="en-US" w:eastAsia="zh-CN"/>
            </w:rPr>
            <w:delText xml:space="preserve">  </w:delText>
          </w:r>
        </w:del>
      </w:ins>
    </w:p>
    <w:p>
      <w:pPr>
        <w:pStyle w:val="5"/>
        <w:numPr>
          <w:ilvl w:val="-1"/>
          <w:numId w:val="0"/>
        </w:numPr>
        <w:ind w:left="0" w:firstLine="0" w:firstLineChars="0"/>
        <w:rPr>
          <w:del w:id="26172" w:author="M00007797" w:date="2023-06-19T14:01:41Z"/>
        </w:rPr>
        <w:pPrChange w:id="26171" w:author="M00000676" w:date="2024-02-27T11:02:46Z">
          <w:pPr>
            <w:pStyle w:val="5"/>
            <w:ind w:left="1146"/>
          </w:pPr>
        </w:pPrChange>
      </w:pPr>
      <w:del w:id="26173" w:author="M00007797" w:date="2023-06-19T14:01:41Z">
        <w:r>
          <w:rPr/>
          <w:tab/>
        </w:r>
      </w:del>
      <w:del w:id="26174" w:author="M00007797" w:date="2023-06-19T14:01:41Z">
        <w:r>
          <w:rPr/>
          <w:tab/>
        </w:r>
      </w:del>
      <w:ins w:id="26175" w:author="M00006686" w:date="2021-07-30T13:39:46Z">
        <w:del w:id="26176" w:author="M00007797" w:date="2023-06-19T14:01:41Z">
          <w:r>
            <w:rPr>
              <w:rFonts w:hint="eastAsia"/>
              <w:b w:val="0"/>
              <w:lang w:val="en-US" w:eastAsia="zh-CN"/>
            </w:rPr>
            <w:delText>怡和阻垢过滤器</w:delText>
          </w:r>
        </w:del>
      </w:ins>
      <w:del w:id="26177" w:author="M00007797" w:date="2023-06-19T14:01:41Z">
        <w:r>
          <w:rPr>
            <w:rFonts w:hint="eastAsia"/>
            <w:b w:val="0"/>
          </w:rPr>
          <w:delText>PP棉过滤器实现；</w:delText>
        </w:r>
        <w:bookmarkEnd w:id="2443"/>
        <w:bookmarkEnd w:id="2444"/>
        <w:bookmarkEnd w:id="2445"/>
        <w:bookmarkEnd w:id="2446"/>
        <w:bookmarkEnd w:id="2447"/>
        <w:bookmarkEnd w:id="2448"/>
        <w:bookmarkEnd w:id="2449"/>
        <w:bookmarkEnd w:id="2450"/>
        <w:bookmarkEnd w:id="2451"/>
        <w:bookmarkEnd w:id="2452"/>
        <w:bookmarkEnd w:id="2453"/>
        <w:bookmarkEnd w:id="2454"/>
        <w:bookmarkEnd w:id="2455"/>
      </w:del>
      <w:del w:id="26178" w:author="M00007797" w:date="2023-06-19T14:01:41Z">
        <w:r>
          <w:rPr>
            <w:rFonts w:hint="eastAsia"/>
          </w:rPr>
          <w:delText xml:space="preserve"> </w:delText>
        </w:r>
      </w:del>
    </w:p>
    <w:p>
      <w:pPr>
        <w:pStyle w:val="187"/>
        <w:ind w:left="0" w:leftChars="0" w:firstLine="0" w:firstLineChars="0"/>
        <w:rPr>
          <w:del w:id="26180" w:author="M00007797" w:date="2023-06-19T14:01:41Z"/>
        </w:rPr>
        <w:pPrChange w:id="26179" w:author="M00000676" w:date="2024-02-27T11:02:46Z">
          <w:pPr>
            <w:pStyle w:val="187"/>
            <w:ind w:left="779" w:leftChars="371" w:firstLine="315" w:firstLineChars="150"/>
          </w:pPr>
        </w:pPrChange>
      </w:pPr>
      <w:del w:id="26181" w:author="M00007797" w:date="2023-06-19T14:01:41Z">
        <w:r>
          <w:rPr/>
          <w:tab/>
        </w:r>
      </w:del>
      <w:del w:id="26182" w:author="M00007797" w:date="2023-06-19T14:01:41Z">
        <w:r>
          <w:rPr/>
          <w:tab/>
        </w:r>
      </w:del>
      <w:del w:id="26183" w:author="M00007797" w:date="2023-06-19T14:01:41Z">
        <w:r>
          <w:rPr/>
          <w:tab/>
        </w:r>
      </w:del>
      <w:del w:id="26184" w:author="M00007797" w:date="2023-06-19T14:01:41Z">
        <w:r>
          <w:rPr/>
          <w:tab/>
        </w:r>
      </w:del>
      <w:del w:id="26185" w:author="M00007797" w:date="2023-06-19T14:01:41Z">
        <w:r>
          <w:rPr/>
          <w:tab/>
        </w:r>
      </w:del>
      <w:del w:id="26186" w:author="M00007797" w:date="2023-06-19T14:01:41Z">
        <w:r>
          <w:rPr/>
          <w:tab/>
        </w:r>
      </w:del>
      <w:del w:id="26187" w:author="M00007797" w:date="2023-06-19T14:01:41Z">
        <w:r>
          <w:rPr/>
          <w:tab/>
        </w:r>
      </w:del>
      <w:del w:id="26188" w:author="M00007797" w:date="2023-06-19T14:01:41Z">
        <w:r>
          <w:rPr/>
          <w:tab/>
        </w:r>
      </w:del>
      <w:del w:id="26189" w:author="M00007797" w:date="2023-06-19T14:01:41Z">
        <w:r>
          <w:rPr>
            <w:rFonts w:hint="eastAsia"/>
          </w:rPr>
          <w:delText xml:space="preserve">   </w:delText>
        </w:r>
      </w:del>
      <w:del w:id="26190" w:author="M00007797" w:date="2023-06-19T14:01:41Z">
        <w:r>
          <w:rPr/>
          <w:tab/>
        </w:r>
      </w:del>
      <w:del w:id="26191" w:author="M00007797" w:date="2023-06-19T14:01:41Z">
        <w:r>
          <w:rPr/>
          <w:tab/>
        </w:r>
      </w:del>
      <w:del w:id="26192" w:author="M00007797" w:date="2023-06-19T14:01:41Z">
        <w:r>
          <w:rPr/>
          <w:tab/>
        </w:r>
      </w:del>
      <w:del w:id="26193" w:author="M00007797" w:date="2023-06-19T14:01:41Z">
        <w:r>
          <w:rPr/>
          <w:tab/>
        </w:r>
      </w:del>
      <w:del w:id="26194" w:author="M00007797" w:date="2023-06-19T14:01:41Z">
        <w:r>
          <w:rPr/>
          <w:tab/>
        </w:r>
      </w:del>
      <w:del w:id="26195" w:author="M00007797" w:date="2023-06-19T14:01:41Z">
        <w:r>
          <w:rPr/>
          <w:tab/>
        </w:r>
      </w:del>
      <w:del w:id="26196" w:author="M00007797" w:date="2023-06-19T14:01:41Z">
        <w:r>
          <w:rPr/>
          <w:tab/>
        </w:r>
      </w:del>
      <w:del w:id="26197" w:author="M00007797" w:date="2023-06-19T14:01:41Z">
        <w:r>
          <w:rPr/>
          <w:tab/>
        </w:r>
      </w:del>
      <w:del w:id="26198" w:author="M00007797" w:date="2023-06-19T14:01:41Z">
        <w:r>
          <w:rPr/>
          <w:tab/>
        </w:r>
      </w:del>
      <w:del w:id="26199" w:author="M00007797" w:date="2023-06-19T14:01:41Z">
        <w:r>
          <w:rPr/>
          <w:tab/>
        </w:r>
      </w:del>
      <w:del w:id="26200" w:author="M00007797" w:date="2023-06-19T14:01:41Z">
        <w:r>
          <w:rPr/>
          <w:tab/>
        </w:r>
      </w:del>
    </w:p>
    <w:p>
      <w:pPr>
        <w:pStyle w:val="5"/>
        <w:ind w:left="0"/>
        <w:rPr>
          <w:ins w:id="26202" w:author="M00009068" w:date="2021-11-19T15:56:13Z"/>
          <w:del w:id="26203" w:author="M00007797" w:date="2023-06-19T14:01:41Z"/>
          <w:b w:val="0"/>
        </w:rPr>
        <w:pPrChange w:id="26201" w:author="M00000676" w:date="2024-02-27T11:02:46Z">
          <w:pPr>
            <w:pStyle w:val="5"/>
            <w:ind w:left="1146"/>
          </w:pPr>
        </w:pPrChange>
      </w:pPr>
      <w:del w:id="26204" w:author="M00007797" w:date="2023-06-19T14:01:41Z">
        <w:bookmarkStart w:id="2456" w:name="_Toc30897"/>
        <w:bookmarkStart w:id="2457" w:name="_Toc15720"/>
        <w:bookmarkStart w:id="2458" w:name="_Toc17627"/>
        <w:bookmarkStart w:id="2459" w:name="_Toc30121"/>
        <w:bookmarkStart w:id="2460" w:name="_Toc3656"/>
        <w:bookmarkStart w:id="2461" w:name="_Toc6248643"/>
        <w:bookmarkStart w:id="2462" w:name="_Toc27521"/>
        <w:bookmarkStart w:id="2463" w:name="_Toc12657"/>
        <w:bookmarkStart w:id="2464" w:name="_Toc27242"/>
        <w:bookmarkStart w:id="2465" w:name="_Toc31538"/>
        <w:bookmarkStart w:id="2466" w:name="_Toc11969"/>
        <w:bookmarkStart w:id="2467" w:name="_Toc19298"/>
        <w:bookmarkStart w:id="2468" w:name="_Toc27782"/>
        <w:r>
          <w:rPr>
            <w:rFonts w:hint="eastAsia"/>
          </w:rPr>
          <w:delText>防止逆流</w:delText>
        </w:r>
      </w:del>
      <w:del w:id="26205" w:author="M00007797" w:date="2023-06-19T14:01:41Z">
        <w:r>
          <w:rPr/>
          <w:tab/>
        </w:r>
      </w:del>
      <w:ins w:id="26206" w:author="M00009068" w:date="2021-11-19T15:54:17Z">
        <w:del w:id="26207" w:author="M00007797" w:date="2023-06-19T14:01:41Z">
          <w:r>
            <w:rPr>
              <w:rFonts w:hint="eastAsia"/>
              <w:lang w:val="en-US" w:eastAsia="zh-CN"/>
            </w:rPr>
            <w:delText xml:space="preserve"> </w:delText>
          </w:r>
        </w:del>
      </w:ins>
    </w:p>
    <w:p>
      <w:pPr>
        <w:pStyle w:val="5"/>
        <w:numPr>
          <w:ilvl w:val="-1"/>
          <w:numId w:val="0"/>
        </w:numPr>
        <w:ind w:left="0" w:firstLine="0" w:firstLineChars="0"/>
        <w:rPr>
          <w:del w:id="26209" w:author="M00007797" w:date="2023-06-19T14:01:41Z"/>
          <w:b w:val="0"/>
        </w:rPr>
        <w:pPrChange w:id="26208" w:author="M00000676" w:date="2024-02-27T11:02:46Z">
          <w:pPr>
            <w:pStyle w:val="5"/>
            <w:ind w:left="1146"/>
          </w:pPr>
        </w:pPrChange>
      </w:pPr>
      <w:del w:id="26210" w:author="M00007797" w:date="2023-06-19T14:01:41Z">
        <w:r>
          <w:rPr/>
          <w:tab/>
        </w:r>
      </w:del>
      <w:del w:id="26211" w:author="M00007797" w:date="2023-06-19T14:01:41Z">
        <w:r>
          <w:rPr>
            <w:rFonts w:hint="eastAsia"/>
            <w:b w:val="0"/>
            <w:lang w:val="en-US" w:eastAsia="zh-CN"/>
          </w:rPr>
          <w:delText>电磁阀自带此功能</w:delText>
        </w:r>
      </w:del>
      <w:del w:id="26212" w:author="M00007797" w:date="2023-06-19T14:01:41Z">
        <w:r>
          <w:rPr>
            <w:rFonts w:hint="eastAsia"/>
            <w:b w:val="0"/>
          </w:rPr>
          <w:delText>；</w:delText>
        </w:r>
        <w:bookmarkEnd w:id="2456"/>
        <w:bookmarkEnd w:id="2457"/>
        <w:bookmarkEnd w:id="2458"/>
        <w:bookmarkEnd w:id="2459"/>
        <w:bookmarkEnd w:id="2460"/>
        <w:bookmarkEnd w:id="2461"/>
        <w:bookmarkEnd w:id="2462"/>
        <w:bookmarkEnd w:id="2463"/>
        <w:bookmarkEnd w:id="2464"/>
        <w:bookmarkEnd w:id="2465"/>
        <w:bookmarkEnd w:id="2466"/>
        <w:bookmarkEnd w:id="2467"/>
        <w:bookmarkEnd w:id="2468"/>
      </w:del>
    </w:p>
    <w:p>
      <w:pPr>
        <w:rPr>
          <w:del w:id="26213" w:author="M00007797" w:date="2023-06-19T14:01:41Z"/>
        </w:rPr>
      </w:pPr>
    </w:p>
    <w:p>
      <w:pPr>
        <w:pStyle w:val="5"/>
        <w:numPr>
          <w:ilvl w:val="-1"/>
          <w:numId w:val="0"/>
        </w:numPr>
        <w:ind w:left="0" w:firstLine="0"/>
        <w:rPr>
          <w:del w:id="26215" w:author="M00007797" w:date="2023-06-19T14:01:41Z"/>
        </w:rPr>
        <w:pPrChange w:id="26214" w:author="M00007797" w:date="2023-06-19T14:01:31Z">
          <w:pPr>
            <w:pStyle w:val="5"/>
            <w:ind w:left="1146"/>
          </w:pPr>
        </w:pPrChange>
      </w:pPr>
      <w:del w:id="26216" w:author="M00007797" w:date="2023-06-19T14:01:41Z">
        <w:bookmarkStart w:id="2469" w:name="_Toc12931"/>
        <w:bookmarkStart w:id="2470" w:name="_Toc15223"/>
        <w:bookmarkStart w:id="2471" w:name="_Toc22852"/>
        <w:bookmarkStart w:id="2472" w:name="_Toc5464"/>
        <w:bookmarkStart w:id="2473" w:name="_Toc12596"/>
        <w:bookmarkStart w:id="2474" w:name="_Toc705"/>
        <w:bookmarkStart w:id="2475" w:name="_Toc6248644"/>
        <w:bookmarkStart w:id="2476" w:name="_Toc25151"/>
        <w:bookmarkStart w:id="2477" w:name="_Toc26514"/>
        <w:bookmarkStart w:id="2478" w:name="_Toc25175"/>
        <w:bookmarkStart w:id="2479" w:name="_Toc6840"/>
        <w:bookmarkStart w:id="2480" w:name="_Toc26053"/>
        <w:bookmarkStart w:id="2481" w:name="_Toc7684"/>
        <w:r>
          <w:rPr>
            <w:rFonts w:hint="eastAsia"/>
          </w:rPr>
          <w:delText>脚触冲水</w:delText>
        </w:r>
        <w:bookmarkEnd w:id="2469"/>
        <w:bookmarkEnd w:id="2470"/>
        <w:bookmarkEnd w:id="2471"/>
        <w:bookmarkEnd w:id="2472"/>
        <w:bookmarkEnd w:id="2473"/>
        <w:bookmarkEnd w:id="2474"/>
        <w:bookmarkEnd w:id="2475"/>
        <w:bookmarkEnd w:id="2476"/>
        <w:bookmarkEnd w:id="2477"/>
        <w:bookmarkEnd w:id="2478"/>
        <w:bookmarkEnd w:id="2479"/>
        <w:bookmarkEnd w:id="2480"/>
        <w:bookmarkEnd w:id="2481"/>
      </w:del>
    </w:p>
    <w:p>
      <w:pPr>
        <w:ind w:left="0" w:firstLine="0" w:firstLineChars="0"/>
        <w:rPr>
          <w:del w:id="26218" w:author="M00007797" w:date="2023-06-19T14:01:41Z"/>
        </w:rPr>
        <w:pPrChange w:id="26217" w:author="M00007797" w:date="2023-06-19T14:01:31Z">
          <w:pPr>
            <w:ind w:left="1146" w:firstLine="128" w:firstLineChars="61"/>
          </w:pPr>
        </w:pPrChange>
      </w:pPr>
      <w:del w:id="26219" w:author="M00007797" w:date="2023-06-19T14:01:41Z">
        <w:r>
          <w:rPr>
            <w:rFonts w:hint="eastAsia"/>
          </w:rPr>
          <w:delText>1、</w:delText>
        </w:r>
      </w:del>
      <w:del w:id="26220" w:author="M00007797" w:date="2023-06-19T14:01:41Z">
        <w:r>
          <w:rPr/>
          <w:delText>功能描述:</w:delText>
        </w:r>
      </w:del>
      <w:del w:id="26221" w:author="M00007797" w:date="2023-06-19T14:01:41Z">
        <w:r>
          <w:rPr>
            <w:rFonts w:hint="eastAsia"/>
          </w:rPr>
          <w:delText>在座盖、座圈打开情况下，或在整机待机状态时，轻触脚踢开关，</w:delText>
        </w:r>
      </w:del>
      <w:ins w:id="26222" w:author="M00009068" w:date="2021-11-25T08:33:14Z">
        <w:del w:id="26223" w:author="M00007797" w:date="2023-06-19T14:01:41Z">
          <w:r>
            <w:rPr>
              <w:rFonts w:hint="eastAsia"/>
              <w:lang w:val="en-US" w:eastAsia="zh-CN"/>
            </w:rPr>
            <w:delText>关圈关盖</w:delText>
          </w:r>
        </w:del>
      </w:ins>
      <w:ins w:id="26224" w:author="M00009068" w:date="2021-11-25T08:33:17Z">
        <w:del w:id="26225" w:author="M00007797" w:date="2023-06-19T14:01:41Z">
          <w:r>
            <w:rPr>
              <w:rFonts w:hint="eastAsia"/>
              <w:lang w:val="en-US" w:eastAsia="zh-CN"/>
            </w:rPr>
            <w:delText>并</w:delText>
          </w:r>
        </w:del>
      </w:ins>
      <w:del w:id="26226" w:author="M00007797" w:date="2023-06-19T14:01:41Z">
        <w:r>
          <w:rPr>
            <w:rFonts w:hint="eastAsia"/>
          </w:rPr>
          <w:delText>冲水一次</w:delText>
        </w:r>
      </w:del>
    </w:p>
    <w:p>
      <w:pPr>
        <w:ind w:left="0"/>
        <w:rPr>
          <w:del w:id="26228" w:author="M00007797" w:date="2023-06-19T14:01:41Z"/>
        </w:rPr>
        <w:pPrChange w:id="26227" w:author="M00007797" w:date="2023-06-19T14:01:31Z">
          <w:pPr>
            <w:ind w:left="1146"/>
          </w:pPr>
        </w:pPrChange>
      </w:pPr>
    </w:p>
    <w:p>
      <w:pPr>
        <w:pStyle w:val="5"/>
        <w:numPr>
          <w:ilvl w:val="-1"/>
          <w:numId w:val="0"/>
        </w:numPr>
        <w:ind w:left="0" w:firstLine="0"/>
        <w:rPr>
          <w:del w:id="26230" w:author="M00007797" w:date="2023-06-19T14:01:41Z"/>
        </w:rPr>
        <w:pPrChange w:id="26229" w:author="M00007797" w:date="2023-06-19T14:01:31Z">
          <w:pPr>
            <w:pStyle w:val="5"/>
            <w:ind w:left="1146"/>
          </w:pPr>
        </w:pPrChange>
      </w:pPr>
      <w:del w:id="26231" w:author="M00007797" w:date="2023-06-19T14:01:41Z">
        <w:bookmarkStart w:id="2482" w:name="_Toc24357"/>
        <w:bookmarkStart w:id="2483" w:name="_Toc1392"/>
        <w:bookmarkStart w:id="2484" w:name="_Toc17586"/>
        <w:bookmarkStart w:id="2485" w:name="_Toc30292"/>
        <w:bookmarkStart w:id="2486" w:name="_Toc21058"/>
        <w:bookmarkStart w:id="2487" w:name="_Toc6248645"/>
        <w:bookmarkStart w:id="2488" w:name="_Toc8780"/>
        <w:bookmarkStart w:id="2489" w:name="_Toc18788"/>
        <w:bookmarkStart w:id="2490" w:name="_Toc24601"/>
        <w:bookmarkStart w:id="2491" w:name="_Toc24839"/>
        <w:bookmarkStart w:id="2492" w:name="_Toc11259"/>
        <w:bookmarkStart w:id="2493" w:name="_Toc8293"/>
        <w:bookmarkStart w:id="2494" w:name="_Toc20635"/>
        <w:r>
          <w:rPr>
            <w:rFonts w:hint="eastAsia"/>
          </w:rPr>
          <w:delText>脚触</w:delText>
        </w:r>
        <w:bookmarkEnd w:id="2482"/>
        <w:bookmarkEnd w:id="2483"/>
        <w:bookmarkEnd w:id="2484"/>
        <w:bookmarkEnd w:id="2485"/>
        <w:bookmarkEnd w:id="2486"/>
        <w:bookmarkEnd w:id="2487"/>
        <w:bookmarkEnd w:id="2488"/>
      </w:del>
      <w:del w:id="26232" w:author="M00007797" w:date="2023-06-19T14:01:41Z">
        <w:r>
          <w:rPr>
            <w:rFonts w:hint="eastAsia"/>
            <w:lang w:val="en-US" w:eastAsia="zh-CN"/>
          </w:rPr>
          <w:delText>功能</w:delText>
        </w:r>
        <w:bookmarkEnd w:id="2489"/>
        <w:bookmarkEnd w:id="2490"/>
        <w:bookmarkEnd w:id="2491"/>
        <w:bookmarkEnd w:id="2492"/>
        <w:bookmarkEnd w:id="2493"/>
        <w:bookmarkEnd w:id="2494"/>
      </w:del>
    </w:p>
    <w:p>
      <w:pPr>
        <w:ind w:firstLine="0"/>
        <w:rPr>
          <w:del w:id="26234" w:author="M00007797" w:date="2023-06-19T14:01:41Z"/>
        </w:rPr>
        <w:pPrChange w:id="26233" w:author="M00007797" w:date="2023-06-19T14:01:31Z">
          <w:pPr>
            <w:ind w:firstLine="420"/>
          </w:pPr>
        </w:pPrChange>
      </w:pPr>
      <w:del w:id="26235" w:author="M00007797" w:date="2023-06-19T14:01:41Z">
        <w:r>
          <w:rPr>
            <w:rFonts w:hint="eastAsia"/>
          </w:rPr>
          <w:delText>1.操作方式：</w:delText>
        </w:r>
      </w:del>
      <w:del w:id="26236" w:author="M00007797" w:date="2023-06-19T14:01:41Z">
        <w:r>
          <w:rPr>
            <w:rFonts w:hint="eastAsia"/>
            <w:lang w:val="en-US" w:eastAsia="zh-CN"/>
          </w:rPr>
          <w:delText>轻按</w:delText>
        </w:r>
      </w:del>
      <w:del w:id="26237" w:author="M00007797" w:date="2023-06-19T14:01:41Z">
        <w:r>
          <w:rPr>
            <w:rFonts w:hint="eastAsia"/>
          </w:rPr>
          <w:delText>脚触开关；</w:delText>
        </w:r>
      </w:del>
    </w:p>
    <w:p>
      <w:pPr>
        <w:ind w:firstLine="0" w:firstLineChars="0"/>
        <w:rPr>
          <w:del w:id="26239" w:author="M00007797" w:date="2023-06-19T14:01:41Z"/>
        </w:rPr>
        <w:pPrChange w:id="26238" w:author="M00007797" w:date="2023-06-19T14:01:31Z">
          <w:pPr>
            <w:ind w:firstLine="840" w:firstLineChars="400"/>
          </w:pPr>
        </w:pPrChange>
      </w:pPr>
      <w:del w:id="26240" w:author="M00007797" w:date="2023-06-19T14:01:41Z">
        <w:r>
          <w:rPr>
            <w:rFonts w:hint="eastAsia"/>
          </w:rPr>
          <w:delText>2.功能描述：</w:delText>
        </w:r>
      </w:del>
    </w:p>
    <w:p>
      <w:pPr>
        <w:ind w:left="0" w:leftChars="0" w:firstLine="0" w:firstLineChars="0"/>
        <w:rPr>
          <w:del w:id="26242" w:author="M00007797" w:date="2023-06-19T14:01:41Z"/>
          <w:rFonts w:hint="eastAsia"/>
        </w:rPr>
        <w:pPrChange w:id="26241" w:author="M00007797" w:date="2023-06-19T14:01:31Z">
          <w:pPr>
            <w:ind w:left="1050" w:leftChars="500" w:firstLine="420" w:firstLineChars="200"/>
          </w:pPr>
        </w:pPrChange>
      </w:pPr>
      <w:del w:id="26243" w:author="M00007797" w:date="2023-06-19T14:01:41Z">
        <w:r>
          <w:rPr>
            <w:rFonts w:hint="eastAsia"/>
            <w:lang w:val="en-US" w:eastAsia="zh-CN"/>
          </w:rPr>
          <w:delText>开机</w:delText>
        </w:r>
      </w:del>
      <w:del w:id="26244" w:author="M00007797" w:date="2023-06-19T14:01:41Z">
        <w:r>
          <w:rPr>
            <w:rFonts w:hint="eastAsia"/>
          </w:rPr>
          <w:delText>离座状态下，第一次按脚触开关后打开座盖，第二次按脚触开关后打开座圈，第三次按脚触开关实现关圈和关盖</w:delText>
        </w:r>
      </w:del>
      <w:del w:id="26245" w:author="M00007797" w:date="2023-06-19T14:01:41Z">
        <w:r>
          <w:rPr>
            <w:rFonts w:hint="eastAsia"/>
            <w:lang w:val="en-US" w:eastAsia="zh-CN"/>
          </w:rPr>
          <w:delText>后</w:delText>
        </w:r>
      </w:del>
      <w:del w:id="26246" w:author="M00007797" w:date="2023-06-19T14:01:41Z">
        <w:r>
          <w:rPr>
            <w:rFonts w:hint="eastAsia"/>
          </w:rPr>
          <w:delText>冲水一次；</w:delText>
        </w:r>
      </w:del>
    </w:p>
    <w:p>
      <w:pPr>
        <w:ind w:left="0" w:firstLine="0" w:firstLineChars="0"/>
        <w:rPr>
          <w:del w:id="26248" w:author="M00007797" w:date="2023-06-19T14:01:41Z"/>
          <w:rFonts w:hint="default" w:eastAsia="宋体"/>
          <w:lang w:val="en-US" w:eastAsia="zh-CN"/>
        </w:rPr>
        <w:pPrChange w:id="26247" w:author="M00007797" w:date="2023-06-19T14:01:31Z">
          <w:pPr>
            <w:ind w:left="1146" w:firstLine="338" w:firstLineChars="161"/>
          </w:pPr>
        </w:pPrChange>
      </w:pPr>
      <w:del w:id="26249" w:author="M00007797" w:date="2023-06-19T14:01:41Z">
        <w:r>
          <w:rPr>
            <w:rFonts w:hint="eastAsia"/>
            <w:lang w:val="en-US" w:eastAsia="zh-CN"/>
          </w:rPr>
          <w:delText>待机状态下，</w:delText>
        </w:r>
      </w:del>
      <w:del w:id="26250" w:author="M00007797" w:date="2023-06-19T14:01:41Z">
        <w:r>
          <w:rPr>
            <w:rFonts w:hint="eastAsia"/>
          </w:rPr>
          <w:delText>轻触脚踢开关，冲水一次</w:delText>
        </w:r>
      </w:del>
    </w:p>
    <w:p>
      <w:pPr>
        <w:ind w:left="0" w:firstLine="0" w:firstLineChars="0"/>
        <w:rPr>
          <w:del w:id="26252" w:author="M00007797" w:date="2023-06-19T14:01:41Z"/>
          <w:rFonts w:hint="eastAsia" w:eastAsia="宋体"/>
          <w:lang w:val="en-US" w:eastAsia="zh-CN"/>
        </w:rPr>
        <w:pPrChange w:id="26251" w:author="M00007797" w:date="2023-06-19T14:01:31Z">
          <w:pPr/>
        </w:pPrChange>
      </w:pPr>
      <w:del w:id="26253" w:author="M00007797" w:date="2023-06-19T14:01:41Z">
        <w:r>
          <w:rPr>
            <w:rFonts w:hint="eastAsia"/>
            <w:lang w:val="en-US" w:eastAsia="zh-CN"/>
          </w:rPr>
          <w:delText xml:space="preserve">         3.着座状态下，脚踢</w:delText>
        </w:r>
      </w:del>
      <w:ins w:id="26254" w:author="M00009068" w:date="2022-09-28T16:57:24Z">
        <w:del w:id="26255" w:author="M00007797" w:date="2023-06-19T14:01:41Z">
          <w:r>
            <w:rPr>
              <w:rFonts w:hint="eastAsia"/>
              <w:highlight w:val="yellow"/>
              <w:rPrChange w:id="26256" w:author="M00009068" w:date="2022-09-28T16:57:32Z">
                <w:rPr>
                  <w:rFonts w:hint="eastAsia"/>
                </w:rPr>
              </w:rPrChange>
            </w:rPr>
            <w:delText>冲水一次</w:delText>
          </w:r>
        </w:del>
      </w:ins>
      <w:del w:id="26257" w:author="M00007797" w:date="2023-06-19T14:01:41Z">
        <w:r>
          <w:rPr>
            <w:rFonts w:hint="eastAsia"/>
            <w:lang w:val="en-US" w:eastAsia="zh-CN"/>
          </w:rPr>
          <w:delText>无作用；</w:delText>
        </w:r>
      </w:del>
    </w:p>
    <w:p>
      <w:pPr>
        <w:numPr>
          <w:ilvl w:val="-1"/>
          <w:numId w:val="0"/>
        </w:numPr>
        <w:ind w:left="0" w:firstLine="0"/>
        <w:rPr>
          <w:del w:id="26259" w:author="M00007797" w:date="2023-06-19T14:01:41Z"/>
          <w:rFonts w:hint="default" w:cs="宋体"/>
        </w:rPr>
        <w:pPrChange w:id="26258" w:author="M00007797" w:date="2023-06-19T14:01:31Z">
          <w:pPr>
            <w:numPr>
              <w:ilvl w:val="-1"/>
              <w:numId w:val="0"/>
            </w:numPr>
            <w:ind w:left="1274" w:firstLine="0"/>
          </w:pPr>
        </w:pPrChange>
      </w:pPr>
      <w:del w:id="26260" w:author="M00007797" w:date="2023-06-19T14:01:41Z">
        <w:r>
          <w:rPr>
            <w:rFonts w:hint="eastAsia" w:ascii="宋体" w:hAnsi="宋体" w:eastAsia="宋体" w:cs="宋体"/>
          </w:rPr>
          <w:delText>*</w:delText>
        </w:r>
      </w:del>
      <w:del w:id="26261" w:author="M00007797" w:date="2023-06-19T14:01:41Z">
        <w:r>
          <w:rPr>
            <w:rFonts w:hint="eastAsia" w:cs="宋体"/>
            <w:lang w:val="en-US" w:eastAsia="zh-CN"/>
          </w:rPr>
          <w:delText>当微波关闭状态下，着座后离座，离座冲水一次，3分钟内按遥控器“圈盖”或者脚踢实现关盖，3分钟之后按遥控器“圈盖”或者脚踢实现开圈。</w:delText>
        </w:r>
      </w:del>
    </w:p>
    <w:p>
      <w:pPr>
        <w:ind w:left="0"/>
        <w:rPr>
          <w:del w:id="26263" w:author="M00007797" w:date="2023-06-19T14:01:41Z"/>
        </w:rPr>
        <w:pPrChange w:id="26262" w:author="M00007797" w:date="2023-06-19T14:01:31Z">
          <w:pPr>
            <w:ind w:left="1146"/>
          </w:pPr>
        </w:pPrChange>
      </w:pPr>
    </w:p>
    <w:p>
      <w:pPr>
        <w:pStyle w:val="5"/>
        <w:ind w:left="0"/>
        <w:rPr>
          <w:del w:id="26265" w:author="M00007797" w:date="2023-06-19T10:58:25Z"/>
        </w:rPr>
        <w:pPrChange w:id="26264" w:author="M00000676" w:date="2024-02-27T11:02:46Z">
          <w:pPr>
            <w:pStyle w:val="5"/>
            <w:ind w:left="1146"/>
          </w:pPr>
        </w:pPrChange>
      </w:pPr>
      <w:del w:id="26266" w:author="M00007797" w:date="2023-06-19T10:58:25Z">
        <w:bookmarkStart w:id="2495" w:name="_Toc31648"/>
        <w:bookmarkStart w:id="2496" w:name="_Toc2348"/>
        <w:bookmarkStart w:id="2497" w:name="_Toc17100"/>
        <w:bookmarkStart w:id="2498" w:name="_Toc6248646"/>
        <w:bookmarkStart w:id="2499" w:name="_Toc4192"/>
        <w:bookmarkStart w:id="2500" w:name="_Toc25406"/>
        <w:bookmarkStart w:id="2501" w:name="_Toc13985"/>
        <w:bookmarkStart w:id="2502" w:name="_Toc32350"/>
        <w:bookmarkStart w:id="2503" w:name="_Toc3555"/>
        <w:bookmarkStart w:id="2504" w:name="_Toc31109"/>
        <w:bookmarkStart w:id="2505" w:name="_Toc17976"/>
        <w:bookmarkStart w:id="2506" w:name="_Toc18337"/>
        <w:bookmarkStart w:id="2507" w:name="_Toc28205"/>
        <w:r>
          <w:rPr>
            <w:rFonts w:hint="eastAsia"/>
          </w:rPr>
          <w:delText>纳米抗菌</w:delText>
        </w:r>
        <w:bookmarkEnd w:id="2495"/>
        <w:bookmarkEnd w:id="2496"/>
        <w:bookmarkEnd w:id="2497"/>
        <w:bookmarkEnd w:id="2498"/>
        <w:bookmarkEnd w:id="2499"/>
        <w:bookmarkEnd w:id="2500"/>
        <w:bookmarkEnd w:id="2501"/>
        <w:bookmarkEnd w:id="2502"/>
        <w:bookmarkEnd w:id="2503"/>
        <w:bookmarkEnd w:id="2504"/>
        <w:bookmarkEnd w:id="2505"/>
        <w:bookmarkEnd w:id="2506"/>
        <w:bookmarkEnd w:id="2507"/>
      </w:del>
    </w:p>
    <w:p>
      <w:pPr>
        <w:pStyle w:val="187"/>
        <w:ind w:left="0" w:leftChars="0" w:firstLine="0" w:firstLineChars="0"/>
        <w:rPr>
          <w:del w:id="26268" w:author="M00007797" w:date="2023-06-19T10:58:25Z"/>
        </w:rPr>
        <w:pPrChange w:id="26267" w:author="M00000676" w:date="2024-02-27T11:02:46Z">
          <w:pPr>
            <w:pStyle w:val="187"/>
            <w:ind w:left="569" w:leftChars="0" w:firstLine="705" w:firstLineChars="336"/>
          </w:pPr>
        </w:pPrChange>
      </w:pPr>
      <w:del w:id="26269" w:author="M00007797" w:date="2023-06-19T10:58:25Z">
        <w:r>
          <w:rPr>
            <w:rFonts w:hint="eastAsia"/>
          </w:rPr>
          <w:delText>1、</w:delText>
        </w:r>
      </w:del>
      <w:del w:id="26270" w:author="M00007797" w:date="2023-06-19T10:58:25Z">
        <w:r>
          <w:rPr/>
          <w:delText>功能描述:</w:delText>
        </w:r>
      </w:del>
      <w:del w:id="26271" w:author="M00007797" w:date="2023-06-19T10:58:25Z">
        <w:r>
          <w:rPr>
            <w:rFonts w:hint="eastAsia"/>
          </w:rPr>
          <w:delText xml:space="preserve"> 座圈、清洗器喷头</w:delText>
        </w:r>
      </w:del>
      <w:del w:id="26272" w:author="M00007797" w:date="2023-06-19T10:58:25Z">
        <w:r>
          <w:rPr/>
          <w:delText>需要使用抗菌材料</w:delText>
        </w:r>
      </w:del>
      <w:del w:id="26273" w:author="M00007797" w:date="2023-06-19T10:58:25Z">
        <w:r>
          <w:rPr>
            <w:rFonts w:hint="eastAsia"/>
          </w:rPr>
          <w:delText>；除菌率</w:delText>
        </w:r>
      </w:del>
      <w:del w:id="26274" w:author="M00007797" w:date="2023-06-19T10:58:25Z">
        <w:r>
          <w:rPr/>
          <w:delText>：＞</w:delText>
        </w:r>
      </w:del>
      <w:del w:id="26275" w:author="M00007797" w:date="2023-06-19T10:58:25Z">
        <w:r>
          <w:rPr>
            <w:rFonts w:hint="eastAsia"/>
          </w:rPr>
          <w:delText>9</w:delText>
        </w:r>
      </w:del>
      <w:ins w:id="26276" w:author="M00009068" w:date="2021-11-19T15:16:23Z">
        <w:del w:id="26277" w:author="M00007797" w:date="2023-06-19T10:58:25Z">
          <w:r>
            <w:rPr>
              <w:rFonts w:hint="eastAsia"/>
              <w:lang w:val="en-US" w:eastAsia="zh-CN"/>
            </w:rPr>
            <w:delText>0</w:delText>
          </w:r>
        </w:del>
      </w:ins>
      <w:del w:id="26278" w:author="M00007797" w:date="2023-06-19T10:58:25Z">
        <w:r>
          <w:rPr>
            <w:rFonts w:hint="eastAsia"/>
          </w:rPr>
          <w:delText>9</w:delText>
        </w:r>
      </w:del>
      <w:del w:id="26279" w:author="M00007797" w:date="2023-06-19T10:58:25Z">
        <w:r>
          <w:rPr/>
          <w:delText>%</w:delText>
        </w:r>
      </w:del>
    </w:p>
    <w:p>
      <w:pPr>
        <w:ind w:left="0" w:firstLine="0" w:firstLineChars="0"/>
        <w:rPr>
          <w:del w:id="26281" w:author="M00007797" w:date="2023-06-19T10:58:25Z"/>
        </w:rPr>
        <w:pPrChange w:id="26280" w:author="M00000676" w:date="2024-02-27T11:02:46Z">
          <w:pPr>
            <w:ind w:left="1146" w:firstLine="128" w:firstLineChars="61"/>
          </w:pPr>
        </w:pPrChange>
      </w:pPr>
    </w:p>
    <w:p>
      <w:pPr>
        <w:pStyle w:val="5"/>
        <w:ind w:left="0"/>
        <w:rPr>
          <w:del w:id="26283" w:author="M00007797" w:date="2023-06-19T10:58:25Z"/>
        </w:rPr>
        <w:pPrChange w:id="26282" w:author="M00000676" w:date="2024-02-27T11:02:46Z">
          <w:pPr>
            <w:pStyle w:val="5"/>
            <w:ind w:left="1146"/>
          </w:pPr>
        </w:pPrChange>
      </w:pPr>
      <w:del w:id="26284" w:author="M00007797" w:date="2023-06-19T10:58:25Z">
        <w:r>
          <w:rPr/>
          <w:tab/>
        </w:r>
      </w:del>
      <w:del w:id="26285" w:author="M00007797" w:date="2023-06-19T10:58:25Z">
        <w:bookmarkStart w:id="2508" w:name="_Toc523737043"/>
        <w:bookmarkStart w:id="2509" w:name="_Toc23575"/>
        <w:bookmarkStart w:id="2510" w:name="_Toc6248647"/>
        <w:bookmarkStart w:id="2511" w:name="_Toc2705"/>
        <w:bookmarkStart w:id="2512" w:name="_Toc13237"/>
        <w:bookmarkStart w:id="2513" w:name="_Toc7259"/>
        <w:bookmarkStart w:id="2514" w:name="_Toc18293"/>
        <w:bookmarkStart w:id="2515" w:name="_Toc17029"/>
        <w:bookmarkStart w:id="2516" w:name="_Toc30296"/>
        <w:bookmarkStart w:id="2517" w:name="_Toc11003"/>
        <w:bookmarkStart w:id="2518" w:name="_Toc26285"/>
        <w:bookmarkStart w:id="2519" w:name="_Toc4176"/>
        <w:bookmarkStart w:id="2520" w:name="_Toc1630"/>
        <w:bookmarkStart w:id="2521" w:name="_Toc8420"/>
        <w:r>
          <w:rPr>
            <w:rFonts w:hint="eastAsia"/>
          </w:rPr>
          <w:delText>安全防护</w:delText>
        </w:r>
        <w:bookmarkEnd w:id="2508"/>
        <w:bookmarkEnd w:id="2509"/>
        <w:bookmarkEnd w:id="2510"/>
        <w:bookmarkEnd w:id="2511"/>
        <w:bookmarkEnd w:id="2512"/>
        <w:bookmarkEnd w:id="2513"/>
        <w:bookmarkEnd w:id="2514"/>
        <w:bookmarkEnd w:id="2515"/>
        <w:bookmarkEnd w:id="2516"/>
        <w:bookmarkEnd w:id="2517"/>
        <w:bookmarkEnd w:id="2518"/>
        <w:bookmarkEnd w:id="2519"/>
        <w:bookmarkEnd w:id="2520"/>
        <w:bookmarkEnd w:id="2521"/>
      </w:del>
      <w:del w:id="26286" w:author="M00007797" w:date="2023-06-19T10:58:25Z">
        <w:r>
          <w:rPr>
            <w:rFonts w:hint="eastAsia"/>
          </w:rPr>
          <w:tab/>
        </w:r>
      </w:del>
      <w:del w:id="26287" w:author="M00007797" w:date="2023-06-19T10:58:25Z">
        <w:r>
          <w:rPr>
            <w:rFonts w:hint="eastAsia"/>
          </w:rPr>
          <w:tab/>
        </w:r>
      </w:del>
      <w:del w:id="26288" w:author="M00007797" w:date="2023-06-19T10:58:25Z">
        <w:r>
          <w:rPr>
            <w:rFonts w:hint="eastAsia"/>
          </w:rPr>
          <w:tab/>
        </w:r>
      </w:del>
      <w:del w:id="26289" w:author="M00007797" w:date="2023-06-19T10:58:25Z">
        <w:r>
          <w:rPr>
            <w:rFonts w:hint="eastAsia"/>
          </w:rPr>
          <w:tab/>
        </w:r>
      </w:del>
      <w:del w:id="26290" w:author="M00007797" w:date="2023-06-19T10:58:25Z">
        <w:r>
          <w:rPr>
            <w:rFonts w:hint="eastAsia"/>
          </w:rPr>
          <w:tab/>
        </w:r>
      </w:del>
      <w:del w:id="26291" w:author="M00007797" w:date="2023-06-19T10:58:25Z">
        <w:r>
          <w:rPr>
            <w:rFonts w:hint="eastAsia"/>
          </w:rPr>
          <w:tab/>
        </w:r>
      </w:del>
    </w:p>
    <w:p>
      <w:pPr>
        <w:pStyle w:val="187"/>
        <w:ind w:left="0" w:leftChars="0" w:firstLine="0" w:firstLineChars="0"/>
        <w:rPr>
          <w:del w:id="26293" w:author="M00007797" w:date="2023-06-19T10:58:25Z"/>
        </w:rPr>
        <w:pPrChange w:id="26292" w:author="M00000676" w:date="2024-02-27T11:02:46Z">
          <w:pPr>
            <w:pStyle w:val="187"/>
            <w:ind w:left="569" w:leftChars="0" w:firstLine="705" w:firstLineChars="336"/>
          </w:pPr>
        </w:pPrChange>
      </w:pPr>
      <w:del w:id="26294" w:author="M00007797" w:date="2023-06-19T10:58:25Z">
        <w:r>
          <w:rPr>
            <w:rFonts w:hint="eastAsia"/>
          </w:rPr>
          <w:delText>1、</w:delText>
        </w:r>
      </w:del>
      <w:del w:id="26295" w:author="M00007797" w:date="2023-06-19T10:58:25Z">
        <w:r>
          <w:rPr/>
          <w:delText>功能描述:</w:delText>
        </w:r>
      </w:del>
      <w:del w:id="26296" w:author="M00007797" w:date="2023-06-19T10:58:25Z">
        <w:r>
          <w:rPr>
            <w:rFonts w:hint="eastAsia"/>
          </w:rPr>
          <w:delText xml:space="preserve"> 整机通过温控器、程序检测保护、熔断器、漏电保护等保护用户使用安全；</w:delText>
        </w:r>
      </w:del>
    </w:p>
    <w:p>
      <w:pPr>
        <w:pStyle w:val="187"/>
        <w:numPr>
          <w:ilvl w:val="0"/>
          <w:numId w:val="52"/>
        </w:numPr>
        <w:ind w:left="0" w:leftChars="0" w:firstLine="0" w:firstLineChars="0"/>
        <w:rPr>
          <w:del w:id="26298" w:author="M00007797" w:date="2023-06-19T10:58:25Z"/>
        </w:rPr>
        <w:pPrChange w:id="26297" w:author="M00000676" w:date="2024-02-27T11:02:46Z">
          <w:pPr>
            <w:pStyle w:val="187"/>
            <w:numPr>
              <w:ilvl w:val="0"/>
              <w:numId w:val="52"/>
            </w:numPr>
            <w:ind w:leftChars="0" w:firstLine="631" w:firstLineChars="0"/>
          </w:pPr>
        </w:pPrChange>
      </w:pPr>
      <w:del w:id="26299" w:author="M00007797" w:date="2023-06-19T10:58:25Z">
        <w:r>
          <w:rPr>
            <w:rFonts w:hint="eastAsia"/>
          </w:rPr>
          <w:delText>加热器：热保护器/温控器；</w:delText>
        </w:r>
      </w:del>
    </w:p>
    <w:p>
      <w:pPr>
        <w:pStyle w:val="187"/>
        <w:numPr>
          <w:ilvl w:val="0"/>
          <w:numId w:val="52"/>
        </w:numPr>
        <w:ind w:left="0" w:leftChars="0" w:firstLine="0" w:firstLineChars="0"/>
        <w:rPr>
          <w:del w:id="26301" w:author="M00007797" w:date="2023-06-19T10:58:25Z"/>
        </w:rPr>
        <w:pPrChange w:id="26300" w:author="M00000676" w:date="2024-02-27T11:02:46Z">
          <w:pPr>
            <w:pStyle w:val="187"/>
            <w:numPr>
              <w:ilvl w:val="0"/>
              <w:numId w:val="52"/>
            </w:numPr>
            <w:ind w:leftChars="0" w:firstLine="631" w:firstLineChars="0"/>
          </w:pPr>
        </w:pPrChange>
      </w:pPr>
      <w:del w:id="26302" w:author="M00007797" w:date="2023-06-19T10:58:25Z">
        <w:r>
          <w:rPr>
            <w:rFonts w:hint="eastAsia"/>
          </w:rPr>
          <w:delText>烘干装置：保险丝/双金属片；</w:delText>
        </w:r>
      </w:del>
    </w:p>
    <w:p>
      <w:pPr>
        <w:pStyle w:val="187"/>
        <w:numPr>
          <w:ilvl w:val="0"/>
          <w:numId w:val="52"/>
        </w:numPr>
        <w:ind w:left="0" w:leftChars="0" w:firstLine="0" w:firstLineChars="0"/>
        <w:rPr>
          <w:del w:id="26304" w:author="M00007797" w:date="2023-06-19T10:58:25Z"/>
        </w:rPr>
        <w:pPrChange w:id="26303" w:author="M00000676" w:date="2024-02-27T11:02:46Z">
          <w:pPr>
            <w:pStyle w:val="187"/>
            <w:numPr>
              <w:ilvl w:val="0"/>
              <w:numId w:val="52"/>
            </w:numPr>
            <w:ind w:leftChars="0" w:firstLine="631" w:firstLineChars="0"/>
          </w:pPr>
        </w:pPrChange>
      </w:pPr>
      <w:del w:id="26305" w:author="M00007797" w:date="2023-06-19T10:58:25Z">
        <w:r>
          <w:rPr>
            <w:rFonts w:hint="eastAsia"/>
          </w:rPr>
          <w:delText>座圈装置：保险丝。</w:delText>
        </w:r>
      </w:del>
    </w:p>
    <w:p>
      <w:pPr>
        <w:pStyle w:val="187"/>
        <w:ind w:left="0" w:leftChars="0" w:firstLine="0" w:firstLineChars="0"/>
        <w:rPr>
          <w:del w:id="26307" w:author="M00007797" w:date="2023-06-19T10:58:25Z"/>
        </w:rPr>
        <w:pPrChange w:id="26306" w:author="M00000676" w:date="2024-02-27T11:02:46Z">
          <w:pPr>
            <w:pStyle w:val="187"/>
            <w:ind w:left="1560" w:leftChars="0" w:firstLine="0" w:firstLineChars="0"/>
          </w:pPr>
        </w:pPrChange>
      </w:pPr>
    </w:p>
    <w:p>
      <w:pPr>
        <w:pStyle w:val="5"/>
        <w:ind w:left="0"/>
        <w:rPr>
          <w:del w:id="26309" w:author="M00007797" w:date="2023-06-19T10:58:25Z"/>
        </w:rPr>
        <w:pPrChange w:id="26308" w:author="M00000676" w:date="2024-02-27T11:02:46Z">
          <w:pPr>
            <w:pStyle w:val="5"/>
            <w:ind w:left="1145"/>
          </w:pPr>
        </w:pPrChange>
      </w:pPr>
      <w:del w:id="26310" w:author="M00007797" w:date="2023-06-19T10:58:25Z">
        <w:bookmarkStart w:id="2522" w:name="_Toc523737044"/>
        <w:r>
          <w:rPr>
            <w:rFonts w:hint="eastAsia"/>
          </w:rPr>
          <w:delText xml:space="preserve"> </w:delText>
        </w:r>
        <w:bookmarkStart w:id="2523" w:name="_Toc8931"/>
        <w:bookmarkStart w:id="2524" w:name="_Toc1353"/>
        <w:bookmarkStart w:id="2525" w:name="_Toc28454"/>
        <w:bookmarkStart w:id="2526" w:name="_Toc637"/>
        <w:bookmarkStart w:id="2527" w:name="_Toc21274"/>
        <w:bookmarkStart w:id="2528" w:name="_Toc3407"/>
        <w:bookmarkStart w:id="2529" w:name="_Toc29707"/>
        <w:bookmarkStart w:id="2530" w:name="_Toc6248648"/>
        <w:bookmarkStart w:id="2531" w:name="_Toc6811"/>
        <w:bookmarkStart w:id="2532" w:name="_Toc11450"/>
        <w:bookmarkStart w:id="2533" w:name="_Toc8642"/>
        <w:bookmarkStart w:id="2534" w:name="_Toc1358"/>
        <w:bookmarkStart w:id="2535" w:name="_Toc17807"/>
        <w:r>
          <w:rPr>
            <w:rFonts w:hint="eastAsia"/>
          </w:rPr>
          <w:delText>材料阻燃</w:delText>
        </w:r>
        <w:bookmarkEnd w:id="2522"/>
        <w:bookmarkEnd w:id="2523"/>
        <w:bookmarkEnd w:id="2524"/>
        <w:bookmarkEnd w:id="2525"/>
        <w:bookmarkEnd w:id="2526"/>
        <w:bookmarkEnd w:id="2527"/>
        <w:bookmarkEnd w:id="2528"/>
        <w:bookmarkEnd w:id="2529"/>
        <w:bookmarkEnd w:id="2530"/>
        <w:bookmarkEnd w:id="2531"/>
        <w:bookmarkEnd w:id="2532"/>
        <w:bookmarkEnd w:id="2533"/>
        <w:bookmarkEnd w:id="2534"/>
        <w:bookmarkEnd w:id="2535"/>
      </w:del>
      <w:del w:id="26311" w:author="M00007797" w:date="2023-06-19T10:58:25Z">
        <w:r>
          <w:rPr>
            <w:rFonts w:hint="eastAsia"/>
          </w:rPr>
          <w:tab/>
        </w:r>
      </w:del>
      <w:del w:id="26312" w:author="M00007797" w:date="2023-06-19T10:58:25Z">
        <w:r>
          <w:rPr>
            <w:rFonts w:hint="eastAsia"/>
          </w:rPr>
          <w:tab/>
        </w:r>
      </w:del>
      <w:del w:id="26313" w:author="M00007797" w:date="2023-06-19T10:58:25Z">
        <w:r>
          <w:rPr>
            <w:rFonts w:hint="eastAsia"/>
          </w:rPr>
          <w:tab/>
        </w:r>
      </w:del>
      <w:del w:id="26314" w:author="M00007797" w:date="2023-06-19T10:58:25Z">
        <w:r>
          <w:rPr>
            <w:rFonts w:hint="eastAsia"/>
          </w:rPr>
          <w:tab/>
        </w:r>
      </w:del>
      <w:del w:id="26315" w:author="M00007797" w:date="2023-06-19T10:58:25Z">
        <w:r>
          <w:rPr>
            <w:rFonts w:hint="eastAsia"/>
          </w:rPr>
          <w:tab/>
        </w:r>
      </w:del>
      <w:del w:id="26316" w:author="M00007797" w:date="2023-06-19T10:58:25Z">
        <w:r>
          <w:rPr>
            <w:rFonts w:hint="eastAsia"/>
          </w:rPr>
          <w:tab/>
        </w:r>
      </w:del>
      <w:del w:id="26317" w:author="M00007797" w:date="2023-06-19T10:58:25Z">
        <w:r>
          <w:rPr>
            <w:rFonts w:hint="eastAsia"/>
          </w:rPr>
          <w:tab/>
        </w:r>
      </w:del>
      <w:del w:id="26318" w:author="M00007797" w:date="2023-06-19T10:58:25Z">
        <w:r>
          <w:rPr>
            <w:rFonts w:hint="eastAsia"/>
          </w:rPr>
          <w:tab/>
        </w:r>
      </w:del>
    </w:p>
    <w:p>
      <w:pPr>
        <w:pStyle w:val="187"/>
        <w:numPr>
          <w:ilvl w:val="0"/>
          <w:numId w:val="59"/>
        </w:numPr>
        <w:ind w:left="0" w:leftChars="0" w:firstLine="0" w:firstLineChars="0"/>
        <w:rPr>
          <w:del w:id="26320" w:author="M00007797" w:date="2023-06-19T10:58:25Z"/>
          <w:rFonts w:hint="eastAsia"/>
        </w:rPr>
        <w:pPrChange w:id="26319" w:author="M00000676" w:date="2024-02-27T11:02:46Z">
          <w:pPr>
            <w:pStyle w:val="187"/>
            <w:numPr>
              <w:ilvl w:val="0"/>
              <w:numId w:val="59"/>
            </w:numPr>
            <w:ind w:left="569" w:leftChars="0" w:firstLine="281" w:firstLineChars="134"/>
          </w:pPr>
        </w:pPrChange>
      </w:pPr>
      <w:del w:id="26321" w:author="M00007797" w:date="2023-06-19T10:58:25Z">
        <w:r>
          <w:rPr/>
          <w:delText>功能描述</w:delText>
        </w:r>
      </w:del>
      <w:del w:id="26322" w:author="M00007797" w:date="2023-06-19T10:58:25Z">
        <w:r>
          <w:rPr>
            <w:rFonts w:hint="eastAsia"/>
          </w:rPr>
          <w:delText>：座圈、</w:delText>
        </w:r>
      </w:del>
      <w:del w:id="26323" w:author="M00007797" w:date="2023-06-19T10:58:25Z">
        <w:r>
          <w:rPr>
            <w:rFonts w:hint="default"/>
            <w:lang w:val="en-US"/>
          </w:rPr>
          <w:delText>底座</w:delText>
        </w:r>
      </w:del>
      <w:ins w:id="26324" w:author="M00006686" w:date="2021-07-30T13:42:00Z">
        <w:del w:id="26325" w:author="M00007797" w:date="2023-06-19T10:58:25Z">
          <w:r>
            <w:rPr>
              <w:rFonts w:hint="eastAsia"/>
              <w:lang w:val="en-US" w:eastAsia="zh-CN"/>
            </w:rPr>
            <w:delText>座衬</w:delText>
          </w:r>
        </w:del>
      </w:ins>
      <w:del w:id="26326" w:author="M00007797" w:date="2023-06-19T10:58:25Z">
        <w:r>
          <w:rPr/>
          <w:delText>、主控板外壳</w:delText>
        </w:r>
      </w:del>
      <w:del w:id="26327" w:author="M00007797" w:date="2023-06-19T10:58:25Z">
        <w:r>
          <w:rPr>
            <w:rFonts w:hint="eastAsia"/>
          </w:rPr>
          <w:delText>防火</w:delText>
        </w:r>
      </w:del>
      <w:del w:id="26328" w:author="M00007797" w:date="2023-06-19T10:58:25Z">
        <w:r>
          <w:rPr/>
          <w:delText>等级＞</w:delText>
        </w:r>
      </w:del>
      <w:del w:id="26329" w:author="M00007797" w:date="2023-06-19T10:58:25Z">
        <w:r>
          <w:rPr>
            <w:rFonts w:hint="eastAsia"/>
          </w:rPr>
          <w:delText>V-2</w:delText>
        </w:r>
      </w:del>
      <w:del w:id="26330" w:author="M00007797" w:date="2023-06-19T10:58:25Z">
        <w:r>
          <w:rPr>
            <w:rFonts w:hint="eastAsia"/>
          </w:rPr>
          <w:tab/>
        </w:r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6332" w:author="M00007797" w:date="2023-07-10T10:23:12Z"/>
        </w:rPr>
        <w:pPrChange w:id="26331" w:author="M00000676" w:date="2024-02-27T11:02:46Z">
          <w:pPr>
            <w:pStyle w:val="187"/>
            <w:numPr>
              <w:ilvl w:val="-1"/>
              <w:numId w:val="0"/>
            </w:numPr>
            <w:ind w:left="281" w:leftChars="134" w:firstLine="0" w:firstLineChars="0"/>
          </w:pPr>
        </w:pPrChange>
      </w:pPr>
      <w:del w:id="26333" w:author="M00007797" w:date="2023-07-10T10:23:12Z">
        <w:r>
          <w:rPr>
            <w:rFonts w:hint="eastAsia"/>
          </w:rPr>
          <w:tab/>
        </w:r>
      </w:del>
      <w:del w:id="26334" w:author="M00007797" w:date="2023-07-10T10:23:12Z">
        <w:r>
          <w:rPr>
            <w:rFonts w:hint="eastAsia"/>
          </w:rPr>
          <w:tab/>
        </w:r>
      </w:del>
      <w:del w:id="26335" w:author="M00007797" w:date="2023-07-10T10:23:12Z">
        <w:r>
          <w:rPr>
            <w:rFonts w:hint="eastAsia"/>
          </w:rPr>
          <w:tab/>
        </w:r>
      </w:del>
      <w:del w:id="26336" w:author="M00007797" w:date="2023-07-10T10:23:12Z">
        <w:r>
          <w:rPr>
            <w:rFonts w:hint="eastAsia"/>
          </w:rPr>
          <w:tab/>
        </w:r>
      </w:del>
      <w:del w:id="26337" w:author="M00007797" w:date="2023-07-10T10:23:12Z">
        <w:r>
          <w:rPr>
            <w:rFonts w:hint="eastAsia"/>
          </w:rPr>
          <w:tab/>
        </w:r>
      </w:del>
      <w:del w:id="26338" w:author="M00007797" w:date="2023-07-10T10:23:12Z">
        <w:r>
          <w:rPr>
            <w:rFonts w:hint="eastAsia"/>
          </w:rPr>
          <w:tab/>
        </w:r>
      </w:del>
      <w:del w:id="26339" w:author="M00007797" w:date="2023-07-10T10:23:12Z">
        <w:r>
          <w:rPr>
            <w:rFonts w:hint="eastAsia"/>
          </w:rPr>
          <w:tab/>
        </w:r>
      </w:del>
      <w:del w:id="26340" w:author="M00007797" w:date="2023-07-10T10:23:12Z">
        <w:r>
          <w:rPr>
            <w:rFonts w:hint="eastAsia"/>
          </w:rPr>
          <w:tab/>
        </w:r>
      </w:del>
    </w:p>
    <w:p>
      <w:pPr>
        <w:pStyle w:val="5"/>
        <w:ind w:left="0"/>
        <w:rPr>
          <w:del w:id="26342" w:author="M00007797" w:date="2023-07-10T10:23:12Z"/>
        </w:rPr>
        <w:pPrChange w:id="26341" w:author="M00000676" w:date="2024-02-27T11:02:46Z">
          <w:pPr>
            <w:pStyle w:val="5"/>
            <w:ind w:left="1145"/>
          </w:pPr>
        </w:pPrChange>
      </w:pPr>
      <w:del w:id="26343" w:author="M00007797" w:date="2023-07-10T10:23:12Z">
        <w:bookmarkStart w:id="2536" w:name="_Toc9887"/>
        <w:bookmarkStart w:id="2537" w:name="_Toc28039"/>
        <w:bookmarkStart w:id="2538" w:name="_Toc5367"/>
        <w:bookmarkStart w:id="2539" w:name="_Toc24675"/>
        <w:bookmarkStart w:id="2540" w:name="_Toc20067"/>
        <w:bookmarkStart w:id="2541" w:name="_Toc11923"/>
        <w:bookmarkStart w:id="2542" w:name="_Toc32500"/>
        <w:bookmarkStart w:id="2543" w:name="_Toc23227"/>
        <w:bookmarkStart w:id="2544" w:name="_Toc15741"/>
        <w:bookmarkStart w:id="2545" w:name="_Toc29526"/>
        <w:bookmarkStart w:id="2546" w:name="_Toc31527"/>
        <w:bookmarkStart w:id="2547" w:name="_Toc20465"/>
        <w:r>
          <w:rPr>
            <w:rFonts w:hint="eastAsia"/>
            <w:lang w:val="en-US" w:eastAsia="zh-CN"/>
          </w:rPr>
          <w:delText>微波开关</w:delText>
        </w:r>
        <w:bookmarkEnd w:id="2536"/>
        <w:bookmarkEnd w:id="2537"/>
        <w:bookmarkEnd w:id="2538"/>
        <w:bookmarkEnd w:id="2539"/>
        <w:bookmarkEnd w:id="2540"/>
        <w:bookmarkEnd w:id="2541"/>
        <w:bookmarkEnd w:id="2542"/>
        <w:bookmarkEnd w:id="2543"/>
        <w:bookmarkEnd w:id="2544"/>
        <w:bookmarkEnd w:id="2545"/>
        <w:bookmarkEnd w:id="2546"/>
        <w:bookmarkEnd w:id="2547"/>
      </w:del>
      <w:del w:id="26344" w:author="M00007797" w:date="2023-07-10T10:23:12Z">
        <w:r>
          <w:rPr>
            <w:rFonts w:hint="eastAsia"/>
          </w:rPr>
          <w:tab/>
        </w:r>
      </w:del>
      <w:del w:id="26345" w:author="M00007797" w:date="2023-07-10T10:23:12Z">
        <w:r>
          <w:rPr>
            <w:rFonts w:hint="eastAsia"/>
          </w:rPr>
          <w:tab/>
        </w:r>
      </w:del>
      <w:del w:id="26346" w:author="M00007797" w:date="2023-07-10T10:23:12Z">
        <w:r>
          <w:rPr>
            <w:rFonts w:hint="eastAsia"/>
          </w:rPr>
          <w:tab/>
        </w:r>
      </w:del>
      <w:del w:id="26347" w:author="M00007797" w:date="2023-07-10T10:23:12Z">
        <w:r>
          <w:rPr>
            <w:rFonts w:hint="eastAsia"/>
          </w:rPr>
          <w:tab/>
        </w:r>
      </w:del>
      <w:del w:id="26348" w:author="M00007797" w:date="2023-07-10T10:23:12Z">
        <w:r>
          <w:rPr>
            <w:rFonts w:hint="eastAsia"/>
          </w:rPr>
          <w:tab/>
        </w:r>
      </w:del>
      <w:del w:id="26349" w:author="M00007797" w:date="2023-07-10T10:23:12Z">
        <w:r>
          <w:rPr>
            <w:rFonts w:hint="eastAsia"/>
          </w:rPr>
          <w:tab/>
        </w:r>
      </w:del>
      <w:del w:id="26350" w:author="M00007797" w:date="2023-07-10T10:23:12Z">
        <w:r>
          <w:rPr>
            <w:rFonts w:hint="eastAsia"/>
          </w:rPr>
          <w:tab/>
        </w:r>
      </w:del>
      <w:del w:id="26351" w:author="M00007797" w:date="2023-07-10T10:23:12Z">
        <w:r>
          <w:rPr>
            <w:rFonts w:hint="eastAsia"/>
          </w:rPr>
          <w:tab/>
        </w:r>
      </w:del>
    </w:p>
    <w:p>
      <w:pPr>
        <w:pStyle w:val="187"/>
        <w:numPr>
          <w:ilvl w:val="0"/>
          <w:numId w:val="60"/>
        </w:numPr>
        <w:ind w:left="0" w:leftChars="0" w:firstLine="0" w:firstLineChars="0"/>
        <w:rPr>
          <w:del w:id="26353" w:author="M00007797" w:date="2023-07-10T10:23:12Z"/>
          <w:rFonts w:hint="eastAsia"/>
          <w:lang w:val="en-US" w:eastAsia="zh-CN"/>
        </w:rPr>
        <w:pPrChange w:id="26352" w:author="M00000676" w:date="2024-02-27T11:02:46Z">
          <w:pPr>
            <w:pStyle w:val="187"/>
            <w:numPr>
              <w:ilvl w:val="0"/>
              <w:numId w:val="60"/>
            </w:numPr>
            <w:ind w:left="569" w:leftChars="0" w:firstLine="0" w:firstLineChars="0"/>
          </w:pPr>
        </w:pPrChange>
      </w:pPr>
      <w:del w:id="26354" w:author="M00007797" w:date="2023-07-10T10:23:12Z">
        <w:r>
          <w:rPr>
            <w:rFonts w:hint="eastAsia"/>
          </w:rPr>
          <w:delText>操作方式：</w:delText>
        </w:r>
      </w:del>
      <w:del w:id="26355" w:author="M00007797" w:date="2023-07-10T10:23:12Z">
        <w:r>
          <w:rPr>
            <w:rFonts w:hint="eastAsia"/>
            <w:lang w:val="en-US" w:eastAsia="zh-CN"/>
          </w:rPr>
          <w:delText>遥控</w:delText>
        </w:r>
      </w:del>
      <w:del w:id="26356" w:author="M00007797" w:date="2023-07-10T10:23:12Z">
        <w:r>
          <w:rPr>
            <w:rFonts w:hint="eastAsia"/>
          </w:rPr>
          <w:delText>【</w:delText>
        </w:r>
      </w:del>
      <w:del w:id="26357" w:author="M00007797" w:date="2023-07-10T10:23:12Z">
        <w:r>
          <w:rPr>
            <w:rFonts w:hint="default"/>
            <w:lang w:val="en-US" w:eastAsia="zh-CN"/>
          </w:rPr>
          <w:delText>微波</w:delText>
        </w:r>
      </w:del>
      <w:ins w:id="26358" w:author="M00009068" w:date="2021-10-28T13:44:08Z">
        <w:del w:id="26359" w:author="M00007797" w:date="2023-07-10T10:23:12Z">
          <w:r>
            <w:rPr>
              <w:rFonts w:hint="eastAsia"/>
              <w:lang w:val="en-US" w:eastAsia="zh-CN"/>
            </w:rPr>
            <w:delText>感应开关</w:delText>
          </w:r>
        </w:del>
      </w:ins>
      <w:del w:id="26360" w:author="M00007797" w:date="2023-07-10T10:23:12Z">
        <w:r>
          <w:rPr/>
          <w:delText>】</w:delText>
        </w:r>
      </w:del>
      <w:del w:id="26361" w:author="M00007797" w:date="2023-07-10T10:23:12Z">
        <w:r>
          <w:rPr>
            <w:rFonts w:hint="eastAsia"/>
          </w:rPr>
          <w:delText>按键</w:delText>
        </w:r>
      </w:del>
      <w:del w:id="26362" w:author="M00007797" w:date="2023-07-10T10:23:12Z">
        <w:r>
          <w:rPr>
            <w:rFonts w:hint="eastAsia"/>
            <w:lang w:val="en-US" w:eastAsia="zh-CN"/>
          </w:rPr>
          <w:delText>开启或关闭微波。</w:delText>
        </w:r>
      </w:del>
    </w:p>
    <w:p>
      <w:pPr>
        <w:pStyle w:val="187"/>
        <w:numPr>
          <w:ilvl w:val="0"/>
          <w:numId w:val="60"/>
        </w:numPr>
        <w:ind w:left="0" w:leftChars="0" w:firstLine="0" w:firstLineChars="0"/>
        <w:rPr>
          <w:ins w:id="26364" w:author="M00009068" w:date="2022-07-14T10:32:31Z"/>
          <w:del w:id="26365" w:author="M00007797" w:date="2023-07-10T10:23:12Z"/>
          <w:rFonts w:hint="eastAsia"/>
          <w:lang w:val="en-US" w:eastAsia="zh-CN"/>
        </w:rPr>
        <w:pPrChange w:id="26363" w:author="M00000676" w:date="2024-02-27T11:02:46Z">
          <w:pPr>
            <w:pStyle w:val="187"/>
            <w:numPr>
              <w:ilvl w:val="0"/>
              <w:numId w:val="60"/>
            </w:numPr>
            <w:ind w:left="569" w:leftChars="0" w:firstLine="0" w:firstLineChars="0"/>
          </w:pPr>
        </w:pPrChange>
      </w:pPr>
      <w:del w:id="26366" w:author="M00007797" w:date="2023-07-10T10:23:12Z">
        <w:r>
          <w:rPr>
            <w:rFonts w:hint="eastAsia"/>
          </w:rPr>
          <w:delText>功能描述</w:delText>
        </w:r>
      </w:del>
      <w:del w:id="26367" w:author="M00007797" w:date="2023-07-10T10:23:12Z">
        <w:r>
          <w:rPr>
            <w:rFonts w:hint="eastAsia"/>
            <w:lang w:eastAsia="zh-CN"/>
          </w:rPr>
          <w:delText>：</w:delText>
        </w:r>
      </w:del>
      <w:del w:id="26368" w:author="M00007797" w:date="2023-07-10T10:23:12Z">
        <w:r>
          <w:rPr>
            <w:rFonts w:hint="eastAsia"/>
            <w:lang w:val="en-US" w:eastAsia="zh-CN"/>
          </w:rPr>
          <w:delText>微波开启时人体感应开关圈盖；微波关闭时手动或者脚踢</w:delText>
        </w:r>
      </w:del>
      <w:ins w:id="26369" w:author="M00009068" w:date="2021-11-19T15:17:09Z">
        <w:del w:id="26370" w:author="M00007797" w:date="2023-07-10T10:23:12Z">
          <w:r>
            <w:rPr>
              <w:rFonts w:hint="eastAsia"/>
              <w:lang w:val="en-US" w:eastAsia="zh-CN"/>
            </w:rPr>
            <w:delText>开启</w:delText>
          </w:r>
        </w:del>
      </w:ins>
      <w:del w:id="26371" w:author="M00007797" w:date="2023-07-10T10:23:12Z">
        <w:r>
          <w:rPr>
            <w:rFonts w:hint="eastAsia"/>
            <w:lang w:val="en-US" w:eastAsia="zh-CN"/>
          </w:rPr>
          <w:delText>关闭圈盖。</w:delText>
        </w:r>
      </w:del>
    </w:p>
    <w:p>
      <w:pPr>
        <w:pStyle w:val="187"/>
        <w:numPr>
          <w:ilvl w:val="0"/>
          <w:numId w:val="60"/>
        </w:numPr>
        <w:ind w:left="0" w:leftChars="0" w:firstLine="0" w:firstLineChars="0"/>
        <w:rPr>
          <w:del w:id="26373" w:author="M00007797" w:date="2023-07-10T10:23:12Z"/>
          <w:rFonts w:hint="eastAsia"/>
          <w:color w:val="auto"/>
          <w:highlight w:val="yellow"/>
          <w:lang w:val="en-US" w:eastAsia="zh-CN"/>
          <w:rPrChange w:id="26374" w:author="M00009068" w:date="2022-07-14T10:32:59Z">
            <w:rPr>
              <w:del w:id="26375" w:author="M00007797" w:date="2023-07-10T10:23:12Z"/>
              <w:rFonts w:hint="eastAsia"/>
              <w:lang w:val="en-US" w:eastAsia="zh-CN"/>
            </w:rPr>
          </w:rPrChange>
        </w:rPr>
        <w:pPrChange w:id="26372" w:author="M00000676" w:date="2024-02-27T11:02:46Z">
          <w:pPr>
            <w:pStyle w:val="187"/>
            <w:numPr>
              <w:ilvl w:val="0"/>
              <w:numId w:val="60"/>
            </w:numPr>
            <w:ind w:left="569" w:leftChars="0" w:firstLine="0" w:firstLineChars="0"/>
          </w:pPr>
        </w:pPrChange>
      </w:pPr>
      <w:ins w:id="26376" w:author="M00009068" w:date="2022-07-14T10:32:32Z">
        <w:del w:id="26377" w:author="M00007797" w:date="2023-07-10T10:23:12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highlight w:val="yellow"/>
              <w:shd w:val="clear" w:fill="auto"/>
              <w:rPrChange w:id="26378" w:author="M00009068" w:date="2022-07-14T10:32:59Z">
                <w:rPr>
                  <w:rFonts w:ascii="微软雅黑" w:hAnsi="微软雅黑" w:eastAsia="微软雅黑" w:cs="微软雅黑"/>
                  <w:i w:val="0"/>
                  <w:iCs w:val="0"/>
                  <w:caps w:val="0"/>
                  <w:color w:val="171A1D"/>
                  <w:spacing w:val="0"/>
                  <w:sz w:val="21"/>
                  <w:szCs w:val="21"/>
                  <w:shd w:val="clear" w:fill="C9E7FF"/>
                </w:rPr>
              </w:rPrChange>
            </w:rPr>
            <w:delText>微波关闭时，开圈开盖时，无操作不会关圈关盖</w:delText>
          </w:r>
        </w:del>
      </w:ins>
      <w:ins w:id="26379" w:author="M00009068" w:date="2022-07-14T10:32:32Z">
        <w:del w:id="26380" w:author="M00007797" w:date="2023-07-10T10:23:12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highlight w:val="yellow"/>
              <w:shd w:val="clear" w:fill="auto"/>
              <w:rPrChange w:id="26381" w:author="M00009068" w:date="2022-07-14T10:32:59Z">
                <w:rPr>
                  <w:rFonts w:hint="eastAsia" w:ascii="微软雅黑" w:hAnsi="微软雅黑" w:eastAsia="微软雅黑" w:cs="微软雅黑"/>
                  <w:i w:val="0"/>
                  <w:iCs w:val="0"/>
                  <w:caps w:val="0"/>
                  <w:color w:val="171A1D"/>
                  <w:spacing w:val="0"/>
                  <w:sz w:val="21"/>
                  <w:szCs w:val="21"/>
                  <w:shd w:val="clear" w:fill="C9E7FF"/>
                </w:rPr>
              </w:rPrChange>
            </w:rPr>
            <w:br w:type="textWrapping"/>
          </w:r>
        </w:del>
      </w:ins>
      <w:ins w:id="26382" w:author="M00009068" w:date="2022-07-14T10:32:43Z">
        <w:del w:id="26383" w:author="M00007797" w:date="2023-07-10T10:23:12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highlight w:val="yellow"/>
              <w:shd w:val="clear" w:fill="auto"/>
              <w:lang w:val="en-US" w:eastAsia="zh-CN"/>
              <w:rPrChange w:id="26384" w:author="M00009068" w:date="2022-07-14T10:32:59Z">
                <w:rPr>
                  <w:rFonts w:hint="eastAsia" w:ascii="微软雅黑" w:hAnsi="微软雅黑" w:eastAsia="微软雅黑" w:cs="微软雅黑"/>
                  <w:i w:val="0"/>
                  <w:iCs w:val="0"/>
                  <w:caps w:val="0"/>
                  <w:color w:val="171A1D"/>
                  <w:spacing w:val="0"/>
                  <w:sz w:val="21"/>
                  <w:szCs w:val="21"/>
                  <w:shd w:val="clear" w:fill="C9E7FF"/>
                  <w:lang w:val="en-US" w:eastAsia="zh-CN"/>
                </w:rPr>
              </w:rPrChange>
            </w:rPr>
            <w:delText xml:space="preserve">  </w:delText>
          </w:r>
        </w:del>
      </w:ins>
      <w:ins w:id="26385" w:author="M00009068" w:date="2022-07-14T10:32:32Z">
        <w:del w:id="26386" w:author="M00007797" w:date="2023-07-10T10:23:12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highlight w:val="yellow"/>
              <w:shd w:val="clear" w:fill="auto"/>
              <w:rPrChange w:id="26387" w:author="M00009068" w:date="2022-07-14T10:32:59Z">
                <w:rPr>
                  <w:rFonts w:hint="eastAsia" w:ascii="微软雅黑" w:hAnsi="微软雅黑" w:eastAsia="微软雅黑" w:cs="微软雅黑"/>
                  <w:i w:val="0"/>
                  <w:iCs w:val="0"/>
                  <w:caps w:val="0"/>
                  <w:color w:val="171A1D"/>
                  <w:spacing w:val="0"/>
                  <w:sz w:val="21"/>
                  <w:szCs w:val="21"/>
                  <w:shd w:val="clear" w:fill="C9E7FF"/>
                </w:rPr>
              </w:rPrChange>
            </w:rPr>
            <w:delText>微波关闭时，开盖关圈时，着座离开后30秒会关盖</w:delText>
          </w:r>
        </w:del>
      </w:ins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6389" w:author="M00007797" w:date="2023-07-10T10:23:12Z"/>
          <w:rFonts w:hint="eastAsia"/>
          <w:color w:val="auto"/>
          <w:lang w:val="en-US" w:eastAsia="zh-CN"/>
          <w:rPrChange w:id="26390" w:author="M00009068" w:date="2022-07-14T10:32:56Z">
            <w:rPr>
              <w:del w:id="26391" w:author="M00007797" w:date="2023-07-10T10:23:12Z"/>
              <w:rFonts w:hint="eastAsia"/>
              <w:lang w:val="en-US" w:eastAsia="zh-CN"/>
            </w:rPr>
          </w:rPrChange>
        </w:rPr>
        <w:pPrChange w:id="26388" w:author="M00000676" w:date="2024-02-27T11:02:46Z">
          <w:pPr>
            <w:pStyle w:val="187"/>
            <w:numPr>
              <w:ilvl w:val="-1"/>
              <w:numId w:val="0"/>
            </w:numPr>
            <w:ind w:left="569" w:leftChars="0" w:firstLine="0" w:firstLineChars="0"/>
          </w:pPr>
        </w:pPrChange>
      </w:pPr>
    </w:p>
    <w:p>
      <w:pPr>
        <w:pStyle w:val="5"/>
        <w:ind w:left="0"/>
        <w:rPr>
          <w:del w:id="26393" w:author="M00007797" w:date="2023-07-10T10:23:12Z"/>
        </w:rPr>
        <w:pPrChange w:id="26392" w:author="M00000676" w:date="2024-02-27T11:02:46Z">
          <w:pPr>
            <w:pStyle w:val="5"/>
            <w:ind w:left="1145"/>
          </w:pPr>
        </w:pPrChange>
      </w:pPr>
      <w:del w:id="26394" w:author="M00007797" w:date="2023-07-10T10:23:12Z">
        <w:bookmarkStart w:id="2548" w:name="_Toc523737047"/>
        <w:r>
          <w:rPr>
            <w:rFonts w:hint="eastAsia"/>
          </w:rPr>
          <w:delText xml:space="preserve"> </w:delText>
        </w:r>
        <w:bookmarkStart w:id="2549" w:name="_Toc32574"/>
        <w:bookmarkStart w:id="2550" w:name="_Toc8608"/>
        <w:bookmarkStart w:id="2551" w:name="_Toc27646"/>
        <w:bookmarkStart w:id="2552" w:name="_Toc16326"/>
        <w:bookmarkStart w:id="2553" w:name="_Toc26662"/>
        <w:bookmarkStart w:id="2554" w:name="_Toc29819"/>
        <w:bookmarkStart w:id="2555" w:name="_Toc6248649"/>
        <w:bookmarkStart w:id="2556" w:name="_Toc26017"/>
        <w:bookmarkStart w:id="2557" w:name="_Toc19772"/>
        <w:bookmarkStart w:id="2558" w:name="_Toc19286"/>
        <w:bookmarkStart w:id="2559" w:name="_Toc31992"/>
        <w:bookmarkStart w:id="2560" w:name="_Toc31540"/>
        <w:bookmarkStart w:id="2561" w:name="_Toc13573"/>
        <w:r>
          <w:rPr>
            <w:rFonts w:hint="eastAsia"/>
          </w:rPr>
          <w:delText>人体</w:delText>
        </w:r>
      </w:del>
      <w:del w:id="26395" w:author="M00007797" w:date="2023-07-10T10:23:12Z">
        <w:r>
          <w:rPr/>
          <w:delText>感应</w:delText>
        </w:r>
        <w:bookmarkEnd w:id="2548"/>
        <w:bookmarkEnd w:id="2549"/>
        <w:bookmarkEnd w:id="2550"/>
        <w:bookmarkEnd w:id="2551"/>
        <w:bookmarkEnd w:id="2552"/>
        <w:bookmarkEnd w:id="2553"/>
        <w:bookmarkEnd w:id="2554"/>
        <w:bookmarkEnd w:id="2555"/>
        <w:bookmarkEnd w:id="2556"/>
        <w:bookmarkEnd w:id="2557"/>
        <w:bookmarkEnd w:id="2558"/>
        <w:bookmarkEnd w:id="2559"/>
        <w:bookmarkEnd w:id="2560"/>
        <w:bookmarkEnd w:id="2561"/>
      </w:del>
      <w:del w:id="26396" w:author="M00007797" w:date="2023-07-10T10:23:12Z">
        <w:r>
          <w:rPr>
            <w:rFonts w:hint="eastAsia"/>
          </w:rPr>
          <w:tab/>
        </w:r>
      </w:del>
      <w:del w:id="26397" w:author="M00007797" w:date="2023-07-10T10:23:12Z">
        <w:r>
          <w:rPr>
            <w:rFonts w:hint="eastAsia"/>
          </w:rPr>
          <w:tab/>
        </w:r>
      </w:del>
      <w:del w:id="26398" w:author="M00007797" w:date="2023-07-10T10:23:12Z">
        <w:r>
          <w:rPr>
            <w:rFonts w:hint="eastAsia"/>
          </w:rPr>
          <w:tab/>
        </w:r>
      </w:del>
      <w:del w:id="26399" w:author="M00007797" w:date="2023-07-10T10:23:12Z">
        <w:r>
          <w:rPr>
            <w:rFonts w:hint="eastAsia"/>
          </w:rPr>
          <w:tab/>
        </w:r>
      </w:del>
      <w:del w:id="26400" w:author="M00007797" w:date="2023-07-10T10:23:12Z">
        <w:r>
          <w:rPr>
            <w:rFonts w:hint="eastAsia"/>
          </w:rPr>
          <w:tab/>
        </w:r>
      </w:del>
      <w:del w:id="26401" w:author="M00007797" w:date="2023-07-10T10:23:12Z">
        <w:r>
          <w:rPr>
            <w:rFonts w:hint="eastAsia"/>
          </w:rPr>
          <w:tab/>
        </w:r>
      </w:del>
      <w:del w:id="26402" w:author="M00007797" w:date="2023-07-10T10:23:12Z">
        <w:r>
          <w:rPr>
            <w:rFonts w:hint="eastAsia"/>
          </w:rPr>
          <w:tab/>
        </w:r>
      </w:del>
      <w:del w:id="26403" w:author="M00007797" w:date="2023-07-10T10:23:12Z">
        <w:r>
          <w:rPr>
            <w:rFonts w:hint="eastAsia"/>
          </w:rPr>
          <w:tab/>
        </w:r>
      </w:del>
    </w:p>
    <w:p>
      <w:pPr>
        <w:pStyle w:val="187"/>
        <w:ind w:left="0" w:leftChars="0" w:firstLine="0" w:firstLineChars="0"/>
        <w:rPr>
          <w:del w:id="26405" w:author="M00007797" w:date="2023-07-10T10:23:12Z"/>
        </w:rPr>
        <w:pPrChange w:id="26404" w:author="M00000676" w:date="2024-02-27T11:02:46Z">
          <w:pPr>
            <w:pStyle w:val="187"/>
            <w:ind w:leftChars="271" w:hanging="281" w:hangingChars="134"/>
          </w:pPr>
        </w:pPrChange>
      </w:pPr>
      <w:del w:id="26406" w:author="M00007797" w:date="2023-07-10T10:23:12Z">
        <w:r>
          <w:rPr>
            <w:rFonts w:hint="eastAsia"/>
          </w:rPr>
          <w:delText>1、操作方式：</w:delText>
        </w:r>
      </w:del>
      <w:del w:id="26407" w:author="M00007797" w:date="2023-07-10T10:23:12Z">
        <w:r>
          <w:rPr>
            <w:rFonts w:hint="eastAsia"/>
          </w:rPr>
          <w:tab/>
        </w:r>
      </w:del>
      <w:del w:id="26408" w:author="M00007797" w:date="2023-07-10T10:23:12Z">
        <w:r>
          <w:rPr>
            <w:rFonts w:hint="eastAsia"/>
          </w:rPr>
          <w:tab/>
        </w:r>
      </w:del>
      <w:del w:id="26409" w:author="M00007797" w:date="2023-07-10T10:23:12Z">
        <w:r>
          <w:rPr>
            <w:rFonts w:hint="eastAsia"/>
          </w:rPr>
          <w:tab/>
        </w:r>
      </w:del>
      <w:del w:id="26410" w:author="M00007797" w:date="2023-07-10T10:23:12Z">
        <w:r>
          <w:rPr>
            <w:rFonts w:hint="eastAsia"/>
          </w:rPr>
          <w:tab/>
        </w:r>
      </w:del>
      <w:del w:id="26411" w:author="M00007797" w:date="2023-07-10T10:23:12Z">
        <w:r>
          <w:rPr>
            <w:rFonts w:hint="eastAsia"/>
          </w:rPr>
          <w:tab/>
        </w:r>
      </w:del>
      <w:del w:id="26412" w:author="M00007797" w:date="2023-07-10T10:23:12Z">
        <w:r>
          <w:rPr>
            <w:rFonts w:hint="eastAsia"/>
          </w:rPr>
          <w:tab/>
        </w:r>
      </w:del>
      <w:del w:id="26413" w:author="M00007797" w:date="2023-07-10T10:23:12Z">
        <w:r>
          <w:rPr>
            <w:rFonts w:hint="eastAsia"/>
          </w:rPr>
          <w:tab/>
        </w:r>
      </w:del>
    </w:p>
    <w:p>
      <w:pPr>
        <w:pStyle w:val="187"/>
        <w:ind w:left="0" w:leftChars="0" w:firstLine="0" w:firstLineChars="0"/>
        <w:rPr>
          <w:del w:id="26415" w:author="M00007797" w:date="2023-07-10T10:23:12Z"/>
          <w:rFonts w:hint="eastAsia"/>
        </w:rPr>
        <w:pPrChange w:id="26414" w:author="M00000676" w:date="2024-02-27T11:02:46Z">
          <w:pPr>
            <w:pStyle w:val="187"/>
            <w:ind w:leftChars="271" w:hanging="281" w:hangingChars="134"/>
          </w:pPr>
        </w:pPrChange>
      </w:pPr>
      <w:del w:id="26416" w:author="M00007797" w:date="2023-07-10T10:23:12Z">
        <w:r>
          <w:rPr>
            <w:rFonts w:hint="eastAsia"/>
          </w:rPr>
          <w:tab/>
        </w:r>
      </w:del>
      <w:del w:id="26417" w:author="M00007797" w:date="2023-07-10T10:23:12Z">
        <w:r>
          <w:rPr>
            <w:rFonts w:hint="eastAsia"/>
          </w:rPr>
          <w:delText>通过辨别</w:delText>
        </w:r>
      </w:del>
      <w:del w:id="26418" w:author="M00007797" w:date="2023-07-10T10:23:12Z">
        <w:r>
          <w:rPr/>
          <w:delText>人体靠近</w:delText>
        </w:r>
      </w:del>
      <w:del w:id="26419" w:author="M00007797" w:date="2023-07-10T10:23:12Z">
        <w:r>
          <w:rPr>
            <w:rFonts w:hint="eastAsia"/>
          </w:rPr>
          <w:delText>/存在/离开</w:delText>
        </w:r>
      </w:del>
      <w:del w:id="26420" w:author="M00007797" w:date="2023-07-10T10:23:12Z">
        <w:r>
          <w:rPr/>
          <w:delText>，进行圈盖的</w:delText>
        </w:r>
      </w:del>
      <w:del w:id="26421" w:author="M00007797" w:date="2023-07-10T10:23:12Z">
        <w:r>
          <w:rPr>
            <w:rFonts w:hint="eastAsia"/>
          </w:rPr>
          <w:delText>相关对应</w:delText>
        </w:r>
      </w:del>
      <w:del w:id="26422" w:author="M00007797" w:date="2023-07-10T10:23:12Z">
        <w:r>
          <w:rPr/>
          <w:delText>动作</w:delText>
        </w:r>
      </w:del>
      <w:del w:id="26423" w:author="M00007797" w:date="2023-07-10T10:23:12Z">
        <w:r>
          <w:rPr>
            <w:rFonts w:hint="eastAsia"/>
          </w:rPr>
          <w:delText>；</w:delText>
        </w:r>
      </w:del>
    </w:p>
    <w:p>
      <w:pPr>
        <w:pStyle w:val="187"/>
        <w:ind w:left="0" w:leftChars="0" w:firstLine="0" w:firstLineChars="0"/>
        <w:rPr>
          <w:del w:id="26425" w:author="M00007797" w:date="2023-07-10T10:23:12Z"/>
          <w:rFonts w:hint="eastAsia" w:asciiTheme="majorEastAsia" w:hAnsiTheme="majorEastAsia" w:eastAsiaTheme="majorEastAsia"/>
          <w:color w:val="auto"/>
          <w:shd w:val="clear" w:color="auto" w:fill="FFFFFF"/>
        </w:rPr>
        <w:pPrChange w:id="26424" w:author="M00000676" w:date="2024-02-27T11:02:46Z">
          <w:pPr>
            <w:pStyle w:val="187"/>
            <w:ind w:leftChars="271" w:hanging="281" w:hangingChars="134"/>
          </w:pPr>
        </w:pPrChange>
      </w:pPr>
      <w:del w:id="26426" w:author="M00007797" w:date="2023-07-10T10:23:12Z">
        <w:r>
          <w:rPr>
            <w:rFonts w:hint="eastAsia"/>
          </w:rPr>
          <w:tab/>
        </w:r>
      </w:del>
      <w:del w:id="26427" w:author="M00007797" w:date="2023-07-10T10:23:12Z">
        <w:r>
          <w:rPr>
            <w:rFonts w:hint="eastAsia" w:asciiTheme="majorEastAsia" w:hAnsiTheme="majorEastAsia" w:eastAsiaTheme="majorEastAsia"/>
            <w:color w:val="auto"/>
            <w:shd w:val="clear" w:color="auto" w:fill="FFFFFF"/>
          </w:rPr>
          <w:delText>遥控器</w:delText>
        </w:r>
      </w:del>
      <w:del w:id="26428" w:author="M00007797" w:date="2023-07-10T10:23:12Z">
        <w:r>
          <w:rPr>
            <w:rFonts w:hint="eastAsia" w:asciiTheme="majorEastAsia" w:hAnsiTheme="majorEastAsia" w:eastAsiaTheme="majorEastAsia"/>
            <w:color w:val="auto"/>
            <w:shd w:val="clear" w:color="auto" w:fill="FFFFFF"/>
            <w:lang w:val="en-US" w:eastAsia="zh-CN"/>
          </w:rPr>
          <w:delText>短按【微波】，打开或关闭微波功能</w:delText>
        </w:r>
      </w:del>
    </w:p>
    <w:p>
      <w:pPr>
        <w:pStyle w:val="187"/>
        <w:ind w:left="0" w:leftChars="0" w:firstLine="0" w:firstLineChars="0"/>
        <w:rPr>
          <w:del w:id="26430" w:author="M00007797" w:date="2023-07-10T10:23:12Z"/>
        </w:rPr>
        <w:pPrChange w:id="26429" w:author="M00000676" w:date="2024-02-27T11:02:46Z">
          <w:pPr>
            <w:pStyle w:val="187"/>
            <w:ind w:left="420" w:leftChars="0" w:firstLine="420" w:firstLineChars="0"/>
          </w:pPr>
        </w:pPrChange>
      </w:pPr>
      <w:del w:id="26431" w:author="M00007797" w:date="2023-07-10T10:23:12Z">
        <w:r>
          <w:rPr>
            <w:rFonts w:hint="eastAsia" w:asciiTheme="majorEastAsia" w:hAnsiTheme="majorEastAsia" w:eastAsiaTheme="majorEastAsia"/>
            <w:color w:val="auto"/>
            <w:shd w:val="clear" w:color="auto" w:fill="FFFFFF"/>
          </w:rPr>
          <w:delText>开启微波提示音为“咚”；关闭微波提示音为“叮、叮、叮”</w:delText>
        </w:r>
      </w:del>
      <w:del w:id="26432" w:author="M00007797" w:date="2023-07-10T10:23:12Z">
        <w:r>
          <w:rPr>
            <w:rFonts w:hint="eastAsia"/>
            <w:color w:val="auto"/>
          </w:rPr>
          <w:tab/>
        </w:r>
      </w:del>
      <w:del w:id="26433" w:author="M00007797" w:date="2023-07-10T10:23:12Z">
        <w:r>
          <w:rPr>
            <w:rFonts w:hint="eastAsia"/>
          </w:rPr>
          <w:tab/>
        </w:r>
      </w:del>
      <w:del w:id="26434" w:author="M00007797" w:date="2023-07-10T10:23:12Z">
        <w:r>
          <w:rPr>
            <w:rFonts w:hint="eastAsia"/>
          </w:rPr>
          <w:tab/>
        </w:r>
      </w:del>
      <w:del w:id="26435" w:author="M00007797" w:date="2023-07-10T10:23:12Z">
        <w:r>
          <w:rPr>
            <w:rFonts w:hint="eastAsia"/>
          </w:rPr>
          <w:tab/>
        </w:r>
      </w:del>
      <w:del w:id="26436" w:author="M00007797" w:date="2023-07-10T10:23:12Z">
        <w:r>
          <w:rPr>
            <w:rFonts w:hint="eastAsia"/>
          </w:rPr>
          <w:tab/>
        </w:r>
      </w:del>
      <w:del w:id="26437" w:author="M00007797" w:date="2023-07-10T10:23:12Z">
        <w:r>
          <w:rPr>
            <w:rFonts w:hint="eastAsia"/>
          </w:rPr>
          <w:tab/>
        </w:r>
      </w:del>
      <w:del w:id="26438" w:author="M00007797" w:date="2023-07-10T10:23:12Z">
        <w:r>
          <w:rPr>
            <w:rFonts w:hint="eastAsia"/>
          </w:rPr>
          <w:tab/>
        </w:r>
      </w:del>
    </w:p>
    <w:p>
      <w:pPr>
        <w:pStyle w:val="187"/>
        <w:ind w:left="0" w:leftChars="0" w:firstLine="0" w:firstLineChars="0"/>
        <w:rPr>
          <w:del w:id="26440" w:author="M00007797" w:date="2023-07-10T10:23:12Z"/>
        </w:rPr>
        <w:pPrChange w:id="26439" w:author="M00000676" w:date="2024-02-27T11:02:46Z">
          <w:pPr>
            <w:pStyle w:val="187"/>
            <w:ind w:leftChars="271" w:hanging="281" w:hangingChars="134"/>
          </w:pPr>
        </w:pPrChange>
      </w:pPr>
      <w:del w:id="26441" w:author="M00007797" w:date="2023-07-10T10:23:12Z">
        <w:r>
          <w:rPr>
            <w:rFonts w:hint="eastAsia"/>
          </w:rPr>
          <w:delText>2、功能描述:</w:delText>
        </w:r>
      </w:del>
      <w:del w:id="26442" w:author="M00007797" w:date="2023-07-10T10:23:12Z">
        <w:r>
          <w:rPr>
            <w:rFonts w:hint="eastAsia"/>
          </w:rPr>
          <w:tab/>
        </w:r>
      </w:del>
    </w:p>
    <w:p>
      <w:pPr>
        <w:pStyle w:val="187"/>
        <w:ind w:left="0" w:leftChars="0" w:firstLine="0" w:firstLineChars="0"/>
        <w:rPr>
          <w:del w:id="26444" w:author="M00007797" w:date="2023-07-10T10:23:12Z"/>
          <w:rFonts w:hint="default"/>
          <w:lang w:val="en-US" w:eastAsia="zh-CN"/>
        </w:rPr>
        <w:pPrChange w:id="26443" w:author="M00000676" w:date="2024-02-27T11:02:46Z">
          <w:pPr>
            <w:pStyle w:val="187"/>
            <w:ind w:left="569" w:leftChars="271" w:firstLine="0" w:firstLineChars="0"/>
          </w:pPr>
        </w:pPrChange>
      </w:pPr>
      <w:del w:id="26445" w:author="M00007797" w:date="2023-07-10T10:23:12Z">
        <w:r>
          <w:rPr>
            <w:rFonts w:hint="eastAsia"/>
            <w:lang w:val="en-US" w:eastAsia="zh-CN"/>
          </w:rPr>
          <w:delText>1、关圈关盖状态下：</w:delText>
        </w:r>
      </w:del>
    </w:p>
    <w:p>
      <w:pPr>
        <w:pStyle w:val="187"/>
        <w:ind w:left="0" w:leftChars="0" w:firstLine="0" w:firstLineChars="0"/>
        <w:rPr>
          <w:del w:id="26447" w:author="M00007797" w:date="2023-07-10T10:23:12Z"/>
          <w:rFonts w:hint="default"/>
        </w:rPr>
        <w:pPrChange w:id="26446" w:author="M00000676" w:date="2024-02-27T11:02:46Z">
          <w:pPr>
            <w:pStyle w:val="187"/>
            <w:ind w:left="0" w:leftChars="0" w:firstLine="420" w:firstLineChars="200"/>
          </w:pPr>
        </w:pPrChange>
      </w:pPr>
      <w:del w:id="26448" w:author="M00007797" w:date="2023-07-10T10:23:12Z">
        <w:r>
          <w:rPr>
            <w:rFonts w:hint="default"/>
          </w:rPr>
          <w:delText>当人在微波的探测范围内，检测到“靠近”信号时，执行开盖动作；检测到“离开”和“存在”信号时，不执行开盖动作。</w:delText>
        </w:r>
      </w:del>
    </w:p>
    <w:p>
      <w:pPr>
        <w:pStyle w:val="187"/>
        <w:ind w:left="0" w:leftChars="0" w:firstLine="0" w:firstLineChars="0"/>
        <w:rPr>
          <w:del w:id="26450" w:author="M00007797" w:date="2023-07-10T10:23:12Z"/>
          <w:rFonts w:hint="default"/>
        </w:rPr>
        <w:pPrChange w:id="26449" w:author="M00000676" w:date="2024-02-27T11:02:46Z">
          <w:pPr>
            <w:pStyle w:val="187"/>
            <w:ind w:left="0" w:leftChars="0" w:firstLine="420" w:firstLineChars="200"/>
          </w:pPr>
        </w:pPrChange>
      </w:pPr>
    </w:p>
    <w:p>
      <w:pPr>
        <w:pStyle w:val="187"/>
        <w:ind w:left="0" w:leftChars="0" w:firstLine="0" w:firstLineChars="0"/>
        <w:rPr>
          <w:del w:id="26452" w:author="M00007797" w:date="2023-07-10T10:23:12Z"/>
        </w:rPr>
        <w:pPrChange w:id="26451" w:author="M00000676" w:date="2024-02-27T11:02:46Z">
          <w:pPr>
            <w:pStyle w:val="187"/>
            <w:ind w:left="569" w:leftChars="271" w:firstLine="0" w:firstLineChars="0"/>
          </w:pPr>
        </w:pPrChange>
      </w:pPr>
      <w:del w:id="26453" w:author="M00007797" w:date="2023-07-10T10:23:12Z">
        <w:r>
          <w:rPr>
            <w:rFonts w:hint="eastAsia"/>
            <w:lang w:val="en-US" w:eastAsia="zh-CN"/>
          </w:rPr>
          <w:delText>2、</w:delText>
        </w:r>
      </w:del>
      <w:del w:id="26454" w:author="M00007797" w:date="2023-07-10T10:23:12Z">
        <w:r>
          <w:rPr>
            <w:rFonts w:hint="default"/>
          </w:rPr>
          <w:delText>开盖关圈状态下：</w:delText>
        </w:r>
      </w:del>
      <w:del w:id="26455" w:author="M00007797" w:date="2023-07-10T10:23:12Z">
        <w:r>
          <w:rPr/>
          <w:tab/>
        </w:r>
      </w:del>
      <w:del w:id="26456" w:author="M00007797" w:date="2023-07-10T10:23:12Z">
        <w:r>
          <w:rPr/>
          <w:tab/>
        </w:r>
      </w:del>
    </w:p>
    <w:p>
      <w:pPr>
        <w:pStyle w:val="187"/>
        <w:ind w:left="0" w:leftChars="0" w:firstLine="0" w:firstLineChars="0"/>
        <w:rPr>
          <w:del w:id="26458" w:author="M00007797" w:date="2023-07-10T10:23:12Z"/>
          <w:rFonts w:hint="default"/>
        </w:rPr>
        <w:pPrChange w:id="26457" w:author="M00000676" w:date="2024-02-27T11:02:46Z">
          <w:pPr>
            <w:pStyle w:val="187"/>
            <w:ind w:left="569" w:leftChars="271" w:firstLine="0" w:firstLineChars="0"/>
          </w:pPr>
        </w:pPrChange>
      </w:pPr>
      <w:del w:id="26459" w:author="M00007797" w:date="2023-07-10T10:23:12Z">
        <w:r>
          <w:rPr>
            <w:rFonts w:hint="eastAsia"/>
            <w:lang w:val="en-US" w:eastAsia="zh-CN"/>
          </w:rPr>
          <w:delText>1）</w:delText>
        </w:r>
      </w:del>
      <w:del w:id="26460" w:author="M00007797" w:date="2023-07-10T10:23:12Z">
        <w:r>
          <w:rPr>
            <w:rFonts w:hint="default"/>
          </w:rPr>
          <w:delText>着座状态下，机器不处理微波数据。</w:delText>
        </w:r>
      </w:del>
    </w:p>
    <w:p>
      <w:pPr>
        <w:pStyle w:val="187"/>
        <w:ind w:left="0" w:leftChars="0" w:firstLine="0" w:firstLineChars="0"/>
        <w:rPr>
          <w:del w:id="26462" w:author="M00007797" w:date="2023-07-10T10:23:12Z"/>
          <w:rFonts w:hint="default"/>
        </w:rPr>
        <w:pPrChange w:id="26461" w:author="M00000676" w:date="2024-02-27T11:02:46Z">
          <w:pPr>
            <w:pStyle w:val="187"/>
            <w:ind w:leftChars="271" w:hanging="281" w:hangingChars="134"/>
          </w:pPr>
        </w:pPrChange>
      </w:pPr>
    </w:p>
    <w:p>
      <w:pPr>
        <w:pStyle w:val="187"/>
        <w:ind w:left="0" w:leftChars="0" w:firstLine="0" w:firstLineChars="0"/>
        <w:rPr>
          <w:del w:id="26464" w:author="M00007797" w:date="2023-07-10T10:23:12Z"/>
        </w:rPr>
        <w:pPrChange w:id="26463" w:author="M00000676" w:date="2024-02-27T11:02:46Z">
          <w:pPr>
            <w:pStyle w:val="187"/>
            <w:ind w:leftChars="271" w:hanging="281" w:hangingChars="134"/>
          </w:pPr>
        </w:pPrChange>
      </w:pPr>
      <w:del w:id="26465" w:author="M00007797" w:date="2023-07-10T10:23:12Z">
        <w:r>
          <w:rPr>
            <w:rFonts w:hint="eastAsia"/>
            <w:lang w:val="en-US" w:eastAsia="zh-CN"/>
          </w:rPr>
          <w:delText>2）</w:delText>
        </w:r>
      </w:del>
      <w:del w:id="26466" w:author="M00007797" w:date="2023-07-10T10:23:12Z">
        <w:r>
          <w:rPr>
            <w:rFonts w:hint="default"/>
          </w:rPr>
          <w:delText>未着座状态</w:delText>
        </w:r>
      </w:del>
    </w:p>
    <w:p>
      <w:pPr>
        <w:pStyle w:val="187"/>
        <w:ind w:left="0" w:leftChars="0" w:firstLine="0" w:firstLineChars="0"/>
        <w:rPr>
          <w:del w:id="26468" w:author="M00007797" w:date="2023-07-10T10:23:12Z"/>
          <w:rFonts w:hint="eastAsia"/>
          <w:lang w:val="en-US" w:eastAsia="zh-CN"/>
        </w:rPr>
        <w:pPrChange w:id="26467" w:author="M00000676" w:date="2024-02-27T11:02:46Z">
          <w:pPr>
            <w:pStyle w:val="187"/>
            <w:ind w:leftChars="271" w:hanging="281" w:hangingChars="134"/>
          </w:pPr>
        </w:pPrChange>
      </w:pPr>
      <w:del w:id="26469" w:author="M00007797" w:date="2023-07-10T10:23:12Z">
        <w:r>
          <w:rPr>
            <w:rFonts w:hint="eastAsia"/>
            <w:lang w:val="en-US" w:eastAsia="zh-CN"/>
          </w:rPr>
          <w:delText>“离开”信号</w:delText>
        </w:r>
      </w:del>
    </w:p>
    <w:p>
      <w:pPr>
        <w:pStyle w:val="187"/>
        <w:ind w:left="0" w:leftChars="0" w:firstLine="0" w:firstLineChars="0"/>
        <w:rPr>
          <w:del w:id="26471" w:author="M00007797" w:date="2023-07-10T10:23:12Z"/>
          <w:rFonts w:hint="eastAsia"/>
          <w:lang w:val="en-US" w:eastAsia="zh-CN"/>
        </w:rPr>
        <w:pPrChange w:id="26470" w:author="M00000676" w:date="2024-02-27T11:02:46Z">
          <w:pPr>
            <w:pStyle w:val="187"/>
            <w:ind w:leftChars="271" w:firstLine="0" w:firstLineChars="0"/>
          </w:pPr>
        </w:pPrChange>
      </w:pPr>
      <w:del w:id="26472" w:author="M00007797" w:date="2023-07-10T10:23:12Z">
        <w:r>
          <w:rPr>
            <w:rFonts w:hint="eastAsia"/>
            <w:lang w:val="en-US" w:eastAsia="zh-CN"/>
          </w:rPr>
          <w:delText>当微波侦测到“离开”信号时，启动15s计时器，若在15s内没有微波信号（离开、靠近和存在）输入时，关盖；若15s计时过程中有微波信号（离开、靠近和存在）输入时，则15s计时器清零，并根据输入的微波信号重新判断做相应处理。</w:delText>
        </w:r>
      </w:del>
    </w:p>
    <w:p>
      <w:pPr>
        <w:pStyle w:val="187"/>
        <w:ind w:left="0" w:leftChars="0" w:firstLine="0" w:firstLineChars="0"/>
        <w:rPr>
          <w:del w:id="26474" w:author="M00007797" w:date="2023-07-10T10:23:12Z"/>
          <w:rFonts w:hint="eastAsia"/>
          <w:lang w:val="en-US" w:eastAsia="zh-CN"/>
        </w:rPr>
        <w:pPrChange w:id="26473" w:author="M00000676" w:date="2024-02-27T11:02:46Z">
          <w:pPr>
            <w:pStyle w:val="187"/>
            <w:ind w:leftChars="271" w:firstLine="0" w:firstLineChars="0"/>
          </w:pPr>
        </w:pPrChange>
      </w:pPr>
    </w:p>
    <w:p>
      <w:pPr>
        <w:pStyle w:val="187"/>
        <w:ind w:left="0" w:leftChars="0" w:firstLine="0" w:firstLineChars="0"/>
        <w:rPr>
          <w:del w:id="26476" w:author="M00007797" w:date="2023-07-10T10:23:12Z"/>
        </w:rPr>
        <w:pPrChange w:id="26475" w:author="M00000676" w:date="2024-02-27T11:02:46Z">
          <w:pPr>
            <w:pStyle w:val="187"/>
            <w:ind w:leftChars="271" w:hanging="281" w:hangingChars="134"/>
          </w:pPr>
        </w:pPrChange>
      </w:pPr>
      <w:del w:id="26477" w:author="M00007797" w:date="2023-07-10T10:23:12Z">
        <w:r>
          <w:rPr>
            <w:rFonts w:hint="default"/>
          </w:rPr>
          <w:delText>“靠近”信号</w:delText>
        </w:r>
      </w:del>
    </w:p>
    <w:p>
      <w:pPr>
        <w:pStyle w:val="187"/>
        <w:ind w:left="0" w:leftChars="0" w:firstLine="0" w:firstLineChars="0"/>
        <w:rPr>
          <w:del w:id="26479" w:author="M00007797" w:date="2023-07-10T10:23:12Z"/>
          <w:rFonts w:hint="default"/>
        </w:rPr>
        <w:pPrChange w:id="26478" w:author="M00000676" w:date="2024-02-27T11:02:46Z">
          <w:pPr>
            <w:pStyle w:val="187"/>
            <w:ind w:leftChars="271" w:firstLine="0" w:firstLineChars="0"/>
          </w:pPr>
        </w:pPrChange>
      </w:pPr>
      <w:del w:id="26480" w:author="M00007797" w:date="2023-07-10T10:23:12Z">
        <w:r>
          <w:rPr>
            <w:rFonts w:hint="default"/>
          </w:rPr>
          <w:delText>当微波侦测到“靠近”信号时，启动</w:delText>
        </w:r>
      </w:del>
      <w:ins w:id="26481" w:author="M00009068" w:date="2022-01-13T11:24:43Z">
        <w:del w:id="26482" w:author="M00007797" w:date="2023-07-10T10:23:12Z">
          <w:r>
            <w:rPr>
              <w:rFonts w:hint="eastAsia"/>
              <w:lang w:val="en-US" w:eastAsia="zh-CN"/>
            </w:rPr>
            <w:delText>4</w:delText>
          </w:r>
        </w:del>
      </w:ins>
      <w:del w:id="26483" w:author="M00007797" w:date="2023-07-10T10:23:12Z">
        <w:r>
          <w:rPr>
            <w:rFonts w:hint="default"/>
          </w:rPr>
          <w:delText>15s计时器，若在</w:delText>
        </w:r>
      </w:del>
      <w:ins w:id="26484" w:author="M00009068" w:date="2022-01-13T11:24:47Z">
        <w:del w:id="26485" w:author="M00007797" w:date="2023-07-10T10:23:12Z">
          <w:r>
            <w:rPr>
              <w:rFonts w:hint="eastAsia"/>
              <w:lang w:val="en-US" w:eastAsia="zh-CN"/>
            </w:rPr>
            <w:delText>4</w:delText>
          </w:r>
        </w:del>
      </w:ins>
      <w:del w:id="26486" w:author="M00007797" w:date="2023-07-10T10:23:12Z">
        <w:r>
          <w:rPr>
            <w:rFonts w:hint="default"/>
          </w:rPr>
          <w:delText>15s内没有微波信号（离开、靠近和存在）输入时，关盖；若15s计时过程中有微波信号（离开、靠近和存在）输入时，则15s计时器清零，并根据输入的微波信号重新判断做相应处理。</w:delText>
        </w:r>
      </w:del>
    </w:p>
    <w:p>
      <w:pPr>
        <w:pStyle w:val="187"/>
        <w:ind w:left="0" w:leftChars="0" w:firstLine="0" w:firstLineChars="0"/>
        <w:rPr>
          <w:del w:id="26488" w:author="M00007797" w:date="2023-07-10T10:23:12Z"/>
          <w:rFonts w:hint="eastAsia"/>
        </w:rPr>
        <w:pPrChange w:id="26487" w:author="M00000676" w:date="2024-02-27T11:02:46Z">
          <w:pPr>
            <w:pStyle w:val="187"/>
            <w:ind w:leftChars="271" w:firstLine="0" w:firstLineChars="0"/>
          </w:pPr>
        </w:pPrChange>
      </w:pPr>
    </w:p>
    <w:p>
      <w:pPr>
        <w:pStyle w:val="187"/>
        <w:ind w:left="0" w:leftChars="0" w:firstLine="0" w:firstLineChars="0"/>
        <w:rPr>
          <w:del w:id="26490" w:author="M00007797" w:date="2023-07-10T10:23:12Z"/>
        </w:rPr>
        <w:pPrChange w:id="26489" w:author="M00000676" w:date="2024-02-27T11:02:46Z">
          <w:pPr>
            <w:pStyle w:val="187"/>
            <w:ind w:leftChars="271" w:hanging="281" w:hangingChars="134"/>
          </w:pPr>
        </w:pPrChange>
      </w:pPr>
      <w:del w:id="26491" w:author="M00007797" w:date="2023-07-10T10:23:12Z">
        <w:r>
          <w:rPr>
            <w:rFonts w:hint="default"/>
          </w:rPr>
          <w:delText>“存在”信号</w:delText>
        </w:r>
      </w:del>
    </w:p>
    <w:p>
      <w:pPr>
        <w:pStyle w:val="187"/>
        <w:ind w:left="0" w:leftChars="0" w:firstLine="0" w:firstLineChars="0"/>
        <w:rPr>
          <w:del w:id="26493" w:author="M00007797" w:date="2023-07-10T10:23:12Z"/>
          <w:rFonts w:hint="default"/>
        </w:rPr>
        <w:pPrChange w:id="26492" w:author="M00000676" w:date="2024-02-27T11:02:46Z">
          <w:pPr>
            <w:pStyle w:val="187"/>
            <w:ind w:leftChars="271" w:firstLine="0" w:firstLineChars="0"/>
          </w:pPr>
        </w:pPrChange>
      </w:pPr>
      <w:del w:id="26494" w:author="M00007797" w:date="2023-07-10T10:23:12Z">
        <w:r>
          <w:rPr>
            <w:rFonts w:hint="default"/>
          </w:rPr>
          <w:delText>当微波侦测到“存在”信号时，启动</w:delText>
        </w:r>
      </w:del>
      <w:ins w:id="26495" w:author="M00009068" w:date="2022-01-13T11:24:51Z">
        <w:del w:id="26496" w:author="M00007797" w:date="2023-07-10T10:23:12Z">
          <w:r>
            <w:rPr>
              <w:rFonts w:hint="eastAsia"/>
              <w:lang w:val="en-US" w:eastAsia="zh-CN"/>
            </w:rPr>
            <w:delText>4</w:delText>
          </w:r>
        </w:del>
      </w:ins>
      <w:del w:id="26497" w:author="M00007797" w:date="2023-07-10T10:23:12Z">
        <w:r>
          <w:rPr>
            <w:rFonts w:hint="default"/>
          </w:rPr>
          <w:delText>15s计时器和4min计时器，若在</w:delText>
        </w:r>
      </w:del>
      <w:ins w:id="26498" w:author="M00009068" w:date="2022-01-13T11:24:55Z">
        <w:del w:id="26499" w:author="M00007797" w:date="2023-07-10T10:23:12Z">
          <w:r>
            <w:rPr>
              <w:rFonts w:hint="eastAsia"/>
              <w:lang w:val="en-US" w:eastAsia="zh-CN"/>
            </w:rPr>
            <w:delText>4</w:delText>
          </w:r>
        </w:del>
      </w:ins>
      <w:del w:id="26500" w:author="M00007797" w:date="2023-07-10T10:23:12Z">
        <w:r>
          <w:rPr>
            <w:rFonts w:hint="default"/>
          </w:rPr>
          <w:delText>15s内没有微波信号（离开、靠近和存在）输入时，关盖；若</w:delText>
        </w:r>
      </w:del>
      <w:ins w:id="26501" w:author="M00009068" w:date="2022-01-13T11:24:57Z">
        <w:del w:id="26502" w:author="M00007797" w:date="2023-07-10T10:23:12Z">
          <w:r>
            <w:rPr>
              <w:rFonts w:hint="eastAsia"/>
              <w:lang w:val="en-US" w:eastAsia="zh-CN"/>
            </w:rPr>
            <w:delText>4</w:delText>
          </w:r>
        </w:del>
      </w:ins>
      <w:del w:id="26503" w:author="M00007797" w:date="2023-07-10T10:23:12Z">
        <w:r>
          <w:rPr>
            <w:rFonts w:hint="default"/>
          </w:rPr>
          <w:delText>15s计时过程中有微波信号（离开和靠近）输入时，则</w:delText>
        </w:r>
      </w:del>
      <w:ins w:id="26504" w:author="M00009068" w:date="2022-01-13T11:25:00Z">
        <w:del w:id="26505" w:author="M00007797" w:date="2023-07-10T10:23:12Z">
          <w:r>
            <w:rPr>
              <w:rFonts w:hint="eastAsia"/>
              <w:lang w:val="en-US" w:eastAsia="zh-CN"/>
            </w:rPr>
            <w:delText>4</w:delText>
          </w:r>
        </w:del>
      </w:ins>
      <w:del w:id="26506" w:author="M00007797" w:date="2023-07-10T10:23:12Z">
        <w:r>
          <w:rPr>
            <w:rFonts w:hint="default"/>
          </w:rPr>
          <w:delText>15s计时器清零，并根据输入的微波信号重新判断做相应处理。若</w:delText>
        </w:r>
      </w:del>
      <w:ins w:id="26507" w:author="M00009068" w:date="2022-01-13T11:25:02Z">
        <w:del w:id="26508" w:author="M00007797" w:date="2023-07-10T10:23:12Z">
          <w:r>
            <w:rPr>
              <w:rFonts w:hint="eastAsia"/>
              <w:lang w:val="en-US" w:eastAsia="zh-CN"/>
            </w:rPr>
            <w:delText>4</w:delText>
          </w:r>
        </w:del>
      </w:ins>
      <w:del w:id="26509" w:author="M00007797" w:date="2023-07-10T10:23:12Z">
        <w:r>
          <w:rPr>
            <w:rFonts w:hint="default"/>
          </w:rPr>
          <w:delText>15s计时过程中有“存在”微波信号输入时，此</w:delText>
        </w:r>
      </w:del>
      <w:ins w:id="26510" w:author="M00009068" w:date="2022-01-13T11:25:05Z">
        <w:del w:id="26511" w:author="M00007797" w:date="2023-07-10T10:23:12Z">
          <w:r>
            <w:rPr>
              <w:rFonts w:hint="eastAsia"/>
              <w:lang w:val="en-US" w:eastAsia="zh-CN"/>
            </w:rPr>
            <w:delText>4</w:delText>
          </w:r>
        </w:del>
      </w:ins>
      <w:del w:id="26512" w:author="M00007797" w:date="2023-07-10T10:23:12Z">
        <w:r>
          <w:rPr>
            <w:rFonts w:hint="default"/>
          </w:rPr>
          <w:delText>15s计时器清零同时4min计时器继续计时，并进入“存在”信号补充模式。</w:delText>
        </w:r>
      </w:del>
    </w:p>
    <w:p>
      <w:pPr>
        <w:pStyle w:val="187"/>
        <w:ind w:left="0" w:leftChars="0" w:firstLine="0" w:firstLineChars="0"/>
        <w:rPr>
          <w:del w:id="26514" w:author="M00007797" w:date="2023-07-10T10:23:12Z"/>
        </w:rPr>
        <w:pPrChange w:id="26513" w:author="M00000676" w:date="2024-02-27T11:02:46Z">
          <w:pPr>
            <w:pStyle w:val="187"/>
            <w:ind w:leftChars="271" w:firstLine="0" w:firstLineChars="0"/>
          </w:pPr>
        </w:pPrChange>
      </w:pPr>
    </w:p>
    <w:p>
      <w:pPr>
        <w:pStyle w:val="187"/>
        <w:ind w:left="0" w:leftChars="0" w:firstLine="0" w:firstLineChars="0"/>
        <w:rPr>
          <w:del w:id="26516" w:author="M00007797" w:date="2023-07-10T10:23:12Z"/>
        </w:rPr>
        <w:pPrChange w:id="26515" w:author="M00000676" w:date="2024-02-27T11:02:46Z">
          <w:pPr>
            <w:pStyle w:val="187"/>
            <w:ind w:leftChars="271" w:hanging="281" w:hangingChars="134"/>
          </w:pPr>
        </w:pPrChange>
      </w:pPr>
      <w:del w:id="26517" w:author="M00007797" w:date="2023-07-10T10:23:12Z">
        <w:r>
          <w:rPr>
            <w:rFonts w:hint="default"/>
          </w:rPr>
          <w:delText>“存在”信号补充：</w:delText>
        </w:r>
      </w:del>
    </w:p>
    <w:p>
      <w:pPr>
        <w:pStyle w:val="187"/>
        <w:ind w:left="0" w:leftChars="0" w:firstLine="0" w:firstLineChars="0"/>
        <w:rPr>
          <w:del w:id="26519" w:author="M00007797" w:date="2023-07-10T10:23:12Z"/>
          <w:rFonts w:hint="default"/>
        </w:rPr>
        <w:pPrChange w:id="26518" w:author="M00000676" w:date="2024-02-27T11:02:46Z">
          <w:pPr>
            <w:pStyle w:val="187"/>
            <w:ind w:leftChars="271" w:firstLine="0" w:firstLineChars="0"/>
          </w:pPr>
        </w:pPrChange>
      </w:pPr>
      <w:del w:id="26520" w:author="M00007797" w:date="2023-07-10T10:23:12Z">
        <w:r>
          <w:rPr>
            <w:rFonts w:hint="default"/>
          </w:rPr>
          <w:delText>当微波在4min的时间内，反复只侦测到”存在”信号时，4min计时结束后关盖；若有 “离开和靠近”信号时，则此4min计时器停止并清零,并根据输入的微波信号重新判断做相应处理。</w:delText>
        </w:r>
      </w:del>
    </w:p>
    <w:p>
      <w:pPr>
        <w:pStyle w:val="187"/>
        <w:ind w:left="0" w:leftChars="0" w:firstLine="0" w:firstLineChars="0"/>
        <w:rPr>
          <w:del w:id="26522" w:author="M00007797" w:date="2023-07-10T10:23:12Z"/>
          <w:rFonts w:hint="default"/>
        </w:rPr>
        <w:pPrChange w:id="26521" w:author="M00000676" w:date="2024-02-27T11:02:46Z">
          <w:pPr>
            <w:pStyle w:val="187"/>
            <w:ind w:leftChars="271" w:firstLine="0" w:firstLineChars="0"/>
          </w:pPr>
        </w:pPrChange>
      </w:pPr>
    </w:p>
    <w:p>
      <w:pPr>
        <w:pStyle w:val="187"/>
        <w:ind w:left="0" w:leftChars="0" w:firstLine="0" w:firstLineChars="0"/>
        <w:rPr>
          <w:del w:id="26524" w:author="M00007797" w:date="2023-07-10T10:23:12Z"/>
          <w:rFonts w:hint="default" w:eastAsia="宋体"/>
          <w:lang w:val="en-US" w:eastAsia="zh-CN"/>
        </w:rPr>
        <w:pPrChange w:id="26523" w:author="M00000676" w:date="2024-02-27T11:02:46Z">
          <w:pPr>
            <w:pStyle w:val="187"/>
            <w:ind w:leftChars="271" w:hanging="281" w:hangingChars="134"/>
          </w:pPr>
        </w:pPrChange>
      </w:pPr>
      <w:del w:id="26525" w:author="M00007797" w:date="2023-07-10T10:23:12Z">
        <w:r>
          <w:rPr>
            <w:rFonts w:hint="eastAsia"/>
            <w:lang w:val="en-US" w:eastAsia="zh-CN"/>
          </w:rPr>
          <w:delText>3、开盖开圈状态下：</w:delText>
        </w:r>
      </w:del>
    </w:p>
    <w:p>
      <w:pPr>
        <w:pStyle w:val="187"/>
        <w:ind w:left="0" w:leftChars="0" w:firstLine="0" w:firstLineChars="0"/>
        <w:rPr>
          <w:del w:id="26527" w:author="M00007797" w:date="2023-07-10T10:23:12Z"/>
          <w:rFonts w:hint="eastAsia"/>
          <w:lang w:val="en-US" w:eastAsia="zh-CN"/>
        </w:rPr>
        <w:pPrChange w:id="26526" w:author="M00000676" w:date="2024-02-27T11:02:46Z">
          <w:pPr>
            <w:pStyle w:val="187"/>
            <w:ind w:leftChars="271" w:hanging="281" w:hangingChars="134"/>
          </w:pPr>
        </w:pPrChange>
      </w:pPr>
      <w:del w:id="26528" w:author="M00007797" w:date="2023-07-10T10:23:12Z">
        <w:r>
          <w:rPr>
            <w:rFonts w:hint="eastAsia"/>
            <w:lang w:val="en-US" w:eastAsia="zh-CN"/>
          </w:rPr>
          <w:delText>“离开”信号</w:delText>
        </w:r>
      </w:del>
    </w:p>
    <w:p>
      <w:pPr>
        <w:pStyle w:val="187"/>
        <w:ind w:left="0" w:leftChars="0" w:firstLine="0" w:firstLineChars="0"/>
        <w:rPr>
          <w:del w:id="26530" w:author="M00007797" w:date="2023-07-10T10:23:12Z"/>
          <w:rFonts w:hint="default"/>
          <w:lang w:val="en-US" w:eastAsia="zh-CN"/>
        </w:rPr>
        <w:pPrChange w:id="26529" w:author="M00000676" w:date="2024-02-27T11:02:46Z">
          <w:pPr>
            <w:pStyle w:val="187"/>
            <w:ind w:leftChars="271" w:firstLine="0" w:firstLineChars="0"/>
          </w:pPr>
        </w:pPrChange>
      </w:pPr>
      <w:del w:id="26531" w:author="M00007797" w:date="2023-07-10T10:23:12Z">
        <w:r>
          <w:rPr>
            <w:rFonts w:hint="default"/>
            <w:lang w:val="en-US" w:eastAsia="zh-CN"/>
          </w:rPr>
          <w:delText>当微波侦测到“离开”信号时，启动15s计时器，若在15s内没有微波信号（离开、靠近和存在）输入时，关盖；若15s计时过程中有微波信号（离开、靠近和存在）输入时，则15s计时器清零，并根据输入的微波信号重新判断做相应处理。</w:delText>
        </w:r>
      </w:del>
    </w:p>
    <w:p>
      <w:pPr>
        <w:pStyle w:val="187"/>
        <w:ind w:left="0" w:leftChars="0" w:firstLine="0" w:firstLineChars="0"/>
        <w:rPr>
          <w:del w:id="26533" w:author="M00007797" w:date="2023-07-10T10:23:12Z"/>
          <w:rFonts w:hint="default"/>
          <w:lang w:val="en-US" w:eastAsia="zh-CN"/>
        </w:rPr>
        <w:pPrChange w:id="26532" w:author="M00000676" w:date="2024-02-27T11:02:46Z">
          <w:pPr>
            <w:pStyle w:val="187"/>
            <w:ind w:leftChars="271" w:firstLine="0" w:firstLineChars="0"/>
          </w:pPr>
        </w:pPrChange>
      </w:pPr>
    </w:p>
    <w:p>
      <w:pPr>
        <w:pStyle w:val="187"/>
        <w:ind w:left="0" w:leftChars="0" w:firstLine="0" w:firstLineChars="0"/>
        <w:rPr>
          <w:del w:id="26535" w:author="M00007797" w:date="2023-07-10T10:23:12Z"/>
          <w:rFonts w:hint="eastAsia"/>
          <w:lang w:val="en-US" w:eastAsia="zh-CN"/>
        </w:rPr>
        <w:pPrChange w:id="26534" w:author="M00000676" w:date="2024-02-27T11:02:46Z">
          <w:pPr>
            <w:pStyle w:val="187"/>
            <w:ind w:leftChars="271" w:hanging="281" w:hangingChars="134"/>
          </w:pPr>
        </w:pPrChange>
      </w:pPr>
      <w:del w:id="26536" w:author="M00007797" w:date="2023-07-10T10:23:12Z">
        <w:r>
          <w:rPr>
            <w:rFonts w:hint="eastAsia"/>
            <w:lang w:val="en-US" w:eastAsia="zh-CN"/>
          </w:rPr>
          <w:delText>“靠近”信号</w:delText>
        </w:r>
      </w:del>
    </w:p>
    <w:p>
      <w:pPr>
        <w:pStyle w:val="187"/>
        <w:ind w:left="0" w:leftChars="0" w:firstLine="0" w:firstLineChars="0"/>
        <w:rPr>
          <w:del w:id="26538" w:author="M00007797" w:date="2023-07-10T10:23:12Z"/>
          <w:rFonts w:hint="eastAsia"/>
          <w:lang w:val="en-US" w:eastAsia="zh-CN"/>
        </w:rPr>
        <w:pPrChange w:id="26537" w:author="M00000676" w:date="2024-02-27T11:02:46Z">
          <w:pPr>
            <w:pStyle w:val="187"/>
            <w:ind w:leftChars="271" w:firstLine="0" w:firstLineChars="0"/>
          </w:pPr>
        </w:pPrChange>
      </w:pPr>
      <w:del w:id="26539" w:author="M00007797" w:date="2023-07-10T10:23:12Z">
        <w:r>
          <w:rPr>
            <w:rFonts w:hint="eastAsia"/>
            <w:lang w:val="en-US" w:eastAsia="zh-CN"/>
          </w:rPr>
          <w:delText>当微波侦测到“靠近”信号时，启动45s计时器，若在45s内没有微波信号（离开、靠近和存在）输入时，关盖；若45s计时过程中有微波信号（离开、靠近和存在）输入时，则45s计时器清零，并根据输入的微波信号重新判断做相应处理。</w:delText>
        </w:r>
      </w:del>
    </w:p>
    <w:p>
      <w:pPr>
        <w:pStyle w:val="187"/>
        <w:ind w:left="0" w:leftChars="0" w:firstLine="0" w:firstLineChars="0"/>
        <w:rPr>
          <w:del w:id="26541" w:author="M00007797" w:date="2023-07-10T10:23:12Z"/>
          <w:rFonts w:hint="eastAsia"/>
          <w:lang w:val="en-US" w:eastAsia="zh-CN"/>
        </w:rPr>
        <w:pPrChange w:id="26540" w:author="M00000676" w:date="2024-02-27T11:02:46Z">
          <w:pPr>
            <w:pStyle w:val="187"/>
            <w:ind w:leftChars="271" w:hanging="281" w:hangingChars="134"/>
          </w:pPr>
        </w:pPrChange>
      </w:pPr>
    </w:p>
    <w:p>
      <w:pPr>
        <w:pStyle w:val="187"/>
        <w:ind w:left="0" w:leftChars="0" w:firstLine="0" w:firstLineChars="0"/>
        <w:rPr>
          <w:del w:id="26543" w:author="M00007797" w:date="2023-07-10T10:23:12Z"/>
          <w:rFonts w:hint="eastAsia"/>
          <w:lang w:val="en-US" w:eastAsia="zh-CN"/>
        </w:rPr>
        <w:pPrChange w:id="26542" w:author="M00000676" w:date="2024-02-27T11:02:46Z">
          <w:pPr>
            <w:pStyle w:val="187"/>
            <w:ind w:leftChars="271" w:hanging="281" w:hangingChars="134"/>
          </w:pPr>
        </w:pPrChange>
      </w:pPr>
      <w:del w:id="26544" w:author="M00007797" w:date="2023-07-10T10:23:12Z">
        <w:r>
          <w:rPr>
            <w:rFonts w:hint="eastAsia"/>
            <w:lang w:val="en-US" w:eastAsia="zh-CN"/>
          </w:rPr>
          <w:delText>“存在”信号</w:delText>
        </w:r>
      </w:del>
    </w:p>
    <w:p>
      <w:pPr>
        <w:pStyle w:val="187"/>
        <w:ind w:left="0" w:leftChars="0" w:firstLine="0" w:firstLineChars="0"/>
        <w:rPr>
          <w:del w:id="26546" w:author="M00007797" w:date="2023-07-10T10:23:12Z"/>
          <w:rFonts w:hint="eastAsia"/>
          <w:lang w:val="en-US" w:eastAsia="zh-CN"/>
        </w:rPr>
        <w:pPrChange w:id="26545" w:author="M00000676" w:date="2024-02-27T11:02:46Z">
          <w:pPr>
            <w:pStyle w:val="187"/>
            <w:ind w:leftChars="271" w:firstLine="0" w:firstLineChars="0"/>
          </w:pPr>
        </w:pPrChange>
      </w:pPr>
      <w:del w:id="26547" w:author="M00007797" w:date="2023-07-10T10:23:12Z">
        <w:r>
          <w:rPr>
            <w:rFonts w:hint="eastAsia"/>
            <w:lang w:val="en-US" w:eastAsia="zh-CN"/>
          </w:rPr>
          <w:delText>当微波侦测到“存在”信号时，启动45s计时器和4min计时器，若在45s内没有微波信号（离开、靠近和存在）输入时，关盖；若45s计时过程中有微波信号（离开和靠近）输入时，则45s计时器清零，并根据输入的微波信号重新判断做相应处理。若45s计时过程中有“存在”微波信号输入时，此45s计时器清零同时4min计时器继续计时，并进入“存在”信号补充模式。</w:delText>
        </w:r>
      </w:del>
    </w:p>
    <w:p>
      <w:pPr>
        <w:pStyle w:val="187"/>
        <w:ind w:left="0" w:leftChars="0" w:firstLine="0" w:firstLineChars="0"/>
        <w:rPr>
          <w:del w:id="26549" w:author="M00007797" w:date="2023-07-10T10:23:12Z"/>
          <w:rFonts w:hint="eastAsia"/>
          <w:lang w:val="en-US" w:eastAsia="zh-CN"/>
        </w:rPr>
        <w:pPrChange w:id="26548" w:author="M00000676" w:date="2024-02-27T11:02:46Z">
          <w:pPr>
            <w:pStyle w:val="187"/>
            <w:ind w:leftChars="271" w:firstLine="0" w:firstLineChars="0"/>
          </w:pPr>
        </w:pPrChange>
      </w:pPr>
    </w:p>
    <w:p>
      <w:pPr>
        <w:pStyle w:val="187"/>
        <w:ind w:left="0" w:leftChars="0" w:firstLine="0" w:firstLineChars="0"/>
        <w:rPr>
          <w:del w:id="26551" w:author="M00007797" w:date="2023-07-10T10:23:12Z"/>
          <w:rFonts w:hint="default"/>
        </w:rPr>
        <w:pPrChange w:id="26550" w:author="M00000676" w:date="2024-02-27T11:02:46Z">
          <w:pPr>
            <w:pStyle w:val="187"/>
            <w:ind w:leftChars="271" w:hanging="281" w:hangingChars="134"/>
          </w:pPr>
        </w:pPrChange>
      </w:pPr>
      <w:del w:id="26552" w:author="M00007797" w:date="2023-07-10T10:23:12Z">
        <w:r>
          <w:rPr>
            <w:rFonts w:hint="default"/>
          </w:rPr>
          <w:delText>“存在”信号补充：</w:delText>
        </w:r>
      </w:del>
    </w:p>
    <w:p>
      <w:pPr>
        <w:pStyle w:val="187"/>
        <w:ind w:left="0" w:leftChars="0" w:firstLine="0" w:firstLineChars="0"/>
        <w:rPr>
          <w:del w:id="26554" w:author="M00007797" w:date="2023-07-10T10:23:12Z"/>
          <w:rFonts w:hint="eastAsia"/>
        </w:rPr>
        <w:pPrChange w:id="26553" w:author="M00000676" w:date="2024-02-27T11:02:46Z">
          <w:pPr>
            <w:pStyle w:val="187"/>
            <w:ind w:leftChars="271" w:firstLine="0" w:firstLineChars="0"/>
          </w:pPr>
        </w:pPrChange>
      </w:pPr>
      <w:del w:id="26555" w:author="M00007797" w:date="2023-07-10T10:23:12Z">
        <w:r>
          <w:rPr>
            <w:rFonts w:hint="default"/>
          </w:rPr>
          <w:delText>当微波在4min的时间内，反复只侦测到”存在”信号时，4min计时结束后关盖；若有 “离开和靠近”信号时，则此4min计时器停止并清零,并根据输入的微波信号重新判断做相应处理。</w:delText>
        </w:r>
      </w:del>
    </w:p>
    <w:p>
      <w:pPr>
        <w:pStyle w:val="187"/>
        <w:ind w:left="0" w:leftChars="0" w:firstLine="0" w:firstLineChars="0"/>
        <w:rPr>
          <w:del w:id="26557" w:author="M00007797" w:date="2023-07-10T10:23:12Z"/>
        </w:rPr>
        <w:pPrChange w:id="26556" w:author="M00000676" w:date="2024-02-27T11:02:46Z">
          <w:pPr>
            <w:pStyle w:val="187"/>
            <w:ind w:left="1121" w:leftChars="400" w:hanging="281" w:hangingChars="134"/>
          </w:pPr>
        </w:pPrChange>
      </w:pPr>
      <w:del w:id="26558" w:author="M00007797" w:date="2023-07-10T10:23:12Z">
        <w:r>
          <w:rPr>
            <w:rFonts w:hint="eastAsia"/>
          </w:rPr>
          <w:tab/>
        </w:r>
      </w:del>
      <w:del w:id="26559" w:author="M00007797" w:date="2023-07-10T10:23:12Z">
        <w:r>
          <w:rPr>
            <w:rFonts w:hint="eastAsia"/>
          </w:rPr>
          <w:tab/>
        </w:r>
      </w:del>
      <w:del w:id="26560" w:author="M00007797" w:date="2023-07-10T10:23:12Z">
        <w:r>
          <w:rPr>
            <w:rFonts w:hint="eastAsia"/>
          </w:rPr>
          <w:tab/>
        </w:r>
      </w:del>
    </w:p>
    <w:p>
      <w:pPr>
        <w:pStyle w:val="187"/>
        <w:ind w:left="0" w:leftChars="0" w:firstLine="0" w:firstLineChars="0"/>
        <w:rPr>
          <w:del w:id="26561" w:author="M00007797" w:date="2023-07-10T10:23:12Z"/>
        </w:rPr>
      </w:pPr>
    </w:p>
    <w:p>
      <w:pPr>
        <w:pStyle w:val="5"/>
        <w:ind w:left="0"/>
        <w:rPr>
          <w:del w:id="26563" w:author="M00007797" w:date="2023-07-10T10:23:12Z"/>
        </w:rPr>
        <w:pPrChange w:id="26562" w:author="M00000676" w:date="2024-02-27T11:02:46Z">
          <w:pPr>
            <w:pStyle w:val="5"/>
            <w:ind w:left="1145"/>
          </w:pPr>
        </w:pPrChange>
      </w:pPr>
      <w:del w:id="26564" w:author="M00007797" w:date="2023-07-10T10:23:12Z">
        <w:bookmarkStart w:id="2562" w:name="_Toc28572"/>
        <w:bookmarkStart w:id="2563" w:name="_Toc6971"/>
        <w:bookmarkStart w:id="2564" w:name="_Toc576"/>
        <w:bookmarkStart w:id="2565" w:name="_Toc18626"/>
        <w:bookmarkStart w:id="2566" w:name="_Toc523737048"/>
        <w:bookmarkStart w:id="2567" w:name="_Toc13386"/>
        <w:bookmarkStart w:id="2568" w:name="_Toc3106"/>
        <w:bookmarkStart w:id="2569" w:name="_Toc25656"/>
        <w:bookmarkStart w:id="2570" w:name="_Toc8534"/>
        <w:bookmarkStart w:id="2571" w:name="_Toc6248650"/>
        <w:bookmarkStart w:id="2572" w:name="_Toc11936"/>
        <w:bookmarkStart w:id="2573" w:name="_Toc12092"/>
        <w:bookmarkStart w:id="2574" w:name="_Toc8582"/>
        <w:bookmarkStart w:id="2575" w:name="_Toc11811"/>
        <w:r>
          <w:rPr>
            <w:rFonts w:hint="eastAsia"/>
          </w:rPr>
          <w:delText>遥控开</w:delText>
        </w:r>
      </w:del>
      <w:del w:id="26565" w:author="M00007797" w:date="2023-07-10T10:23:12Z">
        <w:r>
          <w:rPr>
            <w:rFonts w:hint="eastAsia"/>
            <w:lang w:val="en-US" w:eastAsia="zh-CN"/>
          </w:rPr>
          <w:delText>关</w:delText>
        </w:r>
      </w:del>
      <w:del w:id="26566" w:author="M00007797" w:date="2023-07-10T10:23:12Z">
        <w:r>
          <w:rPr/>
          <w:delText>圈</w:delText>
        </w:r>
      </w:del>
      <w:del w:id="26567" w:author="M00007797" w:date="2023-07-10T10:23:12Z">
        <w:r>
          <w:rPr>
            <w:rFonts w:hint="eastAsia"/>
          </w:rPr>
          <w:delText>/盖</w:delText>
        </w:r>
        <w:bookmarkEnd w:id="2562"/>
        <w:bookmarkEnd w:id="2563"/>
        <w:bookmarkEnd w:id="2564"/>
        <w:bookmarkEnd w:id="2565"/>
        <w:bookmarkEnd w:id="2566"/>
        <w:bookmarkEnd w:id="2567"/>
        <w:bookmarkEnd w:id="2568"/>
        <w:bookmarkEnd w:id="2569"/>
        <w:bookmarkEnd w:id="2570"/>
        <w:bookmarkEnd w:id="2571"/>
        <w:bookmarkEnd w:id="2572"/>
        <w:bookmarkEnd w:id="2573"/>
        <w:bookmarkEnd w:id="2574"/>
        <w:bookmarkEnd w:id="2575"/>
      </w:del>
      <w:del w:id="26568" w:author="M00007797" w:date="2023-07-10T10:23:12Z">
        <w:r>
          <w:rPr>
            <w:rFonts w:hint="eastAsia"/>
          </w:rPr>
          <w:tab/>
        </w:r>
      </w:del>
      <w:del w:id="26569" w:author="M00007797" w:date="2023-07-10T10:23:12Z">
        <w:r>
          <w:rPr>
            <w:rFonts w:hint="eastAsia"/>
          </w:rPr>
          <w:tab/>
        </w:r>
      </w:del>
      <w:del w:id="26570" w:author="M00007797" w:date="2023-07-10T10:23:12Z">
        <w:r>
          <w:rPr>
            <w:rFonts w:hint="eastAsia"/>
          </w:rPr>
          <w:tab/>
        </w:r>
      </w:del>
      <w:del w:id="26571" w:author="M00007797" w:date="2023-07-10T10:23:12Z">
        <w:r>
          <w:rPr>
            <w:rFonts w:hint="eastAsia"/>
          </w:rPr>
          <w:tab/>
        </w:r>
      </w:del>
      <w:del w:id="26572" w:author="M00007797" w:date="2023-07-10T10:23:12Z">
        <w:r>
          <w:rPr>
            <w:rFonts w:hint="eastAsia"/>
          </w:rPr>
          <w:tab/>
        </w:r>
      </w:del>
      <w:del w:id="26573" w:author="M00007797" w:date="2023-07-10T10:23:12Z">
        <w:r>
          <w:rPr>
            <w:rFonts w:hint="eastAsia"/>
          </w:rPr>
          <w:tab/>
        </w:r>
      </w:del>
      <w:del w:id="26574" w:author="M00007797" w:date="2023-07-10T10:23:12Z">
        <w:r>
          <w:rPr>
            <w:rFonts w:hint="eastAsia"/>
          </w:rPr>
          <w:tab/>
        </w:r>
      </w:del>
      <w:del w:id="26575" w:author="M00007797" w:date="2023-07-10T10:23:12Z">
        <w:r>
          <w:rPr>
            <w:rFonts w:hint="eastAsia"/>
          </w:rPr>
          <w:tab/>
        </w:r>
      </w:del>
    </w:p>
    <w:p>
      <w:pPr>
        <w:pStyle w:val="187"/>
        <w:ind w:left="0" w:leftChars="0" w:firstLine="0" w:firstLineChars="0"/>
        <w:rPr>
          <w:del w:id="26577" w:author="M00007797" w:date="2023-07-10T10:23:12Z"/>
        </w:rPr>
        <w:pPrChange w:id="26576" w:author="M00000676" w:date="2024-02-27T11:02:46Z">
          <w:pPr>
            <w:pStyle w:val="187"/>
            <w:ind w:leftChars="271" w:hanging="281" w:hangingChars="134"/>
          </w:pPr>
        </w:pPrChange>
      </w:pPr>
      <w:del w:id="26578" w:author="M00007797" w:date="2023-07-10T10:23:12Z">
        <w:r>
          <w:rPr>
            <w:rFonts w:hint="eastAsia"/>
          </w:rPr>
          <w:delText>1、操作方式：遥控【</w:delText>
        </w:r>
      </w:del>
      <w:ins w:id="26579" w:author="M00009068" w:date="2021-11-19T15:17:35Z">
        <w:del w:id="26580" w:author="M00007797" w:date="2023-07-10T10:23:12Z">
          <w:r>
            <w:rPr>
              <w:rFonts w:hint="eastAsia"/>
              <w:lang w:val="en-US" w:eastAsia="zh-CN"/>
            </w:rPr>
            <w:delText>开</w:delText>
          </w:r>
        </w:del>
      </w:ins>
      <w:del w:id="26581" w:author="M00007797" w:date="2023-07-10T10:23:12Z">
        <w:r>
          <w:rPr>
            <w:rFonts w:hint="eastAsia"/>
          </w:rPr>
          <w:delText>开</w:delText>
        </w:r>
      </w:del>
      <w:del w:id="26582" w:author="M00007797" w:date="2023-07-10T10:23:12Z">
        <w:r>
          <w:rPr>
            <w:rFonts w:hint="default"/>
            <w:lang w:val="en-US" w:eastAsia="zh-CN"/>
          </w:rPr>
          <w:delText>关</w:delText>
        </w:r>
      </w:del>
      <w:del w:id="26583" w:author="M00007797" w:date="2023-07-10T10:23:12Z">
        <w:r>
          <w:rPr>
            <w:rFonts w:hint="default"/>
            <w:lang w:val="en-US"/>
          </w:rPr>
          <w:delText>圈/盖</w:delText>
        </w:r>
      </w:del>
      <w:ins w:id="26584" w:author="M00009068" w:date="2021-11-19T15:17:24Z">
        <w:del w:id="26585" w:author="M00007797" w:date="2023-07-10T10:23:12Z">
          <w:r>
            <w:rPr>
              <w:rFonts w:hint="eastAsia"/>
              <w:lang w:val="en-US" w:eastAsia="zh-CN"/>
            </w:rPr>
            <w:delText>合</w:delText>
          </w:r>
        </w:del>
      </w:ins>
      <w:ins w:id="26586" w:author="M00009068" w:date="2021-11-19T15:17:26Z">
        <w:del w:id="26587" w:author="M00007797" w:date="2023-07-10T10:23:12Z">
          <w:r>
            <w:rPr>
              <w:rFonts w:hint="eastAsia"/>
              <w:lang w:val="en-US" w:eastAsia="zh-CN"/>
            </w:rPr>
            <w:delText>盖</w:delText>
          </w:r>
        </w:del>
      </w:ins>
      <w:ins w:id="26588" w:author="M00009068" w:date="2021-11-19T15:17:28Z">
        <w:del w:id="26589" w:author="M00007797" w:date="2023-07-10T10:23:12Z">
          <w:r>
            <w:rPr>
              <w:rFonts w:hint="eastAsia"/>
              <w:lang w:val="en-US" w:eastAsia="zh-CN"/>
            </w:rPr>
            <w:delText>圈</w:delText>
          </w:r>
        </w:del>
      </w:ins>
      <w:del w:id="26590" w:author="M00007797" w:date="2023-07-10T10:23:12Z">
        <w:r>
          <w:rPr>
            <w:rFonts w:hint="eastAsia"/>
          </w:rPr>
          <w:delText>】</w:delText>
        </w:r>
      </w:del>
      <w:del w:id="26591" w:author="M00007797" w:date="2023-07-10T10:23:12Z">
        <w:r>
          <w:rPr>
            <w:rFonts w:hint="eastAsia"/>
          </w:rPr>
          <w:tab/>
        </w:r>
      </w:del>
      <w:del w:id="26592" w:author="M00007797" w:date="2023-07-10T10:23:12Z">
        <w:r>
          <w:rPr>
            <w:rFonts w:hint="eastAsia"/>
          </w:rPr>
          <w:tab/>
        </w:r>
      </w:del>
      <w:del w:id="26593" w:author="M00007797" w:date="2023-07-10T10:23:12Z">
        <w:r>
          <w:rPr>
            <w:rFonts w:hint="eastAsia"/>
          </w:rPr>
          <w:tab/>
        </w:r>
      </w:del>
      <w:del w:id="26594" w:author="M00007797" w:date="2023-07-10T10:23:12Z">
        <w:r>
          <w:rPr>
            <w:rFonts w:hint="eastAsia"/>
          </w:rPr>
          <w:tab/>
        </w:r>
      </w:del>
    </w:p>
    <w:p>
      <w:pPr>
        <w:pStyle w:val="187"/>
        <w:ind w:left="0" w:leftChars="0" w:firstLine="0" w:firstLineChars="0"/>
        <w:rPr>
          <w:del w:id="26596" w:author="M00007797" w:date="2023-07-10T10:23:12Z"/>
        </w:rPr>
        <w:pPrChange w:id="26595" w:author="M00000676" w:date="2024-02-27T11:02:46Z">
          <w:pPr>
            <w:pStyle w:val="187"/>
            <w:ind w:leftChars="271" w:hanging="281" w:hangingChars="134"/>
          </w:pPr>
        </w:pPrChange>
      </w:pPr>
      <w:del w:id="26597" w:author="M00007797" w:date="2023-07-10T10:23:12Z">
        <w:r>
          <w:rPr>
            <w:rFonts w:hint="eastAsia"/>
          </w:rPr>
          <w:delText>2、功能描述:</w:delText>
        </w:r>
      </w:del>
      <w:del w:id="26598" w:author="M00007797" w:date="2023-07-10T10:23:12Z">
        <w:r>
          <w:rPr>
            <w:rFonts w:hint="eastAsia"/>
          </w:rPr>
          <w:tab/>
        </w:r>
      </w:del>
      <w:del w:id="26599" w:author="M00007797" w:date="2023-07-10T10:23:12Z">
        <w:r>
          <w:rPr>
            <w:rFonts w:hint="eastAsia"/>
          </w:rPr>
          <w:tab/>
        </w:r>
      </w:del>
      <w:del w:id="26600" w:author="M00007797" w:date="2023-07-10T10:23:12Z">
        <w:r>
          <w:rPr>
            <w:rFonts w:hint="eastAsia"/>
          </w:rPr>
          <w:tab/>
        </w:r>
      </w:del>
      <w:del w:id="26601" w:author="M00007797" w:date="2023-07-10T10:23:12Z">
        <w:r>
          <w:rPr>
            <w:rFonts w:hint="eastAsia"/>
          </w:rPr>
          <w:tab/>
        </w:r>
      </w:del>
      <w:del w:id="26602" w:author="M00007797" w:date="2023-07-10T10:23:12Z">
        <w:r>
          <w:rPr>
            <w:rFonts w:hint="eastAsia"/>
          </w:rPr>
          <w:tab/>
        </w:r>
      </w:del>
      <w:del w:id="26603" w:author="M00007797" w:date="2023-07-10T10:23:12Z">
        <w:r>
          <w:rPr>
            <w:rFonts w:hint="eastAsia"/>
          </w:rPr>
          <w:tab/>
        </w:r>
      </w:del>
      <w:del w:id="26604" w:author="M00007797" w:date="2023-07-10T10:23:12Z">
        <w:r>
          <w:rPr>
            <w:rFonts w:hint="eastAsia"/>
          </w:rPr>
          <w:tab/>
        </w:r>
      </w:del>
    </w:p>
    <w:p>
      <w:pPr>
        <w:pStyle w:val="187"/>
        <w:numPr>
          <w:ilvl w:val="0"/>
          <w:numId w:val="27"/>
        </w:numPr>
        <w:ind w:left="0" w:leftChars="0" w:firstLine="0" w:firstLineChars="0"/>
        <w:rPr>
          <w:del w:id="26606" w:author="M00007797" w:date="2023-07-10T10:23:12Z"/>
        </w:rPr>
        <w:pPrChange w:id="26605" w:author="M00000676" w:date="2024-02-27T11:02:46Z">
          <w:pPr>
            <w:pStyle w:val="187"/>
            <w:numPr>
              <w:ilvl w:val="0"/>
              <w:numId w:val="27"/>
            </w:numPr>
            <w:ind w:leftChars="0" w:hanging="138" w:firstLineChars="0"/>
          </w:pPr>
        </w:pPrChange>
      </w:pPr>
      <w:del w:id="26607" w:author="M00007797" w:date="2023-07-10T10:23:12Z">
        <w:r>
          <w:rPr>
            <w:rFonts w:hint="eastAsia"/>
            <w:lang w:val="en-US" w:eastAsia="zh-CN"/>
          </w:rPr>
          <w:delText>关圈关盖下，短按</w:delText>
        </w:r>
      </w:del>
      <w:del w:id="26608" w:author="M00007797" w:date="2023-07-10T10:23:12Z">
        <w:r>
          <w:rPr>
            <w:rFonts w:hint="eastAsia"/>
          </w:rPr>
          <w:delText>遥控器【</w:delText>
        </w:r>
      </w:del>
      <w:ins w:id="26609" w:author="M00009068" w:date="2021-11-19T15:17:40Z">
        <w:del w:id="26610" w:author="M00007797" w:date="2023-07-10T10:23:12Z">
          <w:r>
            <w:rPr>
              <w:rFonts w:hint="eastAsia"/>
              <w:lang w:val="en-US" w:eastAsia="zh-CN"/>
            </w:rPr>
            <w:delText>开合盖圈</w:delText>
          </w:r>
        </w:del>
      </w:ins>
      <w:del w:id="26611" w:author="M00007797" w:date="2023-07-10T10:23:12Z">
        <w:r>
          <w:rPr>
            <w:rFonts w:hint="eastAsia"/>
          </w:rPr>
          <w:delText>开</w:delText>
        </w:r>
      </w:del>
      <w:del w:id="26612" w:author="M00007797" w:date="2023-07-10T10:23:12Z">
        <w:r>
          <w:rPr>
            <w:rFonts w:hint="eastAsia"/>
            <w:lang w:val="en-US" w:eastAsia="zh-CN"/>
          </w:rPr>
          <w:delText>关</w:delText>
        </w:r>
      </w:del>
      <w:del w:id="26613" w:author="M00007797" w:date="2023-07-10T10:23:12Z">
        <w:r>
          <w:rPr>
            <w:rFonts w:hint="eastAsia"/>
          </w:rPr>
          <w:delText>圈/盖】</w:delText>
        </w:r>
      </w:del>
      <w:del w:id="26614" w:author="M00007797" w:date="2023-07-10T10:23:12Z">
        <w:r>
          <w:rPr>
            <w:rFonts w:hint="eastAsia"/>
            <w:lang w:eastAsia="zh-CN"/>
          </w:rPr>
          <w:delText>，</w:delText>
        </w:r>
      </w:del>
      <w:del w:id="26615" w:author="M00007797" w:date="2023-07-10T10:23:12Z">
        <w:r>
          <w:rPr>
            <w:rFonts w:hint="eastAsia"/>
            <w:lang w:val="en-US" w:eastAsia="zh-CN"/>
          </w:rPr>
          <w:delText>打开座盖。</w:delText>
        </w:r>
      </w:del>
    </w:p>
    <w:p>
      <w:pPr>
        <w:pStyle w:val="187"/>
        <w:numPr>
          <w:ilvl w:val="0"/>
          <w:numId w:val="27"/>
        </w:numPr>
        <w:ind w:left="0" w:leftChars="0" w:firstLine="0" w:firstLineChars="0"/>
        <w:rPr>
          <w:del w:id="26617" w:author="M00007797" w:date="2023-07-10T10:23:12Z"/>
        </w:rPr>
        <w:pPrChange w:id="26616" w:author="M00000676" w:date="2024-02-27T11:02:46Z">
          <w:pPr>
            <w:pStyle w:val="187"/>
            <w:numPr>
              <w:ilvl w:val="0"/>
              <w:numId w:val="27"/>
            </w:numPr>
            <w:ind w:leftChars="0" w:hanging="138" w:firstLineChars="0"/>
          </w:pPr>
        </w:pPrChange>
      </w:pPr>
      <w:del w:id="26618" w:author="M00007797" w:date="2023-07-10T10:23:12Z">
        <w:r>
          <w:rPr>
            <w:rFonts w:hint="eastAsia"/>
            <w:lang w:val="en-US" w:eastAsia="zh-CN"/>
          </w:rPr>
          <w:delText>开盖关圈下，短按</w:delText>
        </w:r>
      </w:del>
      <w:del w:id="26619" w:author="M00007797" w:date="2023-07-10T10:23:12Z">
        <w:r>
          <w:rPr>
            <w:rFonts w:hint="eastAsia"/>
          </w:rPr>
          <w:delText>遥控器【</w:delText>
        </w:r>
      </w:del>
      <w:ins w:id="26620" w:author="M00009068" w:date="2021-11-19T15:17:43Z">
        <w:del w:id="26621" w:author="M00007797" w:date="2023-07-10T10:23:12Z">
          <w:r>
            <w:rPr>
              <w:rFonts w:hint="eastAsia"/>
              <w:lang w:val="en-US" w:eastAsia="zh-CN"/>
            </w:rPr>
            <w:delText>开合盖圈</w:delText>
          </w:r>
        </w:del>
      </w:ins>
      <w:del w:id="26622" w:author="M00007797" w:date="2023-07-10T10:23:12Z">
        <w:r>
          <w:rPr>
            <w:rFonts w:hint="eastAsia"/>
          </w:rPr>
          <w:delText>开</w:delText>
        </w:r>
      </w:del>
      <w:del w:id="26623" w:author="M00007797" w:date="2023-07-10T10:23:12Z">
        <w:r>
          <w:rPr>
            <w:rFonts w:hint="eastAsia"/>
            <w:lang w:val="en-US" w:eastAsia="zh-CN"/>
          </w:rPr>
          <w:delText>关</w:delText>
        </w:r>
      </w:del>
      <w:del w:id="26624" w:author="M00007797" w:date="2023-07-10T10:23:12Z">
        <w:r>
          <w:rPr>
            <w:rFonts w:hint="eastAsia"/>
          </w:rPr>
          <w:delText>圈/盖】</w:delText>
        </w:r>
      </w:del>
      <w:del w:id="26625" w:author="M00007797" w:date="2023-07-10T10:23:12Z">
        <w:r>
          <w:rPr>
            <w:rFonts w:hint="eastAsia"/>
            <w:lang w:eastAsia="zh-CN"/>
          </w:rPr>
          <w:delText>，</w:delText>
        </w:r>
      </w:del>
      <w:del w:id="26626" w:author="M00007797" w:date="2023-07-10T10:23:12Z">
        <w:r>
          <w:rPr>
            <w:rFonts w:hint="eastAsia"/>
            <w:lang w:val="en-US" w:eastAsia="zh-CN"/>
          </w:rPr>
          <w:delText>打开座圈</w:delText>
        </w:r>
      </w:del>
      <w:del w:id="26627" w:author="M00007797" w:date="2023-07-10T10:23:12Z">
        <w:r>
          <w:rPr>
            <w:rFonts w:hint="eastAsia"/>
            <w:lang w:eastAsia="zh-CN"/>
          </w:rPr>
          <w:delText>。</w:delText>
        </w:r>
      </w:del>
    </w:p>
    <w:p>
      <w:pPr>
        <w:pStyle w:val="187"/>
        <w:numPr>
          <w:ilvl w:val="0"/>
          <w:numId w:val="27"/>
        </w:numPr>
        <w:ind w:left="0" w:leftChars="0" w:firstLine="0" w:firstLineChars="0"/>
        <w:rPr>
          <w:del w:id="26629" w:author="M00007797" w:date="2023-07-10T10:23:12Z"/>
        </w:rPr>
        <w:pPrChange w:id="26628" w:author="M00000676" w:date="2024-02-27T11:02:46Z">
          <w:pPr>
            <w:pStyle w:val="187"/>
            <w:numPr>
              <w:ilvl w:val="0"/>
              <w:numId w:val="27"/>
            </w:numPr>
            <w:ind w:leftChars="0" w:hanging="138" w:firstLineChars="0"/>
          </w:pPr>
        </w:pPrChange>
      </w:pPr>
      <w:del w:id="26630" w:author="M00007797" w:date="2023-07-10T10:23:12Z">
        <w:r>
          <w:rPr>
            <w:rFonts w:hint="eastAsia"/>
            <w:lang w:val="en-US" w:eastAsia="zh-CN"/>
          </w:rPr>
          <w:delText>开圈开盖下，短按</w:delText>
        </w:r>
      </w:del>
      <w:del w:id="26631" w:author="M00007797" w:date="2023-07-10T10:23:12Z">
        <w:r>
          <w:rPr>
            <w:rFonts w:hint="eastAsia"/>
          </w:rPr>
          <w:delText>遥控器【</w:delText>
        </w:r>
      </w:del>
      <w:ins w:id="26632" w:author="M00009068" w:date="2021-11-19T15:17:44Z">
        <w:del w:id="26633" w:author="M00007797" w:date="2023-07-10T10:23:12Z">
          <w:r>
            <w:rPr>
              <w:rFonts w:hint="eastAsia"/>
              <w:lang w:val="en-US" w:eastAsia="zh-CN"/>
            </w:rPr>
            <w:delText>开合盖圈</w:delText>
          </w:r>
        </w:del>
      </w:ins>
      <w:del w:id="26634" w:author="M00007797" w:date="2023-07-10T10:23:12Z">
        <w:r>
          <w:rPr>
            <w:rFonts w:hint="eastAsia"/>
          </w:rPr>
          <w:delText>开</w:delText>
        </w:r>
      </w:del>
      <w:del w:id="26635" w:author="M00007797" w:date="2023-07-10T10:23:12Z">
        <w:r>
          <w:rPr>
            <w:rFonts w:hint="eastAsia"/>
            <w:lang w:val="en-US" w:eastAsia="zh-CN"/>
          </w:rPr>
          <w:delText>关</w:delText>
        </w:r>
      </w:del>
      <w:del w:id="26636" w:author="M00007797" w:date="2023-07-10T10:23:12Z">
        <w:r>
          <w:rPr>
            <w:rFonts w:hint="eastAsia"/>
          </w:rPr>
          <w:delText>圈/盖】</w:delText>
        </w:r>
      </w:del>
      <w:del w:id="26637" w:author="M00007797" w:date="2023-07-10T10:23:12Z">
        <w:r>
          <w:rPr>
            <w:rFonts w:hint="eastAsia"/>
            <w:lang w:eastAsia="zh-CN"/>
          </w:rPr>
          <w:delText>，</w:delText>
        </w:r>
      </w:del>
      <w:del w:id="26638" w:author="M00007797" w:date="2023-07-10T10:23:12Z">
        <w:r>
          <w:rPr>
            <w:rFonts w:hint="eastAsia"/>
            <w:lang w:val="en-US" w:eastAsia="zh-CN"/>
          </w:rPr>
          <w:delText>关闭座圈座盖</w:delText>
        </w:r>
      </w:del>
      <w:del w:id="26639" w:author="M00007797" w:date="2023-07-10T10:23:12Z">
        <w:r>
          <w:rPr>
            <w:rFonts w:hint="eastAsia"/>
            <w:lang w:eastAsia="zh-CN"/>
          </w:rPr>
          <w:delText>。</w:delText>
        </w:r>
      </w:del>
      <w:del w:id="26640" w:author="M00007797" w:date="2023-07-10T10:23:12Z">
        <w:r>
          <w:rPr>
            <w:rFonts w:hint="eastAsia"/>
          </w:rPr>
          <w:tab/>
        </w:r>
      </w:del>
      <w:del w:id="26641" w:author="M00007797" w:date="2023-07-10T10:23:12Z">
        <w:r>
          <w:rPr>
            <w:rFonts w:hint="eastAsia"/>
          </w:rPr>
          <w:tab/>
        </w:r>
      </w:del>
    </w:p>
    <w:p>
      <w:pPr>
        <w:numPr>
          <w:ilvl w:val="-1"/>
          <w:numId w:val="0"/>
        </w:numPr>
        <w:ind w:left="0" w:firstLine="0"/>
        <w:rPr>
          <w:del w:id="26643" w:author="M00007797" w:date="2023-07-10T10:23:12Z"/>
          <w:rFonts w:hint="default" w:cs="宋体"/>
        </w:rPr>
        <w:pPrChange w:id="26642" w:author="M00000676" w:date="2024-02-27T11:02:46Z">
          <w:pPr>
            <w:numPr>
              <w:ilvl w:val="-1"/>
              <w:numId w:val="0"/>
            </w:numPr>
            <w:ind w:left="1274" w:firstLine="0"/>
          </w:pPr>
        </w:pPrChange>
      </w:pPr>
      <w:del w:id="26644" w:author="M00007797" w:date="2023-07-10T10:23:12Z">
        <w:r>
          <w:rPr>
            <w:rFonts w:hint="eastAsia" w:ascii="宋体" w:hAnsi="宋体" w:eastAsia="宋体" w:cs="宋体"/>
          </w:rPr>
          <w:delText>*</w:delText>
        </w:r>
      </w:del>
      <w:del w:id="26645" w:author="M00007797" w:date="2023-07-10T10:23:12Z">
        <w:r>
          <w:rPr>
            <w:rFonts w:hint="eastAsia" w:cs="宋体"/>
            <w:lang w:val="en-US" w:eastAsia="zh-CN"/>
          </w:rPr>
          <w:delText>当微波关闭状态下，着座后离座，离座冲水一次，3分钟内按遥控器“</w:delText>
        </w:r>
      </w:del>
      <w:ins w:id="26646" w:author="M00009068" w:date="2021-11-19T15:17:56Z">
        <w:del w:id="26647" w:author="M00007797" w:date="2023-07-10T10:23:12Z">
          <w:r>
            <w:rPr>
              <w:rFonts w:hint="eastAsia"/>
              <w:lang w:val="en-US" w:eastAsia="zh-CN"/>
            </w:rPr>
            <w:delText>开合盖圈</w:delText>
          </w:r>
        </w:del>
      </w:ins>
      <w:del w:id="26648" w:author="M00007797" w:date="2023-07-10T10:23:12Z">
        <w:r>
          <w:rPr>
            <w:rFonts w:hint="eastAsia" w:cs="宋体"/>
            <w:lang w:val="en-US" w:eastAsia="zh-CN"/>
          </w:rPr>
          <w:delText>圈盖”或者脚踢实现关盖，3分钟之后按遥控器“</w:delText>
        </w:r>
      </w:del>
      <w:ins w:id="26649" w:author="M00009068" w:date="2021-11-19T15:18:00Z">
        <w:del w:id="26650" w:author="M00007797" w:date="2023-07-10T10:23:12Z">
          <w:r>
            <w:rPr>
              <w:rFonts w:hint="eastAsia"/>
              <w:lang w:val="en-US" w:eastAsia="zh-CN"/>
            </w:rPr>
            <w:delText>开合盖圈</w:delText>
          </w:r>
        </w:del>
      </w:ins>
      <w:del w:id="26651" w:author="M00007797" w:date="2023-07-10T10:23:12Z">
        <w:r>
          <w:rPr>
            <w:rFonts w:hint="eastAsia" w:cs="宋体"/>
            <w:lang w:val="en-US" w:eastAsia="zh-CN"/>
          </w:rPr>
          <w:delText>圈盖”或者脚踢实现开圈。</w:delText>
        </w:r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6653" w:author="M00007797" w:date="2023-07-10T10:23:12Z"/>
        </w:rPr>
        <w:pPrChange w:id="26652" w:author="M00000676" w:date="2024-02-27T11:02:46Z">
          <w:pPr>
            <w:pStyle w:val="187"/>
            <w:numPr>
              <w:ilvl w:val="-1"/>
              <w:numId w:val="0"/>
            </w:numPr>
            <w:ind w:left="851" w:leftChars="0" w:firstLine="0" w:firstLineChars="0"/>
          </w:pPr>
        </w:pPrChange>
      </w:pPr>
    </w:p>
    <w:p>
      <w:pPr>
        <w:pStyle w:val="5"/>
        <w:ind w:left="0"/>
        <w:rPr>
          <w:del w:id="26655" w:author="M00007797" w:date="2023-07-10T10:23:12Z"/>
        </w:rPr>
        <w:pPrChange w:id="26654" w:author="M00000676" w:date="2024-02-27T11:02:46Z">
          <w:pPr>
            <w:pStyle w:val="5"/>
            <w:ind w:left="1145"/>
          </w:pPr>
        </w:pPrChange>
      </w:pPr>
      <w:del w:id="26656" w:author="M00007797" w:date="2023-07-10T10:23:12Z">
        <w:bookmarkStart w:id="2576" w:name="_Toc16094"/>
        <w:bookmarkStart w:id="2577" w:name="_Toc11487"/>
        <w:bookmarkStart w:id="2578" w:name="_Toc523737051"/>
        <w:bookmarkStart w:id="2579" w:name="_Toc15388"/>
        <w:bookmarkStart w:id="2580" w:name="_Toc22136"/>
        <w:bookmarkStart w:id="2581" w:name="_Toc20903"/>
        <w:bookmarkStart w:id="2582" w:name="_Toc19231"/>
        <w:bookmarkStart w:id="2583" w:name="_Toc7097"/>
        <w:bookmarkStart w:id="2584" w:name="_Toc6422"/>
        <w:bookmarkStart w:id="2585" w:name="_Toc6248652"/>
        <w:bookmarkStart w:id="2586" w:name="_Toc9854"/>
        <w:bookmarkStart w:id="2587" w:name="_Toc27216"/>
        <w:bookmarkStart w:id="2588" w:name="_Toc31587"/>
        <w:bookmarkStart w:id="2589" w:name="_Toc13907"/>
        <w:r>
          <w:rPr>
            <w:rFonts w:hint="eastAsia"/>
          </w:rPr>
          <w:delText>光线感应</w:delText>
        </w:r>
        <w:bookmarkEnd w:id="2576"/>
        <w:bookmarkEnd w:id="2577"/>
        <w:bookmarkEnd w:id="2578"/>
        <w:bookmarkEnd w:id="2579"/>
        <w:bookmarkEnd w:id="2580"/>
        <w:bookmarkEnd w:id="2581"/>
        <w:bookmarkEnd w:id="2582"/>
        <w:bookmarkEnd w:id="2583"/>
        <w:bookmarkEnd w:id="2584"/>
        <w:bookmarkEnd w:id="2585"/>
        <w:bookmarkEnd w:id="2586"/>
        <w:bookmarkEnd w:id="2587"/>
        <w:bookmarkEnd w:id="2588"/>
        <w:bookmarkEnd w:id="2589"/>
      </w:del>
      <w:del w:id="26657" w:author="M00007797" w:date="2023-07-10T10:23:12Z">
        <w:r>
          <w:rPr>
            <w:rFonts w:hint="eastAsia"/>
          </w:rPr>
          <w:tab/>
        </w:r>
      </w:del>
      <w:del w:id="26658" w:author="M00007797" w:date="2023-07-10T10:23:12Z">
        <w:r>
          <w:rPr>
            <w:rFonts w:hint="eastAsia"/>
          </w:rPr>
          <w:tab/>
        </w:r>
      </w:del>
      <w:del w:id="26659" w:author="M00007797" w:date="2023-07-10T10:23:12Z">
        <w:r>
          <w:rPr>
            <w:rFonts w:hint="eastAsia"/>
          </w:rPr>
          <w:tab/>
        </w:r>
      </w:del>
      <w:del w:id="26660" w:author="M00007797" w:date="2023-07-10T10:23:12Z">
        <w:r>
          <w:rPr>
            <w:rFonts w:hint="eastAsia"/>
          </w:rPr>
          <w:tab/>
        </w:r>
      </w:del>
      <w:del w:id="26661" w:author="M00007797" w:date="2023-07-10T10:23:12Z">
        <w:r>
          <w:rPr>
            <w:rFonts w:hint="eastAsia"/>
          </w:rPr>
          <w:tab/>
        </w:r>
      </w:del>
      <w:del w:id="26662" w:author="M00007797" w:date="2023-07-10T10:23:12Z">
        <w:r>
          <w:rPr>
            <w:rFonts w:hint="eastAsia"/>
          </w:rPr>
          <w:tab/>
        </w:r>
      </w:del>
      <w:del w:id="26663" w:author="M00007797" w:date="2023-07-10T10:23:12Z">
        <w:r>
          <w:rPr>
            <w:rFonts w:hint="eastAsia"/>
          </w:rPr>
          <w:tab/>
        </w:r>
      </w:del>
      <w:del w:id="26664" w:author="M00007797" w:date="2023-07-10T10:23:12Z">
        <w:r>
          <w:rPr>
            <w:rFonts w:hint="eastAsia"/>
          </w:rPr>
          <w:tab/>
        </w:r>
      </w:del>
    </w:p>
    <w:p>
      <w:pPr>
        <w:pStyle w:val="187"/>
        <w:ind w:left="0" w:leftChars="0" w:firstLine="0" w:firstLineChars="0"/>
        <w:rPr>
          <w:del w:id="26666" w:author="M00007797" w:date="2023-07-10T10:23:12Z"/>
        </w:rPr>
        <w:pPrChange w:id="26665" w:author="M00000676" w:date="2024-02-27T11:02:46Z">
          <w:pPr>
            <w:pStyle w:val="187"/>
            <w:ind w:left="420" w:leftChars="0" w:firstLine="147" w:firstLineChars="70"/>
          </w:pPr>
        </w:pPrChange>
      </w:pPr>
      <w:del w:id="26667" w:author="M00007797" w:date="2023-07-10T10:23:12Z">
        <w:r>
          <w:rPr>
            <w:rFonts w:hint="eastAsia"/>
          </w:rPr>
          <w:delText>1、操作方式：</w:delText>
        </w:r>
      </w:del>
    </w:p>
    <w:p>
      <w:pPr>
        <w:pStyle w:val="187"/>
        <w:ind w:left="0" w:leftChars="0" w:firstLine="0" w:firstLineChars="0"/>
        <w:rPr>
          <w:del w:id="26669" w:author="M00007797" w:date="2023-07-10T10:23:12Z"/>
        </w:rPr>
        <w:pPrChange w:id="26668" w:author="M00000676" w:date="2024-02-27T11:02:46Z">
          <w:pPr>
            <w:pStyle w:val="187"/>
            <w:ind w:left="780" w:leftChars="0" w:firstLine="69" w:firstLineChars="33"/>
          </w:pPr>
        </w:pPrChange>
      </w:pPr>
      <w:del w:id="26670" w:author="M00007797" w:date="2023-07-10T10:23:12Z">
        <w:r>
          <w:rPr>
            <w:rFonts w:hint="eastAsia"/>
          </w:rPr>
          <w:delText>依周围环境光自动运行；</w:delText>
        </w:r>
      </w:del>
      <w:del w:id="26671" w:author="M00007797" w:date="2023-07-10T10:23:12Z">
        <w:r>
          <w:rPr>
            <w:rFonts w:hint="eastAsia"/>
          </w:rPr>
          <w:tab/>
        </w:r>
      </w:del>
      <w:del w:id="26672" w:author="M00007797" w:date="2023-07-10T10:23:12Z">
        <w:r>
          <w:rPr>
            <w:rFonts w:hint="eastAsia"/>
          </w:rPr>
          <w:tab/>
        </w:r>
      </w:del>
      <w:del w:id="26673" w:author="M00007797" w:date="2023-07-10T10:23:12Z">
        <w:r>
          <w:rPr>
            <w:rFonts w:hint="eastAsia"/>
          </w:rPr>
          <w:tab/>
        </w:r>
      </w:del>
      <w:del w:id="26674" w:author="M00007797" w:date="2023-07-10T10:23:12Z">
        <w:r>
          <w:rPr>
            <w:rFonts w:hint="eastAsia"/>
          </w:rPr>
          <w:tab/>
        </w:r>
      </w:del>
      <w:del w:id="26675" w:author="M00007797" w:date="2023-07-10T10:23:12Z">
        <w:r>
          <w:rPr>
            <w:rFonts w:hint="eastAsia"/>
          </w:rPr>
          <w:tab/>
        </w:r>
      </w:del>
      <w:del w:id="26676" w:author="M00007797" w:date="2023-07-10T10:23:12Z">
        <w:r>
          <w:rPr>
            <w:rFonts w:hint="eastAsia"/>
          </w:rPr>
          <w:tab/>
        </w:r>
      </w:del>
      <w:del w:id="26677" w:author="M00007797" w:date="2023-07-10T10:23:12Z">
        <w:r>
          <w:rPr>
            <w:rFonts w:hint="eastAsia"/>
          </w:rPr>
          <w:tab/>
        </w:r>
      </w:del>
    </w:p>
    <w:p>
      <w:pPr>
        <w:pStyle w:val="187"/>
        <w:ind w:left="0" w:leftChars="0" w:firstLine="0" w:firstLineChars="0"/>
        <w:rPr>
          <w:del w:id="26679" w:author="M00007797" w:date="2023-07-10T10:23:12Z"/>
        </w:rPr>
        <w:pPrChange w:id="26678" w:author="M00000676" w:date="2024-02-27T11:02:46Z">
          <w:pPr>
            <w:pStyle w:val="187"/>
            <w:ind w:leftChars="271" w:hanging="281" w:hangingChars="134"/>
          </w:pPr>
        </w:pPrChange>
      </w:pPr>
      <w:del w:id="26680" w:author="M00007797" w:date="2023-07-10T10:23:12Z">
        <w:r>
          <w:rPr>
            <w:rFonts w:hint="eastAsia"/>
          </w:rPr>
          <w:delText>2、功能描述:</w:delText>
        </w:r>
      </w:del>
      <w:del w:id="26681" w:author="M00007797" w:date="2023-07-10T10:23:12Z">
        <w:r>
          <w:rPr>
            <w:rFonts w:hint="eastAsia"/>
          </w:rPr>
          <w:tab/>
        </w:r>
      </w:del>
      <w:del w:id="26682" w:author="M00007797" w:date="2023-07-10T10:23:12Z">
        <w:r>
          <w:rPr>
            <w:rFonts w:hint="eastAsia"/>
          </w:rPr>
          <w:tab/>
        </w:r>
      </w:del>
      <w:del w:id="26683" w:author="M00007797" w:date="2023-07-10T10:23:12Z">
        <w:r>
          <w:rPr>
            <w:rFonts w:hint="eastAsia"/>
          </w:rPr>
          <w:tab/>
        </w:r>
      </w:del>
      <w:del w:id="26684" w:author="M00007797" w:date="2023-07-10T10:23:12Z">
        <w:r>
          <w:rPr>
            <w:rFonts w:hint="eastAsia"/>
          </w:rPr>
          <w:tab/>
        </w:r>
      </w:del>
      <w:del w:id="26685" w:author="M00007797" w:date="2023-07-10T10:23:12Z">
        <w:r>
          <w:rPr>
            <w:rFonts w:hint="eastAsia"/>
          </w:rPr>
          <w:tab/>
        </w:r>
      </w:del>
      <w:del w:id="26686" w:author="M00007797" w:date="2023-07-10T10:23:12Z">
        <w:r>
          <w:rPr>
            <w:rFonts w:hint="eastAsia"/>
          </w:rPr>
          <w:tab/>
        </w:r>
      </w:del>
      <w:del w:id="26687" w:author="M00007797" w:date="2023-07-10T10:23:12Z">
        <w:r>
          <w:rPr>
            <w:rFonts w:hint="eastAsia"/>
          </w:rPr>
          <w:tab/>
        </w:r>
      </w:del>
    </w:p>
    <w:p>
      <w:pPr>
        <w:pStyle w:val="187"/>
        <w:ind w:left="0" w:leftChars="0" w:firstLine="0" w:firstLineChars="0"/>
        <w:rPr>
          <w:del w:id="26689" w:author="M00007797" w:date="2023-07-10T10:23:12Z"/>
        </w:rPr>
        <w:pPrChange w:id="26688" w:author="M00000676" w:date="2024-02-27T11:02:46Z">
          <w:pPr>
            <w:pStyle w:val="187"/>
            <w:ind w:leftChars="271" w:hanging="281" w:hangingChars="134"/>
          </w:pPr>
        </w:pPrChange>
      </w:pPr>
      <w:del w:id="26690" w:author="M00007797" w:date="2023-07-10T10:23:12Z">
        <w:r>
          <w:rPr>
            <w:rFonts w:hint="eastAsia"/>
          </w:rPr>
          <w:tab/>
        </w:r>
      </w:del>
      <w:del w:id="26691" w:author="M00007797" w:date="2023-07-10T10:23:12Z">
        <w:r>
          <w:rPr>
            <w:rFonts w:hint="eastAsia"/>
          </w:rPr>
          <w:delText>通过外界</w:delText>
        </w:r>
      </w:del>
      <w:del w:id="26692" w:author="M00007797" w:date="2023-07-10T10:23:12Z">
        <w:r>
          <w:rPr/>
          <w:delText>光线强度变化，实行</w:delText>
        </w:r>
      </w:del>
      <w:del w:id="26693" w:author="M00007797" w:date="2023-07-10T10:23:12Z">
        <w:r>
          <w:rPr>
            <w:rFonts w:hint="eastAsia"/>
          </w:rPr>
          <w:delText>夜灯</w:delText>
        </w:r>
      </w:del>
      <w:del w:id="26694" w:author="M00007797" w:date="2023-07-10T10:23:12Z">
        <w:r>
          <w:rPr/>
          <w:delText>的</w:delText>
        </w:r>
      </w:del>
      <w:del w:id="26695" w:author="M00007797" w:date="2023-07-10T10:23:12Z">
        <w:r>
          <w:rPr>
            <w:rFonts w:hint="eastAsia"/>
          </w:rPr>
          <w:delText>自动</w:delText>
        </w:r>
      </w:del>
      <w:del w:id="26696" w:author="M00007797" w:date="2023-07-10T10:23:12Z">
        <w:r>
          <w:rPr/>
          <w:delText>开</w:delText>
        </w:r>
      </w:del>
      <w:del w:id="26697" w:author="M00007797" w:date="2023-07-10T10:23:12Z">
        <w:r>
          <w:rPr>
            <w:rFonts w:hint="eastAsia"/>
          </w:rPr>
          <w:delText>/关</w:delText>
        </w:r>
      </w:del>
    </w:p>
    <w:p>
      <w:pPr>
        <w:pStyle w:val="187"/>
        <w:ind w:left="0" w:leftChars="0" w:firstLine="0" w:firstLineChars="0"/>
        <w:rPr>
          <w:del w:id="26699" w:author="M00007797" w:date="2023-07-10T10:23:12Z"/>
          <w:rFonts w:hint="default" w:eastAsia="宋体"/>
          <w:color w:val="FF0000"/>
          <w:lang w:val="en-US" w:eastAsia="zh-CN"/>
        </w:rPr>
        <w:pPrChange w:id="26698" w:author="M00000676" w:date="2024-02-27T11:02:46Z">
          <w:pPr>
            <w:pStyle w:val="187"/>
            <w:ind w:leftChars="271" w:hanging="281" w:hangingChars="134"/>
          </w:pPr>
        </w:pPrChange>
      </w:pPr>
      <w:del w:id="26700" w:author="M00007797" w:date="2023-07-10T10:23:12Z">
        <w:r>
          <w:rPr>
            <w:rFonts w:hint="eastAsia"/>
          </w:rPr>
          <w:delText xml:space="preserve"> </w:delText>
        </w:r>
      </w:del>
      <w:del w:id="26701" w:author="M00007797" w:date="2023-07-10T10:23:12Z">
        <w:r>
          <w:rPr>
            <w:rFonts w:hint="eastAsia"/>
            <w:color w:val="auto"/>
            <w:rPrChange w:id="26702" w:author="M00009068" w:date="2021-11-19T16:23:59Z">
              <w:rPr>
                <w:rFonts w:hint="eastAsia"/>
              </w:rPr>
            </w:rPrChange>
          </w:rPr>
          <w:delText xml:space="preserve">  </w:delText>
        </w:r>
      </w:del>
      <w:del w:id="26703" w:author="M00007797" w:date="2023-07-10T10:23:12Z">
        <w:r>
          <w:rPr>
            <w:rFonts w:hint="eastAsia"/>
            <w:color w:val="auto"/>
            <w:rPrChange w:id="26704" w:author="M00009068" w:date="2021-11-19T16:23:59Z">
              <w:rPr>
                <w:rFonts w:hint="eastAsia"/>
                <w:color w:val="FF0000"/>
              </w:rPr>
            </w:rPrChange>
          </w:rPr>
          <w:delText>注：</w:delText>
        </w:r>
      </w:del>
      <w:del w:id="26705" w:author="M00007797" w:date="2023-07-10T10:23:12Z">
        <w:r>
          <w:rPr>
            <w:rFonts w:hint="eastAsia" w:ascii="宋体" w:hAnsi="宋体" w:eastAsia="宋体"/>
            <w:color w:val="000000"/>
            <w:sz w:val="21"/>
            <w:szCs w:val="21"/>
          </w:rPr>
          <w:delText>转换</w:delText>
        </w:r>
      </w:del>
      <w:del w:id="26706" w:author="M00007797" w:date="2023-07-10T10:23:12Z">
        <w:r>
          <w:rPr>
            <w:rFonts w:ascii="宋体" w:hAnsi="宋体" w:eastAsia="宋体"/>
            <w:color w:val="000000"/>
            <w:sz w:val="21"/>
            <w:szCs w:val="21"/>
          </w:rPr>
          <w:delText>AD值低于100判定为黑暗，高于150判定为光亮。</w:delText>
        </w:r>
      </w:del>
      <w:del w:id="26707" w:author="M00007797" w:date="2023-07-10T10:23:12Z">
        <w:r>
          <w:rPr>
            <w:rFonts w:hint="eastAsia"/>
            <w:color w:val="000000"/>
            <w:sz w:val="21"/>
            <w:szCs w:val="21"/>
            <w:lang w:val="en-US" w:eastAsia="zh-CN"/>
          </w:rPr>
          <w:delText xml:space="preserve"> </w:delText>
        </w:r>
      </w:del>
      <w:del w:id="26708" w:author="M00007797" w:date="2023-07-10T10:23:12Z">
        <w:r>
          <w:rPr>
            <w:rFonts w:hint="eastAsia"/>
            <w:color w:val="FF0000"/>
            <w:sz w:val="21"/>
            <w:szCs w:val="21"/>
            <w:lang w:val="en-US" w:eastAsia="zh-CN"/>
          </w:rPr>
          <w:delText>此参考数值T0样机后再测试</w:delText>
        </w:r>
      </w:del>
    </w:p>
    <w:p>
      <w:pPr>
        <w:pStyle w:val="187"/>
        <w:ind w:left="0" w:leftChars="0" w:firstLine="0" w:firstLineChars="0"/>
        <w:rPr>
          <w:del w:id="26710" w:author="M00007797" w:date="2023-07-10T10:23:12Z"/>
        </w:rPr>
        <w:pPrChange w:id="26709" w:author="M00000676" w:date="2024-02-27T11:02:46Z">
          <w:pPr>
            <w:pStyle w:val="187"/>
            <w:ind w:leftChars="271" w:hanging="281" w:hangingChars="134"/>
          </w:pPr>
        </w:pPrChange>
      </w:pPr>
    </w:p>
    <w:p>
      <w:pPr>
        <w:pStyle w:val="5"/>
        <w:numPr>
          <w:ilvl w:val="-1"/>
          <w:numId w:val="0"/>
        </w:numPr>
        <w:ind w:left="0" w:firstLine="0"/>
        <w:rPr>
          <w:del w:id="26712" w:author="M00007797" w:date="2023-07-10T10:23:12Z"/>
        </w:rPr>
        <w:pPrChange w:id="26711" w:author="M00007797" w:date="2023-06-19T10:58:41Z">
          <w:pPr>
            <w:pStyle w:val="5"/>
            <w:ind w:left="1145"/>
          </w:pPr>
        </w:pPrChange>
      </w:pPr>
      <w:del w:id="26713" w:author="M00007797" w:date="2023-07-10T10:23:12Z">
        <w:r>
          <w:rPr/>
          <w:tab/>
        </w:r>
      </w:del>
      <w:del w:id="26714" w:author="M00007797" w:date="2023-07-10T10:23:12Z">
        <w:bookmarkStart w:id="2590" w:name="_Toc7352"/>
        <w:bookmarkStart w:id="2591" w:name="_Toc15484"/>
        <w:bookmarkStart w:id="2592" w:name="_Toc8226"/>
        <w:bookmarkStart w:id="2593" w:name="_Toc22487"/>
        <w:bookmarkStart w:id="2594" w:name="_Toc28805"/>
        <w:bookmarkStart w:id="2595" w:name="_Toc6248654"/>
        <w:bookmarkStart w:id="2596" w:name="_Toc3132"/>
        <w:bookmarkStart w:id="2597" w:name="_Toc23828"/>
        <w:bookmarkStart w:id="2598" w:name="_Toc2357"/>
        <w:bookmarkStart w:id="2599" w:name="_Toc15394"/>
        <w:bookmarkStart w:id="2600" w:name="_Toc13224"/>
        <w:bookmarkStart w:id="2601" w:name="_Toc30078"/>
        <w:bookmarkStart w:id="2602" w:name="_Toc30628"/>
        <w:r>
          <w:rPr>
            <w:rFonts w:hint="eastAsia"/>
          </w:rPr>
          <w:delText>清洗器晃动出货检验规范标准</w:delText>
        </w:r>
        <w:bookmarkEnd w:id="2590"/>
        <w:bookmarkEnd w:id="2591"/>
        <w:bookmarkEnd w:id="2592"/>
        <w:bookmarkEnd w:id="2593"/>
        <w:bookmarkEnd w:id="2594"/>
        <w:bookmarkEnd w:id="2595"/>
        <w:bookmarkEnd w:id="2596"/>
        <w:bookmarkEnd w:id="2597"/>
        <w:bookmarkEnd w:id="2598"/>
        <w:bookmarkEnd w:id="2599"/>
        <w:bookmarkEnd w:id="2600"/>
        <w:bookmarkEnd w:id="2601"/>
        <w:bookmarkEnd w:id="2602"/>
      </w:del>
    </w:p>
    <w:p>
      <w:pPr>
        <w:pStyle w:val="187"/>
        <w:ind w:left="0" w:leftChars="0" w:firstLine="0" w:firstLineChars="0"/>
        <w:rPr>
          <w:del w:id="26716" w:author="M00007797" w:date="2023-07-10T10:23:12Z"/>
        </w:rPr>
        <w:pPrChange w:id="26715" w:author="M00007797" w:date="2023-06-19T10:58:41Z">
          <w:pPr>
            <w:pStyle w:val="187"/>
            <w:ind w:left="569" w:leftChars="271" w:firstLine="0" w:firstLineChars="0"/>
          </w:pPr>
        </w:pPrChange>
      </w:pPr>
      <w:del w:id="26717" w:author="M00007797" w:date="2023-07-10T10:23:12Z">
        <w:r>
          <w:rPr>
            <w:rFonts w:hint="eastAsia"/>
          </w:rPr>
          <w:delText>1、检验方式：</w:delText>
        </w:r>
      </w:del>
    </w:p>
    <w:p>
      <w:pPr>
        <w:pStyle w:val="187"/>
        <w:ind w:left="0" w:leftChars="0" w:firstLine="0" w:firstLineChars="0"/>
        <w:rPr>
          <w:del w:id="26719" w:author="M00007797" w:date="2023-07-10T10:23:12Z"/>
        </w:rPr>
        <w:pPrChange w:id="26718" w:author="M00007797" w:date="2023-06-19T10:58:41Z">
          <w:pPr>
            <w:pStyle w:val="187"/>
            <w:ind w:left="569" w:leftChars="271" w:firstLine="315" w:firstLineChars="150"/>
          </w:pPr>
        </w:pPrChange>
      </w:pPr>
      <w:del w:id="26720" w:author="M00007797" w:date="2023-07-10T10:23:12Z">
        <w:r>
          <w:rPr>
            <w:rFonts w:hint="eastAsia"/>
          </w:rPr>
          <w:delText>机器通水，开启往复清洗模式，用8*8格子的工装测试</w:delText>
        </w:r>
      </w:del>
    </w:p>
    <w:p>
      <w:pPr>
        <w:pStyle w:val="187"/>
        <w:ind w:left="0" w:leftChars="0" w:firstLine="0" w:firstLineChars="0"/>
        <w:rPr>
          <w:del w:id="26722" w:author="M00007797" w:date="2023-07-10T10:23:12Z"/>
        </w:rPr>
        <w:pPrChange w:id="26721" w:author="M00007797" w:date="2023-06-19T10:58:41Z">
          <w:pPr>
            <w:pStyle w:val="187"/>
            <w:ind w:left="569" w:leftChars="271" w:firstLine="0" w:firstLineChars="0"/>
          </w:pPr>
        </w:pPrChange>
      </w:pPr>
    </w:p>
    <w:p>
      <w:pPr>
        <w:pStyle w:val="187"/>
        <w:ind w:left="0" w:leftChars="0" w:firstLine="0" w:firstLineChars="0"/>
        <w:rPr>
          <w:del w:id="26724" w:author="M00007797" w:date="2023-07-10T10:23:12Z"/>
        </w:rPr>
        <w:pPrChange w:id="26723" w:author="M00007797" w:date="2023-06-19T10:58:41Z">
          <w:pPr>
            <w:pStyle w:val="187"/>
            <w:ind w:left="569" w:leftChars="271" w:firstLine="0" w:firstLineChars="0"/>
          </w:pPr>
        </w:pPrChange>
      </w:pPr>
      <w:del w:id="26725" w:author="M00007797" w:date="2023-07-10T10:23:12Z">
        <w:r>
          <w:rPr>
            <w:rFonts w:hint="eastAsia"/>
          </w:rPr>
          <w:delText>2、标准范围：</w:delText>
        </w:r>
      </w:del>
    </w:p>
    <w:p>
      <w:pPr>
        <w:pStyle w:val="187"/>
        <w:ind w:left="0" w:leftChars="0" w:firstLine="0" w:firstLineChars="0"/>
        <w:rPr>
          <w:del w:id="26727" w:author="M00007797" w:date="2023-07-10T10:23:12Z"/>
        </w:rPr>
        <w:pPrChange w:id="26726" w:author="M00007797" w:date="2023-06-19T10:58:41Z">
          <w:pPr>
            <w:pStyle w:val="187"/>
            <w:ind w:left="851" w:leftChars="0" w:firstLine="0" w:firstLineChars="0"/>
          </w:pPr>
        </w:pPrChange>
      </w:pPr>
      <w:del w:id="26728" w:author="M00007797" w:date="2023-07-10T10:23:12Z">
        <w:r>
          <w:rPr>
            <w:rFonts w:hint="eastAsia"/>
          </w:rPr>
          <w:delText>a） 通水</w:delText>
        </w:r>
      </w:del>
      <w:ins w:id="26729" w:author="M00009068" w:date="2021-11-19T15:18:17Z">
        <w:del w:id="26730" w:author="M00007797" w:date="2023-07-10T10:23:12Z">
          <w:r>
            <w:rPr>
              <w:rFonts w:hint="eastAsia"/>
              <w:lang w:val="en-US" w:eastAsia="zh-CN"/>
            </w:rPr>
            <w:delText>不</w:delText>
          </w:r>
        </w:del>
      </w:ins>
      <w:del w:id="26731" w:author="M00007797" w:date="2023-07-10T10:23:12Z">
        <w:r>
          <w:rPr>
            <w:rFonts w:hint="eastAsia"/>
          </w:rPr>
          <w:delText>往复过程中，水位不得偏出工装的8*8格子外</w:delText>
        </w:r>
      </w:del>
    </w:p>
    <w:p>
      <w:pPr>
        <w:pStyle w:val="187"/>
        <w:ind w:left="0" w:leftChars="0" w:firstLine="0" w:firstLineChars="0"/>
        <w:rPr>
          <w:del w:id="26733" w:author="M00007797" w:date="2023-07-10T10:23:12Z"/>
        </w:rPr>
        <w:pPrChange w:id="26732" w:author="M00007797" w:date="2023-06-19T10:58:41Z">
          <w:pPr>
            <w:pStyle w:val="187"/>
            <w:ind w:left="851" w:leftChars="0" w:firstLine="0" w:firstLineChars="0"/>
          </w:pPr>
        </w:pPrChange>
      </w:pPr>
      <w:del w:id="26734" w:author="M00007797" w:date="2023-07-10T10:23:12Z">
        <w:r>
          <w:rPr>
            <w:rFonts w:hint="eastAsia"/>
          </w:rPr>
          <w:delText>b） 不得有很明显的晃动、卡顿、偏位现象</w:delText>
        </w:r>
      </w:del>
    </w:p>
    <w:p>
      <w:pPr>
        <w:pStyle w:val="187"/>
        <w:ind w:left="0" w:leftChars="0" w:firstLine="0" w:firstLineChars="0"/>
        <w:rPr>
          <w:del w:id="26736" w:author="M00007797" w:date="2023-07-10T10:23:12Z"/>
        </w:rPr>
        <w:pPrChange w:id="26735" w:author="M00007797" w:date="2023-06-19T10:58:41Z">
          <w:pPr>
            <w:pStyle w:val="187"/>
            <w:ind w:left="851" w:leftChars="0" w:firstLine="0" w:firstLineChars="0"/>
          </w:pPr>
        </w:pPrChange>
      </w:pPr>
    </w:p>
    <w:p>
      <w:pPr>
        <w:pStyle w:val="5"/>
        <w:numPr>
          <w:ilvl w:val="-1"/>
          <w:numId w:val="0"/>
        </w:numPr>
        <w:ind w:left="0" w:firstLine="0"/>
        <w:rPr>
          <w:del w:id="26738" w:author="M00007797" w:date="2023-07-10T10:23:12Z"/>
        </w:rPr>
        <w:pPrChange w:id="26737" w:author="M00007797" w:date="2023-06-19T10:58:41Z">
          <w:pPr>
            <w:pStyle w:val="5"/>
            <w:ind w:left="1145"/>
          </w:pPr>
        </w:pPrChange>
      </w:pPr>
      <w:del w:id="26739" w:author="M00007797" w:date="2023-07-10T10:23:12Z">
        <w:bookmarkStart w:id="2603" w:name="_Toc12047"/>
        <w:bookmarkStart w:id="2604" w:name="_Toc31234"/>
        <w:bookmarkStart w:id="2605" w:name="_Toc17999"/>
        <w:bookmarkStart w:id="2606" w:name="_Toc6248655"/>
        <w:bookmarkStart w:id="2607" w:name="_Toc24183"/>
        <w:bookmarkStart w:id="2608" w:name="_Toc4212"/>
        <w:bookmarkStart w:id="2609" w:name="_Toc27276"/>
        <w:bookmarkStart w:id="2610" w:name="_Toc30625"/>
        <w:bookmarkStart w:id="2611" w:name="_Toc32686"/>
        <w:bookmarkStart w:id="2612" w:name="_Toc29758"/>
        <w:bookmarkStart w:id="2613" w:name="_Toc13137"/>
        <w:bookmarkStart w:id="2614" w:name="_Toc259"/>
        <w:bookmarkStart w:id="2615" w:name="_Toc7800"/>
        <w:r>
          <w:rPr>
            <w:rFonts w:hint="eastAsia"/>
          </w:rPr>
          <w:delText>光感外壳与整机上盖配合</w:delText>
        </w:r>
        <w:bookmarkEnd w:id="2603"/>
        <w:bookmarkEnd w:id="2604"/>
        <w:bookmarkEnd w:id="2605"/>
        <w:bookmarkEnd w:id="2606"/>
        <w:bookmarkEnd w:id="2607"/>
        <w:bookmarkEnd w:id="2608"/>
        <w:bookmarkEnd w:id="2609"/>
        <w:bookmarkEnd w:id="2610"/>
        <w:bookmarkEnd w:id="2611"/>
        <w:bookmarkEnd w:id="2612"/>
        <w:bookmarkEnd w:id="2613"/>
        <w:bookmarkEnd w:id="2614"/>
        <w:bookmarkEnd w:id="2615"/>
      </w:del>
    </w:p>
    <w:p>
      <w:pPr>
        <w:pStyle w:val="187"/>
        <w:ind w:left="0" w:leftChars="0" w:firstLine="0" w:firstLineChars="0"/>
        <w:rPr>
          <w:del w:id="26741" w:author="M00007797" w:date="2023-07-10T10:23:12Z"/>
        </w:rPr>
        <w:pPrChange w:id="26740" w:author="M00007797" w:date="2023-06-19T10:58:41Z">
          <w:pPr>
            <w:pStyle w:val="187"/>
            <w:ind w:left="569" w:leftChars="271" w:firstLine="0" w:firstLineChars="0"/>
          </w:pPr>
        </w:pPrChange>
      </w:pPr>
      <w:del w:id="26742" w:author="M00007797" w:date="2023-07-10T10:23:12Z">
        <w:r>
          <w:rPr>
            <w:rFonts w:hint="eastAsia"/>
          </w:rPr>
          <w:delText>1、标准范围：</w:delText>
        </w:r>
      </w:del>
    </w:p>
    <w:p>
      <w:pPr>
        <w:pStyle w:val="187"/>
        <w:ind w:left="0" w:leftChars="0" w:firstLine="0" w:firstLineChars="0"/>
        <w:rPr>
          <w:del w:id="26744" w:author="M00007797" w:date="2023-07-10T10:23:12Z"/>
          <w:rFonts w:hint="eastAsia"/>
          <w:lang w:val="en-US" w:eastAsia="zh-CN"/>
        </w:rPr>
        <w:pPrChange w:id="26743" w:author="M00007797" w:date="2023-06-19T10:58:41Z">
          <w:pPr>
            <w:pStyle w:val="187"/>
            <w:ind w:left="569" w:leftChars="271" w:firstLine="315" w:firstLineChars="150"/>
          </w:pPr>
        </w:pPrChange>
      </w:pPr>
      <w:del w:id="26745" w:author="M00007797" w:date="2023-07-10T10:23:12Z">
        <w:r>
          <w:rPr>
            <w:rFonts w:hint="eastAsia"/>
          </w:rPr>
          <w:delText>在外观表面光感外壳与整机上盖配合台阶需≤0.3mm</w:delText>
        </w:r>
      </w:del>
    </w:p>
    <w:p>
      <w:pPr>
        <w:pStyle w:val="34"/>
        <w:ind w:left="0" w:leftChars="0" w:firstLine="0" w:firstLineChars="0"/>
        <w:rPr>
          <w:del w:id="26747" w:author="M00007797" w:date="2023-07-10T10:23:12Z"/>
          <w:rFonts w:hint="default"/>
          <w:lang w:val="en-US" w:eastAsia="zh-CN"/>
        </w:rPr>
        <w:pPrChange w:id="26746" w:author="M00007797" w:date="2023-06-19T10:58:41Z">
          <w:pPr>
            <w:pStyle w:val="34"/>
            <w:ind w:left="1260" w:leftChars="600" w:firstLine="210" w:firstLineChars="100"/>
          </w:pPr>
        </w:pPrChange>
      </w:pPr>
    </w:p>
    <w:p>
      <w:pPr>
        <w:pStyle w:val="5"/>
        <w:numPr>
          <w:ilvl w:val="-1"/>
          <w:numId w:val="0"/>
        </w:numPr>
        <w:ind w:left="0" w:firstLine="0"/>
        <w:rPr>
          <w:del w:id="26749" w:author="M00007797" w:date="2023-07-10T10:23:12Z"/>
        </w:rPr>
        <w:pPrChange w:id="26748" w:author="M00007797" w:date="2023-06-19T10:58:41Z">
          <w:pPr>
            <w:pStyle w:val="5"/>
            <w:ind w:left="1145"/>
          </w:pPr>
        </w:pPrChange>
      </w:pPr>
      <w:del w:id="26750" w:author="M00007797" w:date="2023-07-10T10:23:12Z">
        <w:bookmarkStart w:id="2616" w:name="_Toc22484"/>
        <w:bookmarkStart w:id="2617" w:name="_Toc19800"/>
        <w:bookmarkStart w:id="2618" w:name="_Toc31481"/>
        <w:bookmarkStart w:id="2619" w:name="_Toc10394"/>
        <w:bookmarkStart w:id="2620" w:name="_Toc29984"/>
        <w:bookmarkStart w:id="2621" w:name="_Toc16161"/>
        <w:bookmarkStart w:id="2622" w:name="_Toc3961"/>
        <w:bookmarkStart w:id="2623" w:name="_Toc796"/>
        <w:bookmarkStart w:id="2624" w:name="_Toc21703"/>
        <w:bookmarkStart w:id="2625" w:name="_Toc23035"/>
        <w:bookmarkStart w:id="2626" w:name="_Toc29760"/>
        <w:bookmarkStart w:id="2627" w:name="_Toc6575"/>
        <w:r>
          <w:rPr>
            <w:rFonts w:hint="eastAsia"/>
            <w:lang w:val="en-US" w:eastAsia="zh-CN"/>
          </w:rPr>
          <w:delText>儿童模式</w:delText>
        </w:r>
        <w:bookmarkEnd w:id="2616"/>
        <w:bookmarkEnd w:id="2617"/>
        <w:bookmarkEnd w:id="2618"/>
        <w:bookmarkEnd w:id="2619"/>
        <w:bookmarkEnd w:id="2620"/>
        <w:bookmarkEnd w:id="2621"/>
        <w:bookmarkEnd w:id="2622"/>
        <w:bookmarkEnd w:id="2623"/>
        <w:bookmarkEnd w:id="2624"/>
        <w:bookmarkEnd w:id="2625"/>
        <w:bookmarkEnd w:id="2626"/>
        <w:bookmarkEnd w:id="2627"/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6752" w:author="M00007797" w:date="2023-07-10T10:23:12Z"/>
          <w:rFonts w:hint="eastAsia"/>
          <w:lang w:val="en-US" w:eastAsia="zh-CN"/>
        </w:rPr>
        <w:pPrChange w:id="26751" w:author="M00007797" w:date="2023-06-19T10:58:41Z">
          <w:pPr>
            <w:pStyle w:val="187"/>
            <w:numPr>
              <w:ilvl w:val="0"/>
              <w:numId w:val="61"/>
            </w:numPr>
            <w:ind w:left="420" w:leftChars="0" w:firstLine="147" w:firstLineChars="70"/>
          </w:pPr>
        </w:pPrChange>
      </w:pPr>
      <w:del w:id="26753" w:author="M00007797" w:date="2023-07-10T10:23:12Z">
        <w:r>
          <w:rPr>
            <w:rFonts w:hint="eastAsia"/>
          </w:rPr>
          <w:delText>操作方式：短按【</w:delText>
        </w:r>
      </w:del>
      <w:del w:id="26754" w:author="M00007797" w:date="2023-07-10T10:23:12Z">
        <w:r>
          <w:rPr>
            <w:rFonts w:hint="eastAsia"/>
            <w:lang w:val="en-US" w:eastAsia="zh-CN"/>
          </w:rPr>
          <w:delText>儿童模式</w:delText>
        </w:r>
      </w:del>
      <w:del w:id="26755" w:author="M00007797" w:date="2023-07-10T10:23:12Z">
        <w:r>
          <w:rPr>
            <w:rFonts w:hint="eastAsia"/>
          </w:rPr>
          <w:delText>】</w:delText>
        </w:r>
      </w:del>
      <w:del w:id="26756" w:author="M00007797" w:date="2023-07-10T10:23:12Z">
        <w:r>
          <w:rPr>
            <w:rFonts w:hint="eastAsia"/>
            <w:lang w:val="en-US" w:eastAsia="zh-CN"/>
          </w:rPr>
          <w:delText>开启或关闭儿童模式。进入儿童模式后，30分钟未操作，或者座盖关闭，则退出“儿童模式”。</w:delText>
        </w:r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6758" w:author="M00007797" w:date="2023-07-10T10:23:12Z"/>
          <w:rFonts w:hint="eastAsia"/>
          <w:lang w:val="en-US" w:eastAsia="zh-CN"/>
        </w:rPr>
        <w:pPrChange w:id="26757" w:author="M00007797" w:date="2023-06-19T10:58:41Z">
          <w:pPr>
            <w:pStyle w:val="187"/>
            <w:numPr>
              <w:ilvl w:val="0"/>
              <w:numId w:val="61"/>
            </w:numPr>
            <w:ind w:left="420" w:leftChars="0" w:firstLine="147" w:firstLineChars="70"/>
          </w:pPr>
        </w:pPrChange>
      </w:pPr>
      <w:del w:id="26759" w:author="M00007797" w:date="2023-07-10T10:23:12Z">
        <w:r>
          <w:rPr>
            <w:rFonts w:hint="eastAsia"/>
          </w:rPr>
          <w:delText>功能描述</w:delText>
        </w:r>
      </w:del>
      <w:del w:id="26760" w:author="M00007797" w:date="2023-07-10T10:23:12Z">
        <w:r>
          <w:rPr>
            <w:rFonts w:hint="eastAsia"/>
            <w:lang w:eastAsia="zh-CN"/>
          </w:rPr>
          <w:delText>：</w:delText>
        </w:r>
      </w:del>
      <w:del w:id="26761" w:author="M00007797" w:date="2023-07-10T10:23:12Z">
        <w:r>
          <w:rPr>
            <w:rFonts w:hint="eastAsia"/>
            <w:lang w:val="en-US" w:eastAsia="zh-CN"/>
          </w:rPr>
          <w:delText xml:space="preserve"> a、座盖不自动关闭；</w:delText>
        </w:r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6763" w:author="M00007797" w:date="2023-07-10T10:23:12Z"/>
          <w:rFonts w:hint="eastAsia"/>
          <w:lang w:val="en-US" w:eastAsia="zh-CN"/>
        </w:rPr>
        <w:pPrChange w:id="26762" w:author="M00007797" w:date="2023-06-19T10:58:41Z">
          <w:pPr>
            <w:pStyle w:val="187"/>
            <w:numPr>
              <w:ilvl w:val="-1"/>
              <w:numId w:val="0"/>
            </w:numPr>
            <w:ind w:left="0" w:leftChars="0" w:firstLine="2100" w:firstLineChars="1000"/>
          </w:pPr>
        </w:pPrChange>
      </w:pPr>
      <w:del w:id="26764" w:author="M00007797" w:date="2023-07-10T10:23:12Z">
        <w:r>
          <w:rPr>
            <w:rFonts w:hint="eastAsia"/>
            <w:lang w:val="en-US" w:eastAsia="zh-CN"/>
          </w:rPr>
          <w:delText>b、水温、风温、座温、水压自动切换为中档，使用中可以调节；</w:delText>
        </w:r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6766" w:author="M00007797" w:date="2023-07-10T10:23:12Z"/>
          <w:rFonts w:hint="eastAsia"/>
          <w:lang w:val="en-US" w:eastAsia="zh-CN"/>
        </w:rPr>
        <w:pPrChange w:id="26765" w:author="M00007797" w:date="2023-06-19T10:58:41Z">
          <w:pPr>
            <w:pStyle w:val="187"/>
            <w:numPr>
              <w:ilvl w:val="-1"/>
              <w:numId w:val="0"/>
            </w:numPr>
            <w:ind w:left="147" w:leftChars="70" w:firstLine="1890" w:firstLineChars="900"/>
          </w:pPr>
        </w:pPrChange>
      </w:pPr>
      <w:del w:id="26767" w:author="M00007797" w:date="2023-07-10T10:23:12Z">
        <w:r>
          <w:rPr>
            <w:rFonts w:hint="eastAsia"/>
            <w:lang w:val="en-US" w:eastAsia="zh-CN"/>
          </w:rPr>
          <w:delText>c、清洗管位伸到最大档，但是使用中可以调节。</w:delText>
        </w:r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6769" w:author="M00007797" w:date="2023-07-10T10:23:12Z"/>
          <w:rFonts w:hint="eastAsia"/>
          <w:lang w:val="en-US" w:eastAsia="zh-CN"/>
        </w:rPr>
        <w:pPrChange w:id="26768" w:author="M00007797" w:date="2023-06-19T10:58:41Z">
          <w:pPr>
            <w:pStyle w:val="187"/>
            <w:numPr>
              <w:ilvl w:val="-1"/>
              <w:numId w:val="0"/>
            </w:numPr>
            <w:ind w:left="147" w:leftChars="70" w:firstLine="1890" w:firstLineChars="900"/>
          </w:pPr>
        </w:pPrChange>
      </w:pPr>
      <w:del w:id="26770" w:author="M00007797" w:date="2023-07-10T10:23:12Z">
        <w:r>
          <w:rPr>
            <w:rFonts w:hint="eastAsia"/>
            <w:lang w:val="en-US" w:eastAsia="zh-CN"/>
          </w:rPr>
          <w:delText>d、清洗功能无需着座信号，即可开启；</w:delText>
        </w:r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ins w:id="26772" w:author="M00009068" w:date="2021-10-27T10:48:05Z"/>
          <w:del w:id="26773" w:author="M00007797" w:date="2023-07-10T10:23:12Z"/>
          <w:rFonts w:hint="eastAsia"/>
          <w:lang w:val="en-US" w:eastAsia="zh-CN"/>
        </w:rPr>
        <w:pPrChange w:id="26771" w:author="M00007797" w:date="2023-06-19T10:58:41Z">
          <w:pPr>
            <w:pStyle w:val="187"/>
            <w:numPr>
              <w:ilvl w:val="-1"/>
              <w:numId w:val="0"/>
            </w:numPr>
            <w:ind w:left="147" w:leftChars="70" w:firstLine="1890" w:firstLineChars="900"/>
          </w:pPr>
        </w:pPrChange>
      </w:pPr>
      <w:del w:id="26774" w:author="M00007797" w:date="2023-07-10T10:23:12Z">
        <w:r>
          <w:rPr>
            <w:rFonts w:hint="eastAsia"/>
            <w:lang w:val="en-US" w:eastAsia="zh-CN"/>
          </w:rPr>
          <w:delText>e、通便功能无法使用；</w:delText>
        </w:r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6776" w:author="M00007797" w:date="2023-07-10T10:23:12Z"/>
          <w:rFonts w:hint="eastAsia"/>
          <w:lang w:val="en-US" w:eastAsia="zh-CN"/>
        </w:rPr>
        <w:pPrChange w:id="26775" w:author="M00007797" w:date="2023-06-19T10:58:41Z">
          <w:pPr>
            <w:pStyle w:val="187"/>
            <w:numPr>
              <w:ilvl w:val="-1"/>
              <w:numId w:val="0"/>
            </w:numPr>
            <w:ind w:left="147" w:leftChars="70" w:firstLine="1890" w:firstLineChars="900"/>
          </w:pPr>
        </w:pPrChange>
      </w:pPr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6778" w:author="M00007797" w:date="2023-07-10T10:23:12Z"/>
          <w:rFonts w:hint="eastAsia"/>
          <w:lang w:val="en-US" w:eastAsia="zh-CN"/>
        </w:rPr>
        <w:pPrChange w:id="26777" w:author="M00007797" w:date="2023-06-19T10:58:41Z">
          <w:pPr>
            <w:pStyle w:val="187"/>
            <w:numPr>
              <w:ilvl w:val="-1"/>
              <w:numId w:val="0"/>
            </w:numPr>
            <w:ind w:left="147" w:leftChars="70" w:firstLine="1890" w:firstLineChars="900"/>
          </w:pPr>
        </w:pPrChange>
      </w:pPr>
      <w:del w:id="26779" w:author="M00007797" w:date="2023-07-10T10:23:12Z">
        <w:r>
          <w:rPr>
            <w:rFonts w:hint="eastAsia"/>
            <w:lang w:val="en-US" w:eastAsia="zh-CN"/>
          </w:rPr>
          <w:delText>f、久坐功能没法使用；</w:delText>
        </w:r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ins w:id="26781" w:author="M00009068" w:date="2021-12-27T09:02:06Z"/>
          <w:del w:id="26782" w:author="M00007797" w:date="2023-07-10T10:23:12Z"/>
          <w:rFonts w:hint="eastAsia"/>
          <w:lang w:val="en-US" w:eastAsia="zh-CN"/>
        </w:rPr>
        <w:pPrChange w:id="26780" w:author="M00007797" w:date="2023-06-19T10:58:41Z">
          <w:pPr>
            <w:pStyle w:val="187"/>
            <w:numPr>
              <w:ilvl w:val="-1"/>
              <w:numId w:val="0"/>
            </w:numPr>
            <w:ind w:left="147" w:leftChars="70" w:firstLine="1890" w:firstLineChars="900"/>
          </w:pPr>
        </w:pPrChange>
      </w:pPr>
    </w:p>
    <w:p>
      <w:pPr>
        <w:pStyle w:val="187"/>
        <w:numPr>
          <w:ilvl w:val="-1"/>
          <w:numId w:val="0"/>
        </w:numPr>
        <w:ind w:left="0" w:leftChars="0" w:firstLine="0" w:firstLineChars="0"/>
        <w:rPr>
          <w:ins w:id="26784" w:author="M00009068" w:date="2021-12-27T09:02:06Z"/>
          <w:del w:id="26785" w:author="M00007797" w:date="2023-07-10T10:23:12Z"/>
          <w:rFonts w:hint="eastAsia"/>
          <w:lang w:val="en-US" w:eastAsia="zh-CN"/>
        </w:rPr>
        <w:pPrChange w:id="26783" w:author="M00007797" w:date="2023-06-19T10:58:41Z">
          <w:pPr>
            <w:pStyle w:val="187"/>
            <w:numPr>
              <w:ilvl w:val="-1"/>
              <w:numId w:val="0"/>
            </w:numPr>
            <w:ind w:left="147" w:leftChars="70" w:firstLine="1890" w:firstLineChars="900"/>
          </w:pPr>
        </w:pPrChange>
      </w:pPr>
    </w:p>
    <w:p>
      <w:pPr>
        <w:pStyle w:val="187"/>
        <w:numPr>
          <w:ilvl w:val="-1"/>
          <w:numId w:val="0"/>
        </w:numPr>
        <w:ind w:left="0" w:leftChars="0" w:firstLine="0" w:firstLineChars="0"/>
        <w:rPr>
          <w:ins w:id="26787" w:author="M00009068" w:date="2021-12-27T09:02:07Z"/>
          <w:del w:id="26788" w:author="M00007797" w:date="2023-07-10T10:23:12Z"/>
          <w:rFonts w:hint="eastAsia"/>
          <w:lang w:val="en-US" w:eastAsia="zh-CN"/>
        </w:rPr>
        <w:pPrChange w:id="26786" w:author="M00007797" w:date="2023-06-19T10:58:41Z">
          <w:pPr>
            <w:pStyle w:val="187"/>
            <w:numPr>
              <w:ilvl w:val="-1"/>
              <w:numId w:val="0"/>
            </w:numPr>
            <w:ind w:left="147" w:leftChars="70" w:firstLine="1890" w:firstLineChars="900"/>
          </w:pPr>
        </w:pPrChange>
      </w:pPr>
    </w:p>
    <w:p>
      <w:pPr>
        <w:pStyle w:val="187"/>
        <w:numPr>
          <w:ilvl w:val="-1"/>
          <w:numId w:val="0"/>
        </w:numPr>
        <w:ind w:left="0" w:leftChars="0" w:firstLine="0" w:firstLineChars="0"/>
        <w:rPr>
          <w:ins w:id="26790" w:author="M00009068" w:date="2021-12-27T09:02:07Z"/>
          <w:del w:id="26791" w:author="M00007797" w:date="2023-07-10T10:23:12Z"/>
          <w:rFonts w:hint="eastAsia"/>
          <w:lang w:val="en-US" w:eastAsia="zh-CN"/>
        </w:rPr>
        <w:pPrChange w:id="26789" w:author="M00007797" w:date="2023-06-19T10:58:41Z">
          <w:pPr>
            <w:pStyle w:val="187"/>
            <w:numPr>
              <w:ilvl w:val="-1"/>
              <w:numId w:val="0"/>
            </w:numPr>
            <w:ind w:left="147" w:leftChars="70" w:firstLine="1890" w:firstLineChars="900"/>
          </w:pPr>
        </w:pPrChange>
      </w:pPr>
    </w:p>
    <w:p>
      <w:pPr>
        <w:pStyle w:val="187"/>
        <w:numPr>
          <w:ilvl w:val="-1"/>
          <w:numId w:val="0"/>
        </w:numPr>
        <w:ind w:left="0" w:leftChars="0" w:firstLine="0" w:firstLineChars="0"/>
        <w:rPr>
          <w:ins w:id="26793" w:author="M00009068" w:date="2021-12-27T09:02:07Z"/>
          <w:del w:id="26794" w:author="M00007797" w:date="2023-07-10T10:23:12Z"/>
          <w:rFonts w:hint="eastAsia"/>
          <w:lang w:val="en-US" w:eastAsia="zh-CN"/>
        </w:rPr>
        <w:pPrChange w:id="26792" w:author="M00007797" w:date="2023-06-19T10:58:41Z">
          <w:pPr>
            <w:pStyle w:val="187"/>
            <w:numPr>
              <w:ilvl w:val="-1"/>
              <w:numId w:val="0"/>
            </w:numPr>
            <w:ind w:left="147" w:leftChars="70" w:firstLine="1890" w:firstLineChars="900"/>
          </w:pPr>
        </w:pPrChange>
      </w:pPr>
    </w:p>
    <w:p>
      <w:pPr>
        <w:pStyle w:val="187"/>
        <w:numPr>
          <w:ilvl w:val="-1"/>
          <w:numId w:val="0"/>
        </w:numPr>
        <w:ind w:left="0" w:leftChars="0" w:firstLine="0" w:firstLineChars="0"/>
        <w:rPr>
          <w:ins w:id="26796" w:author="M00009068" w:date="2021-12-27T09:02:07Z"/>
          <w:del w:id="26797" w:author="M00007797" w:date="2023-07-10T10:23:12Z"/>
          <w:rFonts w:hint="eastAsia"/>
          <w:lang w:val="en-US" w:eastAsia="zh-CN"/>
        </w:rPr>
        <w:pPrChange w:id="26795" w:author="M00007797" w:date="2023-06-19T10:58:41Z">
          <w:pPr>
            <w:pStyle w:val="187"/>
            <w:numPr>
              <w:ilvl w:val="-1"/>
              <w:numId w:val="0"/>
            </w:numPr>
            <w:ind w:left="147" w:leftChars="70" w:firstLine="1890" w:firstLineChars="900"/>
          </w:pPr>
        </w:pPrChange>
      </w:pPr>
    </w:p>
    <w:p>
      <w:pPr>
        <w:pStyle w:val="187"/>
        <w:numPr>
          <w:ilvl w:val="-1"/>
          <w:numId w:val="0"/>
        </w:numPr>
        <w:ind w:left="0" w:leftChars="0" w:firstLine="0" w:firstLineChars="0"/>
        <w:rPr>
          <w:ins w:id="26799" w:author="M00009068" w:date="2021-12-27T09:02:07Z"/>
          <w:del w:id="26800" w:author="M00007797" w:date="2023-07-10T10:23:12Z"/>
          <w:rFonts w:hint="eastAsia"/>
          <w:lang w:val="en-US" w:eastAsia="zh-CN"/>
        </w:rPr>
        <w:pPrChange w:id="26798" w:author="M00007797" w:date="2023-06-19T10:58:41Z">
          <w:pPr>
            <w:pStyle w:val="187"/>
            <w:numPr>
              <w:ilvl w:val="-1"/>
              <w:numId w:val="0"/>
            </w:numPr>
            <w:ind w:left="147" w:leftChars="70" w:firstLine="1890" w:firstLineChars="900"/>
          </w:pPr>
        </w:pPrChange>
      </w:pPr>
    </w:p>
    <w:p>
      <w:pPr>
        <w:pStyle w:val="187"/>
        <w:numPr>
          <w:ilvl w:val="-1"/>
          <w:numId w:val="0"/>
        </w:numPr>
        <w:ind w:left="0" w:leftChars="0" w:firstLine="0" w:firstLineChars="0"/>
        <w:rPr>
          <w:ins w:id="26802" w:author="M00009068" w:date="2021-12-27T09:02:07Z"/>
          <w:del w:id="26803" w:author="M00007797" w:date="2023-07-10T10:23:12Z"/>
          <w:rFonts w:hint="eastAsia"/>
          <w:lang w:val="en-US" w:eastAsia="zh-CN"/>
        </w:rPr>
        <w:pPrChange w:id="26801" w:author="M00007797" w:date="2023-06-19T10:58:41Z">
          <w:pPr>
            <w:pStyle w:val="187"/>
            <w:numPr>
              <w:ilvl w:val="-1"/>
              <w:numId w:val="0"/>
            </w:numPr>
            <w:ind w:left="147" w:leftChars="70" w:firstLine="1890" w:firstLineChars="900"/>
          </w:pPr>
        </w:pPrChange>
      </w:pPr>
    </w:p>
    <w:p>
      <w:pPr>
        <w:pStyle w:val="187"/>
        <w:numPr>
          <w:ilvl w:val="-1"/>
          <w:numId w:val="0"/>
        </w:numPr>
        <w:ind w:left="0" w:leftChars="0" w:firstLine="0" w:firstLineChars="0"/>
        <w:rPr>
          <w:ins w:id="26805" w:author="M00009068" w:date="2021-12-27T09:02:07Z"/>
          <w:del w:id="26806" w:author="M00007797" w:date="2023-07-10T10:23:12Z"/>
          <w:rFonts w:hint="eastAsia"/>
          <w:lang w:val="en-US" w:eastAsia="zh-CN"/>
        </w:rPr>
        <w:pPrChange w:id="26804" w:author="M00007797" w:date="2023-06-19T10:58:41Z">
          <w:pPr>
            <w:pStyle w:val="187"/>
            <w:numPr>
              <w:ilvl w:val="-1"/>
              <w:numId w:val="0"/>
            </w:numPr>
            <w:ind w:left="147" w:leftChars="70" w:firstLine="1890" w:firstLineChars="900"/>
          </w:pPr>
        </w:pPrChange>
      </w:pPr>
    </w:p>
    <w:p>
      <w:pPr>
        <w:pStyle w:val="187"/>
        <w:numPr>
          <w:ilvl w:val="-1"/>
          <w:numId w:val="0"/>
        </w:numPr>
        <w:ind w:left="0" w:leftChars="0" w:firstLine="0" w:firstLineChars="0"/>
        <w:rPr>
          <w:ins w:id="26808" w:author="M00009068" w:date="2021-12-27T09:02:08Z"/>
          <w:del w:id="26809" w:author="M00007797" w:date="2023-07-10T10:23:12Z"/>
          <w:rFonts w:hint="eastAsia"/>
          <w:lang w:val="en-US" w:eastAsia="zh-CN"/>
        </w:rPr>
        <w:pPrChange w:id="26807" w:author="M00007797" w:date="2023-06-19T10:58:41Z">
          <w:pPr>
            <w:pStyle w:val="187"/>
            <w:numPr>
              <w:ilvl w:val="-1"/>
              <w:numId w:val="0"/>
            </w:numPr>
            <w:ind w:left="147" w:leftChars="70" w:firstLine="1890" w:firstLineChars="900"/>
          </w:pPr>
        </w:pPrChange>
      </w:pPr>
    </w:p>
    <w:p>
      <w:pPr>
        <w:pStyle w:val="187"/>
        <w:numPr>
          <w:ilvl w:val="-1"/>
          <w:numId w:val="0"/>
        </w:numPr>
        <w:ind w:left="0" w:leftChars="0" w:firstLine="0" w:firstLineChars="0"/>
        <w:rPr>
          <w:ins w:id="26811" w:author="M00009068" w:date="2021-12-27T09:02:08Z"/>
          <w:del w:id="26812" w:author="M00007797" w:date="2023-07-10T10:23:12Z"/>
          <w:rFonts w:hint="eastAsia"/>
          <w:lang w:val="en-US" w:eastAsia="zh-CN"/>
        </w:rPr>
        <w:pPrChange w:id="26810" w:author="M00007797" w:date="2023-06-19T10:58:41Z">
          <w:pPr>
            <w:pStyle w:val="187"/>
            <w:numPr>
              <w:ilvl w:val="-1"/>
              <w:numId w:val="0"/>
            </w:numPr>
            <w:ind w:left="147" w:leftChars="70" w:firstLine="1890" w:firstLineChars="900"/>
          </w:pPr>
        </w:pPrChange>
      </w:pPr>
    </w:p>
    <w:p>
      <w:pPr>
        <w:pStyle w:val="187"/>
        <w:numPr>
          <w:ilvl w:val="-1"/>
          <w:numId w:val="0"/>
        </w:numPr>
        <w:ind w:left="0" w:leftChars="0" w:firstLine="0" w:firstLineChars="0"/>
        <w:rPr>
          <w:ins w:id="26814" w:author="M00009068" w:date="2021-12-27T09:02:08Z"/>
          <w:del w:id="26815" w:author="M00007797" w:date="2023-07-10T10:23:12Z"/>
          <w:rFonts w:hint="eastAsia"/>
          <w:lang w:val="en-US" w:eastAsia="zh-CN"/>
        </w:rPr>
        <w:pPrChange w:id="26813" w:author="M00007797" w:date="2023-06-19T10:58:41Z">
          <w:pPr>
            <w:pStyle w:val="187"/>
            <w:numPr>
              <w:ilvl w:val="-1"/>
              <w:numId w:val="0"/>
            </w:numPr>
            <w:ind w:left="147" w:leftChars="70" w:firstLine="1890" w:firstLineChars="900"/>
          </w:pPr>
        </w:pPrChange>
      </w:pPr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6817" w:author="M00007797" w:date="2023-07-10T10:23:12Z"/>
          <w:rFonts w:hint="eastAsia"/>
          <w:lang w:val="en-US" w:eastAsia="zh-CN"/>
        </w:rPr>
        <w:pPrChange w:id="26816" w:author="M00007797" w:date="2023-06-19T10:58:41Z">
          <w:pPr>
            <w:pStyle w:val="187"/>
            <w:numPr>
              <w:ilvl w:val="-1"/>
              <w:numId w:val="0"/>
            </w:numPr>
            <w:ind w:left="147" w:leftChars="70" w:firstLine="1890" w:firstLineChars="900"/>
          </w:pPr>
        </w:pPrChange>
      </w:pPr>
    </w:p>
    <w:p>
      <w:pPr>
        <w:pStyle w:val="5"/>
        <w:numPr>
          <w:ilvl w:val="-1"/>
          <w:numId w:val="0"/>
        </w:numPr>
        <w:ind w:left="0" w:firstLine="0"/>
        <w:rPr>
          <w:del w:id="26819" w:author="M00007797" w:date="2023-07-10T10:23:12Z"/>
        </w:rPr>
        <w:pPrChange w:id="26818" w:author="M00007797" w:date="2023-06-19T10:58:41Z">
          <w:pPr>
            <w:pStyle w:val="5"/>
            <w:ind w:left="1145"/>
          </w:pPr>
        </w:pPrChange>
      </w:pPr>
      <w:del w:id="26820" w:author="M00007797" w:date="2023-07-10T10:23:12Z">
        <w:bookmarkStart w:id="2628" w:name="_Toc13629"/>
        <w:bookmarkStart w:id="2629" w:name="_Toc22298"/>
        <w:bookmarkStart w:id="2630" w:name="_Toc28291"/>
        <w:bookmarkStart w:id="2631" w:name="_Toc14985"/>
        <w:bookmarkStart w:id="2632" w:name="_Toc32542"/>
        <w:bookmarkStart w:id="2633" w:name="_Toc19926"/>
        <w:bookmarkStart w:id="2634" w:name="_Toc20215"/>
        <w:bookmarkStart w:id="2635" w:name="_Toc15397"/>
        <w:bookmarkStart w:id="2636" w:name="_Toc23172"/>
        <w:bookmarkStart w:id="2637" w:name="_Toc4504"/>
        <w:bookmarkStart w:id="2638" w:name="_Toc19340"/>
        <w:bookmarkStart w:id="2639" w:name="_Toc18227"/>
        <w:r>
          <w:rPr>
            <w:rFonts w:hint="eastAsia"/>
            <w:lang w:val="en-US" w:eastAsia="zh-CN"/>
          </w:rPr>
          <w:delText>电解水杀菌</w:delText>
        </w:r>
        <w:bookmarkEnd w:id="2628"/>
        <w:bookmarkEnd w:id="2629"/>
        <w:bookmarkEnd w:id="2630"/>
        <w:bookmarkEnd w:id="2631"/>
        <w:bookmarkEnd w:id="2632"/>
        <w:bookmarkEnd w:id="2633"/>
        <w:bookmarkEnd w:id="2634"/>
        <w:bookmarkEnd w:id="2635"/>
        <w:bookmarkEnd w:id="2636"/>
        <w:bookmarkEnd w:id="2637"/>
        <w:bookmarkEnd w:id="2638"/>
        <w:bookmarkEnd w:id="2639"/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6822" w:author="M00007797" w:date="2023-07-10T10:23:12Z"/>
          <w:rFonts w:hint="eastAsia"/>
          <w:lang w:val="en-US" w:eastAsia="zh-CN"/>
        </w:rPr>
        <w:pPrChange w:id="26821" w:author="M00007797" w:date="2023-06-19T10:58:41Z">
          <w:pPr>
            <w:pStyle w:val="187"/>
            <w:numPr>
              <w:ilvl w:val="0"/>
              <w:numId w:val="42"/>
            </w:numPr>
            <w:ind w:left="147" w:leftChars="70" w:firstLine="419" w:firstLineChars="0"/>
          </w:pPr>
        </w:pPrChange>
      </w:pPr>
      <w:del w:id="26823" w:author="M00007797" w:date="2023-07-10T10:23:12Z">
        <w:r>
          <w:rPr>
            <w:rFonts w:hint="eastAsia"/>
            <w:lang w:val="en-US" w:eastAsia="zh-CN"/>
          </w:rPr>
          <w:delText>操作方式：软件逻辑、自动启动</w:delText>
        </w:r>
      </w:del>
    </w:p>
    <w:tbl>
      <w:tblPr>
        <w:tblStyle w:val="8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20"/>
        <w:gridCol w:w="2520"/>
        <w:gridCol w:w="2687"/>
        <w:gridCol w:w="23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6824" w:author="M00007797" w:date="2023-07-10T10:23:12Z"/>
        </w:trPr>
        <w:tc>
          <w:tcPr>
            <w:tcW w:w="10080" w:type="dxa"/>
            <w:gridSpan w:val="4"/>
          </w:tcPr>
          <w:p>
            <w:pPr>
              <w:pStyle w:val="187"/>
              <w:widowControl w:val="0"/>
              <w:numPr>
                <w:ilvl w:val="-1"/>
                <w:numId w:val="0"/>
              </w:numPr>
              <w:ind w:left="0" w:leftChars="0" w:firstLine="0" w:firstLineChars="0"/>
              <w:jc w:val="center"/>
              <w:rPr>
                <w:del w:id="26826" w:author="M00007797" w:date="2023-07-10T10:23:12Z"/>
                <w:rFonts w:hint="eastAsia"/>
                <w:vertAlign w:val="baseline"/>
                <w:lang w:val="en-US" w:eastAsia="zh-CN"/>
              </w:rPr>
              <w:pPrChange w:id="26825" w:author="M00007797" w:date="2023-06-19T10:58:41Z">
                <w:pPr>
                  <w:pStyle w:val="187"/>
                  <w:widowControl w:val="0"/>
                  <w:numPr>
                    <w:ilvl w:val="-1"/>
                    <w:numId w:val="0"/>
                  </w:numPr>
                  <w:jc w:val="center"/>
                </w:pPr>
              </w:pPrChange>
            </w:pPr>
            <w:del w:id="26827" w:author="M00007797" w:date="2023-07-10T10:23:12Z">
              <w:r>
                <w:rPr>
                  <w:rFonts w:hint="eastAsia"/>
                  <w:vertAlign w:val="baseline"/>
                  <w:lang w:val="en-US" w:eastAsia="zh-CN"/>
                </w:rPr>
                <w:delText>电解水工作逻辑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6828" w:author="M00007797" w:date="2023-07-10T10:23:12Z"/>
        </w:trPr>
        <w:tc>
          <w:tcPr>
            <w:tcW w:w="2520" w:type="dxa"/>
          </w:tcPr>
          <w:p>
            <w:pPr>
              <w:pStyle w:val="187"/>
              <w:widowControl w:val="0"/>
              <w:numPr>
                <w:ilvl w:val="-1"/>
                <w:numId w:val="0"/>
              </w:numPr>
              <w:ind w:left="0" w:leftChars="0" w:firstLine="0" w:firstLineChars="0"/>
              <w:jc w:val="both"/>
              <w:rPr>
                <w:del w:id="26830" w:author="M00007797" w:date="2023-07-10T10:23:12Z"/>
                <w:rFonts w:hint="eastAsia"/>
                <w:vertAlign w:val="baseline"/>
                <w:lang w:val="en-US" w:eastAsia="zh-CN"/>
              </w:rPr>
              <w:pPrChange w:id="26829" w:author="M00007797" w:date="2023-06-19T10:58:41Z">
                <w:pPr>
                  <w:pStyle w:val="187"/>
                  <w:widowControl w:val="0"/>
                  <w:numPr>
                    <w:ilvl w:val="-1"/>
                    <w:numId w:val="0"/>
                  </w:numPr>
                  <w:jc w:val="both"/>
                </w:pPr>
              </w:pPrChange>
            </w:pPr>
            <w:del w:id="26831" w:author="M00007797" w:date="2023-07-10T10:23:12Z">
              <w:r>
                <w:rPr>
                  <w:rFonts w:hint="eastAsia"/>
                  <w:vertAlign w:val="baseline"/>
                  <w:lang w:val="en-US" w:eastAsia="zh-CN"/>
                </w:rPr>
                <w:delText>状态</w:delText>
              </w:r>
            </w:del>
          </w:p>
        </w:tc>
        <w:tc>
          <w:tcPr>
            <w:tcW w:w="2520" w:type="dxa"/>
          </w:tcPr>
          <w:p>
            <w:pPr>
              <w:pStyle w:val="187"/>
              <w:widowControl w:val="0"/>
              <w:numPr>
                <w:ilvl w:val="-1"/>
                <w:numId w:val="0"/>
              </w:numPr>
              <w:ind w:left="0" w:leftChars="0" w:firstLine="0" w:firstLineChars="0"/>
              <w:jc w:val="both"/>
              <w:rPr>
                <w:del w:id="26833" w:author="M00007797" w:date="2023-07-10T10:23:12Z"/>
                <w:rFonts w:hint="eastAsia"/>
                <w:vertAlign w:val="baseline"/>
                <w:lang w:val="en-US" w:eastAsia="zh-CN"/>
              </w:rPr>
              <w:pPrChange w:id="26832" w:author="M00007797" w:date="2023-06-19T10:58:41Z">
                <w:pPr>
                  <w:pStyle w:val="187"/>
                  <w:widowControl w:val="0"/>
                  <w:numPr>
                    <w:ilvl w:val="-1"/>
                    <w:numId w:val="0"/>
                  </w:numPr>
                  <w:jc w:val="both"/>
                </w:pPr>
              </w:pPrChange>
            </w:pPr>
            <w:del w:id="26834" w:author="M00007797" w:date="2023-07-10T10:23:12Z">
              <w:r>
                <w:rPr>
                  <w:rFonts w:hint="eastAsia"/>
                  <w:vertAlign w:val="baseline"/>
                  <w:lang w:val="en-US" w:eastAsia="zh-CN"/>
                </w:rPr>
                <w:delText>陶瓷</w:delText>
              </w:r>
            </w:del>
          </w:p>
        </w:tc>
        <w:tc>
          <w:tcPr>
            <w:tcW w:w="2687" w:type="dxa"/>
          </w:tcPr>
          <w:p>
            <w:pPr>
              <w:pStyle w:val="187"/>
              <w:widowControl w:val="0"/>
              <w:numPr>
                <w:ilvl w:val="-1"/>
                <w:numId w:val="0"/>
              </w:numPr>
              <w:ind w:left="0" w:leftChars="0" w:firstLine="0" w:firstLineChars="0"/>
              <w:jc w:val="both"/>
              <w:rPr>
                <w:del w:id="26836" w:author="M00007797" w:date="2023-07-10T10:23:12Z"/>
                <w:rFonts w:hint="eastAsia"/>
                <w:vertAlign w:val="baseline"/>
                <w:lang w:val="en-US" w:eastAsia="zh-CN"/>
              </w:rPr>
              <w:pPrChange w:id="26835" w:author="M00007797" w:date="2023-06-19T10:58:41Z">
                <w:pPr>
                  <w:pStyle w:val="187"/>
                  <w:widowControl w:val="0"/>
                  <w:numPr>
                    <w:ilvl w:val="-1"/>
                    <w:numId w:val="0"/>
                  </w:numPr>
                  <w:jc w:val="both"/>
                </w:pPr>
              </w:pPrChange>
            </w:pPr>
            <w:del w:id="26837" w:author="M00007797" w:date="2023-07-10T10:23:12Z">
              <w:r>
                <w:rPr>
                  <w:rFonts w:hint="eastAsia"/>
                  <w:vertAlign w:val="baseline"/>
                  <w:lang w:val="en-US" w:eastAsia="zh-CN"/>
                </w:rPr>
                <w:delText>清洗管路/喷头（臀洗、妇洗、通便）</w:delText>
              </w:r>
            </w:del>
          </w:p>
        </w:tc>
        <w:tc>
          <w:tcPr>
            <w:tcW w:w="2353" w:type="dxa"/>
          </w:tcPr>
          <w:p>
            <w:pPr>
              <w:pStyle w:val="187"/>
              <w:widowControl w:val="0"/>
              <w:numPr>
                <w:ilvl w:val="-1"/>
                <w:numId w:val="0"/>
              </w:numPr>
              <w:ind w:left="0" w:leftChars="0" w:firstLine="0" w:firstLineChars="0"/>
              <w:jc w:val="both"/>
              <w:rPr>
                <w:del w:id="26839" w:author="M00007797" w:date="2023-07-10T10:23:12Z"/>
                <w:rFonts w:hint="eastAsia"/>
                <w:vertAlign w:val="baseline"/>
                <w:lang w:val="en-US" w:eastAsia="zh-CN"/>
              </w:rPr>
              <w:pPrChange w:id="26838" w:author="M00007797" w:date="2023-06-19T10:58:41Z">
                <w:pPr>
                  <w:pStyle w:val="187"/>
                  <w:widowControl w:val="0"/>
                  <w:numPr>
                    <w:ilvl w:val="-1"/>
                    <w:numId w:val="0"/>
                  </w:numPr>
                  <w:jc w:val="both"/>
                </w:pPr>
              </w:pPrChange>
            </w:pPr>
            <w:del w:id="26840" w:author="M00007797" w:date="2023-07-10T10:23:12Z">
              <w:r>
                <w:rPr>
                  <w:rFonts w:hint="eastAsia"/>
                  <w:vertAlign w:val="baseline"/>
                  <w:lang w:val="en-US" w:eastAsia="zh-CN"/>
                </w:rPr>
                <w:delText>备注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6841" w:author="M00007797" w:date="2023-07-10T10:23:12Z"/>
        </w:trPr>
        <w:tc>
          <w:tcPr>
            <w:tcW w:w="2520" w:type="dxa"/>
          </w:tcPr>
          <w:p>
            <w:pPr>
              <w:pStyle w:val="187"/>
              <w:widowControl w:val="0"/>
              <w:numPr>
                <w:ilvl w:val="-1"/>
                <w:numId w:val="0"/>
              </w:numPr>
              <w:ind w:left="0" w:leftChars="0" w:firstLine="0" w:firstLineChars="0"/>
              <w:jc w:val="both"/>
              <w:rPr>
                <w:del w:id="26843" w:author="M00007797" w:date="2023-07-10T10:23:12Z"/>
                <w:rFonts w:hint="eastAsia"/>
                <w:vertAlign w:val="baseline"/>
                <w:lang w:val="en-US" w:eastAsia="zh-CN"/>
              </w:rPr>
              <w:pPrChange w:id="26842" w:author="M00007797" w:date="2023-06-19T10:58:41Z">
                <w:pPr>
                  <w:pStyle w:val="187"/>
                  <w:widowControl w:val="0"/>
                  <w:numPr>
                    <w:ilvl w:val="-1"/>
                    <w:numId w:val="0"/>
                  </w:numPr>
                  <w:jc w:val="both"/>
                </w:pPr>
              </w:pPrChange>
            </w:pPr>
            <w:del w:id="26844" w:author="M00007797" w:date="2023-07-10T10:23:12Z">
              <w:r>
                <w:rPr>
                  <w:rFonts w:hint="default"/>
                  <w:vertAlign w:val="baseline"/>
                  <w:lang w:val="en-US" w:eastAsia="zh-CN"/>
                </w:rPr>
                <w:delText>靠近并座盖打开</w:delText>
              </w:r>
            </w:del>
            <w:ins w:id="26845" w:author="M00009068" w:date="2022-01-04T09:12:00Z">
              <w:del w:id="26846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着座</w:delText>
                </w:r>
              </w:del>
            </w:ins>
            <w:del w:id="26847" w:author="M00007797" w:date="2023-07-10T10:23:12Z">
              <w:r>
                <w:rPr>
                  <w:rFonts w:hint="eastAsia"/>
                  <w:vertAlign w:val="baseline"/>
                  <w:lang w:val="en-US" w:eastAsia="zh-CN"/>
                </w:rPr>
                <w:delText>后</w:delText>
              </w:r>
            </w:del>
          </w:p>
        </w:tc>
        <w:tc>
          <w:tcPr>
            <w:tcW w:w="2520" w:type="dxa"/>
          </w:tcPr>
          <w:p>
            <w:pPr>
              <w:pStyle w:val="187"/>
              <w:widowControl w:val="0"/>
              <w:numPr>
                <w:ilvl w:val="-1"/>
                <w:numId w:val="0"/>
              </w:numPr>
              <w:ind w:left="0" w:leftChars="0" w:firstLine="0" w:firstLineChars="0"/>
              <w:jc w:val="both"/>
              <w:rPr>
                <w:del w:id="26849" w:author="M00007797" w:date="2023-07-10T10:23:12Z"/>
                <w:rFonts w:hint="default"/>
                <w:vertAlign w:val="baseline"/>
                <w:lang w:val="en-US" w:eastAsia="zh-CN"/>
              </w:rPr>
              <w:pPrChange w:id="26848" w:author="M00007797" w:date="2023-06-19T10:58:41Z">
                <w:pPr>
                  <w:pStyle w:val="187"/>
                  <w:widowControl w:val="0"/>
                  <w:numPr>
                    <w:ilvl w:val="-1"/>
                    <w:numId w:val="0"/>
                  </w:numPr>
                  <w:jc w:val="both"/>
                </w:pPr>
              </w:pPrChange>
            </w:pPr>
            <w:del w:id="26850" w:author="M00007797" w:date="2023-07-10T10:23:12Z">
              <w:r>
                <w:rPr>
                  <w:rFonts w:hint="default"/>
                  <w:vertAlign w:val="baseline"/>
                  <w:lang w:val="en-US" w:eastAsia="zh-CN"/>
                </w:rPr>
                <w:delText>雾化</w:delText>
              </w:r>
            </w:del>
            <w:ins w:id="26851" w:author="M00009068" w:date="2022-03-01T15:21:01Z">
              <w:del w:id="26852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电</w:delText>
                </w:r>
              </w:del>
            </w:ins>
            <w:ins w:id="26853" w:author="M00009068" w:date="2022-03-01T11:29:02Z">
              <w:del w:id="26854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解</w:delText>
                </w:r>
              </w:del>
            </w:ins>
            <w:del w:id="26855" w:author="M00007797" w:date="2023-07-10T10:23:12Z">
              <w:r>
                <w:rPr>
                  <w:rFonts w:hint="eastAsia"/>
                  <w:vertAlign w:val="baseline"/>
                  <w:lang w:val="en-US" w:eastAsia="zh-CN"/>
                </w:rPr>
                <w:delText>水湿润</w:delText>
              </w:r>
            </w:del>
            <w:ins w:id="26856" w:author="M00009068" w:date="2022-01-05T10:32:19Z">
              <w:del w:id="26857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10</w:delText>
                </w:r>
              </w:del>
            </w:ins>
            <w:ins w:id="26858" w:author="M00006686" w:date="2021-07-30T13:57:05Z">
              <w:del w:id="26859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5</w:delText>
                </w:r>
              </w:del>
            </w:ins>
            <w:ins w:id="26860" w:author="M00006686" w:date="2021-07-30T13:44:29Z">
              <w:del w:id="26861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s</w:delText>
                </w:r>
              </w:del>
            </w:ins>
          </w:p>
        </w:tc>
        <w:tc>
          <w:tcPr>
            <w:tcW w:w="2687" w:type="dxa"/>
          </w:tcPr>
          <w:p>
            <w:pPr>
              <w:pStyle w:val="187"/>
              <w:widowControl w:val="0"/>
              <w:numPr>
                <w:ilvl w:val="-1"/>
                <w:numId w:val="0"/>
              </w:numPr>
              <w:ind w:left="0" w:leftChars="0" w:firstLine="0" w:firstLineChars="0"/>
              <w:jc w:val="both"/>
              <w:rPr>
                <w:del w:id="26863" w:author="M00007797" w:date="2023-07-10T10:23:12Z"/>
                <w:rFonts w:hint="eastAsia"/>
                <w:vertAlign w:val="baseline"/>
                <w:lang w:val="en-US" w:eastAsia="zh-CN"/>
              </w:rPr>
              <w:pPrChange w:id="26862" w:author="M00007797" w:date="2023-06-19T10:58:41Z">
                <w:pPr>
                  <w:pStyle w:val="187"/>
                  <w:widowControl w:val="0"/>
                  <w:numPr>
                    <w:ilvl w:val="-1"/>
                    <w:numId w:val="0"/>
                  </w:numPr>
                  <w:jc w:val="both"/>
                </w:pPr>
              </w:pPrChange>
            </w:pPr>
          </w:p>
        </w:tc>
        <w:tc>
          <w:tcPr>
            <w:tcW w:w="2353" w:type="dxa"/>
          </w:tcPr>
          <w:p>
            <w:pPr>
              <w:pStyle w:val="187"/>
              <w:widowControl w:val="0"/>
              <w:numPr>
                <w:ilvl w:val="-1"/>
                <w:numId w:val="0"/>
              </w:numPr>
              <w:ind w:left="0" w:leftChars="0" w:firstLine="0" w:firstLineChars="0"/>
              <w:jc w:val="both"/>
              <w:rPr>
                <w:del w:id="26865" w:author="M00007797" w:date="2023-07-10T10:23:12Z"/>
                <w:rFonts w:hint="eastAsia"/>
                <w:vertAlign w:val="baseline"/>
                <w:lang w:val="en-US" w:eastAsia="zh-CN"/>
              </w:rPr>
              <w:pPrChange w:id="26864" w:author="M00007797" w:date="2023-06-19T10:58:41Z">
                <w:pPr>
                  <w:pStyle w:val="187"/>
                  <w:widowControl w:val="0"/>
                  <w:numPr>
                    <w:ilvl w:val="-1"/>
                    <w:numId w:val="0"/>
                  </w:numPr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6866" w:author="M00007797" w:date="2023-07-10T10:23:12Z"/>
        </w:trPr>
        <w:tc>
          <w:tcPr>
            <w:tcW w:w="2520" w:type="dxa"/>
          </w:tcPr>
          <w:p>
            <w:pPr>
              <w:pStyle w:val="187"/>
              <w:widowControl w:val="0"/>
              <w:numPr>
                <w:ilvl w:val="-1"/>
                <w:numId w:val="0"/>
              </w:numPr>
              <w:ind w:left="0" w:leftChars="0" w:firstLine="0" w:firstLineChars="0"/>
              <w:jc w:val="both"/>
              <w:rPr>
                <w:del w:id="26868" w:author="M00007797" w:date="2023-07-10T10:23:12Z"/>
                <w:rFonts w:hint="eastAsia"/>
                <w:vertAlign w:val="baseline"/>
                <w:lang w:val="en-US" w:eastAsia="zh-CN"/>
              </w:rPr>
              <w:pPrChange w:id="26867" w:author="M00007797" w:date="2023-06-19T10:58:41Z">
                <w:pPr>
                  <w:pStyle w:val="187"/>
                  <w:widowControl w:val="0"/>
                  <w:numPr>
                    <w:ilvl w:val="-1"/>
                    <w:numId w:val="0"/>
                  </w:numPr>
                  <w:jc w:val="both"/>
                </w:pPr>
              </w:pPrChange>
            </w:pPr>
            <w:del w:id="26869" w:author="M00007797" w:date="2023-07-10T10:23:12Z">
              <w:r>
                <w:rPr>
                  <w:rFonts w:hint="eastAsia"/>
                  <w:vertAlign w:val="baseline"/>
                  <w:lang w:val="en-US" w:eastAsia="zh-CN"/>
                </w:rPr>
                <w:delText>离座关盖后90s左右</w:delText>
              </w:r>
            </w:del>
          </w:p>
        </w:tc>
        <w:tc>
          <w:tcPr>
            <w:tcW w:w="2520" w:type="dxa"/>
          </w:tcPr>
          <w:p>
            <w:pPr>
              <w:pStyle w:val="187"/>
              <w:widowControl w:val="0"/>
              <w:numPr>
                <w:ilvl w:val="-1"/>
                <w:numId w:val="0"/>
              </w:numPr>
              <w:ind w:left="0" w:leftChars="0" w:firstLine="0" w:firstLineChars="0"/>
              <w:jc w:val="both"/>
              <w:rPr>
                <w:del w:id="26871" w:author="M00007797" w:date="2023-07-10T10:23:12Z"/>
                <w:rFonts w:hint="default"/>
                <w:vertAlign w:val="baseline"/>
                <w:lang w:val="en-US" w:eastAsia="zh-CN"/>
              </w:rPr>
              <w:pPrChange w:id="26870" w:author="M00007797" w:date="2023-06-19T10:58:41Z">
                <w:pPr>
                  <w:pStyle w:val="187"/>
                  <w:widowControl w:val="0"/>
                  <w:numPr>
                    <w:ilvl w:val="-1"/>
                    <w:numId w:val="0"/>
                  </w:numPr>
                  <w:jc w:val="both"/>
                </w:pPr>
              </w:pPrChange>
            </w:pPr>
            <w:del w:id="26872" w:author="M00007797" w:date="2023-07-10T10:23:12Z">
              <w:r>
                <w:rPr>
                  <w:rFonts w:hint="eastAsia"/>
                  <w:vertAlign w:val="baseline"/>
                  <w:lang w:val="en-US" w:eastAsia="zh-CN"/>
                </w:rPr>
                <w:delText>雾化电解水湿润杀菌</w:delText>
              </w:r>
            </w:del>
            <w:ins w:id="26873" w:author="M00006686" w:date="2021-07-30T13:44:24Z">
              <w:del w:id="26874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20</w:delText>
                </w:r>
              </w:del>
            </w:ins>
            <w:ins w:id="26875" w:author="M00006686" w:date="2021-07-30T13:44:26Z">
              <w:del w:id="26876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s</w:delText>
                </w:r>
              </w:del>
            </w:ins>
          </w:p>
        </w:tc>
        <w:tc>
          <w:tcPr>
            <w:tcW w:w="2687" w:type="dxa"/>
          </w:tcPr>
          <w:p>
            <w:pPr>
              <w:pStyle w:val="187"/>
              <w:widowControl w:val="0"/>
              <w:numPr>
                <w:ilvl w:val="-1"/>
                <w:numId w:val="0"/>
              </w:numPr>
              <w:ind w:left="0" w:leftChars="0" w:firstLine="0" w:firstLineChars="0"/>
              <w:jc w:val="both"/>
              <w:rPr>
                <w:del w:id="26878" w:author="M00007797" w:date="2023-07-10T10:23:12Z"/>
                <w:rFonts w:hint="default"/>
                <w:vertAlign w:val="baseline"/>
                <w:lang w:val="en-US" w:eastAsia="zh-CN"/>
              </w:rPr>
              <w:pPrChange w:id="26877" w:author="M00007797" w:date="2023-06-19T10:58:41Z">
                <w:pPr>
                  <w:pStyle w:val="187"/>
                  <w:widowControl w:val="0"/>
                  <w:numPr>
                    <w:ilvl w:val="-1"/>
                    <w:numId w:val="0"/>
                  </w:numPr>
                  <w:jc w:val="both"/>
                </w:pPr>
              </w:pPrChange>
            </w:pPr>
            <w:del w:id="26879" w:author="M00007797" w:date="2023-07-10T10:23:12Z">
              <w:r>
                <w:rPr>
                  <w:rFonts w:hint="eastAsia"/>
                  <w:vertAlign w:val="baseline"/>
                  <w:lang w:val="en-US" w:eastAsia="zh-CN"/>
                </w:rPr>
                <w:delText>喷管三路管路</w:delText>
              </w:r>
            </w:del>
            <w:ins w:id="26880" w:author="M00009068" w:date="2021-11-10T16:50:20Z">
              <w:del w:id="26881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臀洗</w:delText>
                </w:r>
              </w:del>
            </w:ins>
            <w:ins w:id="26882" w:author="M00009068" w:date="2021-11-10T16:50:21Z">
              <w:del w:id="26883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、</w:delText>
                </w:r>
              </w:del>
            </w:ins>
            <w:ins w:id="26884" w:author="M00009068" w:date="2021-11-10T16:50:22Z">
              <w:del w:id="26885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妇洗</w:delText>
                </w:r>
              </w:del>
            </w:ins>
            <w:ins w:id="26886" w:author="M00009068" w:date="2021-11-10T16:50:23Z">
              <w:del w:id="26887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、</w:delText>
                </w:r>
              </w:del>
            </w:ins>
            <w:ins w:id="26888" w:author="M00009068" w:date="2021-11-10T16:50:25Z">
              <w:del w:id="26889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通便</w:delText>
                </w:r>
              </w:del>
            </w:ins>
            <w:ins w:id="26890" w:author="M00009068" w:date="2021-11-10T16:50:57Z">
              <w:del w:id="26891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和</w:delText>
                </w:r>
              </w:del>
            </w:ins>
            <w:ins w:id="26892" w:author="M00009068" w:date="2021-11-10T16:50:59Z">
              <w:del w:id="26893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自洁</w:delText>
                </w:r>
              </w:del>
            </w:ins>
            <w:ins w:id="26894" w:author="M00009068" w:date="2021-11-10T16:51:03Z">
              <w:del w:id="26895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管路</w:delText>
                </w:r>
              </w:del>
            </w:ins>
            <w:del w:id="26896" w:author="M00007797" w:date="2023-07-10T10:23:12Z">
              <w:r>
                <w:rPr>
                  <w:rFonts w:hint="eastAsia"/>
                  <w:vertAlign w:val="baseline"/>
                  <w:lang w:val="en-US" w:eastAsia="zh-CN"/>
                </w:rPr>
                <w:delText>循环出电解水</w:delText>
              </w:r>
            </w:del>
            <w:ins w:id="26897" w:author="M00009068" w:date="2021-11-10T16:51:11Z">
              <w:del w:id="26898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各</w:delText>
                </w:r>
              </w:del>
            </w:ins>
            <w:ins w:id="26899" w:author="M00009068" w:date="2021-11-10T16:51:12Z">
              <w:del w:id="26900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5</w:delText>
                </w:r>
              </w:del>
            </w:ins>
            <w:ins w:id="26901" w:author="M00009068" w:date="2021-11-10T16:51:16Z">
              <w:del w:id="26902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S</w:delText>
                </w:r>
              </w:del>
            </w:ins>
            <w:del w:id="26903" w:author="M00007797" w:date="2023-07-10T10:23:12Z">
              <w:r>
                <w:rPr>
                  <w:rFonts w:hint="eastAsia"/>
                  <w:vertAlign w:val="baseline"/>
                  <w:lang w:val="en-US" w:eastAsia="zh-CN"/>
                </w:rPr>
                <w:delText>，同时开启自洁伸缩管位</w:delText>
              </w:r>
            </w:del>
            <w:ins w:id="26904" w:author="M00006686" w:date="2021-07-30T13:45:16Z">
              <w:del w:id="26905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（</w:delText>
                </w:r>
              </w:del>
            </w:ins>
            <w:ins w:id="26906" w:author="M00006686" w:date="2021-07-30T13:45:25Z">
              <w:del w:id="26907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三个</w:delText>
                </w:r>
              </w:del>
            </w:ins>
            <w:ins w:id="26908" w:author="M00006686" w:date="2021-07-30T13:45:31Z">
              <w:del w:id="26909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孔位</w:delText>
                </w:r>
              </w:del>
            </w:ins>
            <w:ins w:id="26910" w:author="M00006686" w:date="2021-07-30T13:45:33Z">
              <w:del w:id="26911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出水</w:delText>
                </w:r>
              </w:del>
            </w:ins>
            <w:ins w:id="26912" w:author="M00006686" w:date="2021-07-30T13:45:36Z">
              <w:del w:id="26913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各5</w:delText>
                </w:r>
              </w:del>
            </w:ins>
            <w:ins w:id="26914" w:author="M00006686" w:date="2021-07-30T13:45:37Z">
              <w:del w:id="26915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s，</w:delText>
                </w:r>
              </w:del>
            </w:ins>
            <w:ins w:id="26916" w:author="M00006686" w:date="2021-07-30T13:45:39Z">
              <w:del w:id="26917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自洁</w:delText>
                </w:r>
              </w:del>
            </w:ins>
            <w:ins w:id="26918" w:author="M00006686" w:date="2021-07-30T13:45:40Z">
              <w:del w:id="26919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一个</w:delText>
                </w:r>
              </w:del>
            </w:ins>
            <w:ins w:id="26920" w:author="M00006686" w:date="2021-07-30T13:45:42Z">
              <w:del w:id="26921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来回</w:delText>
                </w:r>
              </w:del>
            </w:ins>
            <w:ins w:id="26922" w:author="M00006686" w:date="2021-07-30T13:45:45Z">
              <w:del w:id="26923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）</w:delText>
                </w:r>
              </w:del>
            </w:ins>
          </w:p>
        </w:tc>
        <w:tc>
          <w:tcPr>
            <w:tcW w:w="2353" w:type="dxa"/>
          </w:tcPr>
          <w:p>
            <w:pPr>
              <w:pStyle w:val="187"/>
              <w:widowControl w:val="0"/>
              <w:numPr>
                <w:ilvl w:val="-1"/>
                <w:numId w:val="0"/>
              </w:numPr>
              <w:ind w:left="0" w:leftChars="0" w:firstLine="0" w:firstLineChars="0"/>
              <w:jc w:val="both"/>
              <w:rPr>
                <w:del w:id="26925" w:author="M00007797" w:date="2023-07-10T10:23:12Z"/>
                <w:rFonts w:hint="eastAsia"/>
                <w:vertAlign w:val="baseline"/>
                <w:lang w:val="en-US" w:eastAsia="zh-CN"/>
              </w:rPr>
              <w:pPrChange w:id="26924" w:author="M00007797" w:date="2023-06-19T10:58:41Z">
                <w:pPr>
                  <w:pStyle w:val="187"/>
                  <w:widowControl w:val="0"/>
                  <w:numPr>
                    <w:ilvl w:val="-1"/>
                    <w:numId w:val="0"/>
                  </w:numPr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6926" w:author="M00007797" w:date="2023-07-10T10:23:12Z"/>
        </w:trPr>
        <w:tc>
          <w:tcPr>
            <w:tcW w:w="2520" w:type="dxa"/>
          </w:tcPr>
          <w:p>
            <w:pPr>
              <w:pStyle w:val="187"/>
              <w:widowControl w:val="0"/>
              <w:numPr>
                <w:ilvl w:val="-1"/>
                <w:numId w:val="0"/>
              </w:numPr>
              <w:ind w:left="0" w:leftChars="0" w:firstLine="0" w:firstLineChars="0"/>
              <w:jc w:val="both"/>
              <w:rPr>
                <w:del w:id="26928" w:author="M00007797" w:date="2023-07-10T10:23:12Z"/>
                <w:rFonts w:hint="eastAsia"/>
                <w:vertAlign w:val="baseline"/>
                <w:lang w:val="en-US" w:eastAsia="zh-CN"/>
              </w:rPr>
              <w:pPrChange w:id="26927" w:author="M00007797" w:date="2023-06-19T10:58:41Z">
                <w:pPr>
                  <w:pStyle w:val="187"/>
                  <w:widowControl w:val="0"/>
                  <w:numPr>
                    <w:ilvl w:val="-1"/>
                    <w:numId w:val="0"/>
                  </w:numPr>
                  <w:jc w:val="both"/>
                </w:pPr>
              </w:pPrChange>
            </w:pPr>
            <w:del w:id="26929" w:author="M00007797" w:date="2023-07-10T10:23:12Z">
              <w:r>
                <w:rPr>
                  <w:rFonts w:hint="eastAsia"/>
                  <w:vertAlign w:val="baseline"/>
                  <w:lang w:val="en-US" w:eastAsia="zh-CN"/>
                </w:rPr>
                <w:delText>待机状态下每间隔8小时左右</w:delText>
              </w:r>
            </w:del>
          </w:p>
        </w:tc>
        <w:tc>
          <w:tcPr>
            <w:tcW w:w="2520" w:type="dxa"/>
          </w:tcPr>
          <w:p>
            <w:pPr>
              <w:pStyle w:val="187"/>
              <w:widowControl w:val="0"/>
              <w:numPr>
                <w:ilvl w:val="-1"/>
                <w:numId w:val="0"/>
              </w:numPr>
              <w:ind w:left="0" w:leftChars="0" w:firstLine="0" w:firstLineChars="0"/>
              <w:jc w:val="both"/>
              <w:rPr>
                <w:del w:id="26931" w:author="M00007797" w:date="2023-07-10T10:23:12Z"/>
                <w:rFonts w:hint="eastAsia"/>
                <w:vertAlign w:val="baseline"/>
                <w:lang w:val="en-US" w:eastAsia="zh-CN"/>
              </w:rPr>
              <w:pPrChange w:id="26930" w:author="M00007797" w:date="2023-06-19T10:58:41Z">
                <w:pPr>
                  <w:pStyle w:val="187"/>
                  <w:widowControl w:val="0"/>
                  <w:numPr>
                    <w:ilvl w:val="-1"/>
                    <w:numId w:val="0"/>
                  </w:numPr>
                  <w:jc w:val="both"/>
                </w:pPr>
              </w:pPrChange>
            </w:pPr>
            <w:del w:id="26932" w:author="M00007797" w:date="2023-07-10T10:23:12Z">
              <w:r>
                <w:rPr>
                  <w:rFonts w:hint="eastAsia"/>
                  <w:vertAlign w:val="baseline"/>
                  <w:lang w:val="en-US" w:eastAsia="zh-CN"/>
                </w:rPr>
                <w:delText>雾化电解水湿润杀菌</w:delText>
              </w:r>
            </w:del>
            <w:ins w:id="26933" w:author="M00006686" w:date="2021-07-30T13:44:36Z">
              <w:del w:id="26934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20s</w:delText>
                </w:r>
              </w:del>
            </w:ins>
          </w:p>
        </w:tc>
        <w:tc>
          <w:tcPr>
            <w:tcW w:w="2687" w:type="dxa"/>
          </w:tcPr>
          <w:p>
            <w:pPr>
              <w:pStyle w:val="187"/>
              <w:widowControl w:val="0"/>
              <w:numPr>
                <w:ilvl w:val="-1"/>
                <w:numId w:val="0"/>
              </w:numPr>
              <w:ind w:left="0" w:leftChars="0" w:firstLine="0" w:firstLineChars="0"/>
              <w:jc w:val="left"/>
              <w:rPr>
                <w:del w:id="26936" w:author="M00007797" w:date="2023-07-10T10:23:12Z"/>
                <w:rFonts w:hint="eastAsia"/>
                <w:vertAlign w:val="baseline"/>
                <w:lang w:val="en-US" w:eastAsia="zh-CN"/>
              </w:rPr>
              <w:pPrChange w:id="26935" w:author="M00007797" w:date="2023-06-19T10:58:41Z">
                <w:pPr>
                  <w:pStyle w:val="187"/>
                  <w:widowControl w:val="0"/>
                  <w:numPr>
                    <w:ilvl w:val="-1"/>
                    <w:numId w:val="0"/>
                  </w:numPr>
                  <w:jc w:val="center"/>
                </w:pPr>
              </w:pPrChange>
            </w:pPr>
            <w:ins w:id="26937" w:author="M00009068" w:date="2021-11-10T16:52:11Z">
              <w:del w:id="26938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喷管三路管路臀洗、妇洗、通便和自洁管路循环出电解水各5S</w:delText>
                </w:r>
              </w:del>
            </w:ins>
            <w:del w:id="26939" w:author="M00007797" w:date="2023-07-10T10:23:12Z">
              <w:r>
                <w:rPr>
                  <w:rFonts w:hint="eastAsia"/>
                  <w:vertAlign w:val="baseline"/>
                  <w:lang w:val="en-US" w:eastAsia="zh-CN"/>
                </w:rPr>
                <w:delText>喷管三路管路循环出电解水，同时开启自洁伸缩管位</w:delText>
              </w:r>
            </w:del>
            <w:ins w:id="26940" w:author="M00006686" w:date="2021-07-30T13:45:56Z">
              <w:del w:id="26941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（三个孔位出水各5s，自洁一个来回）</w:delText>
                </w:r>
              </w:del>
            </w:ins>
          </w:p>
        </w:tc>
        <w:tc>
          <w:tcPr>
            <w:tcW w:w="2353" w:type="dxa"/>
          </w:tcPr>
          <w:p>
            <w:pPr>
              <w:pStyle w:val="187"/>
              <w:widowControl w:val="0"/>
              <w:numPr>
                <w:ilvl w:val="-1"/>
                <w:numId w:val="0"/>
              </w:numPr>
              <w:ind w:left="0" w:leftChars="0" w:firstLine="0" w:firstLineChars="0"/>
              <w:jc w:val="center"/>
              <w:rPr>
                <w:del w:id="26943" w:author="M00007797" w:date="2023-07-10T10:23:12Z"/>
                <w:rFonts w:hint="eastAsia"/>
                <w:vertAlign w:val="baseline"/>
                <w:lang w:val="en-US" w:eastAsia="zh-CN"/>
              </w:rPr>
              <w:pPrChange w:id="26942" w:author="M00007797" w:date="2023-06-19T10:58:41Z">
                <w:pPr>
                  <w:pStyle w:val="187"/>
                  <w:widowControl w:val="0"/>
                  <w:numPr>
                    <w:ilvl w:val="-1"/>
                    <w:numId w:val="0"/>
                  </w:numPr>
                  <w:jc w:val="center"/>
                </w:pPr>
              </w:pPrChange>
            </w:pPr>
            <w:del w:id="26944" w:author="M00007797" w:date="2023-07-10T10:23:12Z">
              <w:r>
                <w:rPr>
                  <w:rFonts w:hint="eastAsia"/>
                  <w:vertAlign w:val="baseline"/>
                  <w:lang w:val="en-US" w:eastAsia="zh-CN"/>
                </w:rPr>
                <w:delText>如果8小时内有使用情况，以检测到人离开后8小时重新计时。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6945" w:author="M00007797" w:date="2023-07-10T10:23:12Z"/>
        </w:trPr>
        <w:tc>
          <w:tcPr>
            <w:tcW w:w="2520" w:type="dxa"/>
          </w:tcPr>
          <w:p>
            <w:pPr>
              <w:pStyle w:val="187"/>
              <w:widowControl w:val="0"/>
              <w:numPr>
                <w:ilvl w:val="-1"/>
                <w:numId w:val="0"/>
              </w:numPr>
              <w:ind w:left="0" w:leftChars="0" w:firstLine="0" w:firstLineChars="0"/>
              <w:jc w:val="both"/>
              <w:rPr>
                <w:del w:id="26947" w:author="M00007797" w:date="2023-07-10T10:23:12Z"/>
                <w:rFonts w:hint="eastAsia"/>
                <w:vertAlign w:val="baseline"/>
                <w:lang w:val="en-US" w:eastAsia="zh-CN"/>
              </w:rPr>
              <w:pPrChange w:id="26946" w:author="M00007797" w:date="2023-06-19T10:58:41Z">
                <w:pPr>
                  <w:pStyle w:val="187"/>
                  <w:widowControl w:val="0"/>
                  <w:numPr>
                    <w:ilvl w:val="-1"/>
                    <w:numId w:val="0"/>
                  </w:numPr>
                  <w:jc w:val="both"/>
                </w:pPr>
              </w:pPrChange>
            </w:pPr>
            <w:del w:id="26948" w:author="M00007797" w:date="2023-07-10T10:23:12Z">
              <w:r>
                <w:rPr>
                  <w:rFonts w:hint="eastAsia"/>
                  <w:vertAlign w:val="baseline"/>
                  <w:lang w:val="en-US" w:eastAsia="zh-CN"/>
                </w:rPr>
                <w:delText>清洗结束后</w:delText>
              </w:r>
            </w:del>
          </w:p>
        </w:tc>
        <w:tc>
          <w:tcPr>
            <w:tcW w:w="2520" w:type="dxa"/>
          </w:tcPr>
          <w:p>
            <w:pPr>
              <w:pStyle w:val="187"/>
              <w:widowControl w:val="0"/>
              <w:numPr>
                <w:ilvl w:val="-1"/>
                <w:numId w:val="0"/>
              </w:numPr>
              <w:ind w:left="0" w:leftChars="0" w:firstLine="0" w:firstLineChars="0"/>
              <w:jc w:val="both"/>
              <w:rPr>
                <w:del w:id="26950" w:author="M00007797" w:date="2023-07-10T10:23:12Z"/>
                <w:rFonts w:hint="eastAsia"/>
                <w:vertAlign w:val="baseline"/>
                <w:lang w:val="en-US" w:eastAsia="zh-CN"/>
              </w:rPr>
              <w:pPrChange w:id="26949" w:author="M00007797" w:date="2023-06-19T10:58:41Z">
                <w:pPr>
                  <w:pStyle w:val="187"/>
                  <w:widowControl w:val="0"/>
                  <w:numPr>
                    <w:ilvl w:val="-1"/>
                    <w:numId w:val="0"/>
                  </w:numPr>
                  <w:jc w:val="both"/>
                </w:pPr>
              </w:pPrChange>
            </w:pPr>
          </w:p>
        </w:tc>
        <w:tc>
          <w:tcPr>
            <w:tcW w:w="2687" w:type="dxa"/>
          </w:tcPr>
          <w:p>
            <w:pPr>
              <w:pStyle w:val="187"/>
              <w:widowControl w:val="0"/>
              <w:numPr>
                <w:ilvl w:val="-1"/>
                <w:numId w:val="0"/>
              </w:numPr>
              <w:ind w:left="0" w:leftChars="0" w:firstLine="0" w:firstLineChars="0"/>
              <w:jc w:val="both"/>
              <w:rPr>
                <w:del w:id="26952" w:author="M00007797" w:date="2023-07-10T10:23:12Z"/>
                <w:rFonts w:hint="eastAsia"/>
                <w:vertAlign w:val="baseline"/>
                <w:lang w:val="en-US" w:eastAsia="zh-CN"/>
              </w:rPr>
              <w:pPrChange w:id="26951" w:author="M00007797" w:date="2023-06-19T10:58:41Z">
                <w:pPr>
                  <w:pStyle w:val="187"/>
                  <w:widowControl w:val="0"/>
                  <w:numPr>
                    <w:ilvl w:val="-1"/>
                    <w:numId w:val="0"/>
                  </w:numPr>
                  <w:jc w:val="both"/>
                </w:pPr>
              </w:pPrChange>
            </w:pPr>
            <w:del w:id="26953" w:author="M00007797" w:date="2023-07-10T10:23:12Z">
              <w:r>
                <w:rPr>
                  <w:rFonts w:hint="eastAsia"/>
                  <w:vertAlign w:val="baseline"/>
                  <w:lang w:val="en-US" w:eastAsia="zh-CN"/>
                </w:rPr>
                <w:delText>喷管三路管路循环出自来水，同时开启自洁伸缩管位</w:delText>
              </w:r>
            </w:del>
          </w:p>
        </w:tc>
        <w:tc>
          <w:tcPr>
            <w:tcW w:w="2353" w:type="dxa"/>
          </w:tcPr>
          <w:p>
            <w:pPr>
              <w:pStyle w:val="187"/>
              <w:widowControl w:val="0"/>
              <w:numPr>
                <w:ilvl w:val="-1"/>
                <w:numId w:val="0"/>
              </w:numPr>
              <w:ind w:left="0" w:leftChars="0" w:firstLine="0" w:firstLineChars="0"/>
              <w:jc w:val="both"/>
              <w:rPr>
                <w:del w:id="26955" w:author="M00007797" w:date="2023-07-10T10:23:12Z"/>
                <w:rFonts w:hint="eastAsia"/>
                <w:vertAlign w:val="baseline"/>
                <w:lang w:val="en-US" w:eastAsia="zh-CN"/>
              </w:rPr>
              <w:pPrChange w:id="26954" w:author="M00007797" w:date="2023-06-19T10:58:41Z">
                <w:pPr>
                  <w:pStyle w:val="187"/>
                  <w:widowControl w:val="0"/>
                  <w:numPr>
                    <w:ilvl w:val="-1"/>
                    <w:numId w:val="0"/>
                  </w:numPr>
                  <w:jc w:val="both"/>
                </w:pPr>
              </w:pPrChange>
            </w:pPr>
          </w:p>
        </w:tc>
      </w:tr>
    </w:tbl>
    <w:p>
      <w:pPr>
        <w:pStyle w:val="187"/>
        <w:numPr>
          <w:ilvl w:val="-1"/>
          <w:numId w:val="0"/>
        </w:numPr>
        <w:ind w:left="0" w:leftChars="0" w:firstLine="0" w:firstLineChars="0"/>
        <w:rPr>
          <w:del w:id="26957" w:author="M00007797" w:date="2023-07-10T10:23:12Z"/>
          <w:rFonts w:hint="eastAsia"/>
          <w:lang w:val="en-US" w:eastAsia="zh-CN"/>
        </w:rPr>
        <w:pPrChange w:id="26956" w:author="M00007797" w:date="2023-06-19T10:58:41Z">
          <w:pPr>
            <w:pStyle w:val="187"/>
            <w:numPr>
              <w:ilvl w:val="-1"/>
              <w:numId w:val="0"/>
            </w:numPr>
            <w:ind w:left="147" w:leftChars="70" w:firstLine="0" w:firstLineChars="0"/>
          </w:pPr>
        </w:pPrChange>
      </w:pPr>
    </w:p>
    <w:p>
      <w:pPr>
        <w:pStyle w:val="187"/>
        <w:numPr>
          <w:ilvl w:val="-1"/>
          <w:numId w:val="0"/>
        </w:numPr>
        <w:ind w:left="0" w:leftChars="0" w:firstLine="0" w:firstLineChars="0"/>
        <w:rPr>
          <w:ins w:id="26959" w:author="M00009068" w:date="2021-11-08T16:27:16Z"/>
          <w:del w:id="26960" w:author="M00007797" w:date="2023-07-10T10:23:12Z"/>
          <w:rFonts w:hint="default"/>
          <w:lang w:val="en-US" w:eastAsia="zh-CN"/>
        </w:rPr>
        <w:pPrChange w:id="26958" w:author="M00007797" w:date="2023-06-19T10:58:41Z">
          <w:pPr>
            <w:pStyle w:val="187"/>
            <w:numPr>
              <w:ilvl w:val="0"/>
              <w:numId w:val="42"/>
            </w:numPr>
            <w:ind w:left="147" w:leftChars="70" w:firstLine="419" w:firstLineChars="0"/>
          </w:pPr>
        </w:pPrChange>
      </w:pPr>
      <w:del w:id="26961" w:author="M00007797" w:date="2023-07-10T10:23:12Z">
        <w:r>
          <w:rPr>
            <w:rFonts w:hint="eastAsia"/>
            <w:lang w:val="en-US" w:eastAsia="zh-CN"/>
          </w:rPr>
          <w:delText>功能描述：电解水具有杀菌作用，对于陶瓷内壁、清洗管路起到杀菌作用。</w:delText>
        </w:r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ins w:id="26963" w:author="M00009068" w:date="2021-11-08T16:27:19Z"/>
          <w:del w:id="26964" w:author="M00007797" w:date="2023-07-10T10:23:12Z"/>
          <w:rFonts w:hint="eastAsia"/>
          <w:lang w:val="en-US" w:eastAsia="zh-CN"/>
        </w:rPr>
        <w:pPrChange w:id="26962" w:author="M00007797" w:date="2023-06-19T10:58:41Z">
          <w:pPr>
            <w:pStyle w:val="187"/>
            <w:numPr>
              <w:ilvl w:val="0"/>
              <w:numId w:val="42"/>
            </w:numPr>
            <w:ind w:left="147" w:leftChars="70" w:firstLine="419" w:firstLineChars="0"/>
          </w:pPr>
        </w:pPrChange>
      </w:pPr>
    </w:p>
    <w:p>
      <w:pPr>
        <w:pStyle w:val="5"/>
        <w:numPr>
          <w:ilvl w:val="-1"/>
          <w:numId w:val="0"/>
        </w:numPr>
        <w:ind w:left="0" w:firstLine="0"/>
        <w:rPr>
          <w:ins w:id="26966" w:author="M00009068" w:date="2021-11-25T08:36:30Z"/>
          <w:del w:id="26967" w:author="M00007797" w:date="2023-07-10T10:23:12Z"/>
        </w:rPr>
        <w:pPrChange w:id="26965" w:author="M00007797" w:date="2023-06-19T10:58:41Z">
          <w:pPr>
            <w:pStyle w:val="4"/>
            <w:ind w:left="725"/>
          </w:pPr>
        </w:pPrChange>
      </w:pPr>
      <w:ins w:id="26968" w:author="M00009068" w:date="2021-11-08T16:27:19Z">
        <w:del w:id="26969" w:author="M00007797" w:date="2023-07-10T10:23:12Z">
          <w:bookmarkStart w:id="2640" w:name="_Toc13057"/>
          <w:bookmarkStart w:id="2641" w:name="_Toc21272"/>
          <w:bookmarkStart w:id="2642" w:name="_Toc7795"/>
          <w:bookmarkStart w:id="2643" w:name="_Toc14215"/>
          <w:bookmarkStart w:id="2644" w:name="_Toc19945"/>
          <w:bookmarkStart w:id="2645" w:name="_Toc10206"/>
          <w:r>
            <w:rPr>
              <w:rFonts w:hint="eastAsia"/>
              <w:lang w:val="en-US" w:eastAsia="zh-CN"/>
            </w:rPr>
            <w:delText>四季温感</w:delText>
          </w:r>
          <w:bookmarkEnd w:id="2640"/>
          <w:bookmarkEnd w:id="2641"/>
          <w:bookmarkEnd w:id="2642"/>
          <w:bookmarkEnd w:id="2643"/>
          <w:bookmarkEnd w:id="2644"/>
          <w:bookmarkEnd w:id="2645"/>
        </w:del>
      </w:ins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auto"/>
        <w:spacing w:before="0" w:beforeAutospacing="0" w:after="0" w:afterAutospacing="0" w:line="240" w:lineRule="auto"/>
        <w:ind w:left="0" w:right="0" w:firstLine="0"/>
        <w:jc w:val="left"/>
        <w:rPr>
          <w:ins w:id="26971" w:author="M00009068" w:date="2021-11-25T08:36:31Z"/>
          <w:del w:id="26972" w:author="M00007797" w:date="2023-07-10T10:23:12Z"/>
          <w:rFonts w:hint="eastAsia" w:ascii="宋体" w:hAnsi="宋体" w:eastAsia="宋体" w:cs="Times New Roman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auto"/>
          <w:rPrChange w:id="26973" w:author="M00009068" w:date="2021-11-25T08:36:39Z">
            <w:rPr>
              <w:ins w:id="26974" w:author="M00009068" w:date="2021-11-25T08:36:31Z"/>
              <w:del w:id="26975" w:author="M00007797" w:date="2023-07-10T10:23:12Z"/>
              <w:rFonts w:ascii="微软雅黑" w:hAnsi="微软雅黑" w:eastAsia="微软雅黑" w:cs="微软雅黑"/>
              <w:b w:val="0"/>
              <w:bCs w:val="0"/>
              <w:i w:val="0"/>
              <w:iCs w:val="0"/>
              <w:caps w:val="0"/>
              <w:color w:val="000000"/>
              <w:spacing w:val="0"/>
              <w:sz w:val="21"/>
              <w:szCs w:val="21"/>
            </w:rPr>
          </w:rPrChange>
        </w:rPr>
        <w:pPrChange w:id="26970" w:author="M00009068" w:date="2021-11-25T08:36:39Z">
          <w:pPr>
            <w:keepNext w:val="0"/>
            <w:keepLines w:val="0"/>
            <w:widowControl/>
            <w:suppressLineNumbers w:val="0"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</w:pBdr>
            <w:shd w:val="clear" w:fill="FFFFFF"/>
            <w:spacing w:before="0" w:beforeAutospacing="0" w:after="0" w:afterAutospacing="0" w:line="350" w:lineRule="atLeast"/>
            <w:ind w:left="0" w:right="0" w:firstLine="0"/>
            <w:jc w:val="left"/>
          </w:pPr>
        </w:pPrChange>
      </w:pPr>
      <w:ins w:id="26976" w:author="M00009068" w:date="2021-11-25T08:36:31Z">
        <w:del w:id="26977" w:author="M00007797" w:date="2023-07-10T10:23:12Z">
          <w:r>
            <w:rPr>
              <w:rFonts w:hint="eastAsia" w:ascii="宋体" w:hAnsi="宋体" w:eastAsia="宋体" w:cs="Times New Roman"/>
              <w:b w:val="0"/>
              <w:bCs w:val="0"/>
              <w:i w:val="0"/>
              <w:iCs w:val="0"/>
              <w:caps w:val="0"/>
              <w:color w:val="auto"/>
              <w:spacing w:val="0"/>
              <w:kern w:val="2"/>
              <w:sz w:val="21"/>
              <w:szCs w:val="21"/>
              <w:shd w:val="clear" w:fill="auto"/>
              <w:lang w:val="en-US" w:eastAsia="zh-CN" w:bidi="ar"/>
              <w:rPrChange w:id="26978" w:author="M00009068" w:date="2021-11-25T08:36:39Z">
                <w:rPr>
                  <w:rFonts w:hint="eastAsia" w:ascii="微软雅黑" w:hAnsi="微软雅黑" w:eastAsia="微软雅黑" w:cs="微软雅黑"/>
                  <w:b w:val="0"/>
                  <w:bCs w:val="0"/>
                  <w:i w:val="0"/>
                  <w:iCs w:val="0"/>
                  <w:caps w:val="0"/>
                  <w:color w:val="000000"/>
                  <w:spacing w:val="0"/>
                  <w:kern w:val="0"/>
                  <w:sz w:val="21"/>
                  <w:szCs w:val="21"/>
                  <w:shd w:val="clear" w:fill="FFFFFF"/>
                  <w:lang w:val="en-US" w:eastAsia="zh-CN" w:bidi="ar"/>
                </w:rPr>
              </w:rPrChange>
            </w:rPr>
            <w:delText>1：长按座温键开关智能温控功能，开启“咚”，关闭“叮</w:delText>
          </w:r>
        </w:del>
      </w:ins>
      <w:ins w:id="26979" w:author="M00009068" w:date="2022-01-05T10:41:07Z">
        <w:del w:id="26980" w:author="M00007797" w:date="2023-07-10T10:23:12Z">
          <w:r>
            <w:rPr>
              <w:rFonts w:hint="eastAsia" w:cs="Times New Roman"/>
              <w:b w:val="0"/>
              <w:bCs w:val="0"/>
              <w:i w:val="0"/>
              <w:iCs w:val="0"/>
              <w:caps w:val="0"/>
              <w:color w:val="auto"/>
              <w:spacing w:val="0"/>
              <w:kern w:val="2"/>
              <w:sz w:val="21"/>
              <w:szCs w:val="21"/>
              <w:shd w:val="clear" w:fill="auto"/>
              <w:lang w:val="en-US" w:eastAsia="zh-CN" w:bidi="ar"/>
            </w:rPr>
            <w:delText>叮</w:delText>
          </w:r>
        </w:del>
      </w:ins>
      <w:ins w:id="26981" w:author="M00009068" w:date="2021-11-25T08:36:31Z">
        <w:del w:id="26982" w:author="M00007797" w:date="2023-07-10T10:23:12Z">
          <w:r>
            <w:rPr>
              <w:rFonts w:hint="eastAsia" w:ascii="宋体" w:hAnsi="宋体" w:eastAsia="宋体" w:cs="Times New Roman"/>
              <w:b w:val="0"/>
              <w:bCs w:val="0"/>
              <w:i w:val="0"/>
              <w:iCs w:val="0"/>
              <w:caps w:val="0"/>
              <w:color w:val="auto"/>
              <w:spacing w:val="0"/>
              <w:kern w:val="2"/>
              <w:sz w:val="21"/>
              <w:szCs w:val="21"/>
              <w:shd w:val="clear" w:fill="auto"/>
              <w:lang w:val="en-US" w:eastAsia="zh-CN" w:bidi="ar"/>
              <w:rPrChange w:id="26983" w:author="M00009068" w:date="2021-11-25T08:36:39Z">
                <w:rPr>
                  <w:rFonts w:hint="eastAsia" w:ascii="微软雅黑" w:hAnsi="微软雅黑" w:eastAsia="微软雅黑" w:cs="微软雅黑"/>
                  <w:b w:val="0"/>
                  <w:bCs w:val="0"/>
                  <w:i w:val="0"/>
                  <w:iCs w:val="0"/>
                  <w:caps w:val="0"/>
                  <w:color w:val="000000"/>
                  <w:spacing w:val="0"/>
                  <w:kern w:val="0"/>
                  <w:sz w:val="21"/>
                  <w:szCs w:val="21"/>
                  <w:shd w:val="clear" w:fill="FFFFFF"/>
                  <w:lang w:val="en-US" w:eastAsia="zh-CN" w:bidi="ar"/>
                </w:rPr>
              </w:rPrChange>
            </w:rPr>
            <w:delText>叮”，上电默认关闭</w:delText>
          </w:r>
        </w:del>
      </w:ins>
      <w:ins w:id="26984" w:author="M00009068" w:date="2021-11-25T08:37:03Z">
        <w:del w:id="26985" w:author="M00007797" w:date="2023-07-10T10:23:12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 xml:space="preserve">开启之后，水温，座温，风温根据环境温度自动调节，且无法手动调节； </w:delText>
          </w:r>
        </w:del>
      </w:ins>
      <w:ins w:id="26986" w:author="M00009068" w:date="2021-11-25T08:37:03Z">
        <w:del w:id="26987" w:author="M00007797" w:date="2023-07-10T10:23:12Z">
          <w:r>
            <w:rPr>
              <w:rFonts w:hint="eastAsia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  <w:lang w:val="en-US" w:eastAsia="zh-CN"/>
            </w:rPr>
            <w:delText>检测风温传感器的温度判定</w:delText>
          </w:r>
        </w:del>
      </w:ins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auto"/>
        <w:spacing w:before="0" w:beforeAutospacing="0" w:after="0" w:afterAutospacing="0" w:line="240" w:lineRule="auto"/>
        <w:ind w:left="0" w:right="0" w:firstLine="0"/>
        <w:jc w:val="left"/>
        <w:rPr>
          <w:ins w:id="26989" w:author="M00009068" w:date="2021-11-25T08:36:31Z"/>
          <w:del w:id="26990" w:author="M00007797" w:date="2023-07-10T10:23:12Z"/>
          <w:rFonts w:hint="eastAsia" w:ascii="宋体" w:hAnsi="宋体" w:eastAsia="宋体" w:cs="Times New Roman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auto"/>
          <w:rPrChange w:id="26991" w:author="M00009068" w:date="2021-11-25T08:36:39Z">
            <w:rPr>
              <w:ins w:id="26992" w:author="M00009068" w:date="2021-11-25T08:36:31Z"/>
              <w:del w:id="26993" w:author="M00007797" w:date="2023-07-10T10:23:12Z"/>
              <w:rFonts w:hint="eastAsia" w:ascii="微软雅黑" w:hAnsi="微软雅黑" w:eastAsia="微软雅黑" w:cs="微软雅黑"/>
              <w:b w:val="0"/>
              <w:bCs w:val="0"/>
              <w:i w:val="0"/>
              <w:iCs w:val="0"/>
              <w:caps w:val="0"/>
              <w:color w:val="000000"/>
              <w:spacing w:val="0"/>
              <w:sz w:val="21"/>
              <w:szCs w:val="21"/>
            </w:rPr>
          </w:rPrChange>
        </w:rPr>
        <w:pPrChange w:id="26988" w:author="M00009068" w:date="2021-11-25T08:36:39Z">
          <w:pPr>
            <w:keepNext w:val="0"/>
            <w:keepLines w:val="0"/>
            <w:widowControl/>
            <w:suppressLineNumbers w:val="0"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</w:pBdr>
            <w:shd w:val="clear" w:fill="FFFFFF"/>
            <w:spacing w:before="0" w:beforeAutospacing="0" w:after="0" w:afterAutospacing="0" w:line="350" w:lineRule="atLeast"/>
            <w:ind w:left="0" w:right="0" w:firstLine="0"/>
            <w:jc w:val="left"/>
          </w:pPr>
        </w:pPrChange>
      </w:pPr>
      <w:ins w:id="26994" w:author="M00009068" w:date="2021-11-25T08:36:31Z">
        <w:del w:id="26995" w:author="M00007797" w:date="2023-07-10T10:23:12Z">
          <w:r>
            <w:rPr>
              <w:rFonts w:hint="eastAsia" w:ascii="宋体" w:hAnsi="宋体" w:eastAsia="宋体" w:cs="Times New Roman"/>
              <w:b w:val="0"/>
              <w:bCs w:val="0"/>
              <w:i w:val="0"/>
              <w:iCs w:val="0"/>
              <w:caps w:val="0"/>
              <w:color w:val="auto"/>
              <w:spacing w:val="0"/>
              <w:kern w:val="2"/>
              <w:sz w:val="21"/>
              <w:szCs w:val="21"/>
              <w:shd w:val="clear" w:fill="auto"/>
              <w:lang w:val="en-US" w:eastAsia="zh-CN" w:bidi="ar"/>
              <w:rPrChange w:id="26996" w:author="M00009068" w:date="2021-11-25T08:36:39Z">
                <w:rPr>
                  <w:rFonts w:hint="eastAsia" w:ascii="微软雅黑" w:hAnsi="微软雅黑" w:eastAsia="微软雅黑" w:cs="微软雅黑"/>
                  <w:b w:val="0"/>
                  <w:bCs w:val="0"/>
                  <w:i w:val="0"/>
                  <w:iCs w:val="0"/>
                  <w:caps w:val="0"/>
                  <w:color w:val="000000"/>
                  <w:spacing w:val="0"/>
                  <w:kern w:val="0"/>
                  <w:sz w:val="21"/>
                  <w:szCs w:val="21"/>
                  <w:shd w:val="clear" w:fill="FFFFFF"/>
                  <w:lang w:val="en-US" w:eastAsia="zh-CN" w:bidi="ar"/>
                </w:rPr>
              </w:rPrChange>
            </w:rPr>
            <w:delText>2：上电后自动保存当前风温传感器温度，且每隔一小时刷新一次，当有臀妇洗或烘干运行时，则在烘干运行后一小时刷新。</w:delText>
          </w:r>
        </w:del>
      </w:ins>
    </w:p>
    <w:p>
      <w:pPr>
        <w:rPr>
          <w:ins w:id="26997" w:author="M00009068" w:date="2021-11-08T16:27:19Z"/>
          <w:del w:id="26998" w:author="M00007797" w:date="2023-07-10T10:23:12Z"/>
          <w:rFonts w:hint="eastAsia" w:ascii="宋体" w:hAnsi="宋体" w:eastAsia="宋体" w:cs="Times New Roman"/>
          <w:i w:val="0"/>
          <w:iCs w:val="0"/>
          <w:caps w:val="0"/>
          <w:spacing w:val="0"/>
          <w:sz w:val="21"/>
          <w:szCs w:val="21"/>
          <w:shd w:val="clear"/>
        </w:rPr>
      </w:pPr>
      <w:ins w:id="26999" w:author="M00009068" w:date="2021-11-25T08:36:31Z">
        <w:del w:id="27000" w:author="M00007797" w:date="2023-07-10T10:23:12Z">
          <w:r>
            <w:rPr>
              <w:rFonts w:hint="eastAsia" w:ascii="宋体" w:hAnsi="宋体" w:eastAsia="宋体" w:cs="Times New Roman"/>
              <w:b w:val="0"/>
              <w:bCs w:val="0"/>
              <w:i w:val="0"/>
              <w:iCs w:val="0"/>
              <w:caps w:val="0"/>
              <w:color w:val="auto"/>
              <w:spacing w:val="0"/>
              <w:kern w:val="2"/>
              <w:sz w:val="21"/>
              <w:szCs w:val="21"/>
              <w:shd w:val="clear" w:fill="auto"/>
              <w:lang w:val="en-US" w:eastAsia="zh-CN" w:bidi="ar"/>
              <w:rPrChange w:id="27001" w:author="M00009068" w:date="2021-11-25T08:36:39Z">
                <w:rPr>
                  <w:rFonts w:hint="eastAsia" w:ascii="微软雅黑" w:hAnsi="微软雅黑" w:eastAsia="微软雅黑" w:cs="微软雅黑"/>
                  <w:b w:val="0"/>
                  <w:bCs w:val="0"/>
                  <w:i w:val="0"/>
                  <w:iCs w:val="0"/>
                  <w:caps w:val="0"/>
                  <w:color w:val="000000"/>
                  <w:spacing w:val="0"/>
                  <w:kern w:val="0"/>
                  <w:sz w:val="21"/>
                  <w:szCs w:val="21"/>
                  <w:shd w:val="clear" w:fill="FFFFFF"/>
                  <w:lang w:val="en-US" w:eastAsia="zh-CN" w:bidi="ar"/>
                </w:rPr>
              </w:rPrChange>
            </w:rPr>
            <w:delText>3：当风温传感器丢失时，则按上一次预存的风温传感器温度来设置</w:delText>
          </w:r>
        </w:del>
      </w:ins>
      <w:ins w:id="27002" w:author="M00009068" w:date="2021-11-08T16:27:19Z">
        <w:del w:id="27003" w:author="M00007797" w:date="2023-07-10T10:23:12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br w:type="textWrapping"/>
          </w:r>
        </w:del>
      </w:ins>
      <w:ins w:id="27004" w:author="M00009068" w:date="2021-11-08T16:27:19Z">
        <w:del w:id="27005" w:author="M00007797" w:date="2023-07-10T10:23:12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>环境温</w:delText>
          </w:r>
        </w:del>
      </w:ins>
      <w:ins w:id="27006" w:author="M00009068" w:date="2021-11-19T16:21:38Z">
        <w:del w:id="27007" w:author="M00007797" w:date="2023-07-10T10:23:12Z">
          <w:r>
            <w:rPr>
              <w:rFonts w:hint="eastAsia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  <w:lang w:eastAsia="zh-CN"/>
            </w:rPr>
            <w:delText>（</w:delText>
          </w:r>
        </w:del>
      </w:ins>
      <w:ins w:id="27008" w:author="M00009068" w:date="2021-11-19T16:21:38Z">
        <w:del w:id="27009" w:author="M00007797" w:date="2023-07-10T10:23:12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>℃</w:delText>
          </w:r>
        </w:del>
      </w:ins>
      <w:ins w:id="27010" w:author="M00009068" w:date="2021-11-19T16:21:38Z">
        <w:del w:id="27011" w:author="M00007797" w:date="2023-07-10T10:23:12Z">
          <w:r>
            <w:rPr>
              <w:rFonts w:hint="eastAsia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  <w:lang w:eastAsia="zh-CN"/>
            </w:rPr>
            <w:delText>）</w:delText>
          </w:r>
        </w:del>
      </w:ins>
      <w:ins w:id="27012" w:author="M00009068" w:date="2021-11-08T16:27:19Z">
        <w:del w:id="27013" w:author="M00007797" w:date="2023-07-10T10:23:12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 xml:space="preserve">＞30℃，座温关闭，水温34℃，风温35℃； </w:delText>
          </w:r>
        </w:del>
      </w:ins>
    </w:p>
    <w:p>
      <w:pPr>
        <w:rPr>
          <w:ins w:id="27014" w:author="M00009068" w:date="2021-11-08T16:27:19Z"/>
          <w:del w:id="27015" w:author="M00007797" w:date="2023-07-10T10:23:12Z"/>
          <w:rFonts w:hint="eastAsia" w:ascii="宋体" w:hAnsi="宋体" w:eastAsia="宋体" w:cs="Times New Roman"/>
          <w:i w:val="0"/>
          <w:iCs w:val="0"/>
          <w:caps w:val="0"/>
          <w:spacing w:val="0"/>
          <w:sz w:val="21"/>
          <w:szCs w:val="21"/>
          <w:shd w:val="clear"/>
        </w:rPr>
      </w:pPr>
      <w:ins w:id="27016" w:author="M00009068" w:date="2021-11-08T16:27:19Z">
        <w:del w:id="27017" w:author="M00007797" w:date="2023-07-10T10:23:12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>环境温</w:delText>
          </w:r>
        </w:del>
      </w:ins>
      <w:ins w:id="27018" w:author="M00009068" w:date="2021-11-19T16:21:24Z">
        <w:del w:id="27019" w:author="M00007797" w:date="2023-07-10T10:23:12Z">
          <w:r>
            <w:rPr>
              <w:rFonts w:hint="eastAsia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  <w:lang w:eastAsia="zh-CN"/>
            </w:rPr>
            <w:delText>（</w:delText>
          </w:r>
        </w:del>
      </w:ins>
      <w:ins w:id="27020" w:author="M00009068" w:date="2021-11-08T16:27:19Z">
        <w:del w:id="27021" w:author="M00007797" w:date="2023-07-10T10:23:12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>℃</w:delText>
          </w:r>
        </w:del>
      </w:ins>
      <w:ins w:id="27022" w:author="M00009068" w:date="2021-11-19T16:21:28Z">
        <w:del w:id="27023" w:author="M00007797" w:date="2023-07-10T10:23:12Z">
          <w:r>
            <w:rPr>
              <w:rFonts w:hint="eastAsia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  <w:lang w:eastAsia="zh-CN"/>
            </w:rPr>
            <w:delText>）</w:delText>
          </w:r>
        </w:del>
      </w:ins>
      <w:ins w:id="27024" w:author="M00009068" w:date="2021-11-08T16:27:19Z">
        <w:del w:id="27025" w:author="M00007797" w:date="2023-07-10T10:23:12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 xml:space="preserve">25-30℃，座温关闭，水温37℃，风温35℃； </w:delText>
          </w:r>
        </w:del>
      </w:ins>
    </w:p>
    <w:p>
      <w:pPr>
        <w:rPr>
          <w:ins w:id="27026" w:author="M00009068" w:date="2021-11-08T16:27:19Z"/>
          <w:del w:id="27027" w:author="M00007797" w:date="2023-07-10T10:23:12Z"/>
          <w:rFonts w:hint="eastAsia" w:ascii="宋体" w:hAnsi="宋体" w:eastAsia="宋体" w:cs="Times New Roman"/>
          <w:i w:val="0"/>
          <w:iCs w:val="0"/>
          <w:caps w:val="0"/>
          <w:spacing w:val="0"/>
          <w:sz w:val="21"/>
          <w:szCs w:val="21"/>
          <w:shd w:val="clear"/>
        </w:rPr>
      </w:pPr>
      <w:ins w:id="27028" w:author="M00009068" w:date="2021-11-08T16:27:19Z">
        <w:del w:id="27029" w:author="M00007797" w:date="2023-07-10T10:23:12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>环境温</w:delText>
          </w:r>
        </w:del>
      </w:ins>
      <w:ins w:id="27030" w:author="M00009068" w:date="2021-11-19T16:21:41Z">
        <w:del w:id="27031" w:author="M00007797" w:date="2023-07-10T10:23:12Z">
          <w:r>
            <w:rPr>
              <w:rFonts w:hint="eastAsia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  <w:lang w:eastAsia="zh-CN"/>
            </w:rPr>
            <w:delText>（</w:delText>
          </w:r>
        </w:del>
      </w:ins>
      <w:ins w:id="27032" w:author="M00009068" w:date="2021-11-19T16:21:41Z">
        <w:del w:id="27033" w:author="M00007797" w:date="2023-07-10T10:23:12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>℃</w:delText>
          </w:r>
        </w:del>
      </w:ins>
      <w:ins w:id="27034" w:author="M00009068" w:date="2021-11-19T16:21:41Z">
        <w:del w:id="27035" w:author="M00007797" w:date="2023-07-10T10:23:12Z">
          <w:r>
            <w:rPr>
              <w:rFonts w:hint="eastAsia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  <w:lang w:eastAsia="zh-CN"/>
            </w:rPr>
            <w:delText>）</w:delText>
          </w:r>
        </w:del>
      </w:ins>
      <w:ins w:id="27036" w:author="M00009068" w:date="2021-11-08T16:27:19Z">
        <w:del w:id="27037" w:author="M00007797" w:date="2023-07-10T10:23:12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 xml:space="preserve">15-25℃，座温34℃，水温37℃，风温45℃； </w:delText>
          </w:r>
        </w:del>
      </w:ins>
    </w:p>
    <w:p>
      <w:pPr>
        <w:rPr>
          <w:ins w:id="27038" w:author="M00009068" w:date="2021-11-08T16:27:19Z"/>
          <w:del w:id="27039" w:author="M00007797" w:date="2023-07-10T10:23:12Z"/>
          <w:rFonts w:hint="eastAsia" w:ascii="宋体" w:hAnsi="宋体" w:eastAsia="宋体" w:cs="Times New Roman"/>
          <w:i w:val="0"/>
          <w:iCs w:val="0"/>
          <w:caps w:val="0"/>
          <w:spacing w:val="0"/>
          <w:sz w:val="21"/>
          <w:szCs w:val="21"/>
          <w:shd w:val="clear"/>
        </w:rPr>
      </w:pPr>
      <w:ins w:id="27040" w:author="M00009068" w:date="2021-11-08T16:27:19Z">
        <w:del w:id="27041" w:author="M00007797" w:date="2023-07-10T10:23:12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>环境温</w:delText>
          </w:r>
        </w:del>
      </w:ins>
      <w:ins w:id="27042" w:author="M00009068" w:date="2021-11-19T16:21:43Z">
        <w:del w:id="27043" w:author="M00007797" w:date="2023-07-10T10:23:12Z">
          <w:r>
            <w:rPr>
              <w:rFonts w:hint="eastAsia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  <w:lang w:eastAsia="zh-CN"/>
            </w:rPr>
            <w:delText>（</w:delText>
          </w:r>
        </w:del>
      </w:ins>
      <w:ins w:id="27044" w:author="M00009068" w:date="2021-11-19T16:21:43Z">
        <w:del w:id="27045" w:author="M00007797" w:date="2023-07-10T10:23:12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>℃</w:delText>
          </w:r>
        </w:del>
      </w:ins>
      <w:ins w:id="27046" w:author="M00009068" w:date="2021-11-19T16:21:43Z">
        <w:del w:id="27047" w:author="M00007797" w:date="2023-07-10T10:23:12Z">
          <w:r>
            <w:rPr>
              <w:rFonts w:hint="eastAsia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  <w:lang w:eastAsia="zh-CN"/>
            </w:rPr>
            <w:delText>）</w:delText>
          </w:r>
        </w:del>
      </w:ins>
      <w:ins w:id="27048" w:author="M00009068" w:date="2021-11-08T16:27:19Z">
        <w:del w:id="27049" w:author="M00007797" w:date="2023-07-10T10:23:12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 xml:space="preserve">10-15℃，座温37℃，水温40℃，风温55℃； </w:delText>
          </w:r>
        </w:del>
      </w:ins>
    </w:p>
    <w:p>
      <w:pPr>
        <w:rPr>
          <w:ins w:id="27050" w:author="M00009068" w:date="2021-11-08T16:27:19Z"/>
          <w:del w:id="27051" w:author="M00007797" w:date="2023-07-10T10:23:12Z"/>
          <w:rFonts w:hint="eastAsia"/>
          <w:lang w:val="en-US" w:eastAsia="zh-CN"/>
        </w:rPr>
      </w:pPr>
      <w:ins w:id="27052" w:author="M00009068" w:date="2021-11-08T16:27:19Z">
        <w:del w:id="27053" w:author="M00007797" w:date="2023-07-10T10:23:12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>环境温</w:delText>
          </w:r>
        </w:del>
      </w:ins>
      <w:ins w:id="27054" w:author="M00009068" w:date="2021-11-19T16:21:45Z">
        <w:del w:id="27055" w:author="M00007797" w:date="2023-07-10T10:23:12Z">
          <w:r>
            <w:rPr>
              <w:rFonts w:hint="eastAsia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  <w:lang w:eastAsia="zh-CN"/>
            </w:rPr>
            <w:delText>（</w:delText>
          </w:r>
        </w:del>
      </w:ins>
      <w:ins w:id="27056" w:author="M00009068" w:date="2021-11-19T16:21:45Z">
        <w:del w:id="27057" w:author="M00007797" w:date="2023-07-10T10:23:12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>℃</w:delText>
          </w:r>
        </w:del>
      </w:ins>
      <w:ins w:id="27058" w:author="M00009068" w:date="2021-11-19T16:21:45Z">
        <w:del w:id="27059" w:author="M00007797" w:date="2023-07-10T10:23:12Z">
          <w:r>
            <w:rPr>
              <w:rFonts w:hint="eastAsia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  <w:lang w:eastAsia="zh-CN"/>
            </w:rPr>
            <w:delText>）</w:delText>
          </w:r>
        </w:del>
      </w:ins>
      <w:ins w:id="27060" w:author="M00009068" w:date="2021-11-08T16:27:19Z">
        <w:del w:id="27061" w:author="M00007797" w:date="2023-07-10T10:23:12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>＜10℃，座温40℃，水温40℃，风温55℃；</w:delText>
          </w:r>
        </w:del>
      </w:ins>
    </w:p>
    <w:p>
      <w:pPr>
        <w:pStyle w:val="5"/>
        <w:numPr>
          <w:ilvl w:val="-1"/>
          <w:numId w:val="0"/>
        </w:numPr>
        <w:ind w:left="0" w:firstLine="0"/>
        <w:rPr>
          <w:ins w:id="27063" w:author="M00009068" w:date="2021-12-22T15:46:13Z"/>
          <w:del w:id="27064" w:author="M00007797" w:date="2023-07-10T10:23:12Z"/>
        </w:rPr>
        <w:pPrChange w:id="27062" w:author="M00007797" w:date="2023-06-19T10:58:41Z">
          <w:pPr>
            <w:pStyle w:val="5"/>
            <w:ind w:left="1146" w:hanging="720"/>
          </w:pPr>
        </w:pPrChange>
      </w:pPr>
      <w:ins w:id="27065" w:author="M00009068" w:date="2021-12-22T15:44:10Z">
        <w:del w:id="27066" w:author="M00007797" w:date="2023-07-10T10:23:12Z">
          <w:r>
            <w:rPr>
              <w:rFonts w:hint="eastAsia"/>
              <w:lang w:val="en-US" w:eastAsia="zh-CN"/>
            </w:rPr>
            <w:delText>过滤器</w:delText>
          </w:r>
        </w:del>
      </w:ins>
      <w:ins w:id="27067" w:author="M00009068" w:date="2021-12-22T15:44:11Z">
        <w:del w:id="27068" w:author="M00007797" w:date="2023-07-10T10:23:12Z">
          <w:r>
            <w:rPr>
              <w:rFonts w:hint="eastAsia"/>
              <w:lang w:val="en-US" w:eastAsia="zh-CN"/>
            </w:rPr>
            <w:delText>提示</w:delText>
          </w:r>
        </w:del>
      </w:ins>
    </w:p>
    <w:p>
      <w:pPr>
        <w:rPr>
          <w:ins w:id="27069" w:author="M00009068" w:date="2021-12-22T15:56:24Z"/>
          <w:del w:id="27070" w:author="M00007797" w:date="2023-07-10T10:23:12Z"/>
          <w:rFonts w:hint="eastAsia"/>
          <w:lang w:val="en-US" w:eastAsia="zh-CN"/>
        </w:rPr>
      </w:pPr>
      <w:ins w:id="27071" w:author="M00009068" w:date="2021-12-22T15:46:57Z">
        <w:del w:id="27072" w:author="M00007797" w:date="2023-07-10T10:23:12Z">
          <w:r>
            <w:rPr>
              <w:rFonts w:hint="eastAsia"/>
              <w:lang w:val="en-US" w:eastAsia="zh-CN"/>
            </w:rPr>
            <w:delText xml:space="preserve"> </w:delText>
          </w:r>
        </w:del>
      </w:ins>
      <w:ins w:id="27073" w:author="M00009068" w:date="2021-12-22T15:46:58Z">
        <w:del w:id="27074" w:author="M00007797" w:date="2023-07-10T10:23:12Z">
          <w:r>
            <w:rPr>
              <w:rFonts w:hint="eastAsia"/>
              <w:lang w:val="en-US" w:eastAsia="zh-CN"/>
            </w:rPr>
            <w:delText xml:space="preserve">    </w:delText>
          </w:r>
        </w:del>
      </w:ins>
      <w:ins w:id="27075" w:author="M00009068" w:date="2021-12-22T15:47:05Z">
        <w:del w:id="27076" w:author="M00007797" w:date="2023-07-10T10:23:12Z">
          <w:r>
            <w:rPr>
              <w:rFonts w:hint="eastAsia"/>
              <w:lang w:val="en-US" w:eastAsia="zh-CN"/>
            </w:rPr>
            <w:delText>当用水量</w:delText>
          </w:r>
        </w:del>
      </w:ins>
      <w:ins w:id="27077" w:author="M00009068" w:date="2021-12-22T15:47:12Z">
        <w:del w:id="27078" w:author="M00007797" w:date="2023-07-10T10:23:12Z">
          <w:r>
            <w:rPr>
              <w:rFonts w:hint="eastAsia"/>
              <w:lang w:val="en-US" w:eastAsia="zh-CN"/>
            </w:rPr>
            <w:delText>达到</w:delText>
          </w:r>
        </w:del>
      </w:ins>
      <w:ins w:id="27079" w:author="M00009068" w:date="2021-12-22T15:47:14Z">
        <w:del w:id="27080" w:author="M00007797" w:date="2023-07-10T10:23:12Z">
          <w:r>
            <w:rPr>
              <w:rFonts w:hint="eastAsia"/>
              <w:lang w:val="en-US" w:eastAsia="zh-CN"/>
            </w:rPr>
            <w:delText>7</w:delText>
          </w:r>
        </w:del>
      </w:ins>
      <w:ins w:id="27081" w:author="M00009068" w:date="2021-12-22T15:47:33Z">
        <w:del w:id="27082" w:author="M00007797" w:date="2023-07-10T10:23:12Z">
          <w:r>
            <w:rPr>
              <w:rFonts w:hint="eastAsia"/>
              <w:lang w:val="en-US" w:eastAsia="zh-CN"/>
            </w:rPr>
            <w:delText>吨</w:delText>
          </w:r>
        </w:del>
      </w:ins>
      <w:ins w:id="27083" w:author="M00009068" w:date="2021-12-22T15:47:20Z">
        <w:del w:id="27084" w:author="M00007797" w:date="2023-07-10T10:23:12Z">
          <w:r>
            <w:rPr>
              <w:rFonts w:hint="eastAsia"/>
              <w:lang w:val="en-US" w:eastAsia="zh-CN"/>
            </w:rPr>
            <w:delText>时</w:delText>
          </w:r>
        </w:del>
      </w:ins>
      <w:ins w:id="27085" w:author="M00009068" w:date="2021-12-22T15:50:06Z">
        <w:del w:id="27086" w:author="M00007797" w:date="2023-07-10T10:23:12Z">
          <w:r>
            <w:rPr>
              <w:rFonts w:hint="eastAsia"/>
              <w:lang w:val="en-US" w:eastAsia="zh-CN"/>
            </w:rPr>
            <w:delText>（</w:delText>
          </w:r>
        </w:del>
      </w:ins>
      <w:ins w:id="27087" w:author="M00009068" w:date="2021-12-22T15:50:09Z">
        <w:del w:id="27088" w:author="M00007797" w:date="2023-07-10T10:23:12Z">
          <w:r>
            <w:rPr>
              <w:rFonts w:hint="eastAsia"/>
              <w:lang w:val="en-US" w:eastAsia="zh-CN"/>
            </w:rPr>
            <w:delText>清洗</w:delText>
          </w:r>
        </w:del>
      </w:ins>
      <w:ins w:id="27089" w:author="M00009068" w:date="2021-12-22T15:50:12Z">
        <w:del w:id="27090" w:author="M00007797" w:date="2023-07-10T10:23:12Z">
          <w:r>
            <w:rPr>
              <w:rFonts w:hint="eastAsia"/>
              <w:lang w:val="en-US" w:eastAsia="zh-CN"/>
            </w:rPr>
            <w:delText>总时长</w:delText>
          </w:r>
        </w:del>
      </w:ins>
      <w:ins w:id="27091" w:author="M00009068" w:date="2021-12-22T15:50:14Z">
        <w:del w:id="27092" w:author="M00007797" w:date="2023-07-10T10:23:12Z">
          <w:r>
            <w:rPr>
              <w:rFonts w:hint="eastAsia"/>
              <w:lang w:val="en-US" w:eastAsia="zh-CN"/>
            </w:rPr>
            <w:delText>11254</w:delText>
          </w:r>
        </w:del>
      </w:ins>
      <w:ins w:id="27093" w:author="M00009068" w:date="2021-12-22T15:50:19Z">
        <w:del w:id="27094" w:author="M00007797" w:date="2023-07-10T10:23:12Z">
          <w:r>
            <w:rPr>
              <w:rFonts w:hint="eastAsia"/>
              <w:lang w:val="en-US" w:eastAsia="zh-CN"/>
            </w:rPr>
            <w:delText>min</w:delText>
          </w:r>
        </w:del>
      </w:ins>
      <w:ins w:id="27095" w:author="M00009068" w:date="2021-12-22T15:50:06Z">
        <w:del w:id="27096" w:author="M00007797" w:date="2023-07-10T10:23:12Z">
          <w:r>
            <w:rPr>
              <w:rFonts w:hint="eastAsia"/>
              <w:lang w:val="en-US" w:eastAsia="zh-CN"/>
            </w:rPr>
            <w:delText>）</w:delText>
          </w:r>
        </w:del>
      </w:ins>
      <w:ins w:id="27097" w:author="M00009068" w:date="2021-12-22T15:50:26Z">
        <w:del w:id="27098" w:author="M00007797" w:date="2023-07-10T10:23:12Z">
          <w:r>
            <w:rPr>
              <w:rFonts w:hint="eastAsia"/>
              <w:lang w:val="en-US" w:eastAsia="zh-CN"/>
            </w:rPr>
            <w:delText>，</w:delText>
          </w:r>
        </w:del>
      </w:ins>
      <w:ins w:id="27099" w:author="M00009068" w:date="2021-12-22T15:50:33Z">
        <w:del w:id="27100" w:author="M00007797" w:date="2023-07-10T10:23:12Z">
          <w:r>
            <w:rPr>
              <w:rFonts w:hint="eastAsia"/>
              <w:lang w:val="en-US" w:eastAsia="zh-CN"/>
            </w:rPr>
            <w:delText>开启</w:delText>
          </w:r>
        </w:del>
      </w:ins>
      <w:ins w:id="27101" w:author="M00009068" w:date="2021-12-22T15:50:42Z">
        <w:del w:id="27102" w:author="M00007797" w:date="2023-07-10T10:23:12Z">
          <w:r>
            <w:rPr>
              <w:rFonts w:hint="eastAsia"/>
              <w:lang w:val="en-US" w:eastAsia="zh-CN"/>
            </w:rPr>
            <w:delText>蜂鸣器</w:delText>
          </w:r>
        </w:del>
      </w:ins>
      <w:ins w:id="27103" w:author="M00009068" w:date="2021-12-22T15:50:45Z">
        <w:del w:id="27104" w:author="M00007797" w:date="2023-07-10T10:23:12Z">
          <w:r>
            <w:rPr>
              <w:rFonts w:hint="eastAsia"/>
              <w:lang w:val="en-US" w:eastAsia="zh-CN"/>
            </w:rPr>
            <w:delText>报警提醒</w:delText>
          </w:r>
        </w:del>
      </w:ins>
      <w:ins w:id="27105" w:author="M00009068" w:date="2021-12-22T15:52:07Z">
        <w:del w:id="27106" w:author="M00007797" w:date="2023-07-10T10:23:12Z">
          <w:r>
            <w:rPr>
              <w:rFonts w:hint="eastAsia"/>
              <w:lang w:val="en-US" w:eastAsia="zh-CN"/>
            </w:rPr>
            <w:delText>，</w:delText>
          </w:r>
        </w:del>
      </w:ins>
      <w:ins w:id="27107" w:author="M00009068" w:date="2021-12-22T15:52:21Z">
        <w:del w:id="27108" w:author="M00007797" w:date="2023-07-10T10:23:12Z">
          <w:r>
            <w:rPr>
              <w:rFonts w:hint="eastAsia"/>
              <w:lang w:val="en-US" w:eastAsia="zh-CN"/>
            </w:rPr>
            <w:delText>蜂鸣器</w:delText>
          </w:r>
        </w:del>
      </w:ins>
      <w:ins w:id="27109" w:author="M00009068" w:date="2021-12-22T15:52:23Z">
        <w:del w:id="27110" w:author="M00007797" w:date="2023-07-10T10:23:12Z">
          <w:r>
            <w:rPr>
              <w:rFonts w:hint="eastAsia"/>
              <w:lang w:val="en-US" w:eastAsia="zh-CN"/>
            </w:rPr>
            <w:delText>5</w:delText>
          </w:r>
        </w:del>
      </w:ins>
      <w:ins w:id="27111" w:author="M00009068" w:date="2021-12-22T15:52:43Z">
        <w:del w:id="27112" w:author="M00007797" w:date="2023-07-10T10:23:12Z">
          <w:r>
            <w:rPr>
              <w:rFonts w:hint="eastAsia"/>
              <w:lang w:val="en-US" w:eastAsia="zh-CN"/>
            </w:rPr>
            <w:delText>连</w:delText>
          </w:r>
        </w:del>
      </w:ins>
      <w:ins w:id="27113" w:author="M00009068" w:date="2021-12-22T15:52:49Z">
        <w:del w:id="27114" w:author="M00007797" w:date="2023-07-10T10:23:12Z">
          <w:r>
            <w:rPr>
              <w:rFonts w:hint="eastAsia"/>
              <w:lang w:val="en-US" w:eastAsia="zh-CN"/>
            </w:rPr>
            <w:delText>响</w:delText>
          </w:r>
        </w:del>
      </w:ins>
      <w:ins w:id="27115" w:author="M00009068" w:date="2021-12-22T15:54:26Z">
        <w:del w:id="27116" w:author="M00007797" w:date="2023-07-10T10:23:12Z">
          <w:r>
            <w:rPr>
              <w:rFonts w:hint="eastAsia"/>
              <w:lang w:val="en-US" w:eastAsia="zh-CN"/>
            </w:rPr>
            <w:delText>。</w:delText>
          </w:r>
        </w:del>
      </w:ins>
    </w:p>
    <w:p>
      <w:pPr>
        <w:rPr>
          <w:ins w:id="27117" w:author="M00009068" w:date="2021-12-22T16:22:51Z"/>
          <w:del w:id="27118" w:author="M00007797" w:date="2023-07-10T10:23:12Z"/>
          <w:rFonts w:hint="eastAsia"/>
          <w:lang w:val="en-US" w:eastAsia="zh-CN"/>
        </w:rPr>
      </w:pPr>
      <w:ins w:id="27119" w:author="M00009068" w:date="2021-12-22T15:56:36Z">
        <w:del w:id="27120" w:author="M00007797" w:date="2023-07-10T10:23:12Z">
          <w:r>
            <w:rPr>
              <w:rFonts w:hint="eastAsia"/>
              <w:lang w:val="en-US" w:eastAsia="zh-CN"/>
            </w:rPr>
            <w:delText xml:space="preserve">    </w:delText>
          </w:r>
        </w:del>
      </w:ins>
      <w:ins w:id="27121" w:author="M00009068" w:date="2021-12-22T15:56:42Z">
        <w:del w:id="27122" w:author="M00007797" w:date="2023-07-10T10:23:12Z">
          <w:r>
            <w:rPr>
              <w:rFonts w:hint="eastAsia"/>
              <w:lang w:val="en-US" w:eastAsia="zh-CN"/>
            </w:rPr>
            <w:delText xml:space="preserve"> </w:delText>
          </w:r>
        </w:del>
      </w:ins>
      <w:ins w:id="27123" w:author="M00009068" w:date="2021-12-22T15:56:44Z">
        <w:del w:id="27124" w:author="M00007797" w:date="2023-07-10T10:23:12Z">
          <w:r>
            <w:rPr>
              <w:rFonts w:hint="eastAsia"/>
              <w:lang w:val="en-US" w:eastAsia="zh-CN"/>
            </w:rPr>
            <w:delText>此后</w:delText>
          </w:r>
        </w:del>
      </w:ins>
      <w:ins w:id="27125" w:author="M00009068" w:date="2021-12-22T15:56:48Z">
        <w:del w:id="27126" w:author="M00007797" w:date="2023-07-10T10:23:12Z">
          <w:r>
            <w:rPr>
              <w:rFonts w:hint="eastAsia"/>
              <w:lang w:val="en-US" w:eastAsia="zh-CN"/>
            </w:rPr>
            <w:delText>每隔</w:delText>
          </w:r>
        </w:del>
      </w:ins>
      <w:ins w:id="27127" w:author="M00009068" w:date="2021-12-22T15:56:51Z">
        <w:del w:id="27128" w:author="M00007797" w:date="2023-07-10T10:23:12Z">
          <w:r>
            <w:rPr>
              <w:rFonts w:hint="eastAsia"/>
              <w:lang w:val="en-US" w:eastAsia="zh-CN"/>
            </w:rPr>
            <w:delText>0</w:delText>
          </w:r>
        </w:del>
      </w:ins>
      <w:ins w:id="27129" w:author="M00009068" w:date="2021-12-22T15:56:53Z">
        <w:del w:id="27130" w:author="M00007797" w:date="2023-07-10T10:23:12Z">
          <w:r>
            <w:rPr>
              <w:rFonts w:hint="eastAsia"/>
              <w:lang w:val="en-US" w:eastAsia="zh-CN"/>
            </w:rPr>
            <w:delText>.1</w:delText>
          </w:r>
        </w:del>
      </w:ins>
      <w:ins w:id="27131" w:author="M00009068" w:date="2021-12-22T15:56:56Z">
        <w:del w:id="27132" w:author="M00007797" w:date="2023-07-10T10:23:12Z">
          <w:r>
            <w:rPr>
              <w:rFonts w:hint="eastAsia"/>
              <w:lang w:val="en-US" w:eastAsia="zh-CN"/>
            </w:rPr>
            <w:delText>吨</w:delText>
          </w:r>
        </w:del>
      </w:ins>
      <w:ins w:id="27133" w:author="M00009068" w:date="2021-12-22T16:24:00Z">
        <w:del w:id="27134" w:author="M00007797" w:date="2023-07-10T10:23:12Z">
          <w:r>
            <w:rPr>
              <w:rFonts w:hint="eastAsia"/>
              <w:lang w:val="en-US" w:eastAsia="zh-CN"/>
            </w:rPr>
            <w:delText>（</w:delText>
          </w:r>
        </w:del>
      </w:ins>
      <w:ins w:id="27135" w:author="M00009068" w:date="2021-12-22T16:24:32Z">
        <w:del w:id="27136" w:author="M00007797" w:date="2023-07-10T10:23:12Z">
          <w:r>
            <w:rPr>
              <w:rFonts w:hint="eastAsia"/>
              <w:lang w:val="en-US" w:eastAsia="zh-CN"/>
            </w:rPr>
            <w:delText>清洗</w:delText>
          </w:r>
        </w:del>
      </w:ins>
      <w:ins w:id="27137" w:author="M00009068" w:date="2021-12-22T16:24:36Z">
        <w:del w:id="27138" w:author="M00007797" w:date="2023-07-10T10:23:12Z">
          <w:r>
            <w:rPr>
              <w:rFonts w:hint="eastAsia"/>
              <w:lang w:val="en-US" w:eastAsia="zh-CN"/>
            </w:rPr>
            <w:delText>时长</w:delText>
          </w:r>
        </w:del>
      </w:ins>
      <w:ins w:id="27139" w:author="M00009068" w:date="2021-12-22T16:24:40Z">
        <w:del w:id="27140" w:author="M00007797" w:date="2023-07-10T10:23:12Z">
          <w:r>
            <w:rPr>
              <w:rFonts w:hint="eastAsia"/>
              <w:lang w:val="en-US" w:eastAsia="zh-CN"/>
            </w:rPr>
            <w:delText>160</w:delText>
          </w:r>
        </w:del>
      </w:ins>
      <w:ins w:id="27141" w:author="M00009068" w:date="2021-12-22T16:24:41Z">
        <w:del w:id="27142" w:author="M00007797" w:date="2023-07-10T10:23:12Z">
          <w:r>
            <w:rPr>
              <w:rFonts w:hint="eastAsia"/>
              <w:lang w:val="en-US" w:eastAsia="zh-CN"/>
            </w:rPr>
            <w:delText>min</w:delText>
          </w:r>
        </w:del>
      </w:ins>
      <w:ins w:id="27143" w:author="M00009068" w:date="2021-12-22T16:24:01Z">
        <w:del w:id="27144" w:author="M00007797" w:date="2023-07-10T10:23:12Z">
          <w:r>
            <w:rPr>
              <w:rFonts w:hint="eastAsia"/>
              <w:lang w:val="en-US" w:eastAsia="zh-CN"/>
            </w:rPr>
            <w:delText>）</w:delText>
          </w:r>
        </w:del>
      </w:ins>
      <w:ins w:id="27145" w:author="M00009068" w:date="2021-12-22T15:57:02Z">
        <w:del w:id="27146" w:author="M00007797" w:date="2023-07-10T10:23:12Z">
          <w:r>
            <w:rPr>
              <w:rFonts w:hint="eastAsia"/>
              <w:lang w:val="en-US" w:eastAsia="zh-CN"/>
            </w:rPr>
            <w:delText>开启</w:delText>
          </w:r>
        </w:del>
      </w:ins>
      <w:ins w:id="27147" w:author="M00009068" w:date="2021-12-22T15:57:07Z">
        <w:del w:id="27148" w:author="M00007797" w:date="2023-07-10T10:23:12Z">
          <w:r>
            <w:rPr>
              <w:rFonts w:hint="eastAsia"/>
              <w:lang w:val="en-US" w:eastAsia="zh-CN"/>
            </w:rPr>
            <w:delText>蜂鸣器</w:delText>
          </w:r>
        </w:del>
      </w:ins>
      <w:ins w:id="27149" w:author="M00009068" w:date="2021-12-22T15:57:08Z">
        <w:del w:id="27150" w:author="M00007797" w:date="2023-07-10T10:23:12Z">
          <w:r>
            <w:rPr>
              <w:rFonts w:hint="eastAsia"/>
              <w:lang w:val="en-US" w:eastAsia="zh-CN"/>
            </w:rPr>
            <w:delText>提醒</w:delText>
          </w:r>
        </w:del>
      </w:ins>
      <w:ins w:id="27151" w:author="M00009068" w:date="2021-12-22T15:57:10Z">
        <w:del w:id="27152" w:author="M00007797" w:date="2023-07-10T10:23:12Z">
          <w:r>
            <w:rPr>
              <w:rFonts w:hint="eastAsia"/>
              <w:lang w:val="en-US" w:eastAsia="zh-CN"/>
            </w:rPr>
            <w:delText>一次</w:delText>
          </w:r>
        </w:del>
      </w:ins>
    </w:p>
    <w:p>
      <w:pPr>
        <w:rPr>
          <w:ins w:id="27153" w:author="M00009068" w:date="2021-12-22T16:19:49Z"/>
          <w:del w:id="27154" w:author="M00007797" w:date="2023-07-10T10:23:12Z"/>
          <w:rFonts w:hint="default"/>
          <w:lang w:val="en-US" w:eastAsia="zh-CN"/>
        </w:rPr>
      </w:pPr>
      <w:ins w:id="27155" w:author="M00009068" w:date="2021-12-22T16:22:52Z">
        <w:del w:id="27156" w:author="M00007797" w:date="2023-07-10T10:23:12Z">
          <w:r>
            <w:rPr>
              <w:rFonts w:hint="eastAsia"/>
              <w:lang w:val="en-US" w:eastAsia="zh-CN"/>
            </w:rPr>
            <w:delText xml:space="preserve">     </w:delText>
          </w:r>
        </w:del>
      </w:ins>
      <w:ins w:id="27157" w:author="M00009068" w:date="2022-01-04T09:12:39Z">
        <w:del w:id="27158" w:author="M00007797" w:date="2023-07-10T10:23:12Z">
          <w:r>
            <w:rPr>
              <w:rFonts w:hint="eastAsia"/>
              <w:color w:val="auto"/>
              <w:sz w:val="21"/>
              <w:szCs w:val="21"/>
              <w:lang w:val="en-US" w:eastAsia="zh-CN"/>
            </w:rPr>
            <w:delText>当</w:delText>
          </w:r>
        </w:del>
      </w:ins>
      <w:ins w:id="27159" w:author="M00009068" w:date="2022-01-04T09:12:41Z">
        <w:del w:id="27160" w:author="M00007797" w:date="2023-07-10T10:23:12Z">
          <w:r>
            <w:rPr>
              <w:rFonts w:hint="eastAsia"/>
              <w:color w:val="auto"/>
              <w:sz w:val="21"/>
              <w:szCs w:val="21"/>
              <w:lang w:val="en-US" w:eastAsia="zh-CN"/>
            </w:rPr>
            <w:delText>触发</w:delText>
          </w:r>
        </w:del>
      </w:ins>
      <w:ins w:id="27161" w:author="M00009068" w:date="2022-01-04T09:12:46Z">
        <w:del w:id="27162" w:author="M00007797" w:date="2023-07-10T10:23:12Z">
          <w:r>
            <w:rPr>
              <w:rFonts w:hint="eastAsia"/>
              <w:color w:val="auto"/>
              <w:sz w:val="21"/>
              <w:szCs w:val="21"/>
              <w:lang w:val="en-US" w:eastAsia="zh-CN"/>
            </w:rPr>
            <w:delText>过滤器</w:delText>
          </w:r>
        </w:del>
      </w:ins>
      <w:ins w:id="27163" w:author="M00009068" w:date="2022-01-04T09:12:49Z">
        <w:del w:id="27164" w:author="M00007797" w:date="2023-07-10T10:23:12Z">
          <w:r>
            <w:rPr>
              <w:rFonts w:hint="eastAsia"/>
              <w:color w:val="auto"/>
              <w:sz w:val="21"/>
              <w:szCs w:val="21"/>
              <w:lang w:val="en-US" w:eastAsia="zh-CN"/>
            </w:rPr>
            <w:delText>报警</w:delText>
          </w:r>
        </w:del>
      </w:ins>
      <w:ins w:id="27165" w:author="M00009068" w:date="2021-12-22T16:23:23Z">
        <w:del w:id="27166" w:author="M00007797" w:date="2023-07-10T10:23:12Z">
          <w:r>
            <w:rPr>
              <w:rFonts w:hint="eastAsia"/>
              <w:color w:val="auto"/>
              <w:sz w:val="21"/>
              <w:szCs w:val="21"/>
              <w:lang w:val="en-US" w:eastAsia="zh-CN"/>
              <w:rPrChange w:id="27167" w:author="M00009068" w:date="2021-12-22T16:23:31Z">
                <w:rPr>
                  <w:rFonts w:hint="eastAsia"/>
                  <w:color w:val="000000"/>
                  <w:sz w:val="32"/>
                  <w:szCs w:val="32"/>
                  <w:lang w:val="en-US" w:eastAsia="zh-CN"/>
                </w:rPr>
              </w:rPrChange>
            </w:rPr>
            <w:delText>后</w:delText>
          </w:r>
        </w:del>
      </w:ins>
      <w:ins w:id="27168" w:author="M00009068" w:date="2021-12-22T16:23:09Z">
        <w:del w:id="27169" w:author="M00007797" w:date="2023-07-10T10:23:12Z">
          <w:r>
            <w:rPr>
              <w:rFonts w:hint="eastAsia"/>
              <w:color w:val="auto"/>
              <w:sz w:val="21"/>
              <w:szCs w:val="21"/>
              <w:rPrChange w:id="27170" w:author="M00009068" w:date="2021-12-22T16:23:31Z">
                <w:rPr>
                  <w:color w:val="000000"/>
                  <w:sz w:val="32"/>
                  <w:szCs w:val="32"/>
                </w:rPr>
              </w:rPrChange>
            </w:rPr>
            <w:delText>，</w:delText>
          </w:r>
        </w:del>
      </w:ins>
      <w:ins w:id="27171" w:author="M00009068" w:date="2021-12-27T08:56:54Z">
        <w:del w:id="27172" w:author="M00007797" w:date="2023-07-10T10:23:12Z">
          <w:r>
            <w:rPr>
              <w:rFonts w:hint="eastAsia"/>
              <w:color w:val="auto"/>
              <w:sz w:val="21"/>
              <w:szCs w:val="21"/>
              <w:lang w:val="en-US" w:eastAsia="zh-CN"/>
            </w:rPr>
            <w:delText>离座后</w:delText>
          </w:r>
        </w:del>
      </w:ins>
      <w:ins w:id="27173" w:author="M00009068" w:date="2021-12-22T16:23:09Z">
        <w:del w:id="27174" w:author="M00007797" w:date="2023-07-10T10:23:12Z">
          <w:r>
            <w:rPr>
              <w:rFonts w:hint="eastAsia"/>
              <w:color w:val="auto"/>
              <w:sz w:val="21"/>
              <w:szCs w:val="21"/>
              <w:rPrChange w:id="27175" w:author="M00009068" w:date="2021-12-22T16:23:31Z">
                <w:rPr>
                  <w:color w:val="000000"/>
                  <w:sz w:val="32"/>
                  <w:szCs w:val="32"/>
                </w:rPr>
              </w:rPrChange>
            </w:rPr>
            <w:delText>可通过短按遥控器【停止】三下</w:delText>
          </w:r>
        </w:del>
      </w:ins>
      <w:ins w:id="27176" w:author="M00009068" w:date="2021-12-27T09:05:08Z">
        <w:del w:id="27177" w:author="M00007797" w:date="2023-07-10T10:23:12Z">
          <w:r>
            <w:rPr>
              <w:rFonts w:hint="eastAsia"/>
              <w:color w:val="auto"/>
              <w:sz w:val="21"/>
              <w:szCs w:val="21"/>
              <w:lang w:val="en-US" w:eastAsia="zh-CN"/>
            </w:rPr>
            <w:delText>(</w:delText>
          </w:r>
        </w:del>
      </w:ins>
      <w:ins w:id="27178" w:author="M00009068" w:date="2021-12-27T09:05:20Z">
        <w:del w:id="27179" w:author="M00007797" w:date="2023-07-10T10:23:12Z">
          <w:r>
            <w:rPr>
              <w:rFonts w:hint="eastAsia"/>
              <w:color w:val="auto"/>
              <w:sz w:val="21"/>
              <w:szCs w:val="21"/>
              <w:lang w:val="en-US" w:eastAsia="zh-CN"/>
            </w:rPr>
            <w:delText>长咚</w:delText>
          </w:r>
        </w:del>
      </w:ins>
      <w:ins w:id="27180" w:author="M00009068" w:date="2021-12-27T09:05:09Z">
        <w:del w:id="27181" w:author="M00007797" w:date="2023-07-10T10:23:12Z">
          <w:r>
            <w:rPr>
              <w:rFonts w:hint="eastAsia"/>
              <w:color w:val="auto"/>
              <w:sz w:val="21"/>
              <w:szCs w:val="21"/>
              <w:lang w:val="en-US" w:eastAsia="zh-CN"/>
            </w:rPr>
            <w:delText>)</w:delText>
          </w:r>
        </w:del>
      </w:ins>
      <w:ins w:id="27182" w:author="M00009068" w:date="2021-12-22T16:23:09Z">
        <w:del w:id="27183" w:author="M00007797" w:date="2023-07-10T10:23:12Z">
          <w:r>
            <w:rPr>
              <w:rFonts w:hint="eastAsia"/>
              <w:color w:val="auto"/>
              <w:sz w:val="21"/>
              <w:szCs w:val="21"/>
              <w:rPrChange w:id="27184" w:author="M00009068" w:date="2021-12-22T16:23:31Z">
                <w:rPr>
                  <w:color w:val="000000"/>
                  <w:sz w:val="32"/>
                  <w:szCs w:val="32"/>
                </w:rPr>
              </w:rPrChange>
            </w:rPr>
            <w:delText>操作方式进行复位</w:delText>
          </w:r>
        </w:del>
      </w:ins>
      <w:ins w:id="27185" w:author="M00009068" w:date="2021-12-22T16:36:59Z">
        <w:del w:id="27186" w:author="M00007797" w:date="2023-07-10T10:23:12Z">
          <w:r>
            <w:rPr>
              <w:rFonts w:hint="eastAsia"/>
              <w:sz w:val="21"/>
              <w:szCs w:val="21"/>
              <w:lang w:eastAsia="zh-CN"/>
            </w:rPr>
            <w:delText>（</w:delText>
          </w:r>
        </w:del>
      </w:ins>
      <w:ins w:id="27187" w:author="M00009068" w:date="2021-12-22T16:37:21Z">
        <w:del w:id="27188" w:author="M00007797" w:date="2023-07-10T10:23:12Z">
          <w:r>
            <w:rPr>
              <w:rFonts w:hint="eastAsia"/>
              <w:sz w:val="21"/>
              <w:szCs w:val="21"/>
              <w:lang w:val="en-US" w:eastAsia="zh-CN"/>
            </w:rPr>
            <w:delText>用水量</w:delText>
          </w:r>
        </w:del>
      </w:ins>
      <w:ins w:id="27189" w:author="M00009068" w:date="2021-12-22T16:37:23Z">
        <w:del w:id="27190" w:author="M00007797" w:date="2023-07-10T10:23:12Z">
          <w:r>
            <w:rPr>
              <w:rFonts w:hint="eastAsia"/>
              <w:sz w:val="21"/>
              <w:szCs w:val="21"/>
              <w:lang w:val="en-US" w:eastAsia="zh-CN"/>
            </w:rPr>
            <w:delText>归</w:delText>
          </w:r>
        </w:del>
      </w:ins>
      <w:ins w:id="27191" w:author="M00009068" w:date="2021-12-22T16:37:25Z">
        <w:del w:id="27192" w:author="M00007797" w:date="2023-07-10T10:23:12Z">
          <w:r>
            <w:rPr>
              <w:rFonts w:hint="eastAsia"/>
              <w:sz w:val="21"/>
              <w:szCs w:val="21"/>
              <w:lang w:val="en-US" w:eastAsia="zh-CN"/>
            </w:rPr>
            <w:delText>零</w:delText>
          </w:r>
        </w:del>
      </w:ins>
      <w:ins w:id="27193" w:author="M00009068" w:date="2021-12-22T16:36:59Z">
        <w:del w:id="27194" w:author="M00007797" w:date="2023-07-10T10:23:12Z">
          <w:r>
            <w:rPr>
              <w:rFonts w:hint="eastAsia"/>
              <w:sz w:val="21"/>
              <w:szCs w:val="21"/>
              <w:lang w:eastAsia="zh-CN"/>
            </w:rPr>
            <w:delText>）</w:delText>
          </w:r>
        </w:del>
      </w:ins>
      <w:ins w:id="27195" w:author="M00009068" w:date="2021-12-22T16:23:09Z">
        <w:del w:id="27196" w:author="M00007797" w:date="2023-07-10T10:23:12Z">
          <w:r>
            <w:rPr>
              <w:rFonts w:hint="eastAsia"/>
              <w:color w:val="auto"/>
              <w:sz w:val="21"/>
              <w:szCs w:val="21"/>
              <w:rPrChange w:id="27197" w:author="M00009068" w:date="2021-12-22T16:23:31Z">
                <w:rPr>
                  <w:color w:val="000000"/>
                  <w:sz w:val="32"/>
                  <w:szCs w:val="32"/>
                </w:rPr>
              </w:rPrChange>
            </w:rPr>
            <w:delText>；</w:delText>
          </w:r>
        </w:del>
      </w:ins>
    </w:p>
    <w:p>
      <w:pPr>
        <w:rPr>
          <w:ins w:id="27198" w:author="M00009068" w:date="2021-12-22T16:08:07Z"/>
          <w:del w:id="27199" w:author="M00007797" w:date="2023-07-10T10:23:12Z"/>
          <w:rFonts w:hint="default"/>
          <w:lang w:val="en-US" w:eastAsia="zh-CN"/>
        </w:rPr>
      </w:pPr>
      <w:ins w:id="27200" w:author="M00009068" w:date="2021-12-22T16:19:50Z">
        <w:del w:id="27201" w:author="M00007797" w:date="2023-07-10T10:23:12Z">
          <w:r>
            <w:rPr>
              <w:rFonts w:hint="eastAsia"/>
              <w:lang w:val="en-US" w:eastAsia="zh-CN"/>
            </w:rPr>
            <w:delText xml:space="preserve">   </w:delText>
          </w:r>
        </w:del>
      </w:ins>
      <w:ins w:id="27202" w:author="M00009068" w:date="2021-12-22T16:19:51Z">
        <w:del w:id="27203" w:author="M00007797" w:date="2023-07-10T10:23:12Z">
          <w:r>
            <w:rPr>
              <w:rFonts w:hint="eastAsia"/>
              <w:lang w:val="en-US" w:eastAsia="zh-CN"/>
            </w:rPr>
            <w:delText xml:space="preserve">  </w:delText>
          </w:r>
        </w:del>
      </w:ins>
    </w:p>
    <w:p>
      <w:pPr>
        <w:rPr>
          <w:ins w:id="27204" w:author="M00009068" w:date="2021-12-22T15:57:12Z"/>
          <w:del w:id="27205" w:author="M00007797" w:date="2023-07-10T10:23:12Z"/>
          <w:rFonts w:hint="default"/>
          <w:lang w:val="en-US" w:eastAsia="zh-CN"/>
        </w:rPr>
      </w:pPr>
      <w:ins w:id="27206" w:author="M00009068" w:date="2021-12-22T16:08:09Z">
        <w:del w:id="27207" w:author="M00007797" w:date="2023-07-10T10:23:12Z">
          <w:r>
            <w:rPr>
              <w:rFonts w:hint="eastAsia"/>
              <w:lang w:val="en-US" w:eastAsia="zh-CN"/>
            </w:rPr>
            <w:delText xml:space="preserve">    </w:delText>
          </w:r>
        </w:del>
      </w:ins>
    </w:p>
    <w:p>
      <w:pPr>
        <w:rPr>
          <w:ins w:id="27208" w:author="M00009068" w:date="2021-12-22T15:44:03Z"/>
          <w:del w:id="27209" w:author="M00007797" w:date="2023-07-10T10:23:12Z"/>
          <w:rFonts w:hint="default"/>
          <w:lang w:val="en-US" w:eastAsia="zh-CN"/>
        </w:rPr>
      </w:pPr>
      <w:ins w:id="27210" w:author="M00009068" w:date="2021-12-22T15:57:15Z">
        <w:del w:id="27211" w:author="M00007797" w:date="2023-07-10T10:23:12Z">
          <w:r>
            <w:rPr>
              <w:rFonts w:hint="eastAsia"/>
              <w:lang w:val="en-US" w:eastAsia="zh-CN"/>
            </w:rPr>
            <w:delText xml:space="preserve"> </w:delText>
          </w:r>
        </w:del>
      </w:ins>
      <w:ins w:id="27212" w:author="M00009068" w:date="2021-12-22T15:57:16Z">
        <w:del w:id="27213" w:author="M00007797" w:date="2023-07-10T10:23:12Z">
          <w:r>
            <w:rPr>
              <w:rFonts w:hint="eastAsia"/>
              <w:lang w:val="en-US" w:eastAsia="zh-CN"/>
            </w:rPr>
            <w:delText xml:space="preserve">  </w:delText>
          </w:r>
        </w:del>
      </w:ins>
    </w:p>
    <w:p>
      <w:pPr>
        <w:rPr>
          <w:ins w:id="27214" w:author="M00009068" w:date="2021-12-22T15:44:03Z"/>
          <w:del w:id="27215" w:author="M00007797" w:date="2023-07-10T10:23:26Z"/>
          <w:rFonts w:hint="eastAsia" w:ascii="宋体" w:hAnsi="宋体" w:eastAsia="宋体" w:cs="Times New Roman"/>
          <w:i w:val="0"/>
          <w:iCs w:val="0"/>
          <w:caps w:val="0"/>
          <w:color w:val="auto"/>
          <w:spacing w:val="0"/>
          <w:sz w:val="21"/>
          <w:szCs w:val="21"/>
          <w:shd w:val="clear" w:fill="auto"/>
          <w:lang w:val="en-US" w:eastAsia="zh-CN"/>
        </w:rPr>
      </w:pPr>
    </w:p>
    <w:p>
      <w:pPr>
        <w:pStyle w:val="187"/>
        <w:numPr>
          <w:ilvl w:val="-1"/>
          <w:numId w:val="0"/>
        </w:numPr>
        <w:ind w:left="0" w:leftChars="0" w:firstLine="0" w:firstLineChars="0"/>
        <w:rPr>
          <w:rFonts w:hint="default"/>
          <w:lang w:val="en-US" w:eastAsia="zh-CN"/>
        </w:rPr>
        <w:pPrChange w:id="27216" w:author="M00009068" w:date="2021-11-08T16:30:59Z">
          <w:pPr>
            <w:pStyle w:val="187"/>
            <w:numPr>
              <w:ilvl w:val="0"/>
              <w:numId w:val="42"/>
            </w:numPr>
            <w:ind w:left="147" w:leftChars="70" w:firstLine="419" w:firstLineChars="0"/>
          </w:pPr>
        </w:pPrChange>
      </w:pPr>
    </w:p>
    <w:sectPr>
      <w:headerReference r:id="rId3" w:type="default"/>
      <w:footerReference r:id="rId4" w:type="default"/>
      <w:pgSz w:w="11906" w:h="16838"/>
      <w:pgMar w:top="567" w:right="1021" w:bottom="680" w:left="1020" w:header="454" w:footer="454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1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Arial Unicode MS">
    <w:altName w:val="宋体"/>
    <w:panose1 w:val="020B0604020202020204"/>
    <w:charset w:val="86"/>
    <w:family w:val="roman"/>
    <w:pitch w:val="default"/>
    <w:sig w:usb0="00000000" w:usb1="00000000" w:usb2="0000003F" w:usb3="00000000" w:csb0="603F01FF" w:csb1="FFFF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Gulim">
    <w:altName w:val="Malgun Gothic"/>
    <w:panose1 w:val="020B0600000101010101"/>
    <w:charset w:val="81"/>
    <w:family w:val="swiss"/>
    <w:pitch w:val="default"/>
    <w:sig w:usb0="00000000" w:usb1="00000000" w:usb2="00000030" w:usb3="00000000" w:csb0="4008009F" w:csb1="DFD7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88"/>
      <w:tblW w:w="10282" w:type="dxa"/>
      <w:jc w:val="center"/>
      <w:tblBorders>
        <w:top w:val="single" w:color="auto" w:sz="8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10282"/>
    </w:tblGrid>
    <w:tr>
      <w:tblPrEx>
        <w:tblBorders>
          <w:top w:val="single" w:color="auto" w:sz="8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397" w:hRule="exact"/>
        <w:jc w:val="center"/>
      </w:trPr>
      <w:tc>
        <w:tcPr>
          <w:tcW w:w="10282" w:type="dxa"/>
          <w:shd w:val="clear" w:color="auto" w:fill="auto"/>
          <w:vAlign w:val="center"/>
        </w:tcPr>
        <w:p>
          <w:pPr>
            <w:pStyle w:val="55"/>
            <w:ind w:left="1050"/>
            <w:jc w:val="right"/>
            <w:rPr>
              <w:rFonts w:eastAsia="Gulim"/>
            </w:rPr>
          </w:pPr>
          <w:r>
            <w:rPr>
              <w:rStyle w:val="94"/>
            </w:rPr>
            <w:t>Page</w:t>
          </w:r>
          <w:r>
            <w:rPr>
              <w:rStyle w:val="94"/>
              <w:rFonts w:hint="eastAsia"/>
            </w:rPr>
            <w:t xml:space="preserve"> </w:t>
          </w:r>
          <w:r>
            <w:rPr>
              <w:rStyle w:val="94"/>
            </w:rPr>
            <w:fldChar w:fldCharType="begin"/>
          </w:r>
          <w:r>
            <w:rPr>
              <w:rStyle w:val="94"/>
            </w:rPr>
            <w:instrText xml:space="preserve"> PAGE </w:instrText>
          </w:r>
          <w:r>
            <w:rPr>
              <w:rStyle w:val="94"/>
            </w:rPr>
            <w:fldChar w:fldCharType="separate"/>
          </w:r>
          <w:r>
            <w:rPr>
              <w:rStyle w:val="94"/>
            </w:rPr>
            <w:t>18</w:t>
          </w:r>
          <w:r>
            <w:rPr>
              <w:rStyle w:val="94"/>
            </w:rPr>
            <w:fldChar w:fldCharType="end"/>
          </w:r>
          <w:r>
            <w:rPr>
              <w:rStyle w:val="94"/>
              <w:rFonts w:hint="eastAsia"/>
            </w:rPr>
            <w:t xml:space="preserve"> of </w:t>
          </w:r>
          <w:r>
            <w:rPr>
              <w:rStyle w:val="94"/>
            </w:rPr>
            <w:fldChar w:fldCharType="begin"/>
          </w:r>
          <w:r>
            <w:rPr>
              <w:rStyle w:val="94"/>
            </w:rPr>
            <w:instrText xml:space="preserve"> NUMPAGES </w:instrText>
          </w:r>
          <w:r>
            <w:rPr>
              <w:rStyle w:val="94"/>
            </w:rPr>
            <w:fldChar w:fldCharType="separate"/>
          </w:r>
          <w:r>
            <w:rPr>
              <w:rStyle w:val="94"/>
            </w:rPr>
            <w:t>20</w:t>
          </w:r>
          <w:r>
            <w:rPr>
              <w:rStyle w:val="94"/>
            </w:rPr>
            <w:fldChar w:fldCharType="end"/>
          </w:r>
          <w:r>
            <w:rPr>
              <w:rStyle w:val="94"/>
              <w:rFonts w:hint="eastAsia"/>
            </w:rPr>
            <w:t xml:space="preserve"> </w:t>
          </w:r>
        </w:p>
      </w:tc>
    </w:tr>
  </w:tbl>
  <w:p>
    <w:pPr>
      <w:pStyle w:val="55"/>
      <w:ind w:left="105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88"/>
      <w:tblW w:w="9854" w:type="dxa"/>
      <w:jc w:val="center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3617"/>
      <w:gridCol w:w="3842"/>
      <w:gridCol w:w="930"/>
      <w:gridCol w:w="1465"/>
      <w:tblGridChange w:id="0">
        <w:tblGrid>
          <w:gridCol w:w="3617"/>
          <w:gridCol w:w="3842"/>
          <w:gridCol w:w="1183"/>
          <w:gridCol w:w="1212"/>
        </w:tblGrid>
      </w:tblGridChange>
    </w:tblGrid>
    <w:tr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412" w:hRule="atLeast"/>
        <w:jc w:val="center"/>
      </w:trPr>
      <w:tc>
        <w:tcPr>
          <w:tcW w:w="3617" w:type="dxa"/>
          <w:vMerge w:val="restart"/>
          <w:vAlign w:val="center"/>
        </w:tcPr>
        <w:p>
          <w:pPr>
            <w:rPr>
              <w:spacing w:val="20"/>
            </w:rPr>
          </w:pPr>
          <w:r>
            <w:drawing>
              <wp:inline distT="0" distB="0" distL="0" distR="0">
                <wp:extent cx="2159635" cy="396240"/>
                <wp:effectExtent l="0" t="0" r="0" b="3810"/>
                <wp:docPr id="2" name="图片 2" descr="C:\Users\ADMINI~1\AppData\Local\Temp\WeChat Files\376246054762329345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图片 2" descr="C:\Users\ADMINI~1\AppData\Local\Temp\WeChat Files\376246054762329345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60000" cy="3967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rFonts w:hint="eastAsia"/>
            </w:rPr>
            <w:t xml:space="preserve">  </w:t>
          </w:r>
          <w:r>
            <w:rPr>
              <w:rFonts w:hint="eastAsia"/>
              <w:spacing w:val="20"/>
            </w:rPr>
            <w:t xml:space="preserve"> </w:t>
          </w:r>
        </w:p>
      </w:tc>
      <w:tc>
        <w:tcPr>
          <w:tcW w:w="3842" w:type="dxa"/>
          <w:vMerge w:val="restart"/>
          <w:vAlign w:val="center"/>
        </w:tcPr>
        <w:p>
          <w:r>
            <w:rPr>
              <w:rFonts w:hint="eastAsia"/>
            </w:rPr>
            <w:t>浙江怡和卫浴有限公司</w:t>
          </w:r>
        </w:p>
        <w:p>
          <w:r>
            <w:rPr>
              <w:rFonts w:hint="eastAsia"/>
              <w:sz w:val="20"/>
            </w:rPr>
            <w:t>ZHEJIANG YIHE SANITARY WARE CO.,LTD.</w:t>
          </w:r>
        </w:p>
      </w:tc>
      <w:tc>
        <w:tcPr>
          <w:tcW w:w="2395" w:type="dxa"/>
          <w:gridSpan w:val="2"/>
          <w:shd w:val="clear" w:color="auto" w:fill="auto"/>
          <w:vAlign w:val="center"/>
        </w:tcPr>
        <w:p>
          <w:pPr>
            <w:rPr>
              <w:rFonts w:hint="default" w:eastAsia="宋体"/>
              <w:lang w:val="en-US" w:eastAsia="zh-CN"/>
            </w:rPr>
          </w:pPr>
          <w:r>
            <w:rPr>
              <w:rFonts w:hint="eastAsia"/>
            </w:rPr>
            <w:t xml:space="preserve">编制日期: </w:t>
          </w:r>
          <w:ins w:id="1" w:author="Administrator" w:date="2024-10-15T17:22:19Z">
            <w:r>
              <w:rPr>
                <w:rFonts w:hint="eastAsia"/>
                <w:lang w:val="en-US" w:eastAsia="zh-CN"/>
              </w:rPr>
              <w:t>{{</w:t>
            </w:r>
          </w:ins>
          <w:ins w:id="2" w:author="Administrator" w:date="2024-10-15T17:22:47Z">
            <w:r>
              <w:rPr>
                <w:rFonts w:hint="eastAsia"/>
                <w:lang w:val="en-US" w:eastAsia="zh-CN"/>
              </w:rPr>
              <w:t>u</w:t>
            </w:r>
          </w:ins>
          <w:ins w:id="3" w:author="Administrator" w:date="2024-10-15T17:22:48Z">
            <w:r>
              <w:rPr>
                <w:rFonts w:hint="eastAsia"/>
                <w:lang w:val="en-US" w:eastAsia="zh-CN"/>
              </w:rPr>
              <w:t>pdate</w:t>
            </w:r>
          </w:ins>
          <w:ins w:id="4" w:author="Administrator" w:date="2024-10-15T17:22:49Z">
            <w:r>
              <w:rPr>
                <w:rFonts w:hint="eastAsia"/>
                <w:lang w:val="en-US" w:eastAsia="zh-CN"/>
              </w:rPr>
              <w:t>_</w:t>
            </w:r>
          </w:ins>
          <w:ins w:id="5" w:author="Administrator" w:date="2024-10-15T17:22:51Z">
            <w:r>
              <w:rPr>
                <w:rFonts w:hint="eastAsia"/>
                <w:lang w:val="en-US" w:eastAsia="zh-CN"/>
              </w:rPr>
              <w:t>date</w:t>
            </w:r>
          </w:ins>
          <w:ins w:id="6" w:author="Administrator" w:date="2024-10-15T17:22:20Z">
            <w:r>
              <w:rPr>
                <w:rFonts w:hint="eastAsia"/>
                <w:lang w:val="en-US" w:eastAsia="zh-CN"/>
              </w:rPr>
              <w:t>}}</w:t>
            </w:r>
          </w:ins>
          <w:del w:id="7" w:author="Administrator" w:date="2024-10-15T17:22:28Z">
            <w:r>
              <w:rPr/>
              <w:delText>20</w:delText>
            </w:r>
          </w:del>
          <w:del w:id="8" w:author="Administrator" w:date="2024-10-15T17:22:28Z">
            <w:r>
              <w:rPr>
                <w:rFonts w:hint="eastAsia"/>
                <w:lang w:val="en-US" w:eastAsia="zh-CN"/>
              </w:rPr>
              <w:delText>2</w:delText>
            </w:r>
          </w:del>
          <w:ins w:id="9" w:author="M00000676" w:date="2024-02-27T11:13:43Z">
            <w:del w:id="10" w:author="Administrator" w:date="2024-10-15T17:22:28Z">
              <w:r>
                <w:rPr>
                  <w:rFonts w:hint="eastAsia"/>
                  <w:lang w:val="en-US" w:eastAsia="zh-CN"/>
                </w:rPr>
                <w:delText>4</w:delText>
              </w:r>
            </w:del>
          </w:ins>
          <w:del w:id="11" w:author="Administrator" w:date="2024-10-15T17:22:28Z">
            <w:r>
              <w:rPr/>
              <w:delText>-</w:delText>
            </w:r>
          </w:del>
          <w:ins w:id="12" w:author="M00000676" w:date="2024-02-27T11:13:46Z">
            <w:del w:id="13" w:author="Administrator" w:date="2024-10-15T17:22:28Z">
              <w:r>
                <w:rPr>
                  <w:rFonts w:hint="eastAsia"/>
                  <w:lang w:val="en-US" w:eastAsia="zh-CN"/>
                </w:rPr>
                <w:delText>02</w:delText>
              </w:r>
            </w:del>
          </w:ins>
          <w:del w:id="14" w:author="Administrator" w:date="2024-10-15T17:22:28Z">
            <w:r>
              <w:rPr/>
              <w:delText>-</w:delText>
            </w:r>
          </w:del>
          <w:ins w:id="15" w:author="M00000676" w:date="2024-02-27T11:13:49Z">
            <w:del w:id="16" w:author="Administrator" w:date="2024-10-15T17:22:28Z">
              <w:r>
                <w:rPr>
                  <w:rFonts w:hint="eastAsia"/>
                  <w:lang w:val="en-US" w:eastAsia="zh-CN"/>
                </w:rPr>
                <w:delText>27</w:delText>
              </w:r>
            </w:del>
          </w:ins>
        </w:p>
      </w:tc>
    </w:tr>
    <w:tr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412" w:hRule="atLeast"/>
        <w:jc w:val="center"/>
      </w:trPr>
      <w:tc>
        <w:tcPr>
          <w:tcW w:w="3617" w:type="dxa"/>
          <w:vMerge w:val="continue"/>
          <w:vAlign w:val="center"/>
        </w:tcPr>
        <w:p>
          <w:pPr>
            <w:pStyle w:val="149"/>
            <w:ind w:left="1050"/>
          </w:pPr>
        </w:p>
      </w:tc>
      <w:tc>
        <w:tcPr>
          <w:tcW w:w="3842" w:type="dxa"/>
          <w:vMerge w:val="continue"/>
          <w:vAlign w:val="center"/>
        </w:tcPr>
        <w:p>
          <w:pPr>
            <w:pStyle w:val="149"/>
            <w:ind w:left="1050"/>
            <w:jc w:val="both"/>
          </w:pPr>
        </w:p>
      </w:tc>
      <w:tc>
        <w:tcPr>
          <w:tcW w:w="2395" w:type="dxa"/>
          <w:gridSpan w:val="2"/>
          <w:shd w:val="clear" w:color="auto" w:fill="auto"/>
          <w:vAlign w:val="center"/>
        </w:tcPr>
        <w:p>
          <w:pPr>
            <w:rPr>
              <w:rFonts w:hint="default" w:eastAsia="宋体"/>
              <w:lang w:val="en-US" w:eastAsia="zh-CN"/>
            </w:rPr>
          </w:pPr>
          <w:r>
            <w:rPr>
              <w:rFonts w:hint="eastAsia"/>
            </w:rPr>
            <w:t>机型:</w:t>
          </w:r>
          <w:ins w:id="17" w:author="M00000676" w:date="2023-12-01T16:16:04Z">
            <w:r>
              <w:rPr>
                <w:rFonts w:hint="eastAsia"/>
                <w:lang w:val="en-US" w:eastAsia="zh-CN"/>
              </w:rPr>
              <w:t>7</w:t>
            </w:r>
          </w:ins>
          <w:ins w:id="18" w:author="M00000676" w:date="2023-12-01T16:16:05Z">
            <w:r>
              <w:rPr>
                <w:rFonts w:hint="eastAsia"/>
                <w:lang w:val="en-US" w:eastAsia="zh-CN"/>
              </w:rPr>
              <w:t>02</w:t>
            </w:r>
          </w:ins>
          <w:ins w:id="19" w:author="M00000676" w:date="2023-12-01T16:16:06Z">
            <w:r>
              <w:rPr>
                <w:rFonts w:hint="eastAsia"/>
                <w:lang w:val="en-US" w:eastAsia="zh-CN"/>
              </w:rPr>
              <w:t>1</w:t>
            </w:r>
          </w:ins>
          <w:ins w:id="20" w:author="M00000676" w:date="2023-12-01T16:16:07Z">
            <w:r>
              <w:rPr>
                <w:rFonts w:hint="eastAsia"/>
                <w:lang w:val="en-US" w:eastAsia="zh-CN"/>
              </w:rPr>
              <w:t>改的</w:t>
            </w:r>
          </w:ins>
        </w:p>
      </w:tc>
    </w:tr>
    <w:tr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0" w:type="dxa"/>
          <w:left w:w="108" w:type="dxa"/>
          <w:bottom w:w="0" w:type="dxa"/>
          <w:right w:w="108" w:type="dxa"/>
        </w:tblCellMar>
        <w:tblPrExChange w:id="21" w:author="M00007797" w:date="2023-07-10T11:50:26Z">
          <w:tblPrEx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CellMar>
              <w:top w:w="0" w:type="dxa"/>
              <w:left w:w="108" w:type="dxa"/>
              <w:bottom w:w="0" w:type="dxa"/>
              <w:right w:w="108" w:type="dxa"/>
            </w:tblCellMar>
          </w:tblPrEx>
        </w:tblPrExChange>
      </w:tblPrEx>
      <w:trPr>
        <w:trHeight w:val="412" w:hRule="atLeast"/>
        <w:jc w:val="center"/>
        <w:trPrChange w:id="21" w:author="M00007797" w:date="2023-07-10T11:50:26Z">
          <w:trPr>
            <w:trHeight w:val="412" w:hRule="atLeast"/>
            <w:jc w:val="center"/>
          </w:trPr>
        </w:trPrChange>
      </w:trPr>
      <w:tc>
        <w:tcPr>
          <w:tcW w:w="3617" w:type="dxa"/>
          <w:vMerge w:val="continue"/>
          <w:vAlign w:val="center"/>
          <w:tcPrChange w:id="22" w:author="M00007797" w:date="2023-07-10T11:50:26Z">
            <w:tcPr>
              <w:tcW w:w="3617" w:type="dxa"/>
              <w:vMerge w:val="continue"/>
              <w:vAlign w:val="center"/>
            </w:tcPr>
          </w:tcPrChange>
        </w:tcPr>
        <w:p>
          <w:pPr>
            <w:pStyle w:val="149"/>
            <w:ind w:left="1050"/>
          </w:pPr>
        </w:p>
      </w:tc>
      <w:tc>
        <w:tcPr>
          <w:tcW w:w="3842" w:type="dxa"/>
          <w:vMerge w:val="continue"/>
          <w:vAlign w:val="center"/>
          <w:tcPrChange w:id="23" w:author="M00007797" w:date="2023-07-10T11:50:26Z">
            <w:tcPr>
              <w:tcW w:w="3842" w:type="dxa"/>
              <w:vMerge w:val="continue"/>
              <w:vAlign w:val="center"/>
            </w:tcPr>
          </w:tcPrChange>
        </w:tcPr>
        <w:p>
          <w:pPr>
            <w:pStyle w:val="149"/>
            <w:ind w:left="1050"/>
            <w:jc w:val="both"/>
          </w:pPr>
        </w:p>
      </w:tc>
      <w:tc>
        <w:tcPr>
          <w:tcW w:w="930" w:type="dxa"/>
          <w:shd w:val="clear" w:color="auto" w:fill="auto"/>
          <w:vAlign w:val="center"/>
          <w:tcPrChange w:id="24" w:author="M00007797" w:date="2023-07-10T11:50:26Z">
            <w:tcPr>
              <w:tcW w:w="1183" w:type="dxa"/>
              <w:shd w:val="clear" w:color="auto" w:fill="auto"/>
              <w:vAlign w:val="center"/>
            </w:tcPr>
          </w:tcPrChange>
        </w:tcPr>
        <w:p/>
      </w:tc>
      <w:tc>
        <w:tcPr>
          <w:tcW w:w="1465" w:type="dxa"/>
          <w:shd w:val="clear" w:color="auto" w:fill="auto"/>
          <w:vAlign w:val="center"/>
          <w:tcPrChange w:id="25" w:author="M00007797" w:date="2023-07-10T11:50:26Z">
            <w:tcPr>
              <w:tcW w:w="1212" w:type="dxa"/>
              <w:shd w:val="clear" w:color="auto" w:fill="auto"/>
              <w:vAlign w:val="center"/>
            </w:tcPr>
          </w:tcPrChange>
        </w:tcPr>
        <w:p>
          <w:pPr>
            <w:rPr>
              <w:rFonts w:hint="default"/>
              <w:lang w:val="en-US"/>
            </w:rPr>
          </w:pPr>
          <w:r>
            <w:rPr>
              <w:rFonts w:hint="eastAsia"/>
            </w:rPr>
            <w:t>版本：V</w:t>
          </w:r>
          <w:ins w:id="26" w:author="M00009068" w:date="2022-01-04T09:02:43Z">
            <w:r>
              <w:rPr>
                <w:rFonts w:hint="eastAsia"/>
                <w:lang w:val="en-US" w:eastAsia="zh-CN"/>
              </w:rPr>
              <w:t>13.</w:t>
            </w:r>
          </w:ins>
          <w:ins w:id="27" w:author="M00000676" w:date="2024-02-27T11:13:40Z">
            <w:r>
              <w:rPr>
                <w:rFonts w:hint="eastAsia"/>
                <w:lang w:val="en-US" w:eastAsia="zh-CN"/>
              </w:rPr>
              <w:t>1</w:t>
            </w:r>
          </w:ins>
        </w:p>
      </w:tc>
    </w:tr>
  </w:tbl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BA22CA2"/>
    <w:multiLevelType w:val="singleLevel"/>
    <w:tmpl w:val="8BA22CA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92E4D3DF"/>
    <w:multiLevelType w:val="singleLevel"/>
    <w:tmpl w:val="92E4D3DF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B589958B"/>
    <w:multiLevelType w:val="singleLevel"/>
    <w:tmpl w:val="B589958B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BE21D81B"/>
    <w:multiLevelType w:val="singleLevel"/>
    <w:tmpl w:val="BE21D81B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D3DFB1B2"/>
    <w:multiLevelType w:val="singleLevel"/>
    <w:tmpl w:val="D3DFB1B2"/>
    <w:lvl w:ilvl="0" w:tentative="0">
      <w:start w:val="3"/>
      <w:numFmt w:val="decimal"/>
      <w:suff w:val="nothing"/>
      <w:lvlText w:val="%1、"/>
      <w:lvlJc w:val="left"/>
      <w:pPr>
        <w:ind w:left="525" w:leftChars="0" w:firstLine="0" w:firstLineChars="0"/>
      </w:pPr>
    </w:lvl>
  </w:abstractNum>
  <w:abstractNum w:abstractNumId="5">
    <w:nsid w:val="E2D42D31"/>
    <w:multiLevelType w:val="multilevel"/>
    <w:tmpl w:val="E2D42D31"/>
    <w:lvl w:ilvl="0" w:tentative="0">
      <w:start w:val="1"/>
      <w:numFmt w:val="lowerLetter"/>
      <w:lvlText w:val="%1)"/>
      <w:lvlJc w:val="left"/>
      <w:pPr>
        <w:ind w:left="1411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831" w:hanging="420"/>
      </w:pPr>
    </w:lvl>
    <w:lvl w:ilvl="2" w:tentative="0">
      <w:start w:val="1"/>
      <w:numFmt w:val="lowerRoman"/>
      <w:lvlText w:val="%3."/>
      <w:lvlJc w:val="right"/>
      <w:pPr>
        <w:ind w:left="2251" w:hanging="420"/>
      </w:pPr>
    </w:lvl>
    <w:lvl w:ilvl="3" w:tentative="0">
      <w:start w:val="1"/>
      <w:numFmt w:val="decimal"/>
      <w:lvlText w:val="%4."/>
      <w:lvlJc w:val="left"/>
      <w:pPr>
        <w:ind w:left="2671" w:hanging="420"/>
      </w:pPr>
    </w:lvl>
    <w:lvl w:ilvl="4" w:tentative="0">
      <w:start w:val="1"/>
      <w:numFmt w:val="lowerLetter"/>
      <w:lvlText w:val="%5)"/>
      <w:lvlJc w:val="left"/>
      <w:pPr>
        <w:ind w:left="3091" w:hanging="420"/>
      </w:pPr>
    </w:lvl>
    <w:lvl w:ilvl="5" w:tentative="0">
      <w:start w:val="1"/>
      <w:numFmt w:val="lowerRoman"/>
      <w:lvlText w:val="%6."/>
      <w:lvlJc w:val="right"/>
      <w:pPr>
        <w:ind w:left="3511" w:hanging="420"/>
      </w:pPr>
    </w:lvl>
    <w:lvl w:ilvl="6" w:tentative="0">
      <w:start w:val="1"/>
      <w:numFmt w:val="decimal"/>
      <w:lvlText w:val="%7."/>
      <w:lvlJc w:val="left"/>
      <w:pPr>
        <w:ind w:left="3931" w:hanging="420"/>
      </w:pPr>
    </w:lvl>
    <w:lvl w:ilvl="7" w:tentative="0">
      <w:start w:val="1"/>
      <w:numFmt w:val="lowerLetter"/>
      <w:lvlText w:val="%8)"/>
      <w:lvlJc w:val="left"/>
      <w:pPr>
        <w:ind w:left="4351" w:hanging="420"/>
      </w:pPr>
    </w:lvl>
    <w:lvl w:ilvl="8" w:tentative="0">
      <w:start w:val="1"/>
      <w:numFmt w:val="lowerRoman"/>
      <w:lvlText w:val="%9."/>
      <w:lvlJc w:val="right"/>
      <w:pPr>
        <w:ind w:left="4771" w:hanging="420"/>
      </w:pPr>
    </w:lvl>
  </w:abstractNum>
  <w:abstractNum w:abstractNumId="6">
    <w:nsid w:val="EFA4F45C"/>
    <w:multiLevelType w:val="singleLevel"/>
    <w:tmpl w:val="EFA4F45C"/>
    <w:lvl w:ilvl="0" w:tentative="0">
      <w:start w:val="1"/>
      <w:numFmt w:val="lowerLetter"/>
      <w:suff w:val="space"/>
      <w:lvlText w:val="%1）"/>
      <w:lvlJc w:val="left"/>
    </w:lvl>
  </w:abstractNum>
  <w:abstractNum w:abstractNumId="7">
    <w:nsid w:val="F4C49A61"/>
    <w:multiLevelType w:val="singleLevel"/>
    <w:tmpl w:val="F4C49A61"/>
    <w:lvl w:ilvl="0" w:tentative="0">
      <w:start w:val="1"/>
      <w:numFmt w:val="decimal"/>
      <w:suff w:val="nothing"/>
      <w:lvlText w:val="%1、"/>
      <w:lvlJc w:val="left"/>
      <w:pPr>
        <w:ind w:left="525" w:leftChars="0" w:firstLine="0" w:firstLineChars="0"/>
      </w:pPr>
    </w:lvl>
  </w:abstractNum>
  <w:abstractNum w:abstractNumId="8">
    <w:nsid w:val="FFFFFF7C"/>
    <w:multiLevelType w:val="singleLevel"/>
    <w:tmpl w:val="FFFFFF7C"/>
    <w:lvl w:ilvl="0" w:tentative="0">
      <w:start w:val="1"/>
      <w:numFmt w:val="decimal"/>
      <w:pStyle w:val="65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9">
    <w:nsid w:val="FFFFFF7D"/>
    <w:multiLevelType w:val="singleLevel"/>
    <w:tmpl w:val="FFFFFF7D"/>
    <w:lvl w:ilvl="0" w:tentative="0">
      <w:start w:val="1"/>
      <w:numFmt w:val="decimal"/>
      <w:pStyle w:val="47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10">
    <w:nsid w:val="FFFFFF7E"/>
    <w:multiLevelType w:val="singleLevel"/>
    <w:tmpl w:val="FFFFFF7E"/>
    <w:lvl w:ilvl="0" w:tentative="0">
      <w:start w:val="1"/>
      <w:numFmt w:val="decimal"/>
      <w:pStyle w:val="36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11">
    <w:nsid w:val="FFFFFF7F"/>
    <w:multiLevelType w:val="singleLevel"/>
    <w:tmpl w:val="FFFFFF7F"/>
    <w:lvl w:ilvl="0" w:tentative="0">
      <w:start w:val="1"/>
      <w:numFmt w:val="decimal"/>
      <w:pStyle w:val="14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12">
    <w:nsid w:val="FFFFFF80"/>
    <w:multiLevelType w:val="singleLevel"/>
    <w:tmpl w:val="FFFFFF80"/>
    <w:lvl w:ilvl="0" w:tentative="0">
      <w:start w:val="1"/>
      <w:numFmt w:val="bullet"/>
      <w:pStyle w:val="46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13">
    <w:nsid w:val="FFFFFF81"/>
    <w:multiLevelType w:val="singleLevel"/>
    <w:tmpl w:val="FFFFFF81"/>
    <w:lvl w:ilvl="0" w:tentative="0">
      <w:start w:val="1"/>
      <w:numFmt w:val="bullet"/>
      <w:pStyle w:val="17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14">
    <w:nsid w:val="FFFFFF82"/>
    <w:multiLevelType w:val="singleLevel"/>
    <w:tmpl w:val="FFFFFF82"/>
    <w:lvl w:ilvl="0" w:tentative="0">
      <w:start w:val="1"/>
      <w:numFmt w:val="bullet"/>
      <w:pStyle w:val="33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15">
    <w:nsid w:val="FFFFFF83"/>
    <w:multiLevelType w:val="singleLevel"/>
    <w:tmpl w:val="FFFFFF83"/>
    <w:lvl w:ilvl="0" w:tentative="0">
      <w:start w:val="1"/>
      <w:numFmt w:val="bullet"/>
      <w:pStyle w:val="40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16">
    <w:nsid w:val="FFFFFF88"/>
    <w:multiLevelType w:val="singleLevel"/>
    <w:tmpl w:val="FFFFFF88"/>
    <w:lvl w:ilvl="0" w:tentative="0">
      <w:start w:val="1"/>
      <w:numFmt w:val="decimal"/>
      <w:pStyle w:val="20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17">
    <w:nsid w:val="FFFFFF89"/>
    <w:multiLevelType w:val="singleLevel"/>
    <w:tmpl w:val="FFFFFF89"/>
    <w:lvl w:ilvl="0" w:tentative="0">
      <w:start w:val="1"/>
      <w:numFmt w:val="bullet"/>
      <w:pStyle w:val="24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abstractNum w:abstractNumId="18">
    <w:nsid w:val="000F699D"/>
    <w:multiLevelType w:val="multilevel"/>
    <w:tmpl w:val="000F699D"/>
    <w:lvl w:ilvl="0" w:tentative="0">
      <w:start w:val="1"/>
      <w:numFmt w:val="lowerLetter"/>
      <w:lvlText w:val="%1)"/>
      <w:lvlJc w:val="left"/>
      <w:pPr>
        <w:ind w:left="1470" w:hanging="420"/>
      </w:pPr>
      <w:rPr>
        <w:rFonts w:hint="default"/>
        <w:color w:val="auto"/>
      </w:rPr>
    </w:lvl>
    <w:lvl w:ilvl="1" w:tentative="0">
      <w:start w:val="1"/>
      <w:numFmt w:val="lowerLetter"/>
      <w:lvlText w:val="%2)"/>
      <w:lvlJc w:val="left"/>
      <w:pPr>
        <w:ind w:left="1890" w:hanging="420"/>
      </w:pPr>
    </w:lvl>
    <w:lvl w:ilvl="2" w:tentative="0">
      <w:start w:val="1"/>
      <w:numFmt w:val="lowerRoman"/>
      <w:lvlText w:val="%3."/>
      <w:lvlJc w:val="right"/>
      <w:pPr>
        <w:ind w:left="2310" w:hanging="420"/>
      </w:pPr>
    </w:lvl>
    <w:lvl w:ilvl="3" w:tentative="0">
      <w:start w:val="1"/>
      <w:numFmt w:val="decimal"/>
      <w:lvlText w:val="%4."/>
      <w:lvlJc w:val="left"/>
      <w:pPr>
        <w:ind w:left="2730" w:hanging="420"/>
      </w:pPr>
    </w:lvl>
    <w:lvl w:ilvl="4" w:tentative="0">
      <w:start w:val="1"/>
      <w:numFmt w:val="lowerLetter"/>
      <w:lvlText w:val="%5)"/>
      <w:lvlJc w:val="left"/>
      <w:pPr>
        <w:ind w:left="3150" w:hanging="420"/>
      </w:pPr>
    </w:lvl>
    <w:lvl w:ilvl="5" w:tentative="0">
      <w:start w:val="1"/>
      <w:numFmt w:val="lowerRoman"/>
      <w:lvlText w:val="%6."/>
      <w:lvlJc w:val="right"/>
      <w:pPr>
        <w:ind w:left="3570" w:hanging="420"/>
      </w:pPr>
    </w:lvl>
    <w:lvl w:ilvl="6" w:tentative="0">
      <w:start w:val="1"/>
      <w:numFmt w:val="decimal"/>
      <w:lvlText w:val="%7."/>
      <w:lvlJc w:val="left"/>
      <w:pPr>
        <w:ind w:left="3990" w:hanging="420"/>
      </w:pPr>
    </w:lvl>
    <w:lvl w:ilvl="7" w:tentative="0">
      <w:start w:val="1"/>
      <w:numFmt w:val="lowerLetter"/>
      <w:lvlText w:val="%8)"/>
      <w:lvlJc w:val="left"/>
      <w:pPr>
        <w:ind w:left="4410" w:hanging="420"/>
      </w:pPr>
    </w:lvl>
    <w:lvl w:ilvl="8" w:tentative="0">
      <w:start w:val="1"/>
      <w:numFmt w:val="lowerRoman"/>
      <w:lvlText w:val="%9."/>
      <w:lvlJc w:val="right"/>
      <w:pPr>
        <w:ind w:left="4830" w:hanging="420"/>
      </w:pPr>
    </w:lvl>
  </w:abstractNum>
  <w:abstractNum w:abstractNumId="19">
    <w:nsid w:val="00172C64"/>
    <w:multiLevelType w:val="multilevel"/>
    <w:tmpl w:val="00172C64"/>
    <w:lvl w:ilvl="0" w:tentative="0">
      <w:start w:val="1"/>
      <w:numFmt w:val="lowerLetter"/>
      <w:lvlText w:val="%1)"/>
      <w:lvlJc w:val="left"/>
      <w:pPr>
        <w:ind w:left="989" w:hanging="420"/>
      </w:pPr>
    </w:lvl>
    <w:lvl w:ilvl="1" w:tentative="0">
      <w:start w:val="1"/>
      <w:numFmt w:val="lowerLetter"/>
      <w:lvlText w:val="%2)"/>
      <w:lvlJc w:val="left"/>
      <w:pPr>
        <w:ind w:left="1409" w:hanging="420"/>
      </w:pPr>
    </w:lvl>
    <w:lvl w:ilvl="2" w:tentative="0">
      <w:start w:val="1"/>
      <w:numFmt w:val="lowerRoman"/>
      <w:lvlText w:val="%3."/>
      <w:lvlJc w:val="right"/>
      <w:pPr>
        <w:ind w:left="1829" w:hanging="420"/>
      </w:pPr>
    </w:lvl>
    <w:lvl w:ilvl="3" w:tentative="0">
      <w:start w:val="1"/>
      <w:numFmt w:val="decimal"/>
      <w:lvlText w:val="%4."/>
      <w:lvlJc w:val="left"/>
      <w:pPr>
        <w:ind w:left="2249" w:hanging="420"/>
      </w:pPr>
    </w:lvl>
    <w:lvl w:ilvl="4" w:tentative="0">
      <w:start w:val="1"/>
      <w:numFmt w:val="lowerLetter"/>
      <w:lvlText w:val="%5)"/>
      <w:lvlJc w:val="left"/>
      <w:pPr>
        <w:ind w:left="2669" w:hanging="420"/>
      </w:pPr>
    </w:lvl>
    <w:lvl w:ilvl="5" w:tentative="0">
      <w:start w:val="1"/>
      <w:numFmt w:val="lowerRoman"/>
      <w:lvlText w:val="%6."/>
      <w:lvlJc w:val="right"/>
      <w:pPr>
        <w:ind w:left="3089" w:hanging="420"/>
      </w:pPr>
    </w:lvl>
    <w:lvl w:ilvl="6" w:tentative="0">
      <w:start w:val="1"/>
      <w:numFmt w:val="decimal"/>
      <w:lvlText w:val="%7."/>
      <w:lvlJc w:val="left"/>
      <w:pPr>
        <w:ind w:left="3509" w:hanging="420"/>
      </w:pPr>
    </w:lvl>
    <w:lvl w:ilvl="7" w:tentative="0">
      <w:start w:val="1"/>
      <w:numFmt w:val="lowerLetter"/>
      <w:lvlText w:val="%8)"/>
      <w:lvlJc w:val="left"/>
      <w:pPr>
        <w:ind w:left="3929" w:hanging="420"/>
      </w:pPr>
    </w:lvl>
    <w:lvl w:ilvl="8" w:tentative="0">
      <w:start w:val="1"/>
      <w:numFmt w:val="lowerRoman"/>
      <w:lvlText w:val="%9."/>
      <w:lvlJc w:val="right"/>
      <w:pPr>
        <w:ind w:left="4349" w:hanging="420"/>
      </w:pPr>
    </w:lvl>
  </w:abstractNum>
  <w:abstractNum w:abstractNumId="20">
    <w:nsid w:val="05C91740"/>
    <w:multiLevelType w:val="multilevel"/>
    <w:tmpl w:val="05C91740"/>
    <w:lvl w:ilvl="0" w:tentative="0">
      <w:start w:val="1"/>
      <w:numFmt w:val="decimal"/>
      <w:lvlText w:val="%1、"/>
      <w:lvlJc w:val="left"/>
      <w:pPr>
        <w:ind w:left="126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21">
    <w:nsid w:val="09F06431"/>
    <w:multiLevelType w:val="singleLevel"/>
    <w:tmpl w:val="09F06431"/>
    <w:lvl w:ilvl="0" w:tentative="0">
      <w:start w:val="1"/>
      <w:numFmt w:val="decimal"/>
      <w:pStyle w:val="136"/>
      <w:lvlText w:val="图%1 "/>
      <w:lvlJc w:val="center"/>
      <w:pPr>
        <w:tabs>
          <w:tab w:val="left" w:pos="360"/>
        </w:tabs>
        <w:ind w:left="0" w:firstLine="0"/>
      </w:pPr>
      <w:rPr>
        <w:rFonts w:hint="default" w:ascii="Times New Roman" w:hAnsi="Times New Roman"/>
      </w:rPr>
    </w:lvl>
  </w:abstractNum>
  <w:abstractNum w:abstractNumId="22">
    <w:nsid w:val="0B274470"/>
    <w:multiLevelType w:val="singleLevel"/>
    <w:tmpl w:val="0B274470"/>
    <w:lvl w:ilvl="0" w:tentative="0">
      <w:start w:val="1"/>
      <w:numFmt w:val="decimal"/>
      <w:suff w:val="nothing"/>
      <w:lvlText w:val="%1、"/>
      <w:lvlJc w:val="left"/>
    </w:lvl>
  </w:abstractNum>
  <w:abstractNum w:abstractNumId="23">
    <w:nsid w:val="0D5A5E70"/>
    <w:multiLevelType w:val="multilevel"/>
    <w:tmpl w:val="0D5A5E70"/>
    <w:lvl w:ilvl="0" w:tentative="0">
      <w:start w:val="1"/>
      <w:numFmt w:val="decimal"/>
      <w:lvlText w:val="%1)"/>
      <w:lvlJc w:val="left"/>
      <w:pPr>
        <w:ind w:left="1260" w:hanging="420"/>
      </w:p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24">
    <w:nsid w:val="0DE2534D"/>
    <w:multiLevelType w:val="multilevel"/>
    <w:tmpl w:val="0DE2534D"/>
    <w:lvl w:ilvl="0" w:tentative="0">
      <w:start w:val="1"/>
      <w:numFmt w:val="decimal"/>
      <w:lvlText w:val="%1、"/>
      <w:lvlJc w:val="left"/>
      <w:pPr>
        <w:ind w:left="84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5">
    <w:nsid w:val="1309C28E"/>
    <w:multiLevelType w:val="singleLevel"/>
    <w:tmpl w:val="1309C28E"/>
    <w:lvl w:ilvl="0" w:tentative="0">
      <w:start w:val="1"/>
      <w:numFmt w:val="decimal"/>
      <w:suff w:val="nothing"/>
      <w:lvlText w:val="%1、"/>
      <w:lvlJc w:val="left"/>
    </w:lvl>
  </w:abstractNum>
  <w:abstractNum w:abstractNumId="26">
    <w:nsid w:val="17612972"/>
    <w:multiLevelType w:val="multilevel"/>
    <w:tmpl w:val="17612972"/>
    <w:lvl w:ilvl="0" w:tentative="0">
      <w:start w:val="1"/>
      <w:numFmt w:val="lowerLetter"/>
      <w:lvlText w:val="%1)"/>
      <w:lvlJc w:val="left"/>
      <w:pPr>
        <w:ind w:left="1411" w:hanging="420"/>
      </w:pPr>
    </w:lvl>
    <w:lvl w:ilvl="1" w:tentative="0">
      <w:start w:val="1"/>
      <w:numFmt w:val="lowerLetter"/>
      <w:lvlText w:val="%2)"/>
      <w:lvlJc w:val="left"/>
      <w:pPr>
        <w:ind w:left="1831" w:hanging="420"/>
      </w:pPr>
    </w:lvl>
    <w:lvl w:ilvl="2" w:tentative="0">
      <w:start w:val="1"/>
      <w:numFmt w:val="lowerRoman"/>
      <w:lvlText w:val="%3."/>
      <w:lvlJc w:val="right"/>
      <w:pPr>
        <w:ind w:left="2251" w:hanging="420"/>
      </w:pPr>
    </w:lvl>
    <w:lvl w:ilvl="3" w:tentative="0">
      <w:start w:val="1"/>
      <w:numFmt w:val="decimal"/>
      <w:lvlText w:val="%4."/>
      <w:lvlJc w:val="left"/>
      <w:pPr>
        <w:ind w:left="2671" w:hanging="420"/>
      </w:pPr>
    </w:lvl>
    <w:lvl w:ilvl="4" w:tentative="0">
      <w:start w:val="1"/>
      <w:numFmt w:val="lowerLetter"/>
      <w:lvlText w:val="%5)"/>
      <w:lvlJc w:val="left"/>
      <w:pPr>
        <w:ind w:left="3091" w:hanging="420"/>
      </w:pPr>
    </w:lvl>
    <w:lvl w:ilvl="5" w:tentative="0">
      <w:start w:val="1"/>
      <w:numFmt w:val="lowerRoman"/>
      <w:lvlText w:val="%6."/>
      <w:lvlJc w:val="right"/>
      <w:pPr>
        <w:ind w:left="3511" w:hanging="420"/>
      </w:pPr>
    </w:lvl>
    <w:lvl w:ilvl="6" w:tentative="0">
      <w:start w:val="1"/>
      <w:numFmt w:val="decimal"/>
      <w:lvlText w:val="%7."/>
      <w:lvlJc w:val="left"/>
      <w:pPr>
        <w:ind w:left="3931" w:hanging="420"/>
      </w:pPr>
    </w:lvl>
    <w:lvl w:ilvl="7" w:tentative="0">
      <w:start w:val="1"/>
      <w:numFmt w:val="lowerLetter"/>
      <w:lvlText w:val="%8)"/>
      <w:lvlJc w:val="left"/>
      <w:pPr>
        <w:ind w:left="4351" w:hanging="420"/>
      </w:pPr>
    </w:lvl>
    <w:lvl w:ilvl="8" w:tentative="0">
      <w:start w:val="1"/>
      <w:numFmt w:val="lowerRoman"/>
      <w:lvlText w:val="%9."/>
      <w:lvlJc w:val="right"/>
      <w:pPr>
        <w:ind w:left="4771" w:hanging="420"/>
      </w:pPr>
    </w:lvl>
  </w:abstractNum>
  <w:abstractNum w:abstractNumId="27">
    <w:nsid w:val="17B77639"/>
    <w:multiLevelType w:val="multilevel"/>
    <w:tmpl w:val="17B77639"/>
    <w:lvl w:ilvl="0" w:tentative="0">
      <w:start w:val="1"/>
      <w:numFmt w:val="lowerLetter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lowerLetter"/>
      <w:lvlText w:val="%4)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1A64F56E"/>
    <w:multiLevelType w:val="singleLevel"/>
    <w:tmpl w:val="1A64F56E"/>
    <w:lvl w:ilvl="0" w:tentative="0">
      <w:start w:val="1"/>
      <w:numFmt w:val="decimal"/>
      <w:suff w:val="nothing"/>
      <w:lvlText w:val="%1、"/>
      <w:lvlJc w:val="left"/>
    </w:lvl>
  </w:abstractNum>
  <w:abstractNum w:abstractNumId="29">
    <w:nsid w:val="1D395D71"/>
    <w:multiLevelType w:val="multilevel"/>
    <w:tmpl w:val="1D395D71"/>
    <w:lvl w:ilvl="0" w:tentative="0">
      <w:start w:val="1"/>
      <w:numFmt w:val="lowerLetter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lowerLetter"/>
      <w:lvlText w:val="%4)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20393909"/>
    <w:multiLevelType w:val="multilevel"/>
    <w:tmpl w:val="20393909"/>
    <w:lvl w:ilvl="0" w:tentative="0">
      <w:start w:val="1"/>
      <w:numFmt w:val="lowerLetter"/>
      <w:lvlText w:val="%1)"/>
      <w:lvlJc w:val="left"/>
      <w:pPr>
        <w:ind w:left="1411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831" w:hanging="420"/>
      </w:pPr>
    </w:lvl>
    <w:lvl w:ilvl="2" w:tentative="0">
      <w:start w:val="1"/>
      <w:numFmt w:val="lowerRoman"/>
      <w:lvlText w:val="%3."/>
      <w:lvlJc w:val="right"/>
      <w:pPr>
        <w:ind w:left="2251" w:hanging="420"/>
      </w:pPr>
    </w:lvl>
    <w:lvl w:ilvl="3" w:tentative="0">
      <w:start w:val="1"/>
      <w:numFmt w:val="decimal"/>
      <w:lvlText w:val="%4."/>
      <w:lvlJc w:val="left"/>
      <w:pPr>
        <w:ind w:left="2671" w:hanging="420"/>
      </w:pPr>
    </w:lvl>
    <w:lvl w:ilvl="4" w:tentative="0">
      <w:start w:val="1"/>
      <w:numFmt w:val="lowerLetter"/>
      <w:lvlText w:val="%5)"/>
      <w:lvlJc w:val="left"/>
      <w:pPr>
        <w:ind w:left="3091" w:hanging="420"/>
      </w:pPr>
    </w:lvl>
    <w:lvl w:ilvl="5" w:tentative="0">
      <w:start w:val="1"/>
      <w:numFmt w:val="lowerRoman"/>
      <w:lvlText w:val="%6."/>
      <w:lvlJc w:val="right"/>
      <w:pPr>
        <w:ind w:left="3511" w:hanging="420"/>
      </w:pPr>
    </w:lvl>
    <w:lvl w:ilvl="6" w:tentative="0">
      <w:start w:val="1"/>
      <w:numFmt w:val="decimal"/>
      <w:lvlText w:val="%7."/>
      <w:lvlJc w:val="left"/>
      <w:pPr>
        <w:ind w:left="3931" w:hanging="420"/>
      </w:pPr>
    </w:lvl>
    <w:lvl w:ilvl="7" w:tentative="0">
      <w:start w:val="1"/>
      <w:numFmt w:val="lowerLetter"/>
      <w:lvlText w:val="%8)"/>
      <w:lvlJc w:val="left"/>
      <w:pPr>
        <w:ind w:left="4351" w:hanging="420"/>
      </w:pPr>
    </w:lvl>
    <w:lvl w:ilvl="8" w:tentative="0">
      <w:start w:val="1"/>
      <w:numFmt w:val="lowerRoman"/>
      <w:lvlText w:val="%9."/>
      <w:lvlJc w:val="right"/>
      <w:pPr>
        <w:ind w:left="4771" w:hanging="420"/>
      </w:pPr>
    </w:lvl>
  </w:abstractNum>
  <w:abstractNum w:abstractNumId="31">
    <w:nsid w:val="26686305"/>
    <w:multiLevelType w:val="singleLevel"/>
    <w:tmpl w:val="26686305"/>
    <w:lvl w:ilvl="0" w:tentative="0">
      <w:start w:val="1"/>
      <w:numFmt w:val="decimal"/>
      <w:suff w:val="nothing"/>
      <w:lvlText w:val="%1、"/>
      <w:lvlJc w:val="left"/>
    </w:lvl>
  </w:abstractNum>
  <w:abstractNum w:abstractNumId="32">
    <w:nsid w:val="28225EE3"/>
    <w:multiLevelType w:val="multilevel"/>
    <w:tmpl w:val="28225EE3"/>
    <w:lvl w:ilvl="0" w:tentative="0">
      <w:start w:val="1"/>
      <w:numFmt w:val="lowerLetter"/>
      <w:lvlText w:val="%1)"/>
      <w:lvlJc w:val="left"/>
      <w:pPr>
        <w:ind w:left="1365" w:hanging="420"/>
      </w:pPr>
    </w:lvl>
    <w:lvl w:ilvl="1" w:tentative="0">
      <w:start w:val="1"/>
      <w:numFmt w:val="lowerLetter"/>
      <w:lvlText w:val="%2)"/>
      <w:lvlJc w:val="left"/>
      <w:pPr>
        <w:ind w:left="1785" w:hanging="420"/>
      </w:pPr>
    </w:lvl>
    <w:lvl w:ilvl="2" w:tentative="0">
      <w:start w:val="1"/>
      <w:numFmt w:val="lowerRoman"/>
      <w:lvlText w:val="%3."/>
      <w:lvlJc w:val="right"/>
      <w:pPr>
        <w:ind w:left="2205" w:hanging="420"/>
      </w:pPr>
    </w:lvl>
    <w:lvl w:ilvl="3" w:tentative="0">
      <w:start w:val="1"/>
      <w:numFmt w:val="decimal"/>
      <w:lvlText w:val="%4."/>
      <w:lvlJc w:val="left"/>
      <w:pPr>
        <w:ind w:left="2625" w:hanging="420"/>
      </w:pPr>
    </w:lvl>
    <w:lvl w:ilvl="4" w:tentative="0">
      <w:start w:val="1"/>
      <w:numFmt w:val="lowerLetter"/>
      <w:lvlText w:val="%5)"/>
      <w:lvlJc w:val="left"/>
      <w:pPr>
        <w:ind w:left="3045" w:hanging="420"/>
      </w:pPr>
    </w:lvl>
    <w:lvl w:ilvl="5" w:tentative="0">
      <w:start w:val="1"/>
      <w:numFmt w:val="lowerRoman"/>
      <w:lvlText w:val="%6."/>
      <w:lvlJc w:val="right"/>
      <w:pPr>
        <w:ind w:left="3465" w:hanging="420"/>
      </w:pPr>
    </w:lvl>
    <w:lvl w:ilvl="6" w:tentative="0">
      <w:start w:val="1"/>
      <w:numFmt w:val="decimal"/>
      <w:lvlText w:val="%7."/>
      <w:lvlJc w:val="left"/>
      <w:pPr>
        <w:ind w:left="3885" w:hanging="420"/>
      </w:pPr>
    </w:lvl>
    <w:lvl w:ilvl="7" w:tentative="0">
      <w:start w:val="1"/>
      <w:numFmt w:val="lowerLetter"/>
      <w:lvlText w:val="%8)"/>
      <w:lvlJc w:val="left"/>
      <w:pPr>
        <w:ind w:left="4305" w:hanging="420"/>
      </w:pPr>
    </w:lvl>
    <w:lvl w:ilvl="8" w:tentative="0">
      <w:start w:val="1"/>
      <w:numFmt w:val="lowerRoman"/>
      <w:lvlText w:val="%9."/>
      <w:lvlJc w:val="right"/>
      <w:pPr>
        <w:ind w:left="4725" w:hanging="420"/>
      </w:pPr>
    </w:lvl>
  </w:abstractNum>
  <w:abstractNum w:abstractNumId="33">
    <w:nsid w:val="2F60650C"/>
    <w:multiLevelType w:val="singleLevel"/>
    <w:tmpl w:val="2F60650C"/>
    <w:lvl w:ilvl="0" w:tentative="0">
      <w:start w:val="1"/>
      <w:numFmt w:val="decimal"/>
      <w:suff w:val="nothing"/>
      <w:lvlText w:val="%1、"/>
      <w:lvlJc w:val="left"/>
    </w:lvl>
  </w:abstractNum>
  <w:abstractNum w:abstractNumId="34">
    <w:nsid w:val="321E6949"/>
    <w:multiLevelType w:val="multilevel"/>
    <w:tmpl w:val="321E6949"/>
    <w:lvl w:ilvl="0" w:tentative="0">
      <w:start w:val="1"/>
      <w:numFmt w:val="decimal"/>
      <w:lvlText w:val="%1、"/>
      <w:lvlJc w:val="left"/>
      <w:pPr>
        <w:ind w:left="929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409" w:hanging="420"/>
      </w:pPr>
    </w:lvl>
    <w:lvl w:ilvl="2" w:tentative="0">
      <w:start w:val="1"/>
      <w:numFmt w:val="lowerRoman"/>
      <w:lvlText w:val="%3."/>
      <w:lvlJc w:val="right"/>
      <w:pPr>
        <w:ind w:left="1829" w:hanging="420"/>
      </w:pPr>
    </w:lvl>
    <w:lvl w:ilvl="3" w:tentative="0">
      <w:start w:val="1"/>
      <w:numFmt w:val="decimal"/>
      <w:lvlText w:val="%4."/>
      <w:lvlJc w:val="left"/>
      <w:pPr>
        <w:ind w:left="2249" w:hanging="420"/>
      </w:pPr>
    </w:lvl>
    <w:lvl w:ilvl="4" w:tentative="0">
      <w:start w:val="1"/>
      <w:numFmt w:val="lowerLetter"/>
      <w:lvlText w:val="%5)"/>
      <w:lvlJc w:val="left"/>
      <w:pPr>
        <w:ind w:left="2669" w:hanging="420"/>
      </w:pPr>
    </w:lvl>
    <w:lvl w:ilvl="5" w:tentative="0">
      <w:start w:val="1"/>
      <w:numFmt w:val="lowerRoman"/>
      <w:lvlText w:val="%6."/>
      <w:lvlJc w:val="right"/>
      <w:pPr>
        <w:ind w:left="3089" w:hanging="420"/>
      </w:pPr>
    </w:lvl>
    <w:lvl w:ilvl="6" w:tentative="0">
      <w:start w:val="1"/>
      <w:numFmt w:val="decimal"/>
      <w:lvlText w:val="%7."/>
      <w:lvlJc w:val="left"/>
      <w:pPr>
        <w:ind w:left="3509" w:hanging="420"/>
      </w:pPr>
    </w:lvl>
    <w:lvl w:ilvl="7" w:tentative="0">
      <w:start w:val="1"/>
      <w:numFmt w:val="lowerLetter"/>
      <w:lvlText w:val="%8)"/>
      <w:lvlJc w:val="left"/>
      <w:pPr>
        <w:ind w:left="3929" w:hanging="420"/>
      </w:pPr>
    </w:lvl>
    <w:lvl w:ilvl="8" w:tentative="0">
      <w:start w:val="1"/>
      <w:numFmt w:val="lowerRoman"/>
      <w:lvlText w:val="%9."/>
      <w:lvlJc w:val="right"/>
      <w:pPr>
        <w:ind w:left="4349" w:hanging="420"/>
      </w:pPr>
    </w:lvl>
  </w:abstractNum>
  <w:abstractNum w:abstractNumId="35">
    <w:nsid w:val="324D727A"/>
    <w:multiLevelType w:val="multilevel"/>
    <w:tmpl w:val="324D727A"/>
    <w:lvl w:ilvl="0" w:tentative="0">
      <w:start w:val="1"/>
      <w:numFmt w:val="decimal"/>
      <w:lvlText w:val="%1、"/>
      <w:lvlJc w:val="left"/>
      <w:pPr>
        <w:ind w:left="1069" w:hanging="360"/>
      </w:pPr>
      <w:rPr>
        <w:rFonts w:hint="default"/>
        <w:color w:val="auto"/>
      </w:rPr>
    </w:lvl>
    <w:lvl w:ilvl="1" w:tentative="0">
      <w:start w:val="1"/>
      <w:numFmt w:val="lowerLetter"/>
      <w:lvlText w:val="%2)"/>
      <w:lvlJc w:val="left"/>
      <w:pPr>
        <w:ind w:left="1549" w:hanging="420"/>
      </w:pPr>
    </w:lvl>
    <w:lvl w:ilvl="2" w:tentative="0">
      <w:start w:val="1"/>
      <w:numFmt w:val="lowerRoman"/>
      <w:lvlText w:val="%3."/>
      <w:lvlJc w:val="right"/>
      <w:pPr>
        <w:ind w:left="1969" w:hanging="420"/>
      </w:pPr>
    </w:lvl>
    <w:lvl w:ilvl="3" w:tentative="0">
      <w:start w:val="1"/>
      <w:numFmt w:val="decimal"/>
      <w:lvlText w:val="%4."/>
      <w:lvlJc w:val="left"/>
      <w:pPr>
        <w:ind w:left="2389" w:hanging="420"/>
      </w:pPr>
    </w:lvl>
    <w:lvl w:ilvl="4" w:tentative="0">
      <w:start w:val="1"/>
      <w:numFmt w:val="lowerLetter"/>
      <w:lvlText w:val="%5)"/>
      <w:lvlJc w:val="left"/>
      <w:pPr>
        <w:ind w:left="2809" w:hanging="420"/>
      </w:pPr>
    </w:lvl>
    <w:lvl w:ilvl="5" w:tentative="0">
      <w:start w:val="1"/>
      <w:numFmt w:val="lowerRoman"/>
      <w:lvlText w:val="%6."/>
      <w:lvlJc w:val="right"/>
      <w:pPr>
        <w:ind w:left="3229" w:hanging="420"/>
      </w:pPr>
    </w:lvl>
    <w:lvl w:ilvl="6" w:tentative="0">
      <w:start w:val="1"/>
      <w:numFmt w:val="decimal"/>
      <w:lvlText w:val="%7."/>
      <w:lvlJc w:val="left"/>
      <w:pPr>
        <w:ind w:left="3649" w:hanging="420"/>
      </w:pPr>
    </w:lvl>
    <w:lvl w:ilvl="7" w:tentative="0">
      <w:start w:val="1"/>
      <w:numFmt w:val="lowerLetter"/>
      <w:lvlText w:val="%8)"/>
      <w:lvlJc w:val="left"/>
      <w:pPr>
        <w:ind w:left="4069" w:hanging="420"/>
      </w:pPr>
    </w:lvl>
    <w:lvl w:ilvl="8" w:tentative="0">
      <w:start w:val="1"/>
      <w:numFmt w:val="lowerRoman"/>
      <w:lvlText w:val="%9."/>
      <w:lvlJc w:val="right"/>
      <w:pPr>
        <w:ind w:left="4489" w:hanging="420"/>
      </w:pPr>
    </w:lvl>
  </w:abstractNum>
  <w:abstractNum w:abstractNumId="36">
    <w:nsid w:val="341D70D7"/>
    <w:multiLevelType w:val="multilevel"/>
    <w:tmpl w:val="341D70D7"/>
    <w:lvl w:ilvl="0" w:tentative="0">
      <w:start w:val="1"/>
      <w:numFmt w:val="decimal"/>
      <w:lvlText w:val="%1、"/>
      <w:lvlJc w:val="left"/>
      <w:pPr>
        <w:ind w:left="84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7">
    <w:nsid w:val="354016FB"/>
    <w:multiLevelType w:val="multilevel"/>
    <w:tmpl w:val="354016FB"/>
    <w:lvl w:ilvl="0" w:tentative="0">
      <w:start w:val="1"/>
      <w:numFmt w:val="lowerLetter"/>
      <w:lvlText w:val="%1)"/>
      <w:lvlJc w:val="left"/>
      <w:pPr>
        <w:ind w:left="1680" w:hanging="420"/>
      </w:pPr>
    </w:lvl>
    <w:lvl w:ilvl="1" w:tentative="0">
      <w:start w:val="1"/>
      <w:numFmt w:val="lowerLetter"/>
      <w:lvlText w:val="%2)"/>
      <w:lvlJc w:val="left"/>
      <w:pPr>
        <w:ind w:left="2100" w:hanging="420"/>
      </w:pPr>
    </w:lvl>
    <w:lvl w:ilvl="2" w:tentative="0">
      <w:start w:val="1"/>
      <w:numFmt w:val="lowerRoman"/>
      <w:lvlText w:val="%3."/>
      <w:lvlJc w:val="right"/>
      <w:pPr>
        <w:ind w:left="2520" w:hanging="420"/>
      </w:pPr>
    </w:lvl>
    <w:lvl w:ilvl="3" w:tentative="0">
      <w:start w:val="1"/>
      <w:numFmt w:val="decimal"/>
      <w:lvlText w:val="%4."/>
      <w:lvlJc w:val="left"/>
      <w:pPr>
        <w:ind w:left="2940" w:hanging="420"/>
      </w:pPr>
    </w:lvl>
    <w:lvl w:ilvl="4" w:tentative="0">
      <w:start w:val="1"/>
      <w:numFmt w:val="lowerLetter"/>
      <w:lvlText w:val="%5)"/>
      <w:lvlJc w:val="left"/>
      <w:pPr>
        <w:ind w:left="3360" w:hanging="420"/>
      </w:pPr>
    </w:lvl>
    <w:lvl w:ilvl="5" w:tentative="0">
      <w:start w:val="1"/>
      <w:numFmt w:val="lowerRoman"/>
      <w:lvlText w:val="%6."/>
      <w:lvlJc w:val="right"/>
      <w:pPr>
        <w:ind w:left="3780" w:hanging="420"/>
      </w:pPr>
    </w:lvl>
    <w:lvl w:ilvl="6" w:tentative="0">
      <w:start w:val="1"/>
      <w:numFmt w:val="decimal"/>
      <w:lvlText w:val="%7."/>
      <w:lvlJc w:val="left"/>
      <w:pPr>
        <w:ind w:left="4200" w:hanging="420"/>
      </w:pPr>
    </w:lvl>
    <w:lvl w:ilvl="7" w:tentative="0">
      <w:start w:val="1"/>
      <w:numFmt w:val="lowerLetter"/>
      <w:lvlText w:val="%8)"/>
      <w:lvlJc w:val="left"/>
      <w:pPr>
        <w:ind w:left="4620" w:hanging="420"/>
      </w:pPr>
    </w:lvl>
    <w:lvl w:ilvl="8" w:tentative="0">
      <w:start w:val="1"/>
      <w:numFmt w:val="lowerRoman"/>
      <w:lvlText w:val="%9."/>
      <w:lvlJc w:val="right"/>
      <w:pPr>
        <w:ind w:left="5040" w:hanging="420"/>
      </w:pPr>
    </w:lvl>
  </w:abstractNum>
  <w:abstractNum w:abstractNumId="38">
    <w:nsid w:val="384E2843"/>
    <w:multiLevelType w:val="singleLevel"/>
    <w:tmpl w:val="384E2843"/>
    <w:lvl w:ilvl="0" w:tentative="0">
      <w:start w:val="3"/>
      <w:numFmt w:val="decimal"/>
      <w:suff w:val="nothing"/>
      <w:lvlText w:val="%1）"/>
      <w:lvlJc w:val="left"/>
      <w:pPr>
        <w:ind w:left="1050" w:leftChars="0" w:firstLine="0" w:firstLineChars="0"/>
      </w:pPr>
    </w:lvl>
  </w:abstractNum>
  <w:abstractNum w:abstractNumId="39">
    <w:nsid w:val="3CA843FE"/>
    <w:multiLevelType w:val="multilevel"/>
    <w:tmpl w:val="3CA843FE"/>
    <w:lvl w:ilvl="0" w:tentative="0">
      <w:start w:val="1"/>
      <w:numFmt w:val="decimal"/>
      <w:lvlText w:val="%1、"/>
      <w:lvlJc w:val="left"/>
      <w:pPr>
        <w:ind w:left="1069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49" w:hanging="420"/>
      </w:pPr>
    </w:lvl>
    <w:lvl w:ilvl="2" w:tentative="0">
      <w:start w:val="1"/>
      <w:numFmt w:val="lowerRoman"/>
      <w:lvlText w:val="%3."/>
      <w:lvlJc w:val="right"/>
      <w:pPr>
        <w:ind w:left="1969" w:hanging="420"/>
      </w:pPr>
    </w:lvl>
    <w:lvl w:ilvl="3" w:tentative="0">
      <w:start w:val="1"/>
      <w:numFmt w:val="decimal"/>
      <w:lvlText w:val="%4."/>
      <w:lvlJc w:val="left"/>
      <w:pPr>
        <w:ind w:left="2389" w:hanging="420"/>
      </w:pPr>
    </w:lvl>
    <w:lvl w:ilvl="4" w:tentative="0">
      <w:start w:val="1"/>
      <w:numFmt w:val="lowerLetter"/>
      <w:lvlText w:val="%5)"/>
      <w:lvlJc w:val="left"/>
      <w:pPr>
        <w:ind w:left="2809" w:hanging="420"/>
      </w:pPr>
    </w:lvl>
    <w:lvl w:ilvl="5" w:tentative="0">
      <w:start w:val="1"/>
      <w:numFmt w:val="lowerRoman"/>
      <w:lvlText w:val="%6."/>
      <w:lvlJc w:val="right"/>
      <w:pPr>
        <w:ind w:left="3229" w:hanging="420"/>
      </w:pPr>
    </w:lvl>
    <w:lvl w:ilvl="6" w:tentative="0">
      <w:start w:val="1"/>
      <w:numFmt w:val="decimal"/>
      <w:lvlText w:val="%7."/>
      <w:lvlJc w:val="left"/>
      <w:pPr>
        <w:ind w:left="3649" w:hanging="420"/>
      </w:pPr>
    </w:lvl>
    <w:lvl w:ilvl="7" w:tentative="0">
      <w:start w:val="1"/>
      <w:numFmt w:val="lowerLetter"/>
      <w:lvlText w:val="%8)"/>
      <w:lvlJc w:val="left"/>
      <w:pPr>
        <w:ind w:left="4069" w:hanging="420"/>
      </w:pPr>
    </w:lvl>
    <w:lvl w:ilvl="8" w:tentative="0">
      <w:start w:val="1"/>
      <w:numFmt w:val="lowerRoman"/>
      <w:lvlText w:val="%9."/>
      <w:lvlJc w:val="right"/>
      <w:pPr>
        <w:ind w:left="4489" w:hanging="420"/>
      </w:pPr>
    </w:lvl>
  </w:abstractNum>
  <w:abstractNum w:abstractNumId="40">
    <w:nsid w:val="3F611F54"/>
    <w:multiLevelType w:val="multilevel"/>
    <w:tmpl w:val="3F611F54"/>
    <w:lvl w:ilvl="0" w:tentative="0">
      <w:start w:val="1"/>
      <w:numFmt w:val="decimal"/>
      <w:pStyle w:val="3"/>
      <w:lvlText w:val="%1"/>
      <w:lvlJc w:val="left"/>
      <w:pPr>
        <w:tabs>
          <w:tab w:val="left" w:pos="1134"/>
        </w:tabs>
        <w:ind w:left="1134" w:hanging="1134"/>
      </w:pPr>
      <w:rPr>
        <w:rFonts w:hint="default" w:ascii="Times New Roman" w:hAnsi="Times New Roman" w:eastAsia="宋体"/>
        <w:b/>
        <w:i w:val="0"/>
        <w:sz w:val="28"/>
      </w:rPr>
    </w:lvl>
    <w:lvl w:ilvl="1" w:tentative="0">
      <w:start w:val="1"/>
      <w:numFmt w:val="decimal"/>
      <w:pStyle w:val="4"/>
      <w:lvlText w:val="%1.%2"/>
      <w:lvlJc w:val="left"/>
      <w:pPr>
        <w:tabs>
          <w:tab w:val="left" w:pos="1134"/>
        </w:tabs>
        <w:ind w:left="1134" w:hanging="1134"/>
      </w:pPr>
      <w:rPr>
        <w:rFonts w:hint="default" w:ascii="Times New Roman" w:hAnsi="Times New Roman" w:eastAsia="宋体"/>
        <w:b/>
        <w:i w:val="0"/>
        <w:sz w:val="24"/>
      </w:rPr>
    </w:lvl>
    <w:lvl w:ilvl="2" w:tentative="0">
      <w:start w:val="1"/>
      <w:numFmt w:val="decimal"/>
      <w:pStyle w:val="5"/>
      <w:lvlText w:val="%1.%2.%3"/>
      <w:lvlJc w:val="left"/>
      <w:pPr>
        <w:tabs>
          <w:tab w:val="left" w:pos="1146"/>
        </w:tabs>
        <w:ind w:left="114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</w:rPr>
    </w:lvl>
    <w:lvl w:ilvl="3" w:tentative="0">
      <w:start w:val="1"/>
      <w:numFmt w:val="decimal"/>
      <w:pStyle w:val="6"/>
      <w:lvlText w:val="%1.%2.%3.%4"/>
      <w:lvlJc w:val="left"/>
      <w:pPr>
        <w:tabs>
          <w:tab w:val="left" w:pos="1998"/>
        </w:tabs>
        <w:ind w:left="1998" w:hanging="864"/>
      </w:pPr>
      <w:rPr>
        <w:rFonts w:hint="eastAsia"/>
      </w:rPr>
    </w:lvl>
    <w:lvl w:ilvl="4" w:tentative="0">
      <w:start w:val="1"/>
      <w:numFmt w:val="decimal"/>
      <w:pStyle w:val="7"/>
      <w:lvlText w:val="%1.%2.%3.%4.%5"/>
      <w:lvlJc w:val="left"/>
      <w:pPr>
        <w:tabs>
          <w:tab w:val="left" w:pos="2142"/>
        </w:tabs>
        <w:ind w:left="2142" w:hanging="1008"/>
      </w:pPr>
      <w:rPr>
        <w:rFonts w:hint="eastAsia"/>
      </w:rPr>
    </w:lvl>
    <w:lvl w:ilvl="5" w:tentative="0">
      <w:start w:val="1"/>
      <w:numFmt w:val="decimal"/>
      <w:pStyle w:val="8"/>
      <w:lvlText w:val="%1.%2.%3.%4.%5.%6"/>
      <w:lvlJc w:val="left"/>
      <w:pPr>
        <w:tabs>
          <w:tab w:val="left" w:pos="2286"/>
        </w:tabs>
        <w:ind w:left="2286" w:hanging="1152"/>
      </w:pPr>
      <w:rPr>
        <w:rFonts w:hint="eastAsia"/>
      </w:rPr>
    </w:lvl>
    <w:lvl w:ilvl="6" w:tentative="0">
      <w:start w:val="1"/>
      <w:numFmt w:val="decimal"/>
      <w:pStyle w:val="9"/>
      <w:lvlText w:val="%1.%2.%3.%4.%5.%6.%7"/>
      <w:lvlJc w:val="left"/>
      <w:pPr>
        <w:tabs>
          <w:tab w:val="left" w:pos="2430"/>
        </w:tabs>
        <w:ind w:left="2430" w:hanging="1296"/>
      </w:pPr>
      <w:rPr>
        <w:rFonts w:hint="eastAsia"/>
      </w:rPr>
    </w:lvl>
    <w:lvl w:ilvl="7" w:tentative="0">
      <w:start w:val="1"/>
      <w:numFmt w:val="decimal"/>
      <w:pStyle w:val="10"/>
      <w:lvlText w:val="%1.%2.%3.%4.%5.%6.%7.%8"/>
      <w:lvlJc w:val="left"/>
      <w:pPr>
        <w:tabs>
          <w:tab w:val="left" w:pos="2574"/>
        </w:tabs>
        <w:ind w:left="2574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2718"/>
        </w:tabs>
        <w:ind w:left="2718" w:hanging="1584"/>
      </w:pPr>
      <w:rPr>
        <w:rFonts w:hint="eastAsia"/>
      </w:rPr>
    </w:lvl>
  </w:abstractNum>
  <w:abstractNum w:abstractNumId="41">
    <w:nsid w:val="42CA2E8D"/>
    <w:multiLevelType w:val="singleLevel"/>
    <w:tmpl w:val="42CA2E8D"/>
    <w:lvl w:ilvl="0" w:tentative="0">
      <w:start w:val="1"/>
      <w:numFmt w:val="decimal"/>
      <w:suff w:val="nothing"/>
      <w:lvlText w:val="%1、"/>
      <w:lvlJc w:val="left"/>
    </w:lvl>
  </w:abstractNum>
  <w:abstractNum w:abstractNumId="42">
    <w:nsid w:val="42E17AA7"/>
    <w:multiLevelType w:val="multilevel"/>
    <w:tmpl w:val="42E17AA7"/>
    <w:lvl w:ilvl="0" w:tentative="0">
      <w:start w:val="1"/>
      <w:numFmt w:val="decimal"/>
      <w:lvlText w:val="%1、"/>
      <w:lvlJc w:val="left"/>
      <w:pPr>
        <w:ind w:left="107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50" w:hanging="420"/>
      </w:pPr>
    </w:lvl>
    <w:lvl w:ilvl="2" w:tentative="0">
      <w:start w:val="1"/>
      <w:numFmt w:val="lowerRoman"/>
      <w:lvlText w:val="%3."/>
      <w:lvlJc w:val="right"/>
      <w:pPr>
        <w:ind w:left="1970" w:hanging="420"/>
      </w:pPr>
    </w:lvl>
    <w:lvl w:ilvl="3" w:tentative="0">
      <w:start w:val="1"/>
      <w:numFmt w:val="decimal"/>
      <w:lvlText w:val="%4."/>
      <w:lvlJc w:val="left"/>
      <w:pPr>
        <w:ind w:left="2390" w:hanging="420"/>
      </w:pPr>
    </w:lvl>
    <w:lvl w:ilvl="4" w:tentative="0">
      <w:start w:val="1"/>
      <w:numFmt w:val="lowerLetter"/>
      <w:lvlText w:val="%5)"/>
      <w:lvlJc w:val="left"/>
      <w:pPr>
        <w:ind w:left="2810" w:hanging="420"/>
      </w:pPr>
    </w:lvl>
    <w:lvl w:ilvl="5" w:tentative="0">
      <w:start w:val="1"/>
      <w:numFmt w:val="lowerRoman"/>
      <w:lvlText w:val="%6."/>
      <w:lvlJc w:val="right"/>
      <w:pPr>
        <w:ind w:left="3230" w:hanging="420"/>
      </w:pPr>
    </w:lvl>
    <w:lvl w:ilvl="6" w:tentative="0">
      <w:start w:val="1"/>
      <w:numFmt w:val="decimal"/>
      <w:lvlText w:val="%7."/>
      <w:lvlJc w:val="left"/>
      <w:pPr>
        <w:ind w:left="3650" w:hanging="420"/>
      </w:pPr>
    </w:lvl>
    <w:lvl w:ilvl="7" w:tentative="0">
      <w:start w:val="1"/>
      <w:numFmt w:val="lowerLetter"/>
      <w:lvlText w:val="%8)"/>
      <w:lvlJc w:val="left"/>
      <w:pPr>
        <w:ind w:left="4070" w:hanging="420"/>
      </w:pPr>
    </w:lvl>
    <w:lvl w:ilvl="8" w:tentative="0">
      <w:start w:val="1"/>
      <w:numFmt w:val="lowerRoman"/>
      <w:lvlText w:val="%9."/>
      <w:lvlJc w:val="right"/>
      <w:pPr>
        <w:ind w:left="4490" w:hanging="420"/>
      </w:pPr>
    </w:lvl>
  </w:abstractNum>
  <w:abstractNum w:abstractNumId="43">
    <w:nsid w:val="42FE570A"/>
    <w:multiLevelType w:val="multilevel"/>
    <w:tmpl w:val="42FE570A"/>
    <w:lvl w:ilvl="0" w:tentative="0">
      <w:start w:val="1"/>
      <w:numFmt w:val="decimal"/>
      <w:suff w:val="nothing"/>
      <w:lvlText w:val="%1  "/>
      <w:lvlJc w:val="left"/>
      <w:pPr>
        <w:ind w:left="0" w:firstLine="0"/>
      </w:pPr>
      <w:rPr>
        <w:rFonts w:hint="default" w:ascii="Arial" w:hAnsi="Arial" w:eastAsia="黑体"/>
        <w:b w:val="0"/>
        <w:i w:val="0"/>
        <w:sz w:val="36"/>
        <w:szCs w:val="36"/>
      </w:rPr>
    </w:lvl>
    <w:lvl w:ilvl="1" w:tentative="0">
      <w:start w:val="1"/>
      <w:numFmt w:val="decimal"/>
      <w:suff w:val="nothing"/>
      <w:lvlText w:val="%1.%2  "/>
      <w:lvlJc w:val="left"/>
      <w:pPr>
        <w:ind w:left="0" w:firstLine="0"/>
      </w:pPr>
      <w:rPr>
        <w:rFonts w:hint="default" w:ascii="Arial" w:hAnsi="Arial"/>
        <w:b w:val="0"/>
        <w:i w:val="0"/>
        <w:sz w:val="30"/>
        <w:szCs w:val="30"/>
      </w:rPr>
    </w:lvl>
    <w:lvl w:ilvl="2" w:tentative="0">
      <w:start w:val="1"/>
      <w:numFmt w:val="decimal"/>
      <w:suff w:val="nothing"/>
      <w:lvlText w:val="%1.%2.%3  "/>
      <w:lvlJc w:val="left"/>
      <w:pPr>
        <w:ind w:left="0" w:firstLine="0"/>
      </w:pPr>
      <w:rPr>
        <w:rFonts w:hint="default" w:ascii="Arial" w:hAnsi="Arial"/>
        <w:b w:val="0"/>
        <w:i w:val="0"/>
        <w:sz w:val="24"/>
        <w:szCs w:val="24"/>
      </w:rPr>
    </w:lvl>
    <w:lvl w:ilvl="3" w:tentative="0">
      <w:start w:val="1"/>
      <w:numFmt w:val="decimal"/>
      <w:suff w:val="nothing"/>
      <w:lvlText w:val="%1.%2.%3.%4  "/>
      <w:lvlJc w:val="left"/>
      <w:pPr>
        <w:ind w:left="0" w:firstLine="0"/>
      </w:pPr>
      <w:rPr>
        <w:rFonts w:hint="default" w:ascii="Arial" w:hAnsi="Arial"/>
        <w:b w:val="0"/>
        <w:i w:val="0"/>
        <w:sz w:val="21"/>
        <w:szCs w:val="21"/>
      </w:rPr>
    </w:lvl>
    <w:lvl w:ilvl="4" w:tentative="0">
      <w:start w:val="1"/>
      <w:numFmt w:val="decimal"/>
      <w:lvlText w:val="%5.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5" w:tentative="0">
      <w:start w:val="1"/>
      <w:numFmt w:val="decimal"/>
      <w:lvlText w:val="%6)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6" w:tentative="0">
      <w:start w:val="1"/>
      <w:numFmt w:val="lowerLetter"/>
      <w:lvlText w:val="%7.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7" w:tentative="0">
      <w:start w:val="1"/>
      <w:numFmt w:val="decimal"/>
      <w:lvlRestart w:val="0"/>
      <w:pStyle w:val="153"/>
      <w:suff w:val="space"/>
      <w:lvlText w:val="图%8"/>
      <w:lvlJc w:val="center"/>
      <w:pPr>
        <w:ind w:left="0" w:firstLine="0"/>
      </w:pPr>
      <w:rPr>
        <w:rFonts w:hint="default" w:ascii="Arial" w:hAnsi="Arial" w:eastAsia="黑体"/>
        <w:b w:val="0"/>
        <w:i w:val="0"/>
        <w:sz w:val="18"/>
        <w:szCs w:val="18"/>
      </w:rPr>
    </w:lvl>
    <w:lvl w:ilvl="8" w:tentative="0">
      <w:start w:val="1"/>
      <w:numFmt w:val="decimal"/>
      <w:lvlRestart w:val="0"/>
      <w:pStyle w:val="152"/>
      <w:suff w:val="space"/>
      <w:lvlText w:val="表%9"/>
      <w:lvlJc w:val="center"/>
      <w:pPr>
        <w:ind w:left="0" w:firstLine="0"/>
      </w:pPr>
      <w:rPr>
        <w:rFonts w:hint="default" w:ascii="Arial" w:hAnsi="Arial" w:eastAsia="黑体"/>
        <w:b w:val="0"/>
        <w:i w:val="0"/>
        <w:sz w:val="18"/>
        <w:szCs w:val="18"/>
      </w:rPr>
    </w:lvl>
  </w:abstractNum>
  <w:abstractNum w:abstractNumId="44">
    <w:nsid w:val="48B05627"/>
    <w:multiLevelType w:val="multilevel"/>
    <w:tmpl w:val="48B05627"/>
    <w:lvl w:ilvl="0" w:tentative="0">
      <w:start w:val="1"/>
      <w:numFmt w:val="decimal"/>
      <w:lvlText w:val="%1、"/>
      <w:lvlJc w:val="left"/>
      <w:pPr>
        <w:ind w:left="84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5">
    <w:nsid w:val="4A6846A6"/>
    <w:multiLevelType w:val="singleLevel"/>
    <w:tmpl w:val="4A6846A6"/>
    <w:lvl w:ilvl="0" w:tentative="0">
      <w:start w:val="1"/>
      <w:numFmt w:val="decimal"/>
      <w:suff w:val="nothing"/>
      <w:lvlText w:val="%1、"/>
      <w:lvlJc w:val="left"/>
    </w:lvl>
  </w:abstractNum>
  <w:abstractNum w:abstractNumId="46">
    <w:nsid w:val="4A6B1FCB"/>
    <w:multiLevelType w:val="multilevel"/>
    <w:tmpl w:val="4A6B1FCB"/>
    <w:lvl w:ilvl="0" w:tentative="0">
      <w:start w:val="1"/>
      <w:numFmt w:val="decimal"/>
      <w:lvlText w:val="%1、"/>
      <w:lvlJc w:val="left"/>
      <w:pPr>
        <w:ind w:left="84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7">
    <w:nsid w:val="4B357D97"/>
    <w:multiLevelType w:val="multilevel"/>
    <w:tmpl w:val="4B357D97"/>
    <w:lvl w:ilvl="0" w:tentative="0">
      <w:start w:val="1"/>
      <w:numFmt w:val="lowerLetter"/>
      <w:lvlText w:val="%1)"/>
      <w:lvlJc w:val="left"/>
      <w:pPr>
        <w:ind w:left="1411" w:hanging="420"/>
      </w:pPr>
    </w:lvl>
    <w:lvl w:ilvl="1" w:tentative="0">
      <w:start w:val="1"/>
      <w:numFmt w:val="lowerLetter"/>
      <w:lvlText w:val="%2)"/>
      <w:lvlJc w:val="left"/>
      <w:pPr>
        <w:ind w:left="1831" w:hanging="420"/>
      </w:pPr>
    </w:lvl>
    <w:lvl w:ilvl="2" w:tentative="0">
      <w:start w:val="1"/>
      <w:numFmt w:val="lowerRoman"/>
      <w:lvlText w:val="%3."/>
      <w:lvlJc w:val="right"/>
      <w:pPr>
        <w:ind w:left="2251" w:hanging="420"/>
      </w:pPr>
    </w:lvl>
    <w:lvl w:ilvl="3" w:tentative="0">
      <w:start w:val="1"/>
      <w:numFmt w:val="decimal"/>
      <w:lvlText w:val="%4."/>
      <w:lvlJc w:val="left"/>
      <w:pPr>
        <w:ind w:left="2671" w:hanging="420"/>
      </w:pPr>
    </w:lvl>
    <w:lvl w:ilvl="4" w:tentative="0">
      <w:start w:val="1"/>
      <w:numFmt w:val="lowerLetter"/>
      <w:lvlText w:val="%5)"/>
      <w:lvlJc w:val="left"/>
      <w:pPr>
        <w:ind w:left="3091" w:hanging="420"/>
      </w:pPr>
    </w:lvl>
    <w:lvl w:ilvl="5" w:tentative="0">
      <w:start w:val="1"/>
      <w:numFmt w:val="lowerRoman"/>
      <w:lvlText w:val="%6."/>
      <w:lvlJc w:val="right"/>
      <w:pPr>
        <w:ind w:left="3511" w:hanging="420"/>
      </w:pPr>
    </w:lvl>
    <w:lvl w:ilvl="6" w:tentative="0">
      <w:start w:val="1"/>
      <w:numFmt w:val="decimal"/>
      <w:lvlText w:val="%7."/>
      <w:lvlJc w:val="left"/>
      <w:pPr>
        <w:ind w:left="3931" w:hanging="420"/>
      </w:pPr>
    </w:lvl>
    <w:lvl w:ilvl="7" w:tentative="0">
      <w:start w:val="1"/>
      <w:numFmt w:val="lowerLetter"/>
      <w:lvlText w:val="%8)"/>
      <w:lvlJc w:val="left"/>
      <w:pPr>
        <w:ind w:left="4351" w:hanging="420"/>
      </w:pPr>
    </w:lvl>
    <w:lvl w:ilvl="8" w:tentative="0">
      <w:start w:val="1"/>
      <w:numFmt w:val="lowerRoman"/>
      <w:lvlText w:val="%9."/>
      <w:lvlJc w:val="right"/>
      <w:pPr>
        <w:ind w:left="4771" w:hanging="420"/>
      </w:pPr>
    </w:lvl>
  </w:abstractNum>
  <w:abstractNum w:abstractNumId="48">
    <w:nsid w:val="4C2C7B59"/>
    <w:multiLevelType w:val="multilevel"/>
    <w:tmpl w:val="4C2C7B59"/>
    <w:lvl w:ilvl="0" w:tentative="0">
      <w:start w:val="1"/>
      <w:numFmt w:val="lowerLetter"/>
      <w:lvlText w:val="%1)"/>
      <w:lvlJc w:val="left"/>
      <w:pPr>
        <w:ind w:left="1348" w:hanging="420"/>
      </w:pPr>
    </w:lvl>
    <w:lvl w:ilvl="1" w:tentative="0">
      <w:start w:val="1"/>
      <w:numFmt w:val="lowerLetter"/>
      <w:lvlText w:val="%2)"/>
      <w:lvlJc w:val="left"/>
      <w:pPr>
        <w:ind w:left="1768" w:hanging="420"/>
      </w:pPr>
    </w:lvl>
    <w:lvl w:ilvl="2" w:tentative="0">
      <w:start w:val="1"/>
      <w:numFmt w:val="lowerRoman"/>
      <w:lvlText w:val="%3."/>
      <w:lvlJc w:val="right"/>
      <w:pPr>
        <w:ind w:left="2188" w:hanging="420"/>
      </w:pPr>
    </w:lvl>
    <w:lvl w:ilvl="3" w:tentative="0">
      <w:start w:val="1"/>
      <w:numFmt w:val="decimal"/>
      <w:lvlText w:val="%4."/>
      <w:lvlJc w:val="left"/>
      <w:pPr>
        <w:ind w:left="2608" w:hanging="420"/>
      </w:pPr>
    </w:lvl>
    <w:lvl w:ilvl="4" w:tentative="0">
      <w:start w:val="1"/>
      <w:numFmt w:val="lowerLetter"/>
      <w:lvlText w:val="%5)"/>
      <w:lvlJc w:val="left"/>
      <w:pPr>
        <w:ind w:left="3028" w:hanging="420"/>
      </w:pPr>
    </w:lvl>
    <w:lvl w:ilvl="5" w:tentative="0">
      <w:start w:val="1"/>
      <w:numFmt w:val="lowerRoman"/>
      <w:lvlText w:val="%6."/>
      <w:lvlJc w:val="right"/>
      <w:pPr>
        <w:ind w:left="3448" w:hanging="420"/>
      </w:pPr>
    </w:lvl>
    <w:lvl w:ilvl="6" w:tentative="0">
      <w:start w:val="1"/>
      <w:numFmt w:val="decimal"/>
      <w:lvlText w:val="%7."/>
      <w:lvlJc w:val="left"/>
      <w:pPr>
        <w:ind w:left="3868" w:hanging="420"/>
      </w:pPr>
    </w:lvl>
    <w:lvl w:ilvl="7" w:tentative="0">
      <w:start w:val="1"/>
      <w:numFmt w:val="lowerLetter"/>
      <w:lvlText w:val="%8)"/>
      <w:lvlJc w:val="left"/>
      <w:pPr>
        <w:ind w:left="4288" w:hanging="420"/>
      </w:pPr>
    </w:lvl>
    <w:lvl w:ilvl="8" w:tentative="0">
      <w:start w:val="1"/>
      <w:numFmt w:val="lowerRoman"/>
      <w:lvlText w:val="%9."/>
      <w:lvlJc w:val="right"/>
      <w:pPr>
        <w:ind w:left="4708" w:hanging="420"/>
      </w:pPr>
    </w:lvl>
  </w:abstractNum>
  <w:abstractNum w:abstractNumId="49">
    <w:nsid w:val="522F2163"/>
    <w:multiLevelType w:val="multilevel"/>
    <w:tmpl w:val="522F2163"/>
    <w:lvl w:ilvl="0" w:tentative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691" w:hanging="420"/>
      </w:pPr>
    </w:lvl>
    <w:lvl w:ilvl="2" w:tentative="0">
      <w:start w:val="1"/>
      <w:numFmt w:val="lowerRoman"/>
      <w:lvlText w:val="%3."/>
      <w:lvlJc w:val="right"/>
      <w:pPr>
        <w:ind w:left="2111" w:hanging="420"/>
      </w:pPr>
    </w:lvl>
    <w:lvl w:ilvl="3" w:tentative="0">
      <w:start w:val="1"/>
      <w:numFmt w:val="decimal"/>
      <w:lvlText w:val="%4."/>
      <w:lvlJc w:val="left"/>
      <w:pPr>
        <w:ind w:left="2531" w:hanging="420"/>
      </w:pPr>
    </w:lvl>
    <w:lvl w:ilvl="4" w:tentative="0">
      <w:start w:val="1"/>
      <w:numFmt w:val="lowerLetter"/>
      <w:lvlText w:val="%5)"/>
      <w:lvlJc w:val="left"/>
      <w:pPr>
        <w:ind w:left="2951" w:hanging="420"/>
      </w:pPr>
    </w:lvl>
    <w:lvl w:ilvl="5" w:tentative="0">
      <w:start w:val="1"/>
      <w:numFmt w:val="lowerRoman"/>
      <w:lvlText w:val="%6."/>
      <w:lvlJc w:val="right"/>
      <w:pPr>
        <w:ind w:left="3371" w:hanging="420"/>
      </w:pPr>
    </w:lvl>
    <w:lvl w:ilvl="6" w:tentative="0">
      <w:start w:val="1"/>
      <w:numFmt w:val="decimal"/>
      <w:lvlText w:val="%7."/>
      <w:lvlJc w:val="left"/>
      <w:pPr>
        <w:ind w:left="3791" w:hanging="420"/>
      </w:pPr>
    </w:lvl>
    <w:lvl w:ilvl="7" w:tentative="0">
      <w:start w:val="1"/>
      <w:numFmt w:val="lowerLetter"/>
      <w:lvlText w:val="%8)"/>
      <w:lvlJc w:val="left"/>
      <w:pPr>
        <w:ind w:left="4211" w:hanging="420"/>
      </w:pPr>
    </w:lvl>
    <w:lvl w:ilvl="8" w:tentative="0">
      <w:start w:val="1"/>
      <w:numFmt w:val="lowerRoman"/>
      <w:lvlText w:val="%9."/>
      <w:lvlJc w:val="right"/>
      <w:pPr>
        <w:ind w:left="4631" w:hanging="420"/>
      </w:pPr>
    </w:lvl>
  </w:abstractNum>
  <w:abstractNum w:abstractNumId="50">
    <w:nsid w:val="55661B59"/>
    <w:multiLevelType w:val="singleLevel"/>
    <w:tmpl w:val="55661B59"/>
    <w:lvl w:ilvl="0" w:tentative="0">
      <w:start w:val="1"/>
      <w:numFmt w:val="lowerLetter"/>
      <w:suff w:val="nothing"/>
      <w:lvlText w:val="%1、"/>
      <w:lvlJc w:val="left"/>
      <w:pPr>
        <w:ind w:left="-420"/>
      </w:pPr>
    </w:lvl>
  </w:abstractNum>
  <w:abstractNum w:abstractNumId="51">
    <w:nsid w:val="5F008B8D"/>
    <w:multiLevelType w:val="singleLevel"/>
    <w:tmpl w:val="5F008B8D"/>
    <w:lvl w:ilvl="0" w:tentative="0">
      <w:start w:val="1"/>
      <w:numFmt w:val="decimal"/>
      <w:suff w:val="nothing"/>
      <w:lvlText w:val="%1、"/>
      <w:lvlJc w:val="left"/>
    </w:lvl>
  </w:abstractNum>
  <w:abstractNum w:abstractNumId="52">
    <w:nsid w:val="5FB452C8"/>
    <w:multiLevelType w:val="multilevel"/>
    <w:tmpl w:val="5FB452C8"/>
    <w:lvl w:ilvl="0" w:tentative="0">
      <w:start w:val="1"/>
      <w:numFmt w:val="lowerLetter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lowerLetter"/>
      <w:lvlText w:val="%4)"/>
      <w:lvlJc w:val="left"/>
      <w:pPr>
        <w:ind w:left="1680" w:hanging="420"/>
      </w:pPr>
      <w:rPr>
        <w:strike w:val="0"/>
      </w:r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3">
    <w:nsid w:val="6A7E3944"/>
    <w:multiLevelType w:val="multilevel"/>
    <w:tmpl w:val="6A7E3944"/>
    <w:lvl w:ilvl="0" w:tentative="0">
      <w:start w:val="1"/>
      <w:numFmt w:val="lowerLetter"/>
      <w:lvlText w:val="%1)"/>
      <w:lvlJc w:val="left"/>
      <w:pPr>
        <w:ind w:left="929" w:hanging="360"/>
      </w:pPr>
      <w:rPr>
        <w:rFonts w:hint="default"/>
        <w:color w:val="auto"/>
      </w:rPr>
    </w:lvl>
    <w:lvl w:ilvl="1" w:tentative="0">
      <w:start w:val="1"/>
      <w:numFmt w:val="lowerLetter"/>
      <w:lvlText w:val="%2)"/>
      <w:lvlJc w:val="left"/>
      <w:pPr>
        <w:ind w:left="1409" w:hanging="420"/>
      </w:pPr>
    </w:lvl>
    <w:lvl w:ilvl="2" w:tentative="0">
      <w:start w:val="1"/>
      <w:numFmt w:val="lowerRoman"/>
      <w:lvlText w:val="%3."/>
      <w:lvlJc w:val="right"/>
      <w:pPr>
        <w:ind w:left="1829" w:hanging="420"/>
      </w:pPr>
    </w:lvl>
    <w:lvl w:ilvl="3" w:tentative="0">
      <w:start w:val="1"/>
      <w:numFmt w:val="decimal"/>
      <w:lvlText w:val="%4."/>
      <w:lvlJc w:val="left"/>
      <w:pPr>
        <w:ind w:left="2249" w:hanging="420"/>
      </w:pPr>
    </w:lvl>
    <w:lvl w:ilvl="4" w:tentative="0">
      <w:start w:val="1"/>
      <w:numFmt w:val="lowerLetter"/>
      <w:lvlText w:val="%5)"/>
      <w:lvlJc w:val="left"/>
      <w:pPr>
        <w:ind w:left="2669" w:hanging="420"/>
      </w:pPr>
    </w:lvl>
    <w:lvl w:ilvl="5" w:tentative="0">
      <w:start w:val="1"/>
      <w:numFmt w:val="lowerRoman"/>
      <w:lvlText w:val="%6."/>
      <w:lvlJc w:val="right"/>
      <w:pPr>
        <w:ind w:left="3089" w:hanging="420"/>
      </w:pPr>
    </w:lvl>
    <w:lvl w:ilvl="6" w:tentative="0">
      <w:start w:val="1"/>
      <w:numFmt w:val="decimal"/>
      <w:lvlText w:val="%7."/>
      <w:lvlJc w:val="left"/>
      <w:pPr>
        <w:ind w:left="3509" w:hanging="420"/>
      </w:pPr>
    </w:lvl>
    <w:lvl w:ilvl="7" w:tentative="0">
      <w:start w:val="1"/>
      <w:numFmt w:val="lowerLetter"/>
      <w:lvlText w:val="%8)"/>
      <w:lvlJc w:val="left"/>
      <w:pPr>
        <w:ind w:left="3929" w:hanging="420"/>
      </w:pPr>
    </w:lvl>
    <w:lvl w:ilvl="8" w:tentative="0">
      <w:start w:val="1"/>
      <w:numFmt w:val="lowerRoman"/>
      <w:lvlText w:val="%9."/>
      <w:lvlJc w:val="right"/>
      <w:pPr>
        <w:ind w:left="4349" w:hanging="420"/>
      </w:pPr>
    </w:lvl>
  </w:abstractNum>
  <w:abstractNum w:abstractNumId="54">
    <w:nsid w:val="6AAF0D96"/>
    <w:multiLevelType w:val="multilevel"/>
    <w:tmpl w:val="6AAF0D96"/>
    <w:lvl w:ilvl="0" w:tentative="0">
      <w:start w:val="1"/>
      <w:numFmt w:val="decimal"/>
      <w:lvlText w:val="%1、"/>
      <w:lvlJc w:val="left"/>
      <w:pPr>
        <w:ind w:left="107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50" w:hanging="420"/>
      </w:pPr>
    </w:lvl>
    <w:lvl w:ilvl="2" w:tentative="0">
      <w:start w:val="1"/>
      <w:numFmt w:val="lowerRoman"/>
      <w:lvlText w:val="%3."/>
      <w:lvlJc w:val="right"/>
      <w:pPr>
        <w:ind w:left="1970" w:hanging="420"/>
      </w:pPr>
    </w:lvl>
    <w:lvl w:ilvl="3" w:tentative="0">
      <w:start w:val="1"/>
      <w:numFmt w:val="decimal"/>
      <w:lvlText w:val="%4."/>
      <w:lvlJc w:val="left"/>
      <w:pPr>
        <w:ind w:left="2390" w:hanging="420"/>
      </w:pPr>
    </w:lvl>
    <w:lvl w:ilvl="4" w:tentative="0">
      <w:start w:val="1"/>
      <w:numFmt w:val="lowerLetter"/>
      <w:lvlText w:val="%5)"/>
      <w:lvlJc w:val="left"/>
      <w:pPr>
        <w:ind w:left="2810" w:hanging="420"/>
      </w:pPr>
    </w:lvl>
    <w:lvl w:ilvl="5" w:tentative="0">
      <w:start w:val="1"/>
      <w:numFmt w:val="lowerRoman"/>
      <w:lvlText w:val="%6."/>
      <w:lvlJc w:val="right"/>
      <w:pPr>
        <w:ind w:left="3230" w:hanging="420"/>
      </w:pPr>
    </w:lvl>
    <w:lvl w:ilvl="6" w:tentative="0">
      <w:start w:val="1"/>
      <w:numFmt w:val="decimal"/>
      <w:lvlText w:val="%7."/>
      <w:lvlJc w:val="left"/>
      <w:pPr>
        <w:ind w:left="3650" w:hanging="420"/>
      </w:pPr>
    </w:lvl>
    <w:lvl w:ilvl="7" w:tentative="0">
      <w:start w:val="1"/>
      <w:numFmt w:val="lowerLetter"/>
      <w:lvlText w:val="%8)"/>
      <w:lvlJc w:val="left"/>
      <w:pPr>
        <w:ind w:left="4070" w:hanging="420"/>
      </w:pPr>
    </w:lvl>
    <w:lvl w:ilvl="8" w:tentative="0">
      <w:start w:val="1"/>
      <w:numFmt w:val="lowerRoman"/>
      <w:lvlText w:val="%9."/>
      <w:lvlJc w:val="right"/>
      <w:pPr>
        <w:ind w:left="4490" w:hanging="420"/>
      </w:pPr>
    </w:lvl>
  </w:abstractNum>
  <w:abstractNum w:abstractNumId="55">
    <w:nsid w:val="6DDB9F25"/>
    <w:multiLevelType w:val="multilevel"/>
    <w:tmpl w:val="6DDB9F25"/>
    <w:lvl w:ilvl="0" w:tentative="0">
      <w:start w:val="1"/>
      <w:numFmt w:val="lowerLetter"/>
      <w:lvlText w:val="%1)"/>
      <w:lvlJc w:val="left"/>
      <w:pPr>
        <w:ind w:left="1411" w:hanging="420"/>
      </w:pPr>
      <w:rPr>
        <w:rFonts w:hint="default" w:ascii="宋体" w:hAnsi="宋体" w:eastAsia="宋体" w:cs="宋体"/>
      </w:rPr>
    </w:lvl>
    <w:lvl w:ilvl="1" w:tentative="0">
      <w:start w:val="1"/>
      <w:numFmt w:val="lowerLetter"/>
      <w:lvlText w:val="%2)"/>
      <w:lvlJc w:val="left"/>
      <w:pPr>
        <w:ind w:left="1831" w:hanging="420"/>
      </w:pPr>
      <w:rPr>
        <w:rFonts w:hint="default" w:ascii="宋体" w:hAnsi="宋体" w:eastAsia="宋体" w:cs="宋体"/>
      </w:rPr>
    </w:lvl>
    <w:lvl w:ilvl="2" w:tentative="0">
      <w:start w:val="1"/>
      <w:numFmt w:val="lowerRoman"/>
      <w:lvlText w:val="%3."/>
      <w:lvlJc w:val="right"/>
      <w:pPr>
        <w:ind w:left="2251" w:hanging="420"/>
      </w:pPr>
      <w:rPr>
        <w:rFonts w:hint="default" w:ascii="宋体" w:hAnsi="宋体" w:eastAsia="宋体" w:cs="宋体"/>
      </w:rPr>
    </w:lvl>
    <w:lvl w:ilvl="3" w:tentative="0">
      <w:start w:val="1"/>
      <w:numFmt w:val="decimal"/>
      <w:lvlText w:val="%4."/>
      <w:lvlJc w:val="left"/>
      <w:pPr>
        <w:ind w:left="2671" w:hanging="420"/>
      </w:pPr>
      <w:rPr>
        <w:rFonts w:hint="default" w:ascii="宋体" w:hAnsi="宋体" w:eastAsia="宋体" w:cs="宋体"/>
      </w:rPr>
    </w:lvl>
    <w:lvl w:ilvl="4" w:tentative="0">
      <w:start w:val="1"/>
      <w:numFmt w:val="lowerLetter"/>
      <w:lvlText w:val="%5)"/>
      <w:lvlJc w:val="left"/>
      <w:pPr>
        <w:ind w:left="3091" w:hanging="420"/>
      </w:pPr>
    </w:lvl>
    <w:lvl w:ilvl="5" w:tentative="0">
      <w:start w:val="1"/>
      <w:numFmt w:val="lowerRoman"/>
      <w:lvlText w:val="%6."/>
      <w:lvlJc w:val="right"/>
      <w:pPr>
        <w:ind w:left="3511" w:hanging="420"/>
      </w:pPr>
    </w:lvl>
    <w:lvl w:ilvl="6" w:tentative="0">
      <w:start w:val="1"/>
      <w:numFmt w:val="decimal"/>
      <w:lvlText w:val="%7."/>
      <w:lvlJc w:val="left"/>
      <w:pPr>
        <w:ind w:left="3931" w:hanging="420"/>
      </w:pPr>
    </w:lvl>
    <w:lvl w:ilvl="7" w:tentative="0">
      <w:start w:val="1"/>
      <w:numFmt w:val="lowerLetter"/>
      <w:lvlText w:val="%8)"/>
      <w:lvlJc w:val="left"/>
      <w:pPr>
        <w:ind w:left="4351" w:hanging="420"/>
      </w:pPr>
    </w:lvl>
    <w:lvl w:ilvl="8" w:tentative="0">
      <w:start w:val="1"/>
      <w:numFmt w:val="lowerRoman"/>
      <w:lvlText w:val="%9."/>
      <w:lvlJc w:val="right"/>
      <w:pPr>
        <w:ind w:left="4771" w:hanging="420"/>
      </w:pPr>
    </w:lvl>
  </w:abstractNum>
  <w:abstractNum w:abstractNumId="56">
    <w:nsid w:val="747469E7"/>
    <w:multiLevelType w:val="multilevel"/>
    <w:tmpl w:val="747469E7"/>
    <w:lvl w:ilvl="0" w:tentative="0">
      <w:start w:val="1"/>
      <w:numFmt w:val="decimal"/>
      <w:lvlText w:val="%1、"/>
      <w:lvlJc w:val="left"/>
      <w:pPr>
        <w:ind w:left="1211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2039" w:hanging="420"/>
      </w:pPr>
    </w:lvl>
    <w:lvl w:ilvl="2" w:tentative="0">
      <w:start w:val="1"/>
      <w:numFmt w:val="lowerRoman"/>
      <w:lvlText w:val="%3."/>
      <w:lvlJc w:val="right"/>
      <w:pPr>
        <w:ind w:left="2459" w:hanging="420"/>
      </w:pPr>
    </w:lvl>
    <w:lvl w:ilvl="3" w:tentative="0">
      <w:start w:val="1"/>
      <w:numFmt w:val="decimal"/>
      <w:lvlText w:val="%4."/>
      <w:lvlJc w:val="left"/>
      <w:pPr>
        <w:ind w:left="2879" w:hanging="420"/>
      </w:pPr>
    </w:lvl>
    <w:lvl w:ilvl="4" w:tentative="0">
      <w:start w:val="1"/>
      <w:numFmt w:val="lowerLetter"/>
      <w:lvlText w:val="%5)"/>
      <w:lvlJc w:val="left"/>
      <w:pPr>
        <w:ind w:left="3299" w:hanging="420"/>
      </w:pPr>
    </w:lvl>
    <w:lvl w:ilvl="5" w:tentative="0">
      <w:start w:val="1"/>
      <w:numFmt w:val="lowerRoman"/>
      <w:lvlText w:val="%6."/>
      <w:lvlJc w:val="right"/>
      <w:pPr>
        <w:ind w:left="3719" w:hanging="420"/>
      </w:pPr>
    </w:lvl>
    <w:lvl w:ilvl="6" w:tentative="0">
      <w:start w:val="1"/>
      <w:numFmt w:val="decimal"/>
      <w:lvlText w:val="%7."/>
      <w:lvlJc w:val="left"/>
      <w:pPr>
        <w:ind w:left="4139" w:hanging="420"/>
      </w:pPr>
    </w:lvl>
    <w:lvl w:ilvl="7" w:tentative="0">
      <w:start w:val="1"/>
      <w:numFmt w:val="lowerLetter"/>
      <w:lvlText w:val="%8)"/>
      <w:lvlJc w:val="left"/>
      <w:pPr>
        <w:ind w:left="4559" w:hanging="420"/>
      </w:pPr>
    </w:lvl>
    <w:lvl w:ilvl="8" w:tentative="0">
      <w:start w:val="1"/>
      <w:numFmt w:val="lowerRoman"/>
      <w:lvlText w:val="%9."/>
      <w:lvlJc w:val="right"/>
      <w:pPr>
        <w:ind w:left="4979" w:hanging="420"/>
      </w:pPr>
    </w:lvl>
  </w:abstractNum>
  <w:abstractNum w:abstractNumId="57">
    <w:nsid w:val="77B47D43"/>
    <w:multiLevelType w:val="multilevel"/>
    <w:tmpl w:val="77B47D43"/>
    <w:lvl w:ilvl="0" w:tentative="0">
      <w:start w:val="1"/>
      <w:numFmt w:val="decimal"/>
      <w:pStyle w:val="135"/>
      <w:lvlText w:val="表%1"/>
      <w:legacy w:legacy="1" w:legacySpace="0" w:legacyIndent="0"/>
      <w:lvlJc w:val="left"/>
      <w:rPr>
        <w:rFonts w:hint="default" w:ascii="Times New Roman" w:hAnsi="Times New Roman" w:cs="Times New Roman"/>
      </w:rPr>
    </w:lvl>
    <w:lvl w:ilvl="1" w:tentative="0">
      <w:start w:val="1"/>
      <w:numFmt w:val="none"/>
      <w:lvlText w:val="6.2"/>
      <w:lvlJc w:val="left"/>
      <w:pPr>
        <w:tabs>
          <w:tab w:val="left" w:pos="420"/>
        </w:tabs>
        <w:ind w:left="1044" w:hanging="624"/>
      </w:pPr>
      <w:rPr>
        <w:rFonts w:hint="default" w:ascii="Times New Roman" w:hAnsi="Times New Roman" w:cs="Times New Roman"/>
      </w:rPr>
    </w:lvl>
    <w:lvl w:ilvl="2" w:tentative="0">
      <w:start w:val="8"/>
      <w:numFmt w:val="decimal"/>
      <w:lvlText w:val="%3）"/>
      <w:lvlJc w:val="left"/>
      <w:pPr>
        <w:tabs>
          <w:tab w:val="left" w:pos="1200"/>
        </w:tabs>
        <w:ind w:left="1200" w:hanging="36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58">
    <w:nsid w:val="7C2154A9"/>
    <w:multiLevelType w:val="multilevel"/>
    <w:tmpl w:val="7C2154A9"/>
    <w:lvl w:ilvl="0" w:tentative="0">
      <w:start w:val="1"/>
      <w:numFmt w:val="decimal"/>
      <w:lvlText w:val="%1、"/>
      <w:lvlJc w:val="left"/>
      <w:pPr>
        <w:ind w:left="929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409" w:hanging="420"/>
      </w:pPr>
    </w:lvl>
    <w:lvl w:ilvl="2" w:tentative="0">
      <w:start w:val="1"/>
      <w:numFmt w:val="lowerRoman"/>
      <w:lvlText w:val="%3."/>
      <w:lvlJc w:val="right"/>
      <w:pPr>
        <w:ind w:left="1829" w:hanging="420"/>
      </w:pPr>
    </w:lvl>
    <w:lvl w:ilvl="3" w:tentative="0">
      <w:start w:val="1"/>
      <w:numFmt w:val="decimal"/>
      <w:lvlText w:val="%4."/>
      <w:lvlJc w:val="left"/>
      <w:pPr>
        <w:ind w:left="2249" w:hanging="420"/>
      </w:pPr>
    </w:lvl>
    <w:lvl w:ilvl="4" w:tentative="0">
      <w:start w:val="1"/>
      <w:numFmt w:val="lowerLetter"/>
      <w:lvlText w:val="%5)"/>
      <w:lvlJc w:val="left"/>
      <w:pPr>
        <w:ind w:left="2669" w:hanging="420"/>
      </w:pPr>
    </w:lvl>
    <w:lvl w:ilvl="5" w:tentative="0">
      <w:start w:val="1"/>
      <w:numFmt w:val="lowerRoman"/>
      <w:lvlText w:val="%6."/>
      <w:lvlJc w:val="right"/>
      <w:pPr>
        <w:ind w:left="3089" w:hanging="420"/>
      </w:pPr>
    </w:lvl>
    <w:lvl w:ilvl="6" w:tentative="0">
      <w:start w:val="1"/>
      <w:numFmt w:val="decimal"/>
      <w:lvlText w:val="%7."/>
      <w:lvlJc w:val="left"/>
      <w:pPr>
        <w:ind w:left="3509" w:hanging="420"/>
      </w:pPr>
    </w:lvl>
    <w:lvl w:ilvl="7" w:tentative="0">
      <w:start w:val="1"/>
      <w:numFmt w:val="lowerLetter"/>
      <w:lvlText w:val="%8)"/>
      <w:lvlJc w:val="left"/>
      <w:pPr>
        <w:ind w:left="3929" w:hanging="420"/>
      </w:pPr>
    </w:lvl>
    <w:lvl w:ilvl="8" w:tentative="0">
      <w:start w:val="1"/>
      <w:numFmt w:val="lowerRoman"/>
      <w:lvlText w:val="%9."/>
      <w:lvlJc w:val="right"/>
      <w:pPr>
        <w:ind w:left="4349" w:hanging="420"/>
      </w:pPr>
    </w:lvl>
  </w:abstractNum>
  <w:abstractNum w:abstractNumId="59">
    <w:nsid w:val="7CEA6C64"/>
    <w:multiLevelType w:val="multilevel"/>
    <w:tmpl w:val="7CEA6C64"/>
    <w:lvl w:ilvl="0" w:tentative="0">
      <w:start w:val="1"/>
      <w:numFmt w:val="decimal"/>
      <w:lvlText w:val="%1、"/>
      <w:lvlJc w:val="left"/>
      <w:pPr>
        <w:ind w:left="929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409" w:hanging="420"/>
      </w:pPr>
    </w:lvl>
    <w:lvl w:ilvl="2" w:tentative="0">
      <w:start w:val="1"/>
      <w:numFmt w:val="lowerRoman"/>
      <w:lvlText w:val="%3."/>
      <w:lvlJc w:val="right"/>
      <w:pPr>
        <w:ind w:left="1829" w:hanging="420"/>
      </w:pPr>
    </w:lvl>
    <w:lvl w:ilvl="3" w:tentative="0">
      <w:start w:val="1"/>
      <w:numFmt w:val="decimal"/>
      <w:lvlText w:val="%4."/>
      <w:lvlJc w:val="left"/>
      <w:pPr>
        <w:ind w:left="2249" w:hanging="420"/>
      </w:pPr>
    </w:lvl>
    <w:lvl w:ilvl="4" w:tentative="0">
      <w:start w:val="1"/>
      <w:numFmt w:val="lowerLetter"/>
      <w:lvlText w:val="%5)"/>
      <w:lvlJc w:val="left"/>
      <w:pPr>
        <w:ind w:left="2669" w:hanging="420"/>
      </w:pPr>
    </w:lvl>
    <w:lvl w:ilvl="5" w:tentative="0">
      <w:start w:val="1"/>
      <w:numFmt w:val="lowerRoman"/>
      <w:lvlText w:val="%6."/>
      <w:lvlJc w:val="right"/>
      <w:pPr>
        <w:ind w:left="3089" w:hanging="420"/>
      </w:pPr>
    </w:lvl>
    <w:lvl w:ilvl="6" w:tentative="0">
      <w:start w:val="1"/>
      <w:numFmt w:val="decimal"/>
      <w:lvlText w:val="%7."/>
      <w:lvlJc w:val="left"/>
      <w:pPr>
        <w:ind w:left="3509" w:hanging="420"/>
      </w:pPr>
    </w:lvl>
    <w:lvl w:ilvl="7" w:tentative="0">
      <w:start w:val="1"/>
      <w:numFmt w:val="lowerLetter"/>
      <w:lvlText w:val="%8)"/>
      <w:lvlJc w:val="left"/>
      <w:pPr>
        <w:ind w:left="3929" w:hanging="420"/>
      </w:pPr>
    </w:lvl>
    <w:lvl w:ilvl="8" w:tentative="0">
      <w:start w:val="1"/>
      <w:numFmt w:val="lowerRoman"/>
      <w:lvlText w:val="%9."/>
      <w:lvlJc w:val="right"/>
      <w:pPr>
        <w:ind w:left="4349" w:hanging="420"/>
      </w:pPr>
    </w:lvl>
  </w:abstractNum>
  <w:abstractNum w:abstractNumId="60">
    <w:nsid w:val="7EE44AF8"/>
    <w:multiLevelType w:val="multilevel"/>
    <w:tmpl w:val="7EE44AF8"/>
    <w:lvl w:ilvl="0" w:tentative="0">
      <w:start w:val="1"/>
      <w:numFmt w:val="lowerLetter"/>
      <w:lvlText w:val="%1)"/>
      <w:lvlJc w:val="left"/>
      <w:pPr>
        <w:ind w:left="1694" w:hanging="420"/>
      </w:pPr>
    </w:lvl>
    <w:lvl w:ilvl="1" w:tentative="0">
      <w:start w:val="1"/>
      <w:numFmt w:val="lowerLetter"/>
      <w:lvlText w:val="%2)"/>
      <w:lvlJc w:val="left"/>
      <w:pPr>
        <w:ind w:left="2114" w:hanging="420"/>
      </w:pPr>
    </w:lvl>
    <w:lvl w:ilvl="2" w:tentative="0">
      <w:start w:val="1"/>
      <w:numFmt w:val="lowerRoman"/>
      <w:lvlText w:val="%3."/>
      <w:lvlJc w:val="right"/>
      <w:pPr>
        <w:ind w:left="2534" w:hanging="420"/>
      </w:pPr>
    </w:lvl>
    <w:lvl w:ilvl="3" w:tentative="0">
      <w:start w:val="1"/>
      <w:numFmt w:val="decimal"/>
      <w:lvlText w:val="%4."/>
      <w:lvlJc w:val="left"/>
      <w:pPr>
        <w:ind w:left="2954" w:hanging="420"/>
      </w:pPr>
    </w:lvl>
    <w:lvl w:ilvl="4" w:tentative="0">
      <w:start w:val="1"/>
      <w:numFmt w:val="lowerLetter"/>
      <w:lvlText w:val="%5)"/>
      <w:lvlJc w:val="left"/>
      <w:pPr>
        <w:ind w:left="3374" w:hanging="420"/>
      </w:pPr>
    </w:lvl>
    <w:lvl w:ilvl="5" w:tentative="0">
      <w:start w:val="1"/>
      <w:numFmt w:val="lowerRoman"/>
      <w:lvlText w:val="%6."/>
      <w:lvlJc w:val="right"/>
      <w:pPr>
        <w:ind w:left="3794" w:hanging="420"/>
      </w:pPr>
    </w:lvl>
    <w:lvl w:ilvl="6" w:tentative="0">
      <w:start w:val="1"/>
      <w:numFmt w:val="decimal"/>
      <w:lvlText w:val="%7."/>
      <w:lvlJc w:val="left"/>
      <w:pPr>
        <w:ind w:left="4214" w:hanging="420"/>
      </w:pPr>
    </w:lvl>
    <w:lvl w:ilvl="7" w:tentative="0">
      <w:start w:val="1"/>
      <w:numFmt w:val="lowerLetter"/>
      <w:lvlText w:val="%8)"/>
      <w:lvlJc w:val="left"/>
      <w:pPr>
        <w:ind w:left="4634" w:hanging="420"/>
      </w:pPr>
    </w:lvl>
    <w:lvl w:ilvl="8" w:tentative="0">
      <w:start w:val="1"/>
      <w:numFmt w:val="lowerRoman"/>
      <w:lvlText w:val="%9."/>
      <w:lvlJc w:val="right"/>
      <w:pPr>
        <w:ind w:left="5054" w:hanging="420"/>
      </w:pPr>
    </w:lvl>
  </w:abstractNum>
  <w:num w:numId="1">
    <w:abstractNumId w:val="40"/>
  </w:num>
  <w:num w:numId="2">
    <w:abstractNumId w:val="11"/>
  </w:num>
  <w:num w:numId="3">
    <w:abstractNumId w:val="13"/>
  </w:num>
  <w:num w:numId="4">
    <w:abstractNumId w:val="16"/>
  </w:num>
  <w:num w:numId="5">
    <w:abstractNumId w:val="17"/>
  </w:num>
  <w:num w:numId="6">
    <w:abstractNumId w:val="14"/>
  </w:num>
  <w:num w:numId="7">
    <w:abstractNumId w:val="10"/>
  </w:num>
  <w:num w:numId="8">
    <w:abstractNumId w:val="15"/>
  </w:num>
  <w:num w:numId="9">
    <w:abstractNumId w:val="12"/>
  </w:num>
  <w:num w:numId="10">
    <w:abstractNumId w:val="9"/>
  </w:num>
  <w:num w:numId="11">
    <w:abstractNumId w:val="8"/>
  </w:num>
  <w:num w:numId="12">
    <w:abstractNumId w:val="57"/>
  </w:num>
  <w:num w:numId="13">
    <w:abstractNumId w:val="21"/>
  </w:num>
  <w:num w:numId="14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0"/>
  </w:num>
  <w:num w:numId="16">
    <w:abstractNumId w:val="49"/>
  </w:num>
  <w:num w:numId="17">
    <w:abstractNumId w:val="1"/>
  </w:num>
  <w:num w:numId="18">
    <w:abstractNumId w:val="28"/>
  </w:num>
  <w:num w:numId="19">
    <w:abstractNumId w:val="55"/>
  </w:num>
  <w:num w:numId="20">
    <w:abstractNumId w:val="58"/>
  </w:num>
  <w:num w:numId="21">
    <w:abstractNumId w:val="6"/>
  </w:num>
  <w:num w:numId="22">
    <w:abstractNumId w:val="41"/>
  </w:num>
  <w:num w:numId="23">
    <w:abstractNumId w:val="26"/>
  </w:num>
  <w:num w:numId="24">
    <w:abstractNumId w:val="47"/>
  </w:num>
  <w:num w:numId="25">
    <w:abstractNumId w:val="5"/>
  </w:num>
  <w:num w:numId="26">
    <w:abstractNumId w:val="30"/>
  </w:num>
  <w:num w:numId="27">
    <w:abstractNumId w:val="19"/>
  </w:num>
  <w:num w:numId="28">
    <w:abstractNumId w:val="4"/>
  </w:num>
  <w:num w:numId="29">
    <w:abstractNumId w:val="7"/>
  </w:num>
  <w:num w:numId="30">
    <w:abstractNumId w:val="34"/>
  </w:num>
  <w:num w:numId="31">
    <w:abstractNumId w:val="29"/>
  </w:num>
  <w:num w:numId="32">
    <w:abstractNumId w:val="37"/>
  </w:num>
  <w:num w:numId="33">
    <w:abstractNumId w:val="59"/>
  </w:num>
  <w:num w:numId="34">
    <w:abstractNumId w:val="27"/>
  </w:num>
  <w:num w:numId="35">
    <w:abstractNumId w:val="32"/>
  </w:num>
  <w:num w:numId="36">
    <w:abstractNumId w:val="39"/>
  </w:num>
  <w:num w:numId="37">
    <w:abstractNumId w:val="52"/>
  </w:num>
  <w:num w:numId="38">
    <w:abstractNumId w:val="20"/>
  </w:num>
  <w:num w:numId="39">
    <w:abstractNumId w:val="33"/>
  </w:num>
  <w:num w:numId="40">
    <w:abstractNumId w:val="44"/>
  </w:num>
  <w:num w:numId="41">
    <w:abstractNumId w:val="50"/>
  </w:num>
  <w:num w:numId="42">
    <w:abstractNumId w:val="51"/>
  </w:num>
  <w:num w:numId="43">
    <w:abstractNumId w:val="60"/>
  </w:num>
  <w:num w:numId="44">
    <w:abstractNumId w:val="23"/>
  </w:num>
  <w:num w:numId="45">
    <w:abstractNumId w:val="3"/>
  </w:num>
  <w:num w:numId="46">
    <w:abstractNumId w:val="25"/>
  </w:num>
  <w:num w:numId="47">
    <w:abstractNumId w:val="38"/>
  </w:num>
  <w:num w:numId="48">
    <w:abstractNumId w:val="22"/>
  </w:num>
  <w:num w:numId="49">
    <w:abstractNumId w:val="36"/>
  </w:num>
  <w:num w:numId="50">
    <w:abstractNumId w:val="46"/>
  </w:num>
  <w:num w:numId="51">
    <w:abstractNumId w:val="24"/>
  </w:num>
  <w:num w:numId="52">
    <w:abstractNumId w:val="53"/>
  </w:num>
  <w:num w:numId="53">
    <w:abstractNumId w:val="54"/>
  </w:num>
  <w:num w:numId="54">
    <w:abstractNumId w:val="42"/>
  </w:num>
  <w:num w:numId="55">
    <w:abstractNumId w:val="18"/>
  </w:num>
  <w:num w:numId="56">
    <w:abstractNumId w:val="48"/>
  </w:num>
  <w:num w:numId="57">
    <w:abstractNumId w:val="35"/>
  </w:num>
  <w:num w:numId="58">
    <w:abstractNumId w:val="56"/>
  </w:num>
  <w:num w:numId="59">
    <w:abstractNumId w:val="45"/>
  </w:num>
  <w:num w:numId="60">
    <w:abstractNumId w:val="31"/>
  </w:num>
  <w:num w:numId="61">
    <w:abstractNumId w:val="2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M00031069">
    <w15:presenceInfo w15:providerId="None" w15:userId="M00031069"/>
  </w15:person>
  <w15:person w15:author="M00000676">
    <w15:presenceInfo w15:providerId="None" w15:userId="M00000676"/>
  </w15:person>
  <w15:person w15:author="M00009068">
    <w15:presenceInfo w15:providerId="None" w15:userId="M00009068"/>
  </w15:person>
  <w15:person w15:author="Administrator">
    <w15:presenceInfo w15:providerId="None" w15:userId="Administrator"/>
  </w15:person>
  <w15:person w15:author="M00007797">
    <w15:presenceInfo w15:providerId="None" w15:userId="M00007797"/>
  </w15:person>
  <w15:person w15:author="yefeiting">
    <w15:presenceInfo w15:providerId="None" w15:userId="yefeiting"/>
  </w15:person>
  <w15:person w15:author="M00032937">
    <w15:presenceInfo w15:providerId="None" w15:userId="M00032937"/>
  </w15:person>
  <w15:person w15:author="M00006686">
    <w15:presenceInfo w15:providerId="None" w15:userId="M00006686"/>
  </w15:person>
  <w15:person w15:author="M00009081">
    <w15:presenceInfo w15:providerId="None" w15:userId="M0000908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mirrorMargins w:val="1"/>
  <w:bordersDoNotSurroundHeader w:val="0"/>
  <w:bordersDoNotSurroundFooter w:val="0"/>
  <w:hideSpellingErrors/>
  <w:trackRevisions w:val="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7C09"/>
    <w:rsid w:val="0000031D"/>
    <w:rsid w:val="0000090E"/>
    <w:rsid w:val="00000BEA"/>
    <w:rsid w:val="00001666"/>
    <w:rsid w:val="00002482"/>
    <w:rsid w:val="00002C8A"/>
    <w:rsid w:val="00002D96"/>
    <w:rsid w:val="0000313B"/>
    <w:rsid w:val="0000340F"/>
    <w:rsid w:val="0000409E"/>
    <w:rsid w:val="000065A2"/>
    <w:rsid w:val="00006DD1"/>
    <w:rsid w:val="00007F67"/>
    <w:rsid w:val="00010908"/>
    <w:rsid w:val="0001133B"/>
    <w:rsid w:val="0001158C"/>
    <w:rsid w:val="00011C8D"/>
    <w:rsid w:val="00011DCD"/>
    <w:rsid w:val="00012F1D"/>
    <w:rsid w:val="0001355F"/>
    <w:rsid w:val="00013A06"/>
    <w:rsid w:val="00013E7B"/>
    <w:rsid w:val="00014B54"/>
    <w:rsid w:val="00015307"/>
    <w:rsid w:val="00015C5B"/>
    <w:rsid w:val="00015E96"/>
    <w:rsid w:val="00016895"/>
    <w:rsid w:val="00016BE6"/>
    <w:rsid w:val="0001787A"/>
    <w:rsid w:val="00020894"/>
    <w:rsid w:val="00020A9D"/>
    <w:rsid w:val="00021A7C"/>
    <w:rsid w:val="00021CE8"/>
    <w:rsid w:val="00021F05"/>
    <w:rsid w:val="000220DD"/>
    <w:rsid w:val="0002346D"/>
    <w:rsid w:val="000235C1"/>
    <w:rsid w:val="0002399B"/>
    <w:rsid w:val="000242F6"/>
    <w:rsid w:val="000243E7"/>
    <w:rsid w:val="00025606"/>
    <w:rsid w:val="00025EC5"/>
    <w:rsid w:val="000263C3"/>
    <w:rsid w:val="00026D4B"/>
    <w:rsid w:val="00027A7F"/>
    <w:rsid w:val="00030558"/>
    <w:rsid w:val="00030EA0"/>
    <w:rsid w:val="00031A0F"/>
    <w:rsid w:val="0003237B"/>
    <w:rsid w:val="000332C8"/>
    <w:rsid w:val="000339ED"/>
    <w:rsid w:val="00034476"/>
    <w:rsid w:val="00036617"/>
    <w:rsid w:val="00036A03"/>
    <w:rsid w:val="00037388"/>
    <w:rsid w:val="000378E7"/>
    <w:rsid w:val="00037EB8"/>
    <w:rsid w:val="00040F57"/>
    <w:rsid w:val="0004163D"/>
    <w:rsid w:val="0004273C"/>
    <w:rsid w:val="00042893"/>
    <w:rsid w:val="000428B0"/>
    <w:rsid w:val="00043B2A"/>
    <w:rsid w:val="00043C16"/>
    <w:rsid w:val="00043CB8"/>
    <w:rsid w:val="00045103"/>
    <w:rsid w:val="0004569E"/>
    <w:rsid w:val="000464C9"/>
    <w:rsid w:val="00046B15"/>
    <w:rsid w:val="00047723"/>
    <w:rsid w:val="00047A83"/>
    <w:rsid w:val="00047D3C"/>
    <w:rsid w:val="00047F7A"/>
    <w:rsid w:val="00050167"/>
    <w:rsid w:val="00050179"/>
    <w:rsid w:val="000503E8"/>
    <w:rsid w:val="00051499"/>
    <w:rsid w:val="00053738"/>
    <w:rsid w:val="000547BF"/>
    <w:rsid w:val="00054929"/>
    <w:rsid w:val="00054B10"/>
    <w:rsid w:val="00055506"/>
    <w:rsid w:val="00055668"/>
    <w:rsid w:val="00056E4B"/>
    <w:rsid w:val="00057639"/>
    <w:rsid w:val="00057C0B"/>
    <w:rsid w:val="0006048A"/>
    <w:rsid w:val="00060A15"/>
    <w:rsid w:val="00061451"/>
    <w:rsid w:val="000615E3"/>
    <w:rsid w:val="000627CF"/>
    <w:rsid w:val="00062BED"/>
    <w:rsid w:val="000637E8"/>
    <w:rsid w:val="000645CC"/>
    <w:rsid w:val="00064AF5"/>
    <w:rsid w:val="0006554C"/>
    <w:rsid w:val="0006586B"/>
    <w:rsid w:val="00066191"/>
    <w:rsid w:val="000675E5"/>
    <w:rsid w:val="0006785B"/>
    <w:rsid w:val="000713BE"/>
    <w:rsid w:val="00071E3A"/>
    <w:rsid w:val="000723CA"/>
    <w:rsid w:val="00072587"/>
    <w:rsid w:val="00072711"/>
    <w:rsid w:val="00072778"/>
    <w:rsid w:val="00073438"/>
    <w:rsid w:val="00074FF8"/>
    <w:rsid w:val="000779E5"/>
    <w:rsid w:val="000808CE"/>
    <w:rsid w:val="000808F6"/>
    <w:rsid w:val="000816E5"/>
    <w:rsid w:val="0008198E"/>
    <w:rsid w:val="00082095"/>
    <w:rsid w:val="00082260"/>
    <w:rsid w:val="00082271"/>
    <w:rsid w:val="0008236C"/>
    <w:rsid w:val="00082742"/>
    <w:rsid w:val="000838F0"/>
    <w:rsid w:val="0008610D"/>
    <w:rsid w:val="000864A3"/>
    <w:rsid w:val="000878B2"/>
    <w:rsid w:val="00087F2D"/>
    <w:rsid w:val="000902EB"/>
    <w:rsid w:val="00091245"/>
    <w:rsid w:val="00091841"/>
    <w:rsid w:val="00091BEA"/>
    <w:rsid w:val="00091DCF"/>
    <w:rsid w:val="0009287D"/>
    <w:rsid w:val="0009291D"/>
    <w:rsid w:val="0009297D"/>
    <w:rsid w:val="0009446F"/>
    <w:rsid w:val="00094565"/>
    <w:rsid w:val="00094BD3"/>
    <w:rsid w:val="00095A2B"/>
    <w:rsid w:val="00096813"/>
    <w:rsid w:val="000968B6"/>
    <w:rsid w:val="00096F5F"/>
    <w:rsid w:val="00097102"/>
    <w:rsid w:val="000A0207"/>
    <w:rsid w:val="000A07A8"/>
    <w:rsid w:val="000A10E5"/>
    <w:rsid w:val="000A19F7"/>
    <w:rsid w:val="000A28DC"/>
    <w:rsid w:val="000A333F"/>
    <w:rsid w:val="000A3A5B"/>
    <w:rsid w:val="000A4821"/>
    <w:rsid w:val="000A4936"/>
    <w:rsid w:val="000A5219"/>
    <w:rsid w:val="000A56DA"/>
    <w:rsid w:val="000A6EFD"/>
    <w:rsid w:val="000A7B61"/>
    <w:rsid w:val="000A7CCD"/>
    <w:rsid w:val="000B0303"/>
    <w:rsid w:val="000B2102"/>
    <w:rsid w:val="000B3272"/>
    <w:rsid w:val="000B3AEB"/>
    <w:rsid w:val="000B3D8A"/>
    <w:rsid w:val="000B4706"/>
    <w:rsid w:val="000B5636"/>
    <w:rsid w:val="000B6428"/>
    <w:rsid w:val="000B669C"/>
    <w:rsid w:val="000C1167"/>
    <w:rsid w:val="000C1781"/>
    <w:rsid w:val="000C17A4"/>
    <w:rsid w:val="000C1D5A"/>
    <w:rsid w:val="000C2911"/>
    <w:rsid w:val="000C343D"/>
    <w:rsid w:val="000C4EBA"/>
    <w:rsid w:val="000C55BC"/>
    <w:rsid w:val="000C5C2D"/>
    <w:rsid w:val="000C6D02"/>
    <w:rsid w:val="000D1D5F"/>
    <w:rsid w:val="000D2787"/>
    <w:rsid w:val="000D2DBA"/>
    <w:rsid w:val="000D33B4"/>
    <w:rsid w:val="000D39E6"/>
    <w:rsid w:val="000D3BB6"/>
    <w:rsid w:val="000D48B8"/>
    <w:rsid w:val="000D6128"/>
    <w:rsid w:val="000D7170"/>
    <w:rsid w:val="000D7DE8"/>
    <w:rsid w:val="000E17CB"/>
    <w:rsid w:val="000E1BE9"/>
    <w:rsid w:val="000E2400"/>
    <w:rsid w:val="000E28E5"/>
    <w:rsid w:val="000E2B4C"/>
    <w:rsid w:val="000E31D3"/>
    <w:rsid w:val="000E3668"/>
    <w:rsid w:val="000E44E0"/>
    <w:rsid w:val="000E5CFD"/>
    <w:rsid w:val="000E5DDD"/>
    <w:rsid w:val="000E7FA6"/>
    <w:rsid w:val="000F0109"/>
    <w:rsid w:val="000F1508"/>
    <w:rsid w:val="000F2732"/>
    <w:rsid w:val="000F4162"/>
    <w:rsid w:val="000F4305"/>
    <w:rsid w:val="000F4FDE"/>
    <w:rsid w:val="000F5AD4"/>
    <w:rsid w:val="000F6179"/>
    <w:rsid w:val="000F6D57"/>
    <w:rsid w:val="00101493"/>
    <w:rsid w:val="0010285B"/>
    <w:rsid w:val="00102A7C"/>
    <w:rsid w:val="00102C7C"/>
    <w:rsid w:val="0010329F"/>
    <w:rsid w:val="00103D22"/>
    <w:rsid w:val="001048BF"/>
    <w:rsid w:val="00105181"/>
    <w:rsid w:val="001054E2"/>
    <w:rsid w:val="001058DA"/>
    <w:rsid w:val="001068A5"/>
    <w:rsid w:val="001076A9"/>
    <w:rsid w:val="00110670"/>
    <w:rsid w:val="00110E5D"/>
    <w:rsid w:val="00111D76"/>
    <w:rsid w:val="0011291E"/>
    <w:rsid w:val="0011314F"/>
    <w:rsid w:val="0011328B"/>
    <w:rsid w:val="001143C9"/>
    <w:rsid w:val="001147B7"/>
    <w:rsid w:val="00116E31"/>
    <w:rsid w:val="001174A9"/>
    <w:rsid w:val="001209D8"/>
    <w:rsid w:val="00121168"/>
    <w:rsid w:val="00121867"/>
    <w:rsid w:val="00122539"/>
    <w:rsid w:val="00122D10"/>
    <w:rsid w:val="00123624"/>
    <w:rsid w:val="001237DB"/>
    <w:rsid w:val="00123EA2"/>
    <w:rsid w:val="001243A3"/>
    <w:rsid w:val="00125429"/>
    <w:rsid w:val="00125B05"/>
    <w:rsid w:val="00126546"/>
    <w:rsid w:val="00126EF3"/>
    <w:rsid w:val="00126F2B"/>
    <w:rsid w:val="001273E2"/>
    <w:rsid w:val="0012748B"/>
    <w:rsid w:val="001277CE"/>
    <w:rsid w:val="00127B44"/>
    <w:rsid w:val="00127C25"/>
    <w:rsid w:val="00127C4F"/>
    <w:rsid w:val="001305F9"/>
    <w:rsid w:val="001309D8"/>
    <w:rsid w:val="00130C2D"/>
    <w:rsid w:val="00131B70"/>
    <w:rsid w:val="00132E9B"/>
    <w:rsid w:val="00133B65"/>
    <w:rsid w:val="00133DC8"/>
    <w:rsid w:val="00133FE7"/>
    <w:rsid w:val="00135466"/>
    <w:rsid w:val="00137324"/>
    <w:rsid w:val="001402B4"/>
    <w:rsid w:val="001415BF"/>
    <w:rsid w:val="0014242C"/>
    <w:rsid w:val="001425BC"/>
    <w:rsid w:val="00144FFA"/>
    <w:rsid w:val="001468C2"/>
    <w:rsid w:val="001468FE"/>
    <w:rsid w:val="0015019B"/>
    <w:rsid w:val="001501A7"/>
    <w:rsid w:val="00150455"/>
    <w:rsid w:val="00151056"/>
    <w:rsid w:val="0015134C"/>
    <w:rsid w:val="00151DC1"/>
    <w:rsid w:val="00152086"/>
    <w:rsid w:val="00152205"/>
    <w:rsid w:val="001526E2"/>
    <w:rsid w:val="00153498"/>
    <w:rsid w:val="00153CD8"/>
    <w:rsid w:val="001544C7"/>
    <w:rsid w:val="001548F9"/>
    <w:rsid w:val="00154B30"/>
    <w:rsid w:val="0015592A"/>
    <w:rsid w:val="00155B9F"/>
    <w:rsid w:val="001561D1"/>
    <w:rsid w:val="00156901"/>
    <w:rsid w:val="001602AC"/>
    <w:rsid w:val="001602D4"/>
    <w:rsid w:val="0016054F"/>
    <w:rsid w:val="00160B2A"/>
    <w:rsid w:val="0016284F"/>
    <w:rsid w:val="0016311A"/>
    <w:rsid w:val="00163187"/>
    <w:rsid w:val="00163941"/>
    <w:rsid w:val="00164025"/>
    <w:rsid w:val="001647BC"/>
    <w:rsid w:val="001649B0"/>
    <w:rsid w:val="001650A0"/>
    <w:rsid w:val="00165FDE"/>
    <w:rsid w:val="001660BB"/>
    <w:rsid w:val="00167CF6"/>
    <w:rsid w:val="00167D7B"/>
    <w:rsid w:val="00167EFF"/>
    <w:rsid w:val="00167F7D"/>
    <w:rsid w:val="0017022D"/>
    <w:rsid w:val="00171686"/>
    <w:rsid w:val="00171872"/>
    <w:rsid w:val="00171C63"/>
    <w:rsid w:val="00171D0A"/>
    <w:rsid w:val="001726B7"/>
    <w:rsid w:val="001803DF"/>
    <w:rsid w:val="00181469"/>
    <w:rsid w:val="00182984"/>
    <w:rsid w:val="00182DDC"/>
    <w:rsid w:val="001850BF"/>
    <w:rsid w:val="00185202"/>
    <w:rsid w:val="0018530E"/>
    <w:rsid w:val="00186452"/>
    <w:rsid w:val="001866B4"/>
    <w:rsid w:val="00186C57"/>
    <w:rsid w:val="00187540"/>
    <w:rsid w:val="00192134"/>
    <w:rsid w:val="001921C4"/>
    <w:rsid w:val="001945F8"/>
    <w:rsid w:val="00195633"/>
    <w:rsid w:val="00195E7B"/>
    <w:rsid w:val="00196CEC"/>
    <w:rsid w:val="00197B17"/>
    <w:rsid w:val="001A02AC"/>
    <w:rsid w:val="001A16D1"/>
    <w:rsid w:val="001A1BA2"/>
    <w:rsid w:val="001A2692"/>
    <w:rsid w:val="001A292B"/>
    <w:rsid w:val="001A2AFC"/>
    <w:rsid w:val="001A53B3"/>
    <w:rsid w:val="001A5B44"/>
    <w:rsid w:val="001A5D55"/>
    <w:rsid w:val="001A6345"/>
    <w:rsid w:val="001A76B2"/>
    <w:rsid w:val="001B0799"/>
    <w:rsid w:val="001B148F"/>
    <w:rsid w:val="001B22FE"/>
    <w:rsid w:val="001B259C"/>
    <w:rsid w:val="001B2DAC"/>
    <w:rsid w:val="001B329D"/>
    <w:rsid w:val="001B409E"/>
    <w:rsid w:val="001B42CD"/>
    <w:rsid w:val="001B57BE"/>
    <w:rsid w:val="001B62AE"/>
    <w:rsid w:val="001B6B48"/>
    <w:rsid w:val="001B6BC0"/>
    <w:rsid w:val="001B6CE3"/>
    <w:rsid w:val="001B6E0F"/>
    <w:rsid w:val="001B6F7C"/>
    <w:rsid w:val="001B7A43"/>
    <w:rsid w:val="001C0419"/>
    <w:rsid w:val="001C05B8"/>
    <w:rsid w:val="001C0E87"/>
    <w:rsid w:val="001C1401"/>
    <w:rsid w:val="001C19F6"/>
    <w:rsid w:val="001C1C96"/>
    <w:rsid w:val="001C2846"/>
    <w:rsid w:val="001C30C6"/>
    <w:rsid w:val="001C3698"/>
    <w:rsid w:val="001C376A"/>
    <w:rsid w:val="001C44D3"/>
    <w:rsid w:val="001C4F1D"/>
    <w:rsid w:val="001C5D4C"/>
    <w:rsid w:val="001C6B84"/>
    <w:rsid w:val="001C747C"/>
    <w:rsid w:val="001D0BFC"/>
    <w:rsid w:val="001D19C3"/>
    <w:rsid w:val="001D25ED"/>
    <w:rsid w:val="001D2DBA"/>
    <w:rsid w:val="001D2F8D"/>
    <w:rsid w:val="001D309D"/>
    <w:rsid w:val="001D3BF1"/>
    <w:rsid w:val="001D54EB"/>
    <w:rsid w:val="001D5620"/>
    <w:rsid w:val="001D584D"/>
    <w:rsid w:val="001D5B8A"/>
    <w:rsid w:val="001D6065"/>
    <w:rsid w:val="001D7A98"/>
    <w:rsid w:val="001E0CD7"/>
    <w:rsid w:val="001E11E9"/>
    <w:rsid w:val="001E23CA"/>
    <w:rsid w:val="001E3F2F"/>
    <w:rsid w:val="001E51AA"/>
    <w:rsid w:val="001E51ED"/>
    <w:rsid w:val="001E60B8"/>
    <w:rsid w:val="001E61CF"/>
    <w:rsid w:val="001F0561"/>
    <w:rsid w:val="001F35E2"/>
    <w:rsid w:val="001F3679"/>
    <w:rsid w:val="001F3E7A"/>
    <w:rsid w:val="001F3F28"/>
    <w:rsid w:val="001F5196"/>
    <w:rsid w:val="001F5201"/>
    <w:rsid w:val="001F5A23"/>
    <w:rsid w:val="001F5E7A"/>
    <w:rsid w:val="001F7588"/>
    <w:rsid w:val="001F7F6D"/>
    <w:rsid w:val="002001A8"/>
    <w:rsid w:val="002016E2"/>
    <w:rsid w:val="0020272E"/>
    <w:rsid w:val="002034DE"/>
    <w:rsid w:val="00203C50"/>
    <w:rsid w:val="00204DCD"/>
    <w:rsid w:val="00205B2D"/>
    <w:rsid w:val="0020642E"/>
    <w:rsid w:val="00206B13"/>
    <w:rsid w:val="002071D9"/>
    <w:rsid w:val="00210CE2"/>
    <w:rsid w:val="00211100"/>
    <w:rsid w:val="00212AE5"/>
    <w:rsid w:val="00212D7D"/>
    <w:rsid w:val="0021319A"/>
    <w:rsid w:val="0021335D"/>
    <w:rsid w:val="0021341F"/>
    <w:rsid w:val="00213621"/>
    <w:rsid w:val="00214099"/>
    <w:rsid w:val="00214DEE"/>
    <w:rsid w:val="002154CF"/>
    <w:rsid w:val="00216343"/>
    <w:rsid w:val="00216594"/>
    <w:rsid w:val="002167D1"/>
    <w:rsid w:val="00216832"/>
    <w:rsid w:val="002170AD"/>
    <w:rsid w:val="00217333"/>
    <w:rsid w:val="002201A6"/>
    <w:rsid w:val="00221023"/>
    <w:rsid w:val="0022298A"/>
    <w:rsid w:val="00222ADA"/>
    <w:rsid w:val="00222B35"/>
    <w:rsid w:val="00223056"/>
    <w:rsid w:val="002231E8"/>
    <w:rsid w:val="00224108"/>
    <w:rsid w:val="0022425B"/>
    <w:rsid w:val="0022466D"/>
    <w:rsid w:val="00224CED"/>
    <w:rsid w:val="00225069"/>
    <w:rsid w:val="00225B43"/>
    <w:rsid w:val="00225C8D"/>
    <w:rsid w:val="00225EAB"/>
    <w:rsid w:val="00226033"/>
    <w:rsid w:val="002261D7"/>
    <w:rsid w:val="00226355"/>
    <w:rsid w:val="00226C3A"/>
    <w:rsid w:val="00230A81"/>
    <w:rsid w:val="002335F3"/>
    <w:rsid w:val="00233B97"/>
    <w:rsid w:val="00234CA5"/>
    <w:rsid w:val="00235BD7"/>
    <w:rsid w:val="00235C40"/>
    <w:rsid w:val="002364BE"/>
    <w:rsid w:val="00236543"/>
    <w:rsid w:val="00237584"/>
    <w:rsid w:val="00237C42"/>
    <w:rsid w:val="0024031F"/>
    <w:rsid w:val="002405B5"/>
    <w:rsid w:val="0024072D"/>
    <w:rsid w:val="00242350"/>
    <w:rsid w:val="0024274E"/>
    <w:rsid w:val="00242F6B"/>
    <w:rsid w:val="00244E9C"/>
    <w:rsid w:val="002458A8"/>
    <w:rsid w:val="00245B8C"/>
    <w:rsid w:val="0024663A"/>
    <w:rsid w:val="00246D4A"/>
    <w:rsid w:val="002471F0"/>
    <w:rsid w:val="00247E39"/>
    <w:rsid w:val="0025007D"/>
    <w:rsid w:val="002501A3"/>
    <w:rsid w:val="00250822"/>
    <w:rsid w:val="0025223F"/>
    <w:rsid w:val="00253067"/>
    <w:rsid w:val="00253B27"/>
    <w:rsid w:val="00254542"/>
    <w:rsid w:val="00255AD5"/>
    <w:rsid w:val="0025644B"/>
    <w:rsid w:val="002567AC"/>
    <w:rsid w:val="00256A30"/>
    <w:rsid w:val="00256E7C"/>
    <w:rsid w:val="002572F6"/>
    <w:rsid w:val="0025730B"/>
    <w:rsid w:val="00257572"/>
    <w:rsid w:val="002575BF"/>
    <w:rsid w:val="002600AC"/>
    <w:rsid w:val="002600EE"/>
    <w:rsid w:val="00260D80"/>
    <w:rsid w:val="00260DC0"/>
    <w:rsid w:val="002611F0"/>
    <w:rsid w:val="0026152B"/>
    <w:rsid w:val="00261A1A"/>
    <w:rsid w:val="00261A68"/>
    <w:rsid w:val="002626DA"/>
    <w:rsid w:val="002631A4"/>
    <w:rsid w:val="00263265"/>
    <w:rsid w:val="002636F0"/>
    <w:rsid w:val="00263FC1"/>
    <w:rsid w:val="002643B6"/>
    <w:rsid w:val="002652FC"/>
    <w:rsid w:val="00266365"/>
    <w:rsid w:val="00266949"/>
    <w:rsid w:val="0026700F"/>
    <w:rsid w:val="0026733E"/>
    <w:rsid w:val="002704F7"/>
    <w:rsid w:val="0027087B"/>
    <w:rsid w:val="00270C08"/>
    <w:rsid w:val="002714D0"/>
    <w:rsid w:val="002715DD"/>
    <w:rsid w:val="0027182F"/>
    <w:rsid w:val="00271AA2"/>
    <w:rsid w:val="00272875"/>
    <w:rsid w:val="00272B65"/>
    <w:rsid w:val="00272F61"/>
    <w:rsid w:val="002740D0"/>
    <w:rsid w:val="00274F3D"/>
    <w:rsid w:val="0027548C"/>
    <w:rsid w:val="00275F61"/>
    <w:rsid w:val="00277296"/>
    <w:rsid w:val="00277CF5"/>
    <w:rsid w:val="00280A9B"/>
    <w:rsid w:val="00280D5D"/>
    <w:rsid w:val="0028165E"/>
    <w:rsid w:val="0028237A"/>
    <w:rsid w:val="002840B1"/>
    <w:rsid w:val="00284917"/>
    <w:rsid w:val="00284C4B"/>
    <w:rsid w:val="00284F12"/>
    <w:rsid w:val="00285B7A"/>
    <w:rsid w:val="002862C0"/>
    <w:rsid w:val="00286984"/>
    <w:rsid w:val="002873FE"/>
    <w:rsid w:val="00287DA8"/>
    <w:rsid w:val="00290508"/>
    <w:rsid w:val="0029138C"/>
    <w:rsid w:val="002924A0"/>
    <w:rsid w:val="0029272C"/>
    <w:rsid w:val="002930EF"/>
    <w:rsid w:val="00294AFF"/>
    <w:rsid w:val="00295631"/>
    <w:rsid w:val="00296275"/>
    <w:rsid w:val="00296AB7"/>
    <w:rsid w:val="0029734A"/>
    <w:rsid w:val="00297416"/>
    <w:rsid w:val="00297F0B"/>
    <w:rsid w:val="002A0468"/>
    <w:rsid w:val="002A101E"/>
    <w:rsid w:val="002A1E82"/>
    <w:rsid w:val="002A24C5"/>
    <w:rsid w:val="002A2E20"/>
    <w:rsid w:val="002A3798"/>
    <w:rsid w:val="002A4154"/>
    <w:rsid w:val="002A4329"/>
    <w:rsid w:val="002A458C"/>
    <w:rsid w:val="002A4DA3"/>
    <w:rsid w:val="002A4DC3"/>
    <w:rsid w:val="002A5295"/>
    <w:rsid w:val="002A56CD"/>
    <w:rsid w:val="002A5A5D"/>
    <w:rsid w:val="002A6057"/>
    <w:rsid w:val="002A665E"/>
    <w:rsid w:val="002A6859"/>
    <w:rsid w:val="002A7860"/>
    <w:rsid w:val="002B1C07"/>
    <w:rsid w:val="002B3975"/>
    <w:rsid w:val="002B3999"/>
    <w:rsid w:val="002B401C"/>
    <w:rsid w:val="002B41F6"/>
    <w:rsid w:val="002B4313"/>
    <w:rsid w:val="002B4A90"/>
    <w:rsid w:val="002B508A"/>
    <w:rsid w:val="002B563F"/>
    <w:rsid w:val="002B6A61"/>
    <w:rsid w:val="002B742D"/>
    <w:rsid w:val="002C0022"/>
    <w:rsid w:val="002C04D5"/>
    <w:rsid w:val="002C0DBA"/>
    <w:rsid w:val="002C17EE"/>
    <w:rsid w:val="002C21B7"/>
    <w:rsid w:val="002C25A3"/>
    <w:rsid w:val="002C272E"/>
    <w:rsid w:val="002C45C9"/>
    <w:rsid w:val="002C485B"/>
    <w:rsid w:val="002C494E"/>
    <w:rsid w:val="002C587F"/>
    <w:rsid w:val="002C6A6C"/>
    <w:rsid w:val="002C6D76"/>
    <w:rsid w:val="002C7794"/>
    <w:rsid w:val="002D0832"/>
    <w:rsid w:val="002D107F"/>
    <w:rsid w:val="002D153F"/>
    <w:rsid w:val="002D4479"/>
    <w:rsid w:val="002D5AE3"/>
    <w:rsid w:val="002D7322"/>
    <w:rsid w:val="002E0CC1"/>
    <w:rsid w:val="002E31D5"/>
    <w:rsid w:val="002E4446"/>
    <w:rsid w:val="002E45D9"/>
    <w:rsid w:val="002E4BF8"/>
    <w:rsid w:val="002E60CB"/>
    <w:rsid w:val="002E615E"/>
    <w:rsid w:val="002E6645"/>
    <w:rsid w:val="002E6AB2"/>
    <w:rsid w:val="002E7EED"/>
    <w:rsid w:val="002F06EE"/>
    <w:rsid w:val="002F0A5B"/>
    <w:rsid w:val="002F2A7E"/>
    <w:rsid w:val="002F2BC8"/>
    <w:rsid w:val="002F4F71"/>
    <w:rsid w:val="002F5FA3"/>
    <w:rsid w:val="002F6002"/>
    <w:rsid w:val="002F640E"/>
    <w:rsid w:val="002F6C24"/>
    <w:rsid w:val="002F6DFD"/>
    <w:rsid w:val="002F7518"/>
    <w:rsid w:val="00300189"/>
    <w:rsid w:val="003009E0"/>
    <w:rsid w:val="00300FE8"/>
    <w:rsid w:val="00303025"/>
    <w:rsid w:val="003032B1"/>
    <w:rsid w:val="0030439B"/>
    <w:rsid w:val="00304721"/>
    <w:rsid w:val="00305ADF"/>
    <w:rsid w:val="00310604"/>
    <w:rsid w:val="0031264C"/>
    <w:rsid w:val="00312905"/>
    <w:rsid w:val="003131EC"/>
    <w:rsid w:val="003147D6"/>
    <w:rsid w:val="00315F59"/>
    <w:rsid w:val="003200A1"/>
    <w:rsid w:val="00320468"/>
    <w:rsid w:val="00321572"/>
    <w:rsid w:val="003216E7"/>
    <w:rsid w:val="00322948"/>
    <w:rsid w:val="00322B26"/>
    <w:rsid w:val="0032339A"/>
    <w:rsid w:val="003238BA"/>
    <w:rsid w:val="00325672"/>
    <w:rsid w:val="00325B4C"/>
    <w:rsid w:val="00326410"/>
    <w:rsid w:val="00330118"/>
    <w:rsid w:val="003303EE"/>
    <w:rsid w:val="00330ACC"/>
    <w:rsid w:val="0033124E"/>
    <w:rsid w:val="00331FC8"/>
    <w:rsid w:val="003330C6"/>
    <w:rsid w:val="00333367"/>
    <w:rsid w:val="0033352F"/>
    <w:rsid w:val="00333596"/>
    <w:rsid w:val="00334BA5"/>
    <w:rsid w:val="00335044"/>
    <w:rsid w:val="0033709F"/>
    <w:rsid w:val="003377BA"/>
    <w:rsid w:val="00340E14"/>
    <w:rsid w:val="0034238A"/>
    <w:rsid w:val="003423AD"/>
    <w:rsid w:val="00342470"/>
    <w:rsid w:val="00342705"/>
    <w:rsid w:val="00343CC7"/>
    <w:rsid w:val="00345072"/>
    <w:rsid w:val="0034552F"/>
    <w:rsid w:val="00345A70"/>
    <w:rsid w:val="003464BE"/>
    <w:rsid w:val="0034726A"/>
    <w:rsid w:val="0034760F"/>
    <w:rsid w:val="00347E31"/>
    <w:rsid w:val="003503C6"/>
    <w:rsid w:val="00350F14"/>
    <w:rsid w:val="00351D7F"/>
    <w:rsid w:val="00351FFA"/>
    <w:rsid w:val="003523F8"/>
    <w:rsid w:val="0035268D"/>
    <w:rsid w:val="00352C79"/>
    <w:rsid w:val="00353306"/>
    <w:rsid w:val="00353C41"/>
    <w:rsid w:val="003544BD"/>
    <w:rsid w:val="00354825"/>
    <w:rsid w:val="00355280"/>
    <w:rsid w:val="00360A57"/>
    <w:rsid w:val="00360E44"/>
    <w:rsid w:val="00361EE9"/>
    <w:rsid w:val="00362DC0"/>
    <w:rsid w:val="003634FB"/>
    <w:rsid w:val="00363F5C"/>
    <w:rsid w:val="00365209"/>
    <w:rsid w:val="003678B1"/>
    <w:rsid w:val="00367A60"/>
    <w:rsid w:val="003709E6"/>
    <w:rsid w:val="00370AE9"/>
    <w:rsid w:val="00371B81"/>
    <w:rsid w:val="0037200D"/>
    <w:rsid w:val="00372662"/>
    <w:rsid w:val="003732A4"/>
    <w:rsid w:val="0037366D"/>
    <w:rsid w:val="0037392A"/>
    <w:rsid w:val="0037443A"/>
    <w:rsid w:val="003748C1"/>
    <w:rsid w:val="00374FB2"/>
    <w:rsid w:val="0037560C"/>
    <w:rsid w:val="003756EC"/>
    <w:rsid w:val="0037794B"/>
    <w:rsid w:val="00377E74"/>
    <w:rsid w:val="00380063"/>
    <w:rsid w:val="00380229"/>
    <w:rsid w:val="00380558"/>
    <w:rsid w:val="00381785"/>
    <w:rsid w:val="00383FE1"/>
    <w:rsid w:val="003847F6"/>
    <w:rsid w:val="003853D7"/>
    <w:rsid w:val="00385C9E"/>
    <w:rsid w:val="0039086E"/>
    <w:rsid w:val="003908A7"/>
    <w:rsid w:val="00391896"/>
    <w:rsid w:val="003922E7"/>
    <w:rsid w:val="0039256F"/>
    <w:rsid w:val="00392914"/>
    <w:rsid w:val="00392F6B"/>
    <w:rsid w:val="00393FBA"/>
    <w:rsid w:val="00396675"/>
    <w:rsid w:val="003966DA"/>
    <w:rsid w:val="003A12C7"/>
    <w:rsid w:val="003A1529"/>
    <w:rsid w:val="003A1650"/>
    <w:rsid w:val="003A1700"/>
    <w:rsid w:val="003A1E20"/>
    <w:rsid w:val="003A32ED"/>
    <w:rsid w:val="003A3D16"/>
    <w:rsid w:val="003A45C7"/>
    <w:rsid w:val="003A4BB8"/>
    <w:rsid w:val="003A5653"/>
    <w:rsid w:val="003A5829"/>
    <w:rsid w:val="003A63B3"/>
    <w:rsid w:val="003A6463"/>
    <w:rsid w:val="003A65A4"/>
    <w:rsid w:val="003B15B8"/>
    <w:rsid w:val="003B1DFE"/>
    <w:rsid w:val="003B2BDA"/>
    <w:rsid w:val="003B2D43"/>
    <w:rsid w:val="003B2E6C"/>
    <w:rsid w:val="003B356A"/>
    <w:rsid w:val="003B5217"/>
    <w:rsid w:val="003B56B5"/>
    <w:rsid w:val="003B5D8D"/>
    <w:rsid w:val="003B6C4E"/>
    <w:rsid w:val="003B7BE8"/>
    <w:rsid w:val="003C0E32"/>
    <w:rsid w:val="003C11CF"/>
    <w:rsid w:val="003C2144"/>
    <w:rsid w:val="003C22B7"/>
    <w:rsid w:val="003C2398"/>
    <w:rsid w:val="003C2DC8"/>
    <w:rsid w:val="003C36D2"/>
    <w:rsid w:val="003C405A"/>
    <w:rsid w:val="003C4247"/>
    <w:rsid w:val="003C4DBF"/>
    <w:rsid w:val="003C583C"/>
    <w:rsid w:val="003C659B"/>
    <w:rsid w:val="003C6B53"/>
    <w:rsid w:val="003C6CCE"/>
    <w:rsid w:val="003D025E"/>
    <w:rsid w:val="003D148D"/>
    <w:rsid w:val="003D20D6"/>
    <w:rsid w:val="003D25DB"/>
    <w:rsid w:val="003D359E"/>
    <w:rsid w:val="003D3903"/>
    <w:rsid w:val="003D3D6A"/>
    <w:rsid w:val="003D3F6F"/>
    <w:rsid w:val="003D45C5"/>
    <w:rsid w:val="003D4808"/>
    <w:rsid w:val="003D488B"/>
    <w:rsid w:val="003D4BCB"/>
    <w:rsid w:val="003D4C4F"/>
    <w:rsid w:val="003D4F1D"/>
    <w:rsid w:val="003D54D4"/>
    <w:rsid w:val="003D5D24"/>
    <w:rsid w:val="003E1522"/>
    <w:rsid w:val="003E1789"/>
    <w:rsid w:val="003E339F"/>
    <w:rsid w:val="003E3DFA"/>
    <w:rsid w:val="003E4049"/>
    <w:rsid w:val="003E4237"/>
    <w:rsid w:val="003E53D5"/>
    <w:rsid w:val="003E544D"/>
    <w:rsid w:val="003E598E"/>
    <w:rsid w:val="003E6C94"/>
    <w:rsid w:val="003E70B6"/>
    <w:rsid w:val="003F039C"/>
    <w:rsid w:val="003F0A5D"/>
    <w:rsid w:val="003F0C51"/>
    <w:rsid w:val="003F119C"/>
    <w:rsid w:val="003F2604"/>
    <w:rsid w:val="003F279B"/>
    <w:rsid w:val="003F2C1D"/>
    <w:rsid w:val="003F39A7"/>
    <w:rsid w:val="003F3AF3"/>
    <w:rsid w:val="003F4ACC"/>
    <w:rsid w:val="003F4D79"/>
    <w:rsid w:val="003F58FD"/>
    <w:rsid w:val="003F5E63"/>
    <w:rsid w:val="003F6DC7"/>
    <w:rsid w:val="003F7608"/>
    <w:rsid w:val="003F7E32"/>
    <w:rsid w:val="004005A9"/>
    <w:rsid w:val="0040096C"/>
    <w:rsid w:val="00400E55"/>
    <w:rsid w:val="004011B3"/>
    <w:rsid w:val="0040201C"/>
    <w:rsid w:val="0040257D"/>
    <w:rsid w:val="00402B57"/>
    <w:rsid w:val="00402D5A"/>
    <w:rsid w:val="0040307C"/>
    <w:rsid w:val="004033B7"/>
    <w:rsid w:val="004035B6"/>
    <w:rsid w:val="0040394F"/>
    <w:rsid w:val="004040FB"/>
    <w:rsid w:val="004055C8"/>
    <w:rsid w:val="00406F96"/>
    <w:rsid w:val="00407785"/>
    <w:rsid w:val="00407A45"/>
    <w:rsid w:val="00407CEB"/>
    <w:rsid w:val="00410044"/>
    <w:rsid w:val="00410A81"/>
    <w:rsid w:val="0041249D"/>
    <w:rsid w:val="00412A32"/>
    <w:rsid w:val="0041362E"/>
    <w:rsid w:val="00413EB7"/>
    <w:rsid w:val="00414032"/>
    <w:rsid w:val="0041405E"/>
    <w:rsid w:val="00414432"/>
    <w:rsid w:val="00414A13"/>
    <w:rsid w:val="00414D74"/>
    <w:rsid w:val="00415930"/>
    <w:rsid w:val="004208FF"/>
    <w:rsid w:val="00420EC6"/>
    <w:rsid w:val="004214A3"/>
    <w:rsid w:val="00421CBD"/>
    <w:rsid w:val="00421FB3"/>
    <w:rsid w:val="00422312"/>
    <w:rsid w:val="00422CD2"/>
    <w:rsid w:val="00422F1A"/>
    <w:rsid w:val="004235BF"/>
    <w:rsid w:val="004243D6"/>
    <w:rsid w:val="004244BB"/>
    <w:rsid w:val="00424A95"/>
    <w:rsid w:val="00424AC2"/>
    <w:rsid w:val="00425BBF"/>
    <w:rsid w:val="00425BCD"/>
    <w:rsid w:val="00425CAA"/>
    <w:rsid w:val="0042613C"/>
    <w:rsid w:val="00426C26"/>
    <w:rsid w:val="004278E7"/>
    <w:rsid w:val="00427AF2"/>
    <w:rsid w:val="0043025E"/>
    <w:rsid w:val="00430FB4"/>
    <w:rsid w:val="0043255F"/>
    <w:rsid w:val="00432622"/>
    <w:rsid w:val="00433942"/>
    <w:rsid w:val="004339FA"/>
    <w:rsid w:val="00434FB9"/>
    <w:rsid w:val="004366EC"/>
    <w:rsid w:val="0043711C"/>
    <w:rsid w:val="00437380"/>
    <w:rsid w:val="004402F2"/>
    <w:rsid w:val="00440A02"/>
    <w:rsid w:val="004414A1"/>
    <w:rsid w:val="004418ED"/>
    <w:rsid w:val="00441B74"/>
    <w:rsid w:val="0044253D"/>
    <w:rsid w:val="00442C09"/>
    <w:rsid w:val="00442E16"/>
    <w:rsid w:val="004432DF"/>
    <w:rsid w:val="00445432"/>
    <w:rsid w:val="004476B3"/>
    <w:rsid w:val="004479DE"/>
    <w:rsid w:val="00447BF6"/>
    <w:rsid w:val="004503B5"/>
    <w:rsid w:val="004505EC"/>
    <w:rsid w:val="00450F90"/>
    <w:rsid w:val="004516D4"/>
    <w:rsid w:val="00451A2E"/>
    <w:rsid w:val="00451B7A"/>
    <w:rsid w:val="00452C86"/>
    <w:rsid w:val="00452FFE"/>
    <w:rsid w:val="0045358F"/>
    <w:rsid w:val="004546F1"/>
    <w:rsid w:val="00454E78"/>
    <w:rsid w:val="00456FCD"/>
    <w:rsid w:val="00457E01"/>
    <w:rsid w:val="00460331"/>
    <w:rsid w:val="00460A5D"/>
    <w:rsid w:val="00461191"/>
    <w:rsid w:val="00461977"/>
    <w:rsid w:val="00462485"/>
    <w:rsid w:val="00462C01"/>
    <w:rsid w:val="00463146"/>
    <w:rsid w:val="004639A5"/>
    <w:rsid w:val="00463DC9"/>
    <w:rsid w:val="004652C0"/>
    <w:rsid w:val="00466A7C"/>
    <w:rsid w:val="00466BF1"/>
    <w:rsid w:val="0046794A"/>
    <w:rsid w:val="00467CF4"/>
    <w:rsid w:val="0047153D"/>
    <w:rsid w:val="00471791"/>
    <w:rsid w:val="00472CCF"/>
    <w:rsid w:val="00472D53"/>
    <w:rsid w:val="0047380B"/>
    <w:rsid w:val="00473E47"/>
    <w:rsid w:val="00474594"/>
    <w:rsid w:val="00476124"/>
    <w:rsid w:val="004769B6"/>
    <w:rsid w:val="00476BFE"/>
    <w:rsid w:val="004777BD"/>
    <w:rsid w:val="00477D21"/>
    <w:rsid w:val="004802AA"/>
    <w:rsid w:val="00480C11"/>
    <w:rsid w:val="00481DC8"/>
    <w:rsid w:val="004821FB"/>
    <w:rsid w:val="004832F5"/>
    <w:rsid w:val="004841F1"/>
    <w:rsid w:val="004842FC"/>
    <w:rsid w:val="00484CF8"/>
    <w:rsid w:val="00487346"/>
    <w:rsid w:val="004874CB"/>
    <w:rsid w:val="00491906"/>
    <w:rsid w:val="0049280A"/>
    <w:rsid w:val="004928C1"/>
    <w:rsid w:val="00494497"/>
    <w:rsid w:val="004950CB"/>
    <w:rsid w:val="00495881"/>
    <w:rsid w:val="004961C1"/>
    <w:rsid w:val="00496312"/>
    <w:rsid w:val="004964F9"/>
    <w:rsid w:val="004968F5"/>
    <w:rsid w:val="00497EE6"/>
    <w:rsid w:val="004A0D41"/>
    <w:rsid w:val="004A0DFD"/>
    <w:rsid w:val="004A141E"/>
    <w:rsid w:val="004A3440"/>
    <w:rsid w:val="004A35E8"/>
    <w:rsid w:val="004A37CC"/>
    <w:rsid w:val="004A42BE"/>
    <w:rsid w:val="004A5A80"/>
    <w:rsid w:val="004A6C6E"/>
    <w:rsid w:val="004A7671"/>
    <w:rsid w:val="004A7933"/>
    <w:rsid w:val="004B0110"/>
    <w:rsid w:val="004B0982"/>
    <w:rsid w:val="004B1967"/>
    <w:rsid w:val="004B1A8A"/>
    <w:rsid w:val="004B1D18"/>
    <w:rsid w:val="004B22D7"/>
    <w:rsid w:val="004B36F5"/>
    <w:rsid w:val="004B3C4C"/>
    <w:rsid w:val="004B4003"/>
    <w:rsid w:val="004B44D7"/>
    <w:rsid w:val="004B4C35"/>
    <w:rsid w:val="004B6AA0"/>
    <w:rsid w:val="004B6BD7"/>
    <w:rsid w:val="004B71B8"/>
    <w:rsid w:val="004B74BB"/>
    <w:rsid w:val="004B7DE9"/>
    <w:rsid w:val="004C10BA"/>
    <w:rsid w:val="004C1A4A"/>
    <w:rsid w:val="004C1E94"/>
    <w:rsid w:val="004C20DD"/>
    <w:rsid w:val="004C256A"/>
    <w:rsid w:val="004C426C"/>
    <w:rsid w:val="004C481D"/>
    <w:rsid w:val="004C5429"/>
    <w:rsid w:val="004C5650"/>
    <w:rsid w:val="004C5E7F"/>
    <w:rsid w:val="004C5EB4"/>
    <w:rsid w:val="004C6EE1"/>
    <w:rsid w:val="004D0787"/>
    <w:rsid w:val="004D1368"/>
    <w:rsid w:val="004D25DF"/>
    <w:rsid w:val="004D52CF"/>
    <w:rsid w:val="004D59AA"/>
    <w:rsid w:val="004D5FEE"/>
    <w:rsid w:val="004D674B"/>
    <w:rsid w:val="004D711A"/>
    <w:rsid w:val="004E013D"/>
    <w:rsid w:val="004E1159"/>
    <w:rsid w:val="004E135D"/>
    <w:rsid w:val="004E152A"/>
    <w:rsid w:val="004E20C5"/>
    <w:rsid w:val="004E3252"/>
    <w:rsid w:val="004E38A3"/>
    <w:rsid w:val="004E3BB6"/>
    <w:rsid w:val="004E3EF1"/>
    <w:rsid w:val="004E4B4C"/>
    <w:rsid w:val="004E53A5"/>
    <w:rsid w:val="004E71DE"/>
    <w:rsid w:val="004F0359"/>
    <w:rsid w:val="004F0F00"/>
    <w:rsid w:val="004F1663"/>
    <w:rsid w:val="004F1F55"/>
    <w:rsid w:val="004F211C"/>
    <w:rsid w:val="004F28D8"/>
    <w:rsid w:val="004F2B13"/>
    <w:rsid w:val="004F2C73"/>
    <w:rsid w:val="004F4030"/>
    <w:rsid w:val="004F4E26"/>
    <w:rsid w:val="004F542E"/>
    <w:rsid w:val="004F54D0"/>
    <w:rsid w:val="004F5F54"/>
    <w:rsid w:val="004F6718"/>
    <w:rsid w:val="004F7477"/>
    <w:rsid w:val="004F7AA5"/>
    <w:rsid w:val="005007B4"/>
    <w:rsid w:val="005017F4"/>
    <w:rsid w:val="00502E95"/>
    <w:rsid w:val="00503C98"/>
    <w:rsid w:val="00503D76"/>
    <w:rsid w:val="00504AAD"/>
    <w:rsid w:val="00506507"/>
    <w:rsid w:val="005065F8"/>
    <w:rsid w:val="00507100"/>
    <w:rsid w:val="005072D4"/>
    <w:rsid w:val="00507774"/>
    <w:rsid w:val="005101A8"/>
    <w:rsid w:val="00510941"/>
    <w:rsid w:val="00511240"/>
    <w:rsid w:val="00511C57"/>
    <w:rsid w:val="00512240"/>
    <w:rsid w:val="005126F6"/>
    <w:rsid w:val="00512847"/>
    <w:rsid w:val="005134A2"/>
    <w:rsid w:val="005139A7"/>
    <w:rsid w:val="0051476B"/>
    <w:rsid w:val="005147C0"/>
    <w:rsid w:val="00514BF7"/>
    <w:rsid w:val="00514E8E"/>
    <w:rsid w:val="00514F2B"/>
    <w:rsid w:val="00515116"/>
    <w:rsid w:val="00515405"/>
    <w:rsid w:val="00515E4E"/>
    <w:rsid w:val="005172E6"/>
    <w:rsid w:val="00517DD8"/>
    <w:rsid w:val="00520AD0"/>
    <w:rsid w:val="00520E6C"/>
    <w:rsid w:val="005216AE"/>
    <w:rsid w:val="00522225"/>
    <w:rsid w:val="00522DDC"/>
    <w:rsid w:val="005232C6"/>
    <w:rsid w:val="005257E1"/>
    <w:rsid w:val="00525C77"/>
    <w:rsid w:val="00526545"/>
    <w:rsid w:val="00526FD9"/>
    <w:rsid w:val="00527134"/>
    <w:rsid w:val="00527172"/>
    <w:rsid w:val="005276F9"/>
    <w:rsid w:val="00530141"/>
    <w:rsid w:val="005306F1"/>
    <w:rsid w:val="0053081B"/>
    <w:rsid w:val="00530C66"/>
    <w:rsid w:val="00530D60"/>
    <w:rsid w:val="005312A2"/>
    <w:rsid w:val="00531427"/>
    <w:rsid w:val="00532A08"/>
    <w:rsid w:val="0053338A"/>
    <w:rsid w:val="005334A4"/>
    <w:rsid w:val="00533AD7"/>
    <w:rsid w:val="00534B88"/>
    <w:rsid w:val="00535A89"/>
    <w:rsid w:val="00537FE0"/>
    <w:rsid w:val="00540BFE"/>
    <w:rsid w:val="00540DF6"/>
    <w:rsid w:val="005417B4"/>
    <w:rsid w:val="00541AC7"/>
    <w:rsid w:val="005426BE"/>
    <w:rsid w:val="00542800"/>
    <w:rsid w:val="005435DC"/>
    <w:rsid w:val="00543B74"/>
    <w:rsid w:val="0054405D"/>
    <w:rsid w:val="0054414C"/>
    <w:rsid w:val="005454C1"/>
    <w:rsid w:val="005467F7"/>
    <w:rsid w:val="0054748F"/>
    <w:rsid w:val="0055034F"/>
    <w:rsid w:val="00550476"/>
    <w:rsid w:val="005513F4"/>
    <w:rsid w:val="0055216A"/>
    <w:rsid w:val="0055386F"/>
    <w:rsid w:val="00554B24"/>
    <w:rsid w:val="00555855"/>
    <w:rsid w:val="00555FE7"/>
    <w:rsid w:val="00556903"/>
    <w:rsid w:val="00557083"/>
    <w:rsid w:val="005604BE"/>
    <w:rsid w:val="00560C88"/>
    <w:rsid w:val="005617F5"/>
    <w:rsid w:val="00561834"/>
    <w:rsid w:val="00561982"/>
    <w:rsid w:val="00561ED5"/>
    <w:rsid w:val="005629F9"/>
    <w:rsid w:val="005645CC"/>
    <w:rsid w:val="0056620C"/>
    <w:rsid w:val="00566757"/>
    <w:rsid w:val="00567023"/>
    <w:rsid w:val="00567339"/>
    <w:rsid w:val="00567B4B"/>
    <w:rsid w:val="00567B7C"/>
    <w:rsid w:val="00570184"/>
    <w:rsid w:val="0057034B"/>
    <w:rsid w:val="00570716"/>
    <w:rsid w:val="00570C76"/>
    <w:rsid w:val="00571413"/>
    <w:rsid w:val="0057150E"/>
    <w:rsid w:val="00571CDF"/>
    <w:rsid w:val="00572827"/>
    <w:rsid w:val="005735D6"/>
    <w:rsid w:val="00573A71"/>
    <w:rsid w:val="0057429A"/>
    <w:rsid w:val="0057529B"/>
    <w:rsid w:val="00575C24"/>
    <w:rsid w:val="00576433"/>
    <w:rsid w:val="00576652"/>
    <w:rsid w:val="00576FC2"/>
    <w:rsid w:val="005775B6"/>
    <w:rsid w:val="00577BBE"/>
    <w:rsid w:val="00577D2E"/>
    <w:rsid w:val="00580110"/>
    <w:rsid w:val="0058013D"/>
    <w:rsid w:val="00580AFF"/>
    <w:rsid w:val="005811F1"/>
    <w:rsid w:val="0058198B"/>
    <w:rsid w:val="00583A07"/>
    <w:rsid w:val="00583D6A"/>
    <w:rsid w:val="0058405C"/>
    <w:rsid w:val="005844F3"/>
    <w:rsid w:val="00584F8B"/>
    <w:rsid w:val="00585AB4"/>
    <w:rsid w:val="00585E64"/>
    <w:rsid w:val="0058692D"/>
    <w:rsid w:val="0058773A"/>
    <w:rsid w:val="00587781"/>
    <w:rsid w:val="00590256"/>
    <w:rsid w:val="00590EF1"/>
    <w:rsid w:val="00592491"/>
    <w:rsid w:val="0059300B"/>
    <w:rsid w:val="00594488"/>
    <w:rsid w:val="00594A2E"/>
    <w:rsid w:val="00594B4C"/>
    <w:rsid w:val="005958C5"/>
    <w:rsid w:val="00595EC3"/>
    <w:rsid w:val="0059655A"/>
    <w:rsid w:val="00596645"/>
    <w:rsid w:val="00596A23"/>
    <w:rsid w:val="00597A77"/>
    <w:rsid w:val="005A02D2"/>
    <w:rsid w:val="005A0799"/>
    <w:rsid w:val="005A0E26"/>
    <w:rsid w:val="005A0FE7"/>
    <w:rsid w:val="005A26F7"/>
    <w:rsid w:val="005A300F"/>
    <w:rsid w:val="005A33E6"/>
    <w:rsid w:val="005A4C56"/>
    <w:rsid w:val="005A5C06"/>
    <w:rsid w:val="005A6272"/>
    <w:rsid w:val="005A726E"/>
    <w:rsid w:val="005A73F9"/>
    <w:rsid w:val="005B0E50"/>
    <w:rsid w:val="005B1B70"/>
    <w:rsid w:val="005B2C7E"/>
    <w:rsid w:val="005B319D"/>
    <w:rsid w:val="005B3EAA"/>
    <w:rsid w:val="005B3F43"/>
    <w:rsid w:val="005B5140"/>
    <w:rsid w:val="005B53B6"/>
    <w:rsid w:val="005B5498"/>
    <w:rsid w:val="005B5967"/>
    <w:rsid w:val="005B6ADB"/>
    <w:rsid w:val="005B7D6F"/>
    <w:rsid w:val="005B7F90"/>
    <w:rsid w:val="005C0201"/>
    <w:rsid w:val="005C069B"/>
    <w:rsid w:val="005C0746"/>
    <w:rsid w:val="005C09BE"/>
    <w:rsid w:val="005C0FC5"/>
    <w:rsid w:val="005C17CE"/>
    <w:rsid w:val="005C1DF5"/>
    <w:rsid w:val="005C1F72"/>
    <w:rsid w:val="005C2B6E"/>
    <w:rsid w:val="005C3038"/>
    <w:rsid w:val="005C3EB6"/>
    <w:rsid w:val="005C5FFD"/>
    <w:rsid w:val="005C62E2"/>
    <w:rsid w:val="005C6300"/>
    <w:rsid w:val="005C6557"/>
    <w:rsid w:val="005C6815"/>
    <w:rsid w:val="005C695C"/>
    <w:rsid w:val="005C6C5A"/>
    <w:rsid w:val="005C70BE"/>
    <w:rsid w:val="005C7A3E"/>
    <w:rsid w:val="005C7DFE"/>
    <w:rsid w:val="005D0839"/>
    <w:rsid w:val="005D1A93"/>
    <w:rsid w:val="005D21AF"/>
    <w:rsid w:val="005D2DBF"/>
    <w:rsid w:val="005D3368"/>
    <w:rsid w:val="005D55F6"/>
    <w:rsid w:val="005D60EA"/>
    <w:rsid w:val="005D6AF0"/>
    <w:rsid w:val="005D6C44"/>
    <w:rsid w:val="005D7011"/>
    <w:rsid w:val="005D74DB"/>
    <w:rsid w:val="005D768D"/>
    <w:rsid w:val="005E1F2F"/>
    <w:rsid w:val="005E3054"/>
    <w:rsid w:val="005E389C"/>
    <w:rsid w:val="005E3951"/>
    <w:rsid w:val="005E39F1"/>
    <w:rsid w:val="005E3B71"/>
    <w:rsid w:val="005E3ECC"/>
    <w:rsid w:val="005E3F8D"/>
    <w:rsid w:val="005E6421"/>
    <w:rsid w:val="005E7588"/>
    <w:rsid w:val="005E7BE5"/>
    <w:rsid w:val="005E7E64"/>
    <w:rsid w:val="005F00FF"/>
    <w:rsid w:val="005F0812"/>
    <w:rsid w:val="005F0849"/>
    <w:rsid w:val="005F08FB"/>
    <w:rsid w:val="005F0AD6"/>
    <w:rsid w:val="005F0F4F"/>
    <w:rsid w:val="005F15C3"/>
    <w:rsid w:val="005F19C3"/>
    <w:rsid w:val="005F41A1"/>
    <w:rsid w:val="005F5DDE"/>
    <w:rsid w:val="005F795D"/>
    <w:rsid w:val="00600C5D"/>
    <w:rsid w:val="00600E0C"/>
    <w:rsid w:val="0060101D"/>
    <w:rsid w:val="00601B0B"/>
    <w:rsid w:val="00602EF4"/>
    <w:rsid w:val="0060364A"/>
    <w:rsid w:val="006036F7"/>
    <w:rsid w:val="0060534F"/>
    <w:rsid w:val="00605421"/>
    <w:rsid w:val="00605DB8"/>
    <w:rsid w:val="00605E22"/>
    <w:rsid w:val="00606BAB"/>
    <w:rsid w:val="00606FFB"/>
    <w:rsid w:val="00607057"/>
    <w:rsid w:val="006070B7"/>
    <w:rsid w:val="0061029A"/>
    <w:rsid w:val="0061078A"/>
    <w:rsid w:val="00610A30"/>
    <w:rsid w:val="00611174"/>
    <w:rsid w:val="00611803"/>
    <w:rsid w:val="0061223F"/>
    <w:rsid w:val="0061291E"/>
    <w:rsid w:val="006132AF"/>
    <w:rsid w:val="00614BC8"/>
    <w:rsid w:val="00615360"/>
    <w:rsid w:val="006166D2"/>
    <w:rsid w:val="00617849"/>
    <w:rsid w:val="00617E32"/>
    <w:rsid w:val="006218B1"/>
    <w:rsid w:val="00622114"/>
    <w:rsid w:val="00622B6B"/>
    <w:rsid w:val="00623C2E"/>
    <w:rsid w:val="006241E5"/>
    <w:rsid w:val="0062458E"/>
    <w:rsid w:val="00626449"/>
    <w:rsid w:val="00626CBD"/>
    <w:rsid w:val="00627395"/>
    <w:rsid w:val="00627496"/>
    <w:rsid w:val="00630C7D"/>
    <w:rsid w:val="00631563"/>
    <w:rsid w:val="006315D2"/>
    <w:rsid w:val="006318E0"/>
    <w:rsid w:val="00631A83"/>
    <w:rsid w:val="00632CA2"/>
    <w:rsid w:val="00632F91"/>
    <w:rsid w:val="00632FB1"/>
    <w:rsid w:val="00633390"/>
    <w:rsid w:val="00633949"/>
    <w:rsid w:val="00634589"/>
    <w:rsid w:val="0063498F"/>
    <w:rsid w:val="006356D2"/>
    <w:rsid w:val="00635C98"/>
    <w:rsid w:val="00636485"/>
    <w:rsid w:val="006367E8"/>
    <w:rsid w:val="0063692D"/>
    <w:rsid w:val="00636E96"/>
    <w:rsid w:val="006370A8"/>
    <w:rsid w:val="00637EDF"/>
    <w:rsid w:val="00641547"/>
    <w:rsid w:val="00641AB3"/>
    <w:rsid w:val="006427AB"/>
    <w:rsid w:val="006430C6"/>
    <w:rsid w:val="00643634"/>
    <w:rsid w:val="00643EF7"/>
    <w:rsid w:val="0064558E"/>
    <w:rsid w:val="006466FF"/>
    <w:rsid w:val="00647302"/>
    <w:rsid w:val="006473B0"/>
    <w:rsid w:val="00647BF6"/>
    <w:rsid w:val="00650183"/>
    <w:rsid w:val="006505E2"/>
    <w:rsid w:val="0065160D"/>
    <w:rsid w:val="006516AD"/>
    <w:rsid w:val="00652EE8"/>
    <w:rsid w:val="0065309B"/>
    <w:rsid w:val="00653556"/>
    <w:rsid w:val="00653B96"/>
    <w:rsid w:val="0065411D"/>
    <w:rsid w:val="00655FD6"/>
    <w:rsid w:val="006568AF"/>
    <w:rsid w:val="00656BFF"/>
    <w:rsid w:val="0065763C"/>
    <w:rsid w:val="0066092B"/>
    <w:rsid w:val="00662989"/>
    <w:rsid w:val="00664D71"/>
    <w:rsid w:val="006653BB"/>
    <w:rsid w:val="00665518"/>
    <w:rsid w:val="0066572D"/>
    <w:rsid w:val="00666039"/>
    <w:rsid w:val="00666CF3"/>
    <w:rsid w:val="00667FB9"/>
    <w:rsid w:val="00670044"/>
    <w:rsid w:val="00670A54"/>
    <w:rsid w:val="00670D25"/>
    <w:rsid w:val="00671118"/>
    <w:rsid w:val="00671D5D"/>
    <w:rsid w:val="006723C9"/>
    <w:rsid w:val="00672556"/>
    <w:rsid w:val="0067266D"/>
    <w:rsid w:val="00672FC3"/>
    <w:rsid w:val="00674024"/>
    <w:rsid w:val="006747BF"/>
    <w:rsid w:val="00674EF9"/>
    <w:rsid w:val="00675920"/>
    <w:rsid w:val="00675D05"/>
    <w:rsid w:val="006766C3"/>
    <w:rsid w:val="00677443"/>
    <w:rsid w:val="00677562"/>
    <w:rsid w:val="00677801"/>
    <w:rsid w:val="00680455"/>
    <w:rsid w:val="00680666"/>
    <w:rsid w:val="00680E36"/>
    <w:rsid w:val="0068236A"/>
    <w:rsid w:val="006823D6"/>
    <w:rsid w:val="006845AF"/>
    <w:rsid w:val="006849A1"/>
    <w:rsid w:val="00684AF3"/>
    <w:rsid w:val="00684C37"/>
    <w:rsid w:val="00684D76"/>
    <w:rsid w:val="00685D89"/>
    <w:rsid w:val="00685F6D"/>
    <w:rsid w:val="006862F7"/>
    <w:rsid w:val="006866B0"/>
    <w:rsid w:val="00686BCA"/>
    <w:rsid w:val="00687CD1"/>
    <w:rsid w:val="00690BAC"/>
    <w:rsid w:val="0069338C"/>
    <w:rsid w:val="00693440"/>
    <w:rsid w:val="006954A5"/>
    <w:rsid w:val="006A04EF"/>
    <w:rsid w:val="006A06A1"/>
    <w:rsid w:val="006A12A6"/>
    <w:rsid w:val="006A1A68"/>
    <w:rsid w:val="006A1E31"/>
    <w:rsid w:val="006A270B"/>
    <w:rsid w:val="006A2A77"/>
    <w:rsid w:val="006A358C"/>
    <w:rsid w:val="006A41EA"/>
    <w:rsid w:val="006A459E"/>
    <w:rsid w:val="006A5213"/>
    <w:rsid w:val="006A5FA8"/>
    <w:rsid w:val="006A6A80"/>
    <w:rsid w:val="006A715F"/>
    <w:rsid w:val="006A7F8B"/>
    <w:rsid w:val="006B08D9"/>
    <w:rsid w:val="006B0B3D"/>
    <w:rsid w:val="006B11F6"/>
    <w:rsid w:val="006B14CA"/>
    <w:rsid w:val="006B1DE7"/>
    <w:rsid w:val="006B518B"/>
    <w:rsid w:val="006B627D"/>
    <w:rsid w:val="006B6C4F"/>
    <w:rsid w:val="006B7758"/>
    <w:rsid w:val="006B7857"/>
    <w:rsid w:val="006B7AFC"/>
    <w:rsid w:val="006C049C"/>
    <w:rsid w:val="006C0A99"/>
    <w:rsid w:val="006C0E81"/>
    <w:rsid w:val="006C10E1"/>
    <w:rsid w:val="006C1E7D"/>
    <w:rsid w:val="006C24EB"/>
    <w:rsid w:val="006C29B9"/>
    <w:rsid w:val="006C395C"/>
    <w:rsid w:val="006C40E9"/>
    <w:rsid w:val="006C4C07"/>
    <w:rsid w:val="006C522D"/>
    <w:rsid w:val="006C6440"/>
    <w:rsid w:val="006C6645"/>
    <w:rsid w:val="006C68D9"/>
    <w:rsid w:val="006C708E"/>
    <w:rsid w:val="006C794B"/>
    <w:rsid w:val="006C7D33"/>
    <w:rsid w:val="006D1178"/>
    <w:rsid w:val="006D1727"/>
    <w:rsid w:val="006D1A5C"/>
    <w:rsid w:val="006D2204"/>
    <w:rsid w:val="006D231F"/>
    <w:rsid w:val="006D2E60"/>
    <w:rsid w:val="006D4435"/>
    <w:rsid w:val="006D4749"/>
    <w:rsid w:val="006D4B82"/>
    <w:rsid w:val="006D4BD0"/>
    <w:rsid w:val="006D4DB6"/>
    <w:rsid w:val="006D5264"/>
    <w:rsid w:val="006D5AB3"/>
    <w:rsid w:val="006D5EDE"/>
    <w:rsid w:val="006D7F5E"/>
    <w:rsid w:val="006E0618"/>
    <w:rsid w:val="006E1621"/>
    <w:rsid w:val="006E24A4"/>
    <w:rsid w:val="006E2640"/>
    <w:rsid w:val="006E27C6"/>
    <w:rsid w:val="006E28D5"/>
    <w:rsid w:val="006E2F42"/>
    <w:rsid w:val="006E332C"/>
    <w:rsid w:val="006E4DB7"/>
    <w:rsid w:val="006E4DD0"/>
    <w:rsid w:val="006E6AC1"/>
    <w:rsid w:val="006E6C5B"/>
    <w:rsid w:val="006E713D"/>
    <w:rsid w:val="006F0ABD"/>
    <w:rsid w:val="006F12A9"/>
    <w:rsid w:val="006F1FC4"/>
    <w:rsid w:val="006F27FE"/>
    <w:rsid w:val="006F2DBB"/>
    <w:rsid w:val="006F3299"/>
    <w:rsid w:val="006F4D40"/>
    <w:rsid w:val="006F4F9E"/>
    <w:rsid w:val="006F5068"/>
    <w:rsid w:val="006F5AD7"/>
    <w:rsid w:val="006F5C99"/>
    <w:rsid w:val="006F64BD"/>
    <w:rsid w:val="006F70D1"/>
    <w:rsid w:val="006F7239"/>
    <w:rsid w:val="006F77E9"/>
    <w:rsid w:val="006F7E42"/>
    <w:rsid w:val="00700543"/>
    <w:rsid w:val="0070058F"/>
    <w:rsid w:val="00701336"/>
    <w:rsid w:val="00702C93"/>
    <w:rsid w:val="00704520"/>
    <w:rsid w:val="00704DBA"/>
    <w:rsid w:val="00705475"/>
    <w:rsid w:val="00706639"/>
    <w:rsid w:val="00706936"/>
    <w:rsid w:val="007079CF"/>
    <w:rsid w:val="00710615"/>
    <w:rsid w:val="0071078A"/>
    <w:rsid w:val="00710A19"/>
    <w:rsid w:val="00711B55"/>
    <w:rsid w:val="007132D0"/>
    <w:rsid w:val="00713CA8"/>
    <w:rsid w:val="00713D0A"/>
    <w:rsid w:val="007143C8"/>
    <w:rsid w:val="00714AD2"/>
    <w:rsid w:val="00715633"/>
    <w:rsid w:val="007156C9"/>
    <w:rsid w:val="00715A4C"/>
    <w:rsid w:val="00715DD1"/>
    <w:rsid w:val="0071603F"/>
    <w:rsid w:val="0071722A"/>
    <w:rsid w:val="00717B95"/>
    <w:rsid w:val="00720D31"/>
    <w:rsid w:val="007213A5"/>
    <w:rsid w:val="00721CB3"/>
    <w:rsid w:val="00721F7A"/>
    <w:rsid w:val="00723342"/>
    <w:rsid w:val="007245AC"/>
    <w:rsid w:val="00724EE9"/>
    <w:rsid w:val="0072546C"/>
    <w:rsid w:val="007255BA"/>
    <w:rsid w:val="007259EB"/>
    <w:rsid w:val="00725FF8"/>
    <w:rsid w:val="00726738"/>
    <w:rsid w:val="00726B92"/>
    <w:rsid w:val="00726E3B"/>
    <w:rsid w:val="00726F10"/>
    <w:rsid w:val="00726FBD"/>
    <w:rsid w:val="007314D8"/>
    <w:rsid w:val="00731796"/>
    <w:rsid w:val="0073204D"/>
    <w:rsid w:val="00733B2F"/>
    <w:rsid w:val="00734264"/>
    <w:rsid w:val="00734445"/>
    <w:rsid w:val="00734828"/>
    <w:rsid w:val="00734FCE"/>
    <w:rsid w:val="007368C8"/>
    <w:rsid w:val="00736940"/>
    <w:rsid w:val="00740B20"/>
    <w:rsid w:val="00740DE2"/>
    <w:rsid w:val="00741255"/>
    <w:rsid w:val="007437B3"/>
    <w:rsid w:val="007456CA"/>
    <w:rsid w:val="00745CE1"/>
    <w:rsid w:val="007478A7"/>
    <w:rsid w:val="00747DC5"/>
    <w:rsid w:val="00747EE4"/>
    <w:rsid w:val="007500A2"/>
    <w:rsid w:val="00750734"/>
    <w:rsid w:val="00750B4C"/>
    <w:rsid w:val="00750F12"/>
    <w:rsid w:val="00751D81"/>
    <w:rsid w:val="007520E5"/>
    <w:rsid w:val="00754380"/>
    <w:rsid w:val="00755C48"/>
    <w:rsid w:val="00755E37"/>
    <w:rsid w:val="00756F19"/>
    <w:rsid w:val="00757437"/>
    <w:rsid w:val="00760470"/>
    <w:rsid w:val="00760ABA"/>
    <w:rsid w:val="00761C8C"/>
    <w:rsid w:val="00765186"/>
    <w:rsid w:val="007652F5"/>
    <w:rsid w:val="007653A0"/>
    <w:rsid w:val="00765785"/>
    <w:rsid w:val="00765959"/>
    <w:rsid w:val="00767694"/>
    <w:rsid w:val="00767FDE"/>
    <w:rsid w:val="00770527"/>
    <w:rsid w:val="0077073F"/>
    <w:rsid w:val="00770FCD"/>
    <w:rsid w:val="0077169E"/>
    <w:rsid w:val="00772A67"/>
    <w:rsid w:val="00772DEF"/>
    <w:rsid w:val="007732A6"/>
    <w:rsid w:val="007735E0"/>
    <w:rsid w:val="00774412"/>
    <w:rsid w:val="0077610F"/>
    <w:rsid w:val="007761BF"/>
    <w:rsid w:val="00776CE7"/>
    <w:rsid w:val="00776F8A"/>
    <w:rsid w:val="0078078B"/>
    <w:rsid w:val="00780C28"/>
    <w:rsid w:val="00781342"/>
    <w:rsid w:val="00782635"/>
    <w:rsid w:val="00783905"/>
    <w:rsid w:val="0078586F"/>
    <w:rsid w:val="00786329"/>
    <w:rsid w:val="007865AD"/>
    <w:rsid w:val="00787F71"/>
    <w:rsid w:val="007909A6"/>
    <w:rsid w:val="00791595"/>
    <w:rsid w:val="00791697"/>
    <w:rsid w:val="00791782"/>
    <w:rsid w:val="00793C63"/>
    <w:rsid w:val="007943DC"/>
    <w:rsid w:val="00794B33"/>
    <w:rsid w:val="007963BE"/>
    <w:rsid w:val="0079740D"/>
    <w:rsid w:val="007976AA"/>
    <w:rsid w:val="00797A94"/>
    <w:rsid w:val="007A01C8"/>
    <w:rsid w:val="007A0593"/>
    <w:rsid w:val="007A0FA6"/>
    <w:rsid w:val="007A16EF"/>
    <w:rsid w:val="007A26E0"/>
    <w:rsid w:val="007A2C96"/>
    <w:rsid w:val="007A2CE9"/>
    <w:rsid w:val="007A334E"/>
    <w:rsid w:val="007A378D"/>
    <w:rsid w:val="007A3DB2"/>
    <w:rsid w:val="007A43A4"/>
    <w:rsid w:val="007A4435"/>
    <w:rsid w:val="007A4649"/>
    <w:rsid w:val="007A4BA2"/>
    <w:rsid w:val="007A5452"/>
    <w:rsid w:val="007A651B"/>
    <w:rsid w:val="007A655B"/>
    <w:rsid w:val="007A6985"/>
    <w:rsid w:val="007A7403"/>
    <w:rsid w:val="007A791C"/>
    <w:rsid w:val="007A7A40"/>
    <w:rsid w:val="007B046D"/>
    <w:rsid w:val="007B0A8B"/>
    <w:rsid w:val="007B19E2"/>
    <w:rsid w:val="007B2A09"/>
    <w:rsid w:val="007B3D7C"/>
    <w:rsid w:val="007B3ECB"/>
    <w:rsid w:val="007B4F31"/>
    <w:rsid w:val="007B53F5"/>
    <w:rsid w:val="007B5880"/>
    <w:rsid w:val="007B5ACA"/>
    <w:rsid w:val="007B5DAA"/>
    <w:rsid w:val="007B60BA"/>
    <w:rsid w:val="007B68F7"/>
    <w:rsid w:val="007B7826"/>
    <w:rsid w:val="007B79D4"/>
    <w:rsid w:val="007B7D64"/>
    <w:rsid w:val="007B7E51"/>
    <w:rsid w:val="007B7FA7"/>
    <w:rsid w:val="007C00DC"/>
    <w:rsid w:val="007C078E"/>
    <w:rsid w:val="007C0883"/>
    <w:rsid w:val="007C0D99"/>
    <w:rsid w:val="007C18E7"/>
    <w:rsid w:val="007C1A43"/>
    <w:rsid w:val="007C3E41"/>
    <w:rsid w:val="007C4214"/>
    <w:rsid w:val="007C5492"/>
    <w:rsid w:val="007C578E"/>
    <w:rsid w:val="007C57FB"/>
    <w:rsid w:val="007C6188"/>
    <w:rsid w:val="007C6F0D"/>
    <w:rsid w:val="007C7B1E"/>
    <w:rsid w:val="007C7DB0"/>
    <w:rsid w:val="007D27F0"/>
    <w:rsid w:val="007D486A"/>
    <w:rsid w:val="007D4A2E"/>
    <w:rsid w:val="007D4D95"/>
    <w:rsid w:val="007D501B"/>
    <w:rsid w:val="007D61F7"/>
    <w:rsid w:val="007D725F"/>
    <w:rsid w:val="007E1852"/>
    <w:rsid w:val="007E1D67"/>
    <w:rsid w:val="007E1D9E"/>
    <w:rsid w:val="007E2D70"/>
    <w:rsid w:val="007E336F"/>
    <w:rsid w:val="007E34DA"/>
    <w:rsid w:val="007E35A9"/>
    <w:rsid w:val="007E4A3F"/>
    <w:rsid w:val="007E5F20"/>
    <w:rsid w:val="007E675B"/>
    <w:rsid w:val="007E7902"/>
    <w:rsid w:val="007E7DB2"/>
    <w:rsid w:val="007E7E93"/>
    <w:rsid w:val="007F0337"/>
    <w:rsid w:val="007F096A"/>
    <w:rsid w:val="007F1D10"/>
    <w:rsid w:val="007F348C"/>
    <w:rsid w:val="007F35EC"/>
    <w:rsid w:val="007F3CF3"/>
    <w:rsid w:val="007F405B"/>
    <w:rsid w:val="007F40A4"/>
    <w:rsid w:val="007F4C5E"/>
    <w:rsid w:val="007F4DAF"/>
    <w:rsid w:val="007F4E50"/>
    <w:rsid w:val="007F5241"/>
    <w:rsid w:val="007F57C2"/>
    <w:rsid w:val="007F5901"/>
    <w:rsid w:val="007F5A73"/>
    <w:rsid w:val="007F5BEC"/>
    <w:rsid w:val="007F774D"/>
    <w:rsid w:val="007F7C3B"/>
    <w:rsid w:val="008005D0"/>
    <w:rsid w:val="0080158C"/>
    <w:rsid w:val="00801693"/>
    <w:rsid w:val="008020FE"/>
    <w:rsid w:val="00803800"/>
    <w:rsid w:val="008043DB"/>
    <w:rsid w:val="008048FC"/>
    <w:rsid w:val="00806330"/>
    <w:rsid w:val="00806811"/>
    <w:rsid w:val="00806B4C"/>
    <w:rsid w:val="008074D3"/>
    <w:rsid w:val="00807E79"/>
    <w:rsid w:val="00807FCC"/>
    <w:rsid w:val="00810172"/>
    <w:rsid w:val="00810249"/>
    <w:rsid w:val="00811C7F"/>
    <w:rsid w:val="0081297F"/>
    <w:rsid w:val="00813DDF"/>
    <w:rsid w:val="00814B7E"/>
    <w:rsid w:val="00815266"/>
    <w:rsid w:val="00815759"/>
    <w:rsid w:val="00816145"/>
    <w:rsid w:val="00816D8B"/>
    <w:rsid w:val="0081712B"/>
    <w:rsid w:val="00817BC4"/>
    <w:rsid w:val="008205A0"/>
    <w:rsid w:val="0082092C"/>
    <w:rsid w:val="0082097F"/>
    <w:rsid w:val="008211F3"/>
    <w:rsid w:val="0082147A"/>
    <w:rsid w:val="00821D11"/>
    <w:rsid w:val="00821E81"/>
    <w:rsid w:val="00822867"/>
    <w:rsid w:val="00822E26"/>
    <w:rsid w:val="00823686"/>
    <w:rsid w:val="00823C86"/>
    <w:rsid w:val="00823F48"/>
    <w:rsid w:val="00824160"/>
    <w:rsid w:val="00825B7C"/>
    <w:rsid w:val="00825C80"/>
    <w:rsid w:val="00826B33"/>
    <w:rsid w:val="00827E84"/>
    <w:rsid w:val="008303D6"/>
    <w:rsid w:val="00830A27"/>
    <w:rsid w:val="00830B25"/>
    <w:rsid w:val="00831F2E"/>
    <w:rsid w:val="00832EDE"/>
    <w:rsid w:val="0083399F"/>
    <w:rsid w:val="0083461C"/>
    <w:rsid w:val="008349FD"/>
    <w:rsid w:val="00834CEE"/>
    <w:rsid w:val="00836194"/>
    <w:rsid w:val="00836629"/>
    <w:rsid w:val="008369BC"/>
    <w:rsid w:val="00837770"/>
    <w:rsid w:val="00837C99"/>
    <w:rsid w:val="008404C5"/>
    <w:rsid w:val="0084053D"/>
    <w:rsid w:val="008405CB"/>
    <w:rsid w:val="00841415"/>
    <w:rsid w:val="00841561"/>
    <w:rsid w:val="00841663"/>
    <w:rsid w:val="008422DC"/>
    <w:rsid w:val="0084243D"/>
    <w:rsid w:val="00842726"/>
    <w:rsid w:val="00842765"/>
    <w:rsid w:val="00842DB7"/>
    <w:rsid w:val="0084412F"/>
    <w:rsid w:val="00844460"/>
    <w:rsid w:val="00844907"/>
    <w:rsid w:val="00845070"/>
    <w:rsid w:val="00845931"/>
    <w:rsid w:val="00845F81"/>
    <w:rsid w:val="0084611B"/>
    <w:rsid w:val="008462EF"/>
    <w:rsid w:val="0084690C"/>
    <w:rsid w:val="008473F8"/>
    <w:rsid w:val="00847BD1"/>
    <w:rsid w:val="00847E2D"/>
    <w:rsid w:val="008500E1"/>
    <w:rsid w:val="0085068B"/>
    <w:rsid w:val="00850A4E"/>
    <w:rsid w:val="00850BE7"/>
    <w:rsid w:val="00852FCA"/>
    <w:rsid w:val="00854B4C"/>
    <w:rsid w:val="00854B84"/>
    <w:rsid w:val="00854C38"/>
    <w:rsid w:val="0085514F"/>
    <w:rsid w:val="00855CEA"/>
    <w:rsid w:val="008561AD"/>
    <w:rsid w:val="00856CE0"/>
    <w:rsid w:val="00856D3D"/>
    <w:rsid w:val="00857574"/>
    <w:rsid w:val="00860447"/>
    <w:rsid w:val="0086072A"/>
    <w:rsid w:val="00860B24"/>
    <w:rsid w:val="00861A29"/>
    <w:rsid w:val="00863483"/>
    <w:rsid w:val="00864478"/>
    <w:rsid w:val="0086498E"/>
    <w:rsid w:val="00864B2F"/>
    <w:rsid w:val="00865D55"/>
    <w:rsid w:val="00865E69"/>
    <w:rsid w:val="00867077"/>
    <w:rsid w:val="00870893"/>
    <w:rsid w:val="00870E0D"/>
    <w:rsid w:val="00870FC6"/>
    <w:rsid w:val="00870FFA"/>
    <w:rsid w:val="00871189"/>
    <w:rsid w:val="00871A19"/>
    <w:rsid w:val="00871B22"/>
    <w:rsid w:val="008723D0"/>
    <w:rsid w:val="00872825"/>
    <w:rsid w:val="008734B2"/>
    <w:rsid w:val="00873A71"/>
    <w:rsid w:val="00876AAC"/>
    <w:rsid w:val="00877786"/>
    <w:rsid w:val="00877854"/>
    <w:rsid w:val="00880628"/>
    <w:rsid w:val="00881612"/>
    <w:rsid w:val="00883EDD"/>
    <w:rsid w:val="00885CC2"/>
    <w:rsid w:val="00887ACC"/>
    <w:rsid w:val="008900FF"/>
    <w:rsid w:val="00890321"/>
    <w:rsid w:val="008904E8"/>
    <w:rsid w:val="00890F07"/>
    <w:rsid w:val="00891015"/>
    <w:rsid w:val="0089190B"/>
    <w:rsid w:val="00893F0C"/>
    <w:rsid w:val="008940E5"/>
    <w:rsid w:val="0089422F"/>
    <w:rsid w:val="008948C8"/>
    <w:rsid w:val="00894BF8"/>
    <w:rsid w:val="00895CE7"/>
    <w:rsid w:val="00895EA5"/>
    <w:rsid w:val="00896864"/>
    <w:rsid w:val="00896F96"/>
    <w:rsid w:val="0089703F"/>
    <w:rsid w:val="00897DF6"/>
    <w:rsid w:val="00897F14"/>
    <w:rsid w:val="008A0329"/>
    <w:rsid w:val="008A1DAE"/>
    <w:rsid w:val="008A20B5"/>
    <w:rsid w:val="008A2264"/>
    <w:rsid w:val="008A2ACC"/>
    <w:rsid w:val="008A2B0E"/>
    <w:rsid w:val="008A39A4"/>
    <w:rsid w:val="008A45EA"/>
    <w:rsid w:val="008A4E1A"/>
    <w:rsid w:val="008A7365"/>
    <w:rsid w:val="008A7C67"/>
    <w:rsid w:val="008A7EB2"/>
    <w:rsid w:val="008B0083"/>
    <w:rsid w:val="008B0C94"/>
    <w:rsid w:val="008B2BFF"/>
    <w:rsid w:val="008B2D33"/>
    <w:rsid w:val="008B37BA"/>
    <w:rsid w:val="008B390C"/>
    <w:rsid w:val="008B4294"/>
    <w:rsid w:val="008B55A0"/>
    <w:rsid w:val="008B69A7"/>
    <w:rsid w:val="008B6CB4"/>
    <w:rsid w:val="008B6DC2"/>
    <w:rsid w:val="008B703B"/>
    <w:rsid w:val="008C0319"/>
    <w:rsid w:val="008C04FF"/>
    <w:rsid w:val="008C0A34"/>
    <w:rsid w:val="008C10E2"/>
    <w:rsid w:val="008C1387"/>
    <w:rsid w:val="008C19A6"/>
    <w:rsid w:val="008C1A48"/>
    <w:rsid w:val="008C1AA7"/>
    <w:rsid w:val="008C1F43"/>
    <w:rsid w:val="008C2098"/>
    <w:rsid w:val="008C2CDB"/>
    <w:rsid w:val="008C2ED4"/>
    <w:rsid w:val="008C3F00"/>
    <w:rsid w:val="008C4380"/>
    <w:rsid w:val="008C44BD"/>
    <w:rsid w:val="008C45B2"/>
    <w:rsid w:val="008C46E2"/>
    <w:rsid w:val="008C66F3"/>
    <w:rsid w:val="008C6E7B"/>
    <w:rsid w:val="008C70F6"/>
    <w:rsid w:val="008C722D"/>
    <w:rsid w:val="008D0333"/>
    <w:rsid w:val="008D03E1"/>
    <w:rsid w:val="008D04C3"/>
    <w:rsid w:val="008D10D8"/>
    <w:rsid w:val="008D16D1"/>
    <w:rsid w:val="008D2CC5"/>
    <w:rsid w:val="008D405D"/>
    <w:rsid w:val="008D4D22"/>
    <w:rsid w:val="008D5174"/>
    <w:rsid w:val="008D5308"/>
    <w:rsid w:val="008D6FF8"/>
    <w:rsid w:val="008D722D"/>
    <w:rsid w:val="008D76FB"/>
    <w:rsid w:val="008D7DD4"/>
    <w:rsid w:val="008E16C6"/>
    <w:rsid w:val="008E1AAB"/>
    <w:rsid w:val="008E1C01"/>
    <w:rsid w:val="008E1E7E"/>
    <w:rsid w:val="008E2B02"/>
    <w:rsid w:val="008E34EE"/>
    <w:rsid w:val="008E373B"/>
    <w:rsid w:val="008E4A80"/>
    <w:rsid w:val="008E4AEE"/>
    <w:rsid w:val="008E4F5B"/>
    <w:rsid w:val="008E4FA1"/>
    <w:rsid w:val="008E5DD6"/>
    <w:rsid w:val="008E5F3A"/>
    <w:rsid w:val="008E60F7"/>
    <w:rsid w:val="008E664B"/>
    <w:rsid w:val="008E67CD"/>
    <w:rsid w:val="008F00D7"/>
    <w:rsid w:val="008F1987"/>
    <w:rsid w:val="008F1F15"/>
    <w:rsid w:val="008F2589"/>
    <w:rsid w:val="008F4594"/>
    <w:rsid w:val="008F7456"/>
    <w:rsid w:val="008F7501"/>
    <w:rsid w:val="008F7AAD"/>
    <w:rsid w:val="00900806"/>
    <w:rsid w:val="00900DC8"/>
    <w:rsid w:val="0090189E"/>
    <w:rsid w:val="00901AAE"/>
    <w:rsid w:val="00902F08"/>
    <w:rsid w:val="00903019"/>
    <w:rsid w:val="009036F6"/>
    <w:rsid w:val="009046E1"/>
    <w:rsid w:val="009047C3"/>
    <w:rsid w:val="009056D0"/>
    <w:rsid w:val="009060E3"/>
    <w:rsid w:val="00906107"/>
    <w:rsid w:val="0091039A"/>
    <w:rsid w:val="009104CD"/>
    <w:rsid w:val="0091180F"/>
    <w:rsid w:val="00912136"/>
    <w:rsid w:val="0091415D"/>
    <w:rsid w:val="0091487A"/>
    <w:rsid w:val="00914A65"/>
    <w:rsid w:val="0091567F"/>
    <w:rsid w:val="009162CB"/>
    <w:rsid w:val="00916630"/>
    <w:rsid w:val="00920620"/>
    <w:rsid w:val="00920F0A"/>
    <w:rsid w:val="00921DBC"/>
    <w:rsid w:val="00921FF4"/>
    <w:rsid w:val="00922A62"/>
    <w:rsid w:val="00922F1E"/>
    <w:rsid w:val="0092428F"/>
    <w:rsid w:val="00924C10"/>
    <w:rsid w:val="00924CCC"/>
    <w:rsid w:val="00925123"/>
    <w:rsid w:val="009259CF"/>
    <w:rsid w:val="00925F77"/>
    <w:rsid w:val="0092647D"/>
    <w:rsid w:val="009266CB"/>
    <w:rsid w:val="0092699E"/>
    <w:rsid w:val="00926AD6"/>
    <w:rsid w:val="00927AA6"/>
    <w:rsid w:val="00930BF3"/>
    <w:rsid w:val="00930F18"/>
    <w:rsid w:val="0093159F"/>
    <w:rsid w:val="009317F9"/>
    <w:rsid w:val="0093271F"/>
    <w:rsid w:val="00933063"/>
    <w:rsid w:val="009337E5"/>
    <w:rsid w:val="00933D9A"/>
    <w:rsid w:val="00937CDE"/>
    <w:rsid w:val="0094137C"/>
    <w:rsid w:val="009414C3"/>
    <w:rsid w:val="00941E36"/>
    <w:rsid w:val="0094268B"/>
    <w:rsid w:val="00942B80"/>
    <w:rsid w:val="00942FFE"/>
    <w:rsid w:val="0094356B"/>
    <w:rsid w:val="009435FE"/>
    <w:rsid w:val="009458B4"/>
    <w:rsid w:val="00945AB2"/>
    <w:rsid w:val="00945E50"/>
    <w:rsid w:val="00946290"/>
    <w:rsid w:val="009468C8"/>
    <w:rsid w:val="00946E9E"/>
    <w:rsid w:val="009477BD"/>
    <w:rsid w:val="00950B5C"/>
    <w:rsid w:val="00951245"/>
    <w:rsid w:val="00952744"/>
    <w:rsid w:val="00956109"/>
    <w:rsid w:val="009564ED"/>
    <w:rsid w:val="00956BA9"/>
    <w:rsid w:val="009575A8"/>
    <w:rsid w:val="00957C56"/>
    <w:rsid w:val="00961128"/>
    <w:rsid w:val="009612C6"/>
    <w:rsid w:val="00961B0B"/>
    <w:rsid w:val="00961C1D"/>
    <w:rsid w:val="00962459"/>
    <w:rsid w:val="00962578"/>
    <w:rsid w:val="00962EBA"/>
    <w:rsid w:val="0096341F"/>
    <w:rsid w:val="00964C6F"/>
    <w:rsid w:val="00965D44"/>
    <w:rsid w:val="00966363"/>
    <w:rsid w:val="0096655A"/>
    <w:rsid w:val="00966625"/>
    <w:rsid w:val="00966A91"/>
    <w:rsid w:val="00966CC6"/>
    <w:rsid w:val="009702C1"/>
    <w:rsid w:val="0097151D"/>
    <w:rsid w:val="009718BE"/>
    <w:rsid w:val="00971FF0"/>
    <w:rsid w:val="00972467"/>
    <w:rsid w:val="0097358C"/>
    <w:rsid w:val="009735E2"/>
    <w:rsid w:val="00973AF8"/>
    <w:rsid w:val="00974AD7"/>
    <w:rsid w:val="00974E2E"/>
    <w:rsid w:val="009756B2"/>
    <w:rsid w:val="0097694F"/>
    <w:rsid w:val="009770B1"/>
    <w:rsid w:val="00977DCC"/>
    <w:rsid w:val="00981020"/>
    <w:rsid w:val="00981DA8"/>
    <w:rsid w:val="00983209"/>
    <w:rsid w:val="009848BC"/>
    <w:rsid w:val="00984A24"/>
    <w:rsid w:val="0098556F"/>
    <w:rsid w:val="0098675D"/>
    <w:rsid w:val="009905C9"/>
    <w:rsid w:val="00990C9F"/>
    <w:rsid w:val="00990D30"/>
    <w:rsid w:val="00991DD9"/>
    <w:rsid w:val="00993246"/>
    <w:rsid w:val="009933EB"/>
    <w:rsid w:val="00993825"/>
    <w:rsid w:val="009939B6"/>
    <w:rsid w:val="00993B4F"/>
    <w:rsid w:val="00993DA6"/>
    <w:rsid w:val="00994507"/>
    <w:rsid w:val="009949FF"/>
    <w:rsid w:val="00994C13"/>
    <w:rsid w:val="00995359"/>
    <w:rsid w:val="009974AB"/>
    <w:rsid w:val="00997567"/>
    <w:rsid w:val="00997EC2"/>
    <w:rsid w:val="009A00C3"/>
    <w:rsid w:val="009A0E00"/>
    <w:rsid w:val="009A18B9"/>
    <w:rsid w:val="009A2065"/>
    <w:rsid w:val="009A2494"/>
    <w:rsid w:val="009A2F5A"/>
    <w:rsid w:val="009A431D"/>
    <w:rsid w:val="009A483C"/>
    <w:rsid w:val="009A4E44"/>
    <w:rsid w:val="009A6A9B"/>
    <w:rsid w:val="009A6AC1"/>
    <w:rsid w:val="009A7251"/>
    <w:rsid w:val="009A7E0F"/>
    <w:rsid w:val="009B28E9"/>
    <w:rsid w:val="009B29FD"/>
    <w:rsid w:val="009B2F33"/>
    <w:rsid w:val="009B3082"/>
    <w:rsid w:val="009B36C4"/>
    <w:rsid w:val="009B41CA"/>
    <w:rsid w:val="009B44DE"/>
    <w:rsid w:val="009B4A30"/>
    <w:rsid w:val="009B4BF2"/>
    <w:rsid w:val="009B5F80"/>
    <w:rsid w:val="009B6D9F"/>
    <w:rsid w:val="009B737C"/>
    <w:rsid w:val="009C2352"/>
    <w:rsid w:val="009C3449"/>
    <w:rsid w:val="009C36F0"/>
    <w:rsid w:val="009C50C8"/>
    <w:rsid w:val="009C57E0"/>
    <w:rsid w:val="009C6564"/>
    <w:rsid w:val="009C7396"/>
    <w:rsid w:val="009C77A2"/>
    <w:rsid w:val="009C7ADC"/>
    <w:rsid w:val="009C7F49"/>
    <w:rsid w:val="009D01FF"/>
    <w:rsid w:val="009D0281"/>
    <w:rsid w:val="009D0C48"/>
    <w:rsid w:val="009D0F69"/>
    <w:rsid w:val="009D2D03"/>
    <w:rsid w:val="009D3138"/>
    <w:rsid w:val="009D3DF5"/>
    <w:rsid w:val="009D42C2"/>
    <w:rsid w:val="009D453D"/>
    <w:rsid w:val="009D48C7"/>
    <w:rsid w:val="009D4F9D"/>
    <w:rsid w:val="009D60CF"/>
    <w:rsid w:val="009D611E"/>
    <w:rsid w:val="009D6896"/>
    <w:rsid w:val="009D6AB8"/>
    <w:rsid w:val="009D6EC2"/>
    <w:rsid w:val="009D7472"/>
    <w:rsid w:val="009D77E0"/>
    <w:rsid w:val="009D785B"/>
    <w:rsid w:val="009D7E03"/>
    <w:rsid w:val="009E0B9A"/>
    <w:rsid w:val="009E0C4B"/>
    <w:rsid w:val="009E10C7"/>
    <w:rsid w:val="009E15F2"/>
    <w:rsid w:val="009E2064"/>
    <w:rsid w:val="009E272F"/>
    <w:rsid w:val="009E292C"/>
    <w:rsid w:val="009E2F53"/>
    <w:rsid w:val="009E3A96"/>
    <w:rsid w:val="009E3DD1"/>
    <w:rsid w:val="009E3F3B"/>
    <w:rsid w:val="009E60FA"/>
    <w:rsid w:val="009E721C"/>
    <w:rsid w:val="009F0D50"/>
    <w:rsid w:val="009F1F92"/>
    <w:rsid w:val="009F20DB"/>
    <w:rsid w:val="009F2414"/>
    <w:rsid w:val="009F5B4B"/>
    <w:rsid w:val="009F6CA2"/>
    <w:rsid w:val="009F7FDE"/>
    <w:rsid w:val="00A01476"/>
    <w:rsid w:val="00A0384F"/>
    <w:rsid w:val="00A03E7A"/>
    <w:rsid w:val="00A05D0D"/>
    <w:rsid w:val="00A061E6"/>
    <w:rsid w:val="00A0794C"/>
    <w:rsid w:val="00A10328"/>
    <w:rsid w:val="00A10DD5"/>
    <w:rsid w:val="00A11D26"/>
    <w:rsid w:val="00A12A3E"/>
    <w:rsid w:val="00A1310E"/>
    <w:rsid w:val="00A141C9"/>
    <w:rsid w:val="00A14B67"/>
    <w:rsid w:val="00A14E0B"/>
    <w:rsid w:val="00A15A0F"/>
    <w:rsid w:val="00A163FB"/>
    <w:rsid w:val="00A16C3A"/>
    <w:rsid w:val="00A16FBE"/>
    <w:rsid w:val="00A17134"/>
    <w:rsid w:val="00A175A0"/>
    <w:rsid w:val="00A17834"/>
    <w:rsid w:val="00A20CCC"/>
    <w:rsid w:val="00A20E0B"/>
    <w:rsid w:val="00A20F89"/>
    <w:rsid w:val="00A21A11"/>
    <w:rsid w:val="00A2265A"/>
    <w:rsid w:val="00A2339F"/>
    <w:rsid w:val="00A236CF"/>
    <w:rsid w:val="00A2392E"/>
    <w:rsid w:val="00A241C6"/>
    <w:rsid w:val="00A24E99"/>
    <w:rsid w:val="00A25361"/>
    <w:rsid w:val="00A25ACC"/>
    <w:rsid w:val="00A26BAA"/>
    <w:rsid w:val="00A26FE0"/>
    <w:rsid w:val="00A277E4"/>
    <w:rsid w:val="00A27ED7"/>
    <w:rsid w:val="00A30B4B"/>
    <w:rsid w:val="00A316D8"/>
    <w:rsid w:val="00A3461C"/>
    <w:rsid w:val="00A34B2E"/>
    <w:rsid w:val="00A36133"/>
    <w:rsid w:val="00A375D4"/>
    <w:rsid w:val="00A378A1"/>
    <w:rsid w:val="00A417BB"/>
    <w:rsid w:val="00A42D02"/>
    <w:rsid w:val="00A42FF5"/>
    <w:rsid w:val="00A431E2"/>
    <w:rsid w:val="00A43812"/>
    <w:rsid w:val="00A43D1B"/>
    <w:rsid w:val="00A448CC"/>
    <w:rsid w:val="00A460B5"/>
    <w:rsid w:val="00A47702"/>
    <w:rsid w:val="00A47906"/>
    <w:rsid w:val="00A5016F"/>
    <w:rsid w:val="00A520A5"/>
    <w:rsid w:val="00A527CE"/>
    <w:rsid w:val="00A52E51"/>
    <w:rsid w:val="00A542CE"/>
    <w:rsid w:val="00A54433"/>
    <w:rsid w:val="00A5498F"/>
    <w:rsid w:val="00A54DF2"/>
    <w:rsid w:val="00A56ED2"/>
    <w:rsid w:val="00A57ECD"/>
    <w:rsid w:val="00A6036C"/>
    <w:rsid w:val="00A606C4"/>
    <w:rsid w:val="00A60A89"/>
    <w:rsid w:val="00A61440"/>
    <w:rsid w:val="00A61629"/>
    <w:rsid w:val="00A6266D"/>
    <w:rsid w:val="00A627DD"/>
    <w:rsid w:val="00A6400F"/>
    <w:rsid w:val="00A6444A"/>
    <w:rsid w:val="00A64BCA"/>
    <w:rsid w:val="00A65A0E"/>
    <w:rsid w:val="00A679E0"/>
    <w:rsid w:val="00A70E9A"/>
    <w:rsid w:val="00A722A7"/>
    <w:rsid w:val="00A72515"/>
    <w:rsid w:val="00A72C77"/>
    <w:rsid w:val="00A73546"/>
    <w:rsid w:val="00A73600"/>
    <w:rsid w:val="00A74B41"/>
    <w:rsid w:val="00A74F4C"/>
    <w:rsid w:val="00A759FE"/>
    <w:rsid w:val="00A75D13"/>
    <w:rsid w:val="00A76665"/>
    <w:rsid w:val="00A80147"/>
    <w:rsid w:val="00A80EC1"/>
    <w:rsid w:val="00A82813"/>
    <w:rsid w:val="00A82A16"/>
    <w:rsid w:val="00A83223"/>
    <w:rsid w:val="00A83BB9"/>
    <w:rsid w:val="00A8423C"/>
    <w:rsid w:val="00A847AC"/>
    <w:rsid w:val="00A86B8F"/>
    <w:rsid w:val="00A90B5B"/>
    <w:rsid w:val="00A9125C"/>
    <w:rsid w:val="00A933A6"/>
    <w:rsid w:val="00A93D6B"/>
    <w:rsid w:val="00A945BC"/>
    <w:rsid w:val="00A94EF1"/>
    <w:rsid w:val="00A951D0"/>
    <w:rsid w:val="00A95D4A"/>
    <w:rsid w:val="00A95FF0"/>
    <w:rsid w:val="00A965FA"/>
    <w:rsid w:val="00A968EB"/>
    <w:rsid w:val="00AA002D"/>
    <w:rsid w:val="00AA0594"/>
    <w:rsid w:val="00AA0700"/>
    <w:rsid w:val="00AA0A9F"/>
    <w:rsid w:val="00AA0BA5"/>
    <w:rsid w:val="00AA0BD8"/>
    <w:rsid w:val="00AA1BE3"/>
    <w:rsid w:val="00AA22BF"/>
    <w:rsid w:val="00AA2FDE"/>
    <w:rsid w:val="00AA3886"/>
    <w:rsid w:val="00AA38DC"/>
    <w:rsid w:val="00AA7133"/>
    <w:rsid w:val="00AA7EEA"/>
    <w:rsid w:val="00AB08B9"/>
    <w:rsid w:val="00AB1B07"/>
    <w:rsid w:val="00AB1E67"/>
    <w:rsid w:val="00AB2EAC"/>
    <w:rsid w:val="00AB3549"/>
    <w:rsid w:val="00AB4D8D"/>
    <w:rsid w:val="00AB5CF2"/>
    <w:rsid w:val="00AB61CD"/>
    <w:rsid w:val="00AB659C"/>
    <w:rsid w:val="00AB7AE8"/>
    <w:rsid w:val="00AC1253"/>
    <w:rsid w:val="00AC13DC"/>
    <w:rsid w:val="00AC1ABE"/>
    <w:rsid w:val="00AC1F84"/>
    <w:rsid w:val="00AC2885"/>
    <w:rsid w:val="00AC29AE"/>
    <w:rsid w:val="00AC35EB"/>
    <w:rsid w:val="00AC431E"/>
    <w:rsid w:val="00AC4AD9"/>
    <w:rsid w:val="00AC5194"/>
    <w:rsid w:val="00AC555C"/>
    <w:rsid w:val="00AC5FDB"/>
    <w:rsid w:val="00AC75C2"/>
    <w:rsid w:val="00AC7FF7"/>
    <w:rsid w:val="00AD0A9D"/>
    <w:rsid w:val="00AD124B"/>
    <w:rsid w:val="00AD187E"/>
    <w:rsid w:val="00AD2332"/>
    <w:rsid w:val="00AD2E69"/>
    <w:rsid w:val="00AD31BD"/>
    <w:rsid w:val="00AD344C"/>
    <w:rsid w:val="00AD3C69"/>
    <w:rsid w:val="00AD3FB6"/>
    <w:rsid w:val="00AD428D"/>
    <w:rsid w:val="00AD4D30"/>
    <w:rsid w:val="00AD5344"/>
    <w:rsid w:val="00AD542F"/>
    <w:rsid w:val="00AD543F"/>
    <w:rsid w:val="00AD662B"/>
    <w:rsid w:val="00AE0358"/>
    <w:rsid w:val="00AE0C10"/>
    <w:rsid w:val="00AE17EB"/>
    <w:rsid w:val="00AE2220"/>
    <w:rsid w:val="00AE2D57"/>
    <w:rsid w:val="00AE319B"/>
    <w:rsid w:val="00AE350C"/>
    <w:rsid w:val="00AE4313"/>
    <w:rsid w:val="00AE4AB5"/>
    <w:rsid w:val="00AE5EF2"/>
    <w:rsid w:val="00AE6047"/>
    <w:rsid w:val="00AE6E17"/>
    <w:rsid w:val="00AE7477"/>
    <w:rsid w:val="00AE7E44"/>
    <w:rsid w:val="00AF2B10"/>
    <w:rsid w:val="00AF35A0"/>
    <w:rsid w:val="00AF3A90"/>
    <w:rsid w:val="00AF463B"/>
    <w:rsid w:val="00AF4BF3"/>
    <w:rsid w:val="00AF60EF"/>
    <w:rsid w:val="00AF6B7B"/>
    <w:rsid w:val="00AF73D0"/>
    <w:rsid w:val="00AF75B9"/>
    <w:rsid w:val="00AF7B24"/>
    <w:rsid w:val="00B01616"/>
    <w:rsid w:val="00B01E5F"/>
    <w:rsid w:val="00B02F8B"/>
    <w:rsid w:val="00B037E3"/>
    <w:rsid w:val="00B0427A"/>
    <w:rsid w:val="00B04D05"/>
    <w:rsid w:val="00B051AD"/>
    <w:rsid w:val="00B05A0B"/>
    <w:rsid w:val="00B05FA9"/>
    <w:rsid w:val="00B07F95"/>
    <w:rsid w:val="00B10D6A"/>
    <w:rsid w:val="00B115E8"/>
    <w:rsid w:val="00B1253F"/>
    <w:rsid w:val="00B13E35"/>
    <w:rsid w:val="00B15689"/>
    <w:rsid w:val="00B16E71"/>
    <w:rsid w:val="00B219B0"/>
    <w:rsid w:val="00B22CFC"/>
    <w:rsid w:val="00B2323B"/>
    <w:rsid w:val="00B23D5E"/>
    <w:rsid w:val="00B24C76"/>
    <w:rsid w:val="00B25029"/>
    <w:rsid w:val="00B25484"/>
    <w:rsid w:val="00B25954"/>
    <w:rsid w:val="00B25EE3"/>
    <w:rsid w:val="00B26069"/>
    <w:rsid w:val="00B26296"/>
    <w:rsid w:val="00B263A6"/>
    <w:rsid w:val="00B266AF"/>
    <w:rsid w:val="00B2674F"/>
    <w:rsid w:val="00B26EA5"/>
    <w:rsid w:val="00B310F0"/>
    <w:rsid w:val="00B3196F"/>
    <w:rsid w:val="00B31C71"/>
    <w:rsid w:val="00B33397"/>
    <w:rsid w:val="00B34000"/>
    <w:rsid w:val="00B3412B"/>
    <w:rsid w:val="00B34B32"/>
    <w:rsid w:val="00B34C25"/>
    <w:rsid w:val="00B356FC"/>
    <w:rsid w:val="00B35A21"/>
    <w:rsid w:val="00B36295"/>
    <w:rsid w:val="00B36C54"/>
    <w:rsid w:val="00B37038"/>
    <w:rsid w:val="00B4059F"/>
    <w:rsid w:val="00B40A58"/>
    <w:rsid w:val="00B41383"/>
    <w:rsid w:val="00B41FAD"/>
    <w:rsid w:val="00B43952"/>
    <w:rsid w:val="00B44575"/>
    <w:rsid w:val="00B4508B"/>
    <w:rsid w:val="00B458D5"/>
    <w:rsid w:val="00B469D8"/>
    <w:rsid w:val="00B46FB7"/>
    <w:rsid w:val="00B47DA4"/>
    <w:rsid w:val="00B5007C"/>
    <w:rsid w:val="00B500F9"/>
    <w:rsid w:val="00B504A7"/>
    <w:rsid w:val="00B516A4"/>
    <w:rsid w:val="00B51D11"/>
    <w:rsid w:val="00B5203B"/>
    <w:rsid w:val="00B53891"/>
    <w:rsid w:val="00B5474F"/>
    <w:rsid w:val="00B54D45"/>
    <w:rsid w:val="00B55C67"/>
    <w:rsid w:val="00B561E7"/>
    <w:rsid w:val="00B56328"/>
    <w:rsid w:val="00B60F53"/>
    <w:rsid w:val="00B63451"/>
    <w:rsid w:val="00B63AA2"/>
    <w:rsid w:val="00B653E4"/>
    <w:rsid w:val="00B65503"/>
    <w:rsid w:val="00B655C4"/>
    <w:rsid w:val="00B65920"/>
    <w:rsid w:val="00B65E49"/>
    <w:rsid w:val="00B66511"/>
    <w:rsid w:val="00B674D7"/>
    <w:rsid w:val="00B67B7F"/>
    <w:rsid w:val="00B67E6D"/>
    <w:rsid w:val="00B67F08"/>
    <w:rsid w:val="00B67FAA"/>
    <w:rsid w:val="00B7117A"/>
    <w:rsid w:val="00B71D72"/>
    <w:rsid w:val="00B72A6B"/>
    <w:rsid w:val="00B73779"/>
    <w:rsid w:val="00B7566E"/>
    <w:rsid w:val="00B75B97"/>
    <w:rsid w:val="00B75C6D"/>
    <w:rsid w:val="00B77263"/>
    <w:rsid w:val="00B77B35"/>
    <w:rsid w:val="00B77D08"/>
    <w:rsid w:val="00B77FDB"/>
    <w:rsid w:val="00B80B27"/>
    <w:rsid w:val="00B80CDD"/>
    <w:rsid w:val="00B81920"/>
    <w:rsid w:val="00B81A75"/>
    <w:rsid w:val="00B822CE"/>
    <w:rsid w:val="00B82D5B"/>
    <w:rsid w:val="00B83447"/>
    <w:rsid w:val="00B847CF"/>
    <w:rsid w:val="00B85280"/>
    <w:rsid w:val="00B85824"/>
    <w:rsid w:val="00B85CC0"/>
    <w:rsid w:val="00B85DD6"/>
    <w:rsid w:val="00B8606C"/>
    <w:rsid w:val="00B867DF"/>
    <w:rsid w:val="00B876AF"/>
    <w:rsid w:val="00B90F7C"/>
    <w:rsid w:val="00B91C7D"/>
    <w:rsid w:val="00B929C6"/>
    <w:rsid w:val="00B934DE"/>
    <w:rsid w:val="00B93F8E"/>
    <w:rsid w:val="00B940E5"/>
    <w:rsid w:val="00B942A3"/>
    <w:rsid w:val="00B9588F"/>
    <w:rsid w:val="00B96783"/>
    <w:rsid w:val="00B96E58"/>
    <w:rsid w:val="00B97995"/>
    <w:rsid w:val="00BA079D"/>
    <w:rsid w:val="00BA09B4"/>
    <w:rsid w:val="00BA0AEC"/>
    <w:rsid w:val="00BA10B2"/>
    <w:rsid w:val="00BA1F3F"/>
    <w:rsid w:val="00BA2538"/>
    <w:rsid w:val="00BA257E"/>
    <w:rsid w:val="00BA279F"/>
    <w:rsid w:val="00BA4424"/>
    <w:rsid w:val="00BA5779"/>
    <w:rsid w:val="00BA5F49"/>
    <w:rsid w:val="00BA6A47"/>
    <w:rsid w:val="00BA74DB"/>
    <w:rsid w:val="00BA75C1"/>
    <w:rsid w:val="00BB00A0"/>
    <w:rsid w:val="00BB1DB5"/>
    <w:rsid w:val="00BB2AEE"/>
    <w:rsid w:val="00BB2DA6"/>
    <w:rsid w:val="00BB453F"/>
    <w:rsid w:val="00BB49B8"/>
    <w:rsid w:val="00BB686C"/>
    <w:rsid w:val="00BB6D26"/>
    <w:rsid w:val="00BB7A91"/>
    <w:rsid w:val="00BC05BF"/>
    <w:rsid w:val="00BC065B"/>
    <w:rsid w:val="00BC089F"/>
    <w:rsid w:val="00BC0B2C"/>
    <w:rsid w:val="00BC138E"/>
    <w:rsid w:val="00BC262F"/>
    <w:rsid w:val="00BC2703"/>
    <w:rsid w:val="00BC2EC8"/>
    <w:rsid w:val="00BC3437"/>
    <w:rsid w:val="00BC4A45"/>
    <w:rsid w:val="00BC52CF"/>
    <w:rsid w:val="00BC54C0"/>
    <w:rsid w:val="00BC6598"/>
    <w:rsid w:val="00BC78AE"/>
    <w:rsid w:val="00BC7A59"/>
    <w:rsid w:val="00BD06BD"/>
    <w:rsid w:val="00BD104A"/>
    <w:rsid w:val="00BD259C"/>
    <w:rsid w:val="00BD3215"/>
    <w:rsid w:val="00BD431D"/>
    <w:rsid w:val="00BD4BA2"/>
    <w:rsid w:val="00BD727C"/>
    <w:rsid w:val="00BD733D"/>
    <w:rsid w:val="00BD7FF7"/>
    <w:rsid w:val="00BE0C82"/>
    <w:rsid w:val="00BE1174"/>
    <w:rsid w:val="00BE140B"/>
    <w:rsid w:val="00BE1689"/>
    <w:rsid w:val="00BE1782"/>
    <w:rsid w:val="00BE20F3"/>
    <w:rsid w:val="00BE21FA"/>
    <w:rsid w:val="00BE2AC3"/>
    <w:rsid w:val="00BE2BE1"/>
    <w:rsid w:val="00BE2D3A"/>
    <w:rsid w:val="00BE37B0"/>
    <w:rsid w:val="00BE3AE3"/>
    <w:rsid w:val="00BE3D2E"/>
    <w:rsid w:val="00BE49CE"/>
    <w:rsid w:val="00BE623A"/>
    <w:rsid w:val="00BE62CE"/>
    <w:rsid w:val="00BE68F3"/>
    <w:rsid w:val="00BE6FC9"/>
    <w:rsid w:val="00BE7A07"/>
    <w:rsid w:val="00BF0DD6"/>
    <w:rsid w:val="00BF1528"/>
    <w:rsid w:val="00BF2323"/>
    <w:rsid w:val="00BF25BF"/>
    <w:rsid w:val="00BF38A6"/>
    <w:rsid w:val="00BF3947"/>
    <w:rsid w:val="00BF3A21"/>
    <w:rsid w:val="00BF3F12"/>
    <w:rsid w:val="00BF42CE"/>
    <w:rsid w:val="00BF46F3"/>
    <w:rsid w:val="00BF57E7"/>
    <w:rsid w:val="00BF6C8C"/>
    <w:rsid w:val="00BF7297"/>
    <w:rsid w:val="00BF7486"/>
    <w:rsid w:val="00BF7C40"/>
    <w:rsid w:val="00BF7FBE"/>
    <w:rsid w:val="00C00DD5"/>
    <w:rsid w:val="00C03F45"/>
    <w:rsid w:val="00C04DA8"/>
    <w:rsid w:val="00C04F98"/>
    <w:rsid w:val="00C05846"/>
    <w:rsid w:val="00C0698E"/>
    <w:rsid w:val="00C1050D"/>
    <w:rsid w:val="00C10D21"/>
    <w:rsid w:val="00C11A27"/>
    <w:rsid w:val="00C1223E"/>
    <w:rsid w:val="00C124CD"/>
    <w:rsid w:val="00C13C34"/>
    <w:rsid w:val="00C13F6F"/>
    <w:rsid w:val="00C14785"/>
    <w:rsid w:val="00C14ACE"/>
    <w:rsid w:val="00C16146"/>
    <w:rsid w:val="00C16910"/>
    <w:rsid w:val="00C1695D"/>
    <w:rsid w:val="00C2034A"/>
    <w:rsid w:val="00C20DB7"/>
    <w:rsid w:val="00C20DE0"/>
    <w:rsid w:val="00C21A04"/>
    <w:rsid w:val="00C21B6F"/>
    <w:rsid w:val="00C23059"/>
    <w:rsid w:val="00C23880"/>
    <w:rsid w:val="00C247F2"/>
    <w:rsid w:val="00C24BCA"/>
    <w:rsid w:val="00C251F9"/>
    <w:rsid w:val="00C253DE"/>
    <w:rsid w:val="00C2541A"/>
    <w:rsid w:val="00C25E51"/>
    <w:rsid w:val="00C25F7F"/>
    <w:rsid w:val="00C25FDF"/>
    <w:rsid w:val="00C262B8"/>
    <w:rsid w:val="00C26861"/>
    <w:rsid w:val="00C26C8D"/>
    <w:rsid w:val="00C276BC"/>
    <w:rsid w:val="00C305B3"/>
    <w:rsid w:val="00C30F94"/>
    <w:rsid w:val="00C3168B"/>
    <w:rsid w:val="00C324AF"/>
    <w:rsid w:val="00C32CFE"/>
    <w:rsid w:val="00C3320B"/>
    <w:rsid w:val="00C333CE"/>
    <w:rsid w:val="00C335A8"/>
    <w:rsid w:val="00C36AEF"/>
    <w:rsid w:val="00C3737A"/>
    <w:rsid w:val="00C378EF"/>
    <w:rsid w:val="00C41CB9"/>
    <w:rsid w:val="00C41F44"/>
    <w:rsid w:val="00C4316A"/>
    <w:rsid w:val="00C439A4"/>
    <w:rsid w:val="00C44180"/>
    <w:rsid w:val="00C4424B"/>
    <w:rsid w:val="00C44351"/>
    <w:rsid w:val="00C44701"/>
    <w:rsid w:val="00C4593B"/>
    <w:rsid w:val="00C45C13"/>
    <w:rsid w:val="00C46EAC"/>
    <w:rsid w:val="00C4731B"/>
    <w:rsid w:val="00C47524"/>
    <w:rsid w:val="00C47807"/>
    <w:rsid w:val="00C506C4"/>
    <w:rsid w:val="00C50B35"/>
    <w:rsid w:val="00C50C12"/>
    <w:rsid w:val="00C51451"/>
    <w:rsid w:val="00C52355"/>
    <w:rsid w:val="00C5340E"/>
    <w:rsid w:val="00C55922"/>
    <w:rsid w:val="00C55E2C"/>
    <w:rsid w:val="00C5608E"/>
    <w:rsid w:val="00C56922"/>
    <w:rsid w:val="00C57426"/>
    <w:rsid w:val="00C57E23"/>
    <w:rsid w:val="00C61A36"/>
    <w:rsid w:val="00C620FC"/>
    <w:rsid w:val="00C62B0E"/>
    <w:rsid w:val="00C64A0A"/>
    <w:rsid w:val="00C6584F"/>
    <w:rsid w:val="00C65DA0"/>
    <w:rsid w:val="00C67849"/>
    <w:rsid w:val="00C70553"/>
    <w:rsid w:val="00C70FA8"/>
    <w:rsid w:val="00C72AF5"/>
    <w:rsid w:val="00C72E66"/>
    <w:rsid w:val="00C73554"/>
    <w:rsid w:val="00C73621"/>
    <w:rsid w:val="00C74534"/>
    <w:rsid w:val="00C75A77"/>
    <w:rsid w:val="00C76A28"/>
    <w:rsid w:val="00C77411"/>
    <w:rsid w:val="00C80129"/>
    <w:rsid w:val="00C80361"/>
    <w:rsid w:val="00C83861"/>
    <w:rsid w:val="00C852FB"/>
    <w:rsid w:val="00C85343"/>
    <w:rsid w:val="00C86492"/>
    <w:rsid w:val="00C864B0"/>
    <w:rsid w:val="00C865B5"/>
    <w:rsid w:val="00C867F6"/>
    <w:rsid w:val="00C86EE2"/>
    <w:rsid w:val="00C87E12"/>
    <w:rsid w:val="00C90E28"/>
    <w:rsid w:val="00C91499"/>
    <w:rsid w:val="00C91706"/>
    <w:rsid w:val="00C91860"/>
    <w:rsid w:val="00C91E36"/>
    <w:rsid w:val="00C92122"/>
    <w:rsid w:val="00C92AB3"/>
    <w:rsid w:val="00C92D06"/>
    <w:rsid w:val="00C968EF"/>
    <w:rsid w:val="00C97527"/>
    <w:rsid w:val="00C97950"/>
    <w:rsid w:val="00C97CC8"/>
    <w:rsid w:val="00CA0A70"/>
    <w:rsid w:val="00CA0B22"/>
    <w:rsid w:val="00CA0F1F"/>
    <w:rsid w:val="00CA0FF4"/>
    <w:rsid w:val="00CA1C20"/>
    <w:rsid w:val="00CA27BA"/>
    <w:rsid w:val="00CA3B1C"/>
    <w:rsid w:val="00CA43F7"/>
    <w:rsid w:val="00CA4F8D"/>
    <w:rsid w:val="00CA52EA"/>
    <w:rsid w:val="00CA576C"/>
    <w:rsid w:val="00CA5EA4"/>
    <w:rsid w:val="00CA60B6"/>
    <w:rsid w:val="00CB04D1"/>
    <w:rsid w:val="00CB11EB"/>
    <w:rsid w:val="00CB3ED5"/>
    <w:rsid w:val="00CB4342"/>
    <w:rsid w:val="00CB48AB"/>
    <w:rsid w:val="00CB51D9"/>
    <w:rsid w:val="00CB527F"/>
    <w:rsid w:val="00CB5DA6"/>
    <w:rsid w:val="00CB6353"/>
    <w:rsid w:val="00CB6396"/>
    <w:rsid w:val="00CB6A16"/>
    <w:rsid w:val="00CB6F08"/>
    <w:rsid w:val="00CC01AB"/>
    <w:rsid w:val="00CC17A6"/>
    <w:rsid w:val="00CC18BD"/>
    <w:rsid w:val="00CC1B71"/>
    <w:rsid w:val="00CC1D17"/>
    <w:rsid w:val="00CC1DED"/>
    <w:rsid w:val="00CC20B3"/>
    <w:rsid w:val="00CC281A"/>
    <w:rsid w:val="00CC2978"/>
    <w:rsid w:val="00CC47FB"/>
    <w:rsid w:val="00CC70F9"/>
    <w:rsid w:val="00CC73D6"/>
    <w:rsid w:val="00CC74F2"/>
    <w:rsid w:val="00CC7733"/>
    <w:rsid w:val="00CC7991"/>
    <w:rsid w:val="00CC7B72"/>
    <w:rsid w:val="00CD0CC2"/>
    <w:rsid w:val="00CD0E13"/>
    <w:rsid w:val="00CD328E"/>
    <w:rsid w:val="00CD5148"/>
    <w:rsid w:val="00CD5DA2"/>
    <w:rsid w:val="00CE0858"/>
    <w:rsid w:val="00CE103A"/>
    <w:rsid w:val="00CE1E08"/>
    <w:rsid w:val="00CE31DB"/>
    <w:rsid w:val="00CE4BA4"/>
    <w:rsid w:val="00CE4CB8"/>
    <w:rsid w:val="00CE5449"/>
    <w:rsid w:val="00CE5891"/>
    <w:rsid w:val="00CF1D75"/>
    <w:rsid w:val="00CF3BDD"/>
    <w:rsid w:val="00CF4689"/>
    <w:rsid w:val="00CF4847"/>
    <w:rsid w:val="00CF4E06"/>
    <w:rsid w:val="00CF7AA3"/>
    <w:rsid w:val="00CF7BE7"/>
    <w:rsid w:val="00CF7D13"/>
    <w:rsid w:val="00D00209"/>
    <w:rsid w:val="00D01399"/>
    <w:rsid w:val="00D019D3"/>
    <w:rsid w:val="00D028AE"/>
    <w:rsid w:val="00D02A6B"/>
    <w:rsid w:val="00D02B3F"/>
    <w:rsid w:val="00D02CBA"/>
    <w:rsid w:val="00D02D4F"/>
    <w:rsid w:val="00D03988"/>
    <w:rsid w:val="00D042B1"/>
    <w:rsid w:val="00D04C96"/>
    <w:rsid w:val="00D0521C"/>
    <w:rsid w:val="00D05776"/>
    <w:rsid w:val="00D0629F"/>
    <w:rsid w:val="00D06AD1"/>
    <w:rsid w:val="00D06C78"/>
    <w:rsid w:val="00D0722C"/>
    <w:rsid w:val="00D12A1F"/>
    <w:rsid w:val="00D13085"/>
    <w:rsid w:val="00D144FB"/>
    <w:rsid w:val="00D14538"/>
    <w:rsid w:val="00D15A97"/>
    <w:rsid w:val="00D15D0C"/>
    <w:rsid w:val="00D15ED3"/>
    <w:rsid w:val="00D1646A"/>
    <w:rsid w:val="00D16AAE"/>
    <w:rsid w:val="00D16C4B"/>
    <w:rsid w:val="00D1774E"/>
    <w:rsid w:val="00D17938"/>
    <w:rsid w:val="00D202D5"/>
    <w:rsid w:val="00D215E9"/>
    <w:rsid w:val="00D218DC"/>
    <w:rsid w:val="00D21CC3"/>
    <w:rsid w:val="00D21D77"/>
    <w:rsid w:val="00D221C7"/>
    <w:rsid w:val="00D2221F"/>
    <w:rsid w:val="00D23071"/>
    <w:rsid w:val="00D233A0"/>
    <w:rsid w:val="00D23F6E"/>
    <w:rsid w:val="00D23F71"/>
    <w:rsid w:val="00D24489"/>
    <w:rsid w:val="00D24A85"/>
    <w:rsid w:val="00D24AE0"/>
    <w:rsid w:val="00D2594C"/>
    <w:rsid w:val="00D26F8C"/>
    <w:rsid w:val="00D27648"/>
    <w:rsid w:val="00D30BC2"/>
    <w:rsid w:val="00D3152B"/>
    <w:rsid w:val="00D31A87"/>
    <w:rsid w:val="00D329FF"/>
    <w:rsid w:val="00D33AF5"/>
    <w:rsid w:val="00D35A03"/>
    <w:rsid w:val="00D3665D"/>
    <w:rsid w:val="00D36E42"/>
    <w:rsid w:val="00D3784A"/>
    <w:rsid w:val="00D379CC"/>
    <w:rsid w:val="00D37D75"/>
    <w:rsid w:val="00D402A1"/>
    <w:rsid w:val="00D404B1"/>
    <w:rsid w:val="00D40AB3"/>
    <w:rsid w:val="00D41C2F"/>
    <w:rsid w:val="00D41CBB"/>
    <w:rsid w:val="00D421F8"/>
    <w:rsid w:val="00D42669"/>
    <w:rsid w:val="00D4459E"/>
    <w:rsid w:val="00D44A16"/>
    <w:rsid w:val="00D46231"/>
    <w:rsid w:val="00D46CE3"/>
    <w:rsid w:val="00D47BD5"/>
    <w:rsid w:val="00D51E1E"/>
    <w:rsid w:val="00D52AC6"/>
    <w:rsid w:val="00D52CE0"/>
    <w:rsid w:val="00D533E8"/>
    <w:rsid w:val="00D53C51"/>
    <w:rsid w:val="00D543C7"/>
    <w:rsid w:val="00D55604"/>
    <w:rsid w:val="00D55C06"/>
    <w:rsid w:val="00D55EBD"/>
    <w:rsid w:val="00D56146"/>
    <w:rsid w:val="00D56389"/>
    <w:rsid w:val="00D566F3"/>
    <w:rsid w:val="00D5703B"/>
    <w:rsid w:val="00D578C7"/>
    <w:rsid w:val="00D609C1"/>
    <w:rsid w:val="00D613DB"/>
    <w:rsid w:val="00D61604"/>
    <w:rsid w:val="00D61E05"/>
    <w:rsid w:val="00D62D58"/>
    <w:rsid w:val="00D64BD2"/>
    <w:rsid w:val="00D64D11"/>
    <w:rsid w:val="00D66A11"/>
    <w:rsid w:val="00D66FF5"/>
    <w:rsid w:val="00D67208"/>
    <w:rsid w:val="00D70B3B"/>
    <w:rsid w:val="00D70B97"/>
    <w:rsid w:val="00D70EAA"/>
    <w:rsid w:val="00D712E5"/>
    <w:rsid w:val="00D7193A"/>
    <w:rsid w:val="00D71DDF"/>
    <w:rsid w:val="00D728B1"/>
    <w:rsid w:val="00D74361"/>
    <w:rsid w:val="00D745C0"/>
    <w:rsid w:val="00D74EE2"/>
    <w:rsid w:val="00D75335"/>
    <w:rsid w:val="00D759E9"/>
    <w:rsid w:val="00D759EB"/>
    <w:rsid w:val="00D76A79"/>
    <w:rsid w:val="00D77C9F"/>
    <w:rsid w:val="00D8040B"/>
    <w:rsid w:val="00D810AA"/>
    <w:rsid w:val="00D81148"/>
    <w:rsid w:val="00D812BB"/>
    <w:rsid w:val="00D82509"/>
    <w:rsid w:val="00D8426B"/>
    <w:rsid w:val="00D84845"/>
    <w:rsid w:val="00D84E22"/>
    <w:rsid w:val="00D85039"/>
    <w:rsid w:val="00D85407"/>
    <w:rsid w:val="00D85E17"/>
    <w:rsid w:val="00D87403"/>
    <w:rsid w:val="00D9110F"/>
    <w:rsid w:val="00D91300"/>
    <w:rsid w:val="00D915DB"/>
    <w:rsid w:val="00D920F3"/>
    <w:rsid w:val="00D92CF1"/>
    <w:rsid w:val="00D95134"/>
    <w:rsid w:val="00D96482"/>
    <w:rsid w:val="00D96491"/>
    <w:rsid w:val="00D964B7"/>
    <w:rsid w:val="00D969D7"/>
    <w:rsid w:val="00D974C6"/>
    <w:rsid w:val="00D976C9"/>
    <w:rsid w:val="00D978D8"/>
    <w:rsid w:val="00D97934"/>
    <w:rsid w:val="00D97A32"/>
    <w:rsid w:val="00DA020A"/>
    <w:rsid w:val="00DA07C8"/>
    <w:rsid w:val="00DA135E"/>
    <w:rsid w:val="00DA1DBA"/>
    <w:rsid w:val="00DA3465"/>
    <w:rsid w:val="00DA36A0"/>
    <w:rsid w:val="00DA4651"/>
    <w:rsid w:val="00DA48CB"/>
    <w:rsid w:val="00DA48CC"/>
    <w:rsid w:val="00DA5713"/>
    <w:rsid w:val="00DA5C9D"/>
    <w:rsid w:val="00DA5E45"/>
    <w:rsid w:val="00DB1D48"/>
    <w:rsid w:val="00DB280E"/>
    <w:rsid w:val="00DB3555"/>
    <w:rsid w:val="00DB4611"/>
    <w:rsid w:val="00DB546F"/>
    <w:rsid w:val="00DB6A00"/>
    <w:rsid w:val="00DB72AF"/>
    <w:rsid w:val="00DB7701"/>
    <w:rsid w:val="00DC07DD"/>
    <w:rsid w:val="00DC19E5"/>
    <w:rsid w:val="00DC218B"/>
    <w:rsid w:val="00DC4B91"/>
    <w:rsid w:val="00DC5187"/>
    <w:rsid w:val="00DC55FC"/>
    <w:rsid w:val="00DC65DB"/>
    <w:rsid w:val="00DC68EA"/>
    <w:rsid w:val="00DC7664"/>
    <w:rsid w:val="00DD034D"/>
    <w:rsid w:val="00DD1700"/>
    <w:rsid w:val="00DD2397"/>
    <w:rsid w:val="00DD326A"/>
    <w:rsid w:val="00DD3AFD"/>
    <w:rsid w:val="00DD426D"/>
    <w:rsid w:val="00DD58FD"/>
    <w:rsid w:val="00DD5BC8"/>
    <w:rsid w:val="00DD5E29"/>
    <w:rsid w:val="00DD73FD"/>
    <w:rsid w:val="00DE0196"/>
    <w:rsid w:val="00DE0CFC"/>
    <w:rsid w:val="00DE0D9E"/>
    <w:rsid w:val="00DE123F"/>
    <w:rsid w:val="00DE1794"/>
    <w:rsid w:val="00DE17C3"/>
    <w:rsid w:val="00DE2351"/>
    <w:rsid w:val="00DE2A4F"/>
    <w:rsid w:val="00DE2A9B"/>
    <w:rsid w:val="00DE2C38"/>
    <w:rsid w:val="00DE2EA1"/>
    <w:rsid w:val="00DE3321"/>
    <w:rsid w:val="00DE35B0"/>
    <w:rsid w:val="00DE3DB5"/>
    <w:rsid w:val="00DE4168"/>
    <w:rsid w:val="00DE43F1"/>
    <w:rsid w:val="00DE4C66"/>
    <w:rsid w:val="00DE4E4A"/>
    <w:rsid w:val="00DE5C34"/>
    <w:rsid w:val="00DE6083"/>
    <w:rsid w:val="00DE7465"/>
    <w:rsid w:val="00DE79A4"/>
    <w:rsid w:val="00DE7D1B"/>
    <w:rsid w:val="00DF08D1"/>
    <w:rsid w:val="00DF1534"/>
    <w:rsid w:val="00DF2269"/>
    <w:rsid w:val="00DF2960"/>
    <w:rsid w:val="00DF49AB"/>
    <w:rsid w:val="00DF56EF"/>
    <w:rsid w:val="00DF61D1"/>
    <w:rsid w:val="00DF6EED"/>
    <w:rsid w:val="00DF771E"/>
    <w:rsid w:val="00DF7BCA"/>
    <w:rsid w:val="00DF7E03"/>
    <w:rsid w:val="00E00090"/>
    <w:rsid w:val="00E00E5E"/>
    <w:rsid w:val="00E018C6"/>
    <w:rsid w:val="00E026F7"/>
    <w:rsid w:val="00E02910"/>
    <w:rsid w:val="00E032E1"/>
    <w:rsid w:val="00E04C67"/>
    <w:rsid w:val="00E05BCB"/>
    <w:rsid w:val="00E0684F"/>
    <w:rsid w:val="00E06E2E"/>
    <w:rsid w:val="00E07689"/>
    <w:rsid w:val="00E1161F"/>
    <w:rsid w:val="00E116C3"/>
    <w:rsid w:val="00E11C06"/>
    <w:rsid w:val="00E11DAC"/>
    <w:rsid w:val="00E14CAE"/>
    <w:rsid w:val="00E1546F"/>
    <w:rsid w:val="00E16123"/>
    <w:rsid w:val="00E1650F"/>
    <w:rsid w:val="00E165D9"/>
    <w:rsid w:val="00E218C5"/>
    <w:rsid w:val="00E21901"/>
    <w:rsid w:val="00E224D6"/>
    <w:rsid w:val="00E23E66"/>
    <w:rsid w:val="00E2459A"/>
    <w:rsid w:val="00E2492B"/>
    <w:rsid w:val="00E24D92"/>
    <w:rsid w:val="00E24E7C"/>
    <w:rsid w:val="00E24EF5"/>
    <w:rsid w:val="00E25F42"/>
    <w:rsid w:val="00E26416"/>
    <w:rsid w:val="00E264EB"/>
    <w:rsid w:val="00E274DF"/>
    <w:rsid w:val="00E30707"/>
    <w:rsid w:val="00E308D4"/>
    <w:rsid w:val="00E30A10"/>
    <w:rsid w:val="00E311E2"/>
    <w:rsid w:val="00E31846"/>
    <w:rsid w:val="00E32413"/>
    <w:rsid w:val="00E33F9A"/>
    <w:rsid w:val="00E3419F"/>
    <w:rsid w:val="00E3528D"/>
    <w:rsid w:val="00E367AD"/>
    <w:rsid w:val="00E40662"/>
    <w:rsid w:val="00E42189"/>
    <w:rsid w:val="00E42BEE"/>
    <w:rsid w:val="00E43C71"/>
    <w:rsid w:val="00E4429D"/>
    <w:rsid w:val="00E44CC9"/>
    <w:rsid w:val="00E44E3D"/>
    <w:rsid w:val="00E453A8"/>
    <w:rsid w:val="00E4549F"/>
    <w:rsid w:val="00E46031"/>
    <w:rsid w:val="00E47430"/>
    <w:rsid w:val="00E47882"/>
    <w:rsid w:val="00E47D35"/>
    <w:rsid w:val="00E50435"/>
    <w:rsid w:val="00E507A1"/>
    <w:rsid w:val="00E50A44"/>
    <w:rsid w:val="00E50B99"/>
    <w:rsid w:val="00E514C4"/>
    <w:rsid w:val="00E514CC"/>
    <w:rsid w:val="00E5239E"/>
    <w:rsid w:val="00E529C1"/>
    <w:rsid w:val="00E52C8A"/>
    <w:rsid w:val="00E5302A"/>
    <w:rsid w:val="00E5331C"/>
    <w:rsid w:val="00E538E6"/>
    <w:rsid w:val="00E54843"/>
    <w:rsid w:val="00E5530D"/>
    <w:rsid w:val="00E560DB"/>
    <w:rsid w:val="00E56811"/>
    <w:rsid w:val="00E5696E"/>
    <w:rsid w:val="00E56CDB"/>
    <w:rsid w:val="00E57609"/>
    <w:rsid w:val="00E60857"/>
    <w:rsid w:val="00E64A9D"/>
    <w:rsid w:val="00E64F46"/>
    <w:rsid w:val="00E70021"/>
    <w:rsid w:val="00E70BB3"/>
    <w:rsid w:val="00E70E1D"/>
    <w:rsid w:val="00E70F4C"/>
    <w:rsid w:val="00E71872"/>
    <w:rsid w:val="00E71D2D"/>
    <w:rsid w:val="00E71EAA"/>
    <w:rsid w:val="00E723E8"/>
    <w:rsid w:val="00E75228"/>
    <w:rsid w:val="00E752A5"/>
    <w:rsid w:val="00E75B25"/>
    <w:rsid w:val="00E76308"/>
    <w:rsid w:val="00E76533"/>
    <w:rsid w:val="00E76CB8"/>
    <w:rsid w:val="00E7734C"/>
    <w:rsid w:val="00E77EF6"/>
    <w:rsid w:val="00E801C6"/>
    <w:rsid w:val="00E80920"/>
    <w:rsid w:val="00E81EB7"/>
    <w:rsid w:val="00E82CF6"/>
    <w:rsid w:val="00E82EE5"/>
    <w:rsid w:val="00E8313F"/>
    <w:rsid w:val="00E83641"/>
    <w:rsid w:val="00E8412F"/>
    <w:rsid w:val="00E85D30"/>
    <w:rsid w:val="00E85ED2"/>
    <w:rsid w:val="00E861A5"/>
    <w:rsid w:val="00E86AFD"/>
    <w:rsid w:val="00E86D26"/>
    <w:rsid w:val="00E90912"/>
    <w:rsid w:val="00E90A1D"/>
    <w:rsid w:val="00E91680"/>
    <w:rsid w:val="00E92AD5"/>
    <w:rsid w:val="00E93CF3"/>
    <w:rsid w:val="00E93FC9"/>
    <w:rsid w:val="00E94075"/>
    <w:rsid w:val="00E9462F"/>
    <w:rsid w:val="00E95BFE"/>
    <w:rsid w:val="00E96354"/>
    <w:rsid w:val="00E96FDB"/>
    <w:rsid w:val="00E9701B"/>
    <w:rsid w:val="00E971E6"/>
    <w:rsid w:val="00E97504"/>
    <w:rsid w:val="00E97A34"/>
    <w:rsid w:val="00E97B4A"/>
    <w:rsid w:val="00E97F1C"/>
    <w:rsid w:val="00EA0987"/>
    <w:rsid w:val="00EA0D3F"/>
    <w:rsid w:val="00EA1089"/>
    <w:rsid w:val="00EA152B"/>
    <w:rsid w:val="00EA23FB"/>
    <w:rsid w:val="00EA242D"/>
    <w:rsid w:val="00EA364B"/>
    <w:rsid w:val="00EA41D8"/>
    <w:rsid w:val="00EA5E42"/>
    <w:rsid w:val="00EA6A58"/>
    <w:rsid w:val="00EA6C44"/>
    <w:rsid w:val="00EA76A3"/>
    <w:rsid w:val="00EB1182"/>
    <w:rsid w:val="00EB125F"/>
    <w:rsid w:val="00EB1D4B"/>
    <w:rsid w:val="00EB38B1"/>
    <w:rsid w:val="00EB3FA2"/>
    <w:rsid w:val="00EB4E2A"/>
    <w:rsid w:val="00EB503C"/>
    <w:rsid w:val="00EB503D"/>
    <w:rsid w:val="00EB5476"/>
    <w:rsid w:val="00EB5A40"/>
    <w:rsid w:val="00EB5E76"/>
    <w:rsid w:val="00EB6495"/>
    <w:rsid w:val="00EB77BB"/>
    <w:rsid w:val="00EC1150"/>
    <w:rsid w:val="00EC20B0"/>
    <w:rsid w:val="00EC2796"/>
    <w:rsid w:val="00EC341B"/>
    <w:rsid w:val="00EC3B93"/>
    <w:rsid w:val="00EC41A7"/>
    <w:rsid w:val="00EC45D6"/>
    <w:rsid w:val="00EC4B9B"/>
    <w:rsid w:val="00EC5100"/>
    <w:rsid w:val="00EC5738"/>
    <w:rsid w:val="00EC586A"/>
    <w:rsid w:val="00EC5E7E"/>
    <w:rsid w:val="00EC6768"/>
    <w:rsid w:val="00EC70AF"/>
    <w:rsid w:val="00EC7549"/>
    <w:rsid w:val="00EC7894"/>
    <w:rsid w:val="00EC7A74"/>
    <w:rsid w:val="00EC7DDD"/>
    <w:rsid w:val="00ED049E"/>
    <w:rsid w:val="00ED07F1"/>
    <w:rsid w:val="00ED0874"/>
    <w:rsid w:val="00ED0E22"/>
    <w:rsid w:val="00ED2624"/>
    <w:rsid w:val="00ED3DCB"/>
    <w:rsid w:val="00ED53C5"/>
    <w:rsid w:val="00ED614F"/>
    <w:rsid w:val="00ED6574"/>
    <w:rsid w:val="00ED6DC3"/>
    <w:rsid w:val="00ED7CAE"/>
    <w:rsid w:val="00EE1B96"/>
    <w:rsid w:val="00EE221E"/>
    <w:rsid w:val="00EE2B53"/>
    <w:rsid w:val="00EE37EF"/>
    <w:rsid w:val="00EE4104"/>
    <w:rsid w:val="00EE412F"/>
    <w:rsid w:val="00EE42EC"/>
    <w:rsid w:val="00EE434F"/>
    <w:rsid w:val="00EE5BEA"/>
    <w:rsid w:val="00EE6075"/>
    <w:rsid w:val="00EE6E0C"/>
    <w:rsid w:val="00EF03F7"/>
    <w:rsid w:val="00EF1643"/>
    <w:rsid w:val="00EF16D6"/>
    <w:rsid w:val="00EF1806"/>
    <w:rsid w:val="00EF2E8A"/>
    <w:rsid w:val="00EF3B3C"/>
    <w:rsid w:val="00EF46C9"/>
    <w:rsid w:val="00EF5C1C"/>
    <w:rsid w:val="00EF633C"/>
    <w:rsid w:val="00EF6943"/>
    <w:rsid w:val="00EF6EB8"/>
    <w:rsid w:val="00EF7448"/>
    <w:rsid w:val="00F01110"/>
    <w:rsid w:val="00F01AE8"/>
    <w:rsid w:val="00F02540"/>
    <w:rsid w:val="00F032ED"/>
    <w:rsid w:val="00F04236"/>
    <w:rsid w:val="00F0487B"/>
    <w:rsid w:val="00F04C11"/>
    <w:rsid w:val="00F0625F"/>
    <w:rsid w:val="00F079BF"/>
    <w:rsid w:val="00F10010"/>
    <w:rsid w:val="00F10BBD"/>
    <w:rsid w:val="00F10F35"/>
    <w:rsid w:val="00F110BC"/>
    <w:rsid w:val="00F11BFD"/>
    <w:rsid w:val="00F12AFD"/>
    <w:rsid w:val="00F1377F"/>
    <w:rsid w:val="00F13EE3"/>
    <w:rsid w:val="00F14958"/>
    <w:rsid w:val="00F14F1A"/>
    <w:rsid w:val="00F14F6A"/>
    <w:rsid w:val="00F15265"/>
    <w:rsid w:val="00F154E8"/>
    <w:rsid w:val="00F15C09"/>
    <w:rsid w:val="00F160CF"/>
    <w:rsid w:val="00F1724A"/>
    <w:rsid w:val="00F17C01"/>
    <w:rsid w:val="00F17E60"/>
    <w:rsid w:val="00F20065"/>
    <w:rsid w:val="00F20293"/>
    <w:rsid w:val="00F2158F"/>
    <w:rsid w:val="00F22045"/>
    <w:rsid w:val="00F22323"/>
    <w:rsid w:val="00F22EA6"/>
    <w:rsid w:val="00F23C65"/>
    <w:rsid w:val="00F2420C"/>
    <w:rsid w:val="00F24470"/>
    <w:rsid w:val="00F2537A"/>
    <w:rsid w:val="00F253D3"/>
    <w:rsid w:val="00F2660B"/>
    <w:rsid w:val="00F313EC"/>
    <w:rsid w:val="00F32DDC"/>
    <w:rsid w:val="00F338B0"/>
    <w:rsid w:val="00F3399E"/>
    <w:rsid w:val="00F3526A"/>
    <w:rsid w:val="00F36DE7"/>
    <w:rsid w:val="00F36EF6"/>
    <w:rsid w:val="00F4002B"/>
    <w:rsid w:val="00F41557"/>
    <w:rsid w:val="00F424A0"/>
    <w:rsid w:val="00F42565"/>
    <w:rsid w:val="00F42CD2"/>
    <w:rsid w:val="00F43514"/>
    <w:rsid w:val="00F44286"/>
    <w:rsid w:val="00F44585"/>
    <w:rsid w:val="00F44840"/>
    <w:rsid w:val="00F449AA"/>
    <w:rsid w:val="00F44CDA"/>
    <w:rsid w:val="00F46437"/>
    <w:rsid w:val="00F46AB2"/>
    <w:rsid w:val="00F46FAC"/>
    <w:rsid w:val="00F46FEF"/>
    <w:rsid w:val="00F50791"/>
    <w:rsid w:val="00F51475"/>
    <w:rsid w:val="00F53318"/>
    <w:rsid w:val="00F55BD9"/>
    <w:rsid w:val="00F55F8B"/>
    <w:rsid w:val="00F55FCF"/>
    <w:rsid w:val="00F60336"/>
    <w:rsid w:val="00F61B78"/>
    <w:rsid w:val="00F626F6"/>
    <w:rsid w:val="00F633CF"/>
    <w:rsid w:val="00F63E82"/>
    <w:rsid w:val="00F646A3"/>
    <w:rsid w:val="00F656F3"/>
    <w:rsid w:val="00F65BCC"/>
    <w:rsid w:val="00F674A4"/>
    <w:rsid w:val="00F67A19"/>
    <w:rsid w:val="00F70693"/>
    <w:rsid w:val="00F709C6"/>
    <w:rsid w:val="00F70CBD"/>
    <w:rsid w:val="00F71C06"/>
    <w:rsid w:val="00F71D56"/>
    <w:rsid w:val="00F730C6"/>
    <w:rsid w:val="00F73727"/>
    <w:rsid w:val="00F748D3"/>
    <w:rsid w:val="00F74D22"/>
    <w:rsid w:val="00F75739"/>
    <w:rsid w:val="00F75F8C"/>
    <w:rsid w:val="00F76B7A"/>
    <w:rsid w:val="00F76FD6"/>
    <w:rsid w:val="00F77E72"/>
    <w:rsid w:val="00F8032B"/>
    <w:rsid w:val="00F80A83"/>
    <w:rsid w:val="00F81FEA"/>
    <w:rsid w:val="00F83061"/>
    <w:rsid w:val="00F83DDF"/>
    <w:rsid w:val="00F84725"/>
    <w:rsid w:val="00F85418"/>
    <w:rsid w:val="00F85BDE"/>
    <w:rsid w:val="00F8636B"/>
    <w:rsid w:val="00F86442"/>
    <w:rsid w:val="00F87D88"/>
    <w:rsid w:val="00F9002C"/>
    <w:rsid w:val="00F90291"/>
    <w:rsid w:val="00F90C9C"/>
    <w:rsid w:val="00F910F6"/>
    <w:rsid w:val="00F922A9"/>
    <w:rsid w:val="00F92520"/>
    <w:rsid w:val="00F9318D"/>
    <w:rsid w:val="00F931E1"/>
    <w:rsid w:val="00F94FC3"/>
    <w:rsid w:val="00F953BB"/>
    <w:rsid w:val="00F956A4"/>
    <w:rsid w:val="00F9637D"/>
    <w:rsid w:val="00F97D15"/>
    <w:rsid w:val="00FA0145"/>
    <w:rsid w:val="00FA032A"/>
    <w:rsid w:val="00FA0A7A"/>
    <w:rsid w:val="00FA24B1"/>
    <w:rsid w:val="00FA35E0"/>
    <w:rsid w:val="00FA37E5"/>
    <w:rsid w:val="00FA5CCF"/>
    <w:rsid w:val="00FA6EBE"/>
    <w:rsid w:val="00FA7675"/>
    <w:rsid w:val="00FA77C2"/>
    <w:rsid w:val="00FA7AC4"/>
    <w:rsid w:val="00FA7FB7"/>
    <w:rsid w:val="00FB0F3C"/>
    <w:rsid w:val="00FB2BAD"/>
    <w:rsid w:val="00FB2D7E"/>
    <w:rsid w:val="00FB3850"/>
    <w:rsid w:val="00FB3CD5"/>
    <w:rsid w:val="00FB4223"/>
    <w:rsid w:val="00FB4494"/>
    <w:rsid w:val="00FB4BDD"/>
    <w:rsid w:val="00FB4CBD"/>
    <w:rsid w:val="00FB74F3"/>
    <w:rsid w:val="00FC01E3"/>
    <w:rsid w:val="00FC1F24"/>
    <w:rsid w:val="00FC2BB5"/>
    <w:rsid w:val="00FC3858"/>
    <w:rsid w:val="00FC3A06"/>
    <w:rsid w:val="00FC3AC9"/>
    <w:rsid w:val="00FC405F"/>
    <w:rsid w:val="00FC50F9"/>
    <w:rsid w:val="00FC6A28"/>
    <w:rsid w:val="00FC7054"/>
    <w:rsid w:val="00FC7703"/>
    <w:rsid w:val="00FC79BE"/>
    <w:rsid w:val="00FC7D31"/>
    <w:rsid w:val="00FD009C"/>
    <w:rsid w:val="00FD057F"/>
    <w:rsid w:val="00FD0D7C"/>
    <w:rsid w:val="00FD0DD7"/>
    <w:rsid w:val="00FD1529"/>
    <w:rsid w:val="00FD164A"/>
    <w:rsid w:val="00FD17BA"/>
    <w:rsid w:val="00FD1CFC"/>
    <w:rsid w:val="00FD26D3"/>
    <w:rsid w:val="00FD4B82"/>
    <w:rsid w:val="00FD4C13"/>
    <w:rsid w:val="00FD5C51"/>
    <w:rsid w:val="00FD63A3"/>
    <w:rsid w:val="00FD6B03"/>
    <w:rsid w:val="00FD72AC"/>
    <w:rsid w:val="00FD7BD2"/>
    <w:rsid w:val="00FE05D1"/>
    <w:rsid w:val="00FE0C24"/>
    <w:rsid w:val="00FE0EC5"/>
    <w:rsid w:val="00FE249D"/>
    <w:rsid w:val="00FE2BCF"/>
    <w:rsid w:val="00FE307B"/>
    <w:rsid w:val="00FE33EC"/>
    <w:rsid w:val="00FE3BED"/>
    <w:rsid w:val="00FE4A12"/>
    <w:rsid w:val="00FE4CDA"/>
    <w:rsid w:val="00FE53F7"/>
    <w:rsid w:val="00FE5B2A"/>
    <w:rsid w:val="00FE5F35"/>
    <w:rsid w:val="00FE63EF"/>
    <w:rsid w:val="00FE64F0"/>
    <w:rsid w:val="00FE7B35"/>
    <w:rsid w:val="00FE7BEE"/>
    <w:rsid w:val="00FE7C09"/>
    <w:rsid w:val="00FE7EB5"/>
    <w:rsid w:val="00FF14FF"/>
    <w:rsid w:val="00FF45D9"/>
    <w:rsid w:val="00FF4C34"/>
    <w:rsid w:val="00FF5EC5"/>
    <w:rsid w:val="00FF68DA"/>
    <w:rsid w:val="00FF6DA9"/>
    <w:rsid w:val="00FF6F4D"/>
    <w:rsid w:val="00FF7313"/>
    <w:rsid w:val="01AC391A"/>
    <w:rsid w:val="01BC06E8"/>
    <w:rsid w:val="039B076A"/>
    <w:rsid w:val="03AF659A"/>
    <w:rsid w:val="046A3602"/>
    <w:rsid w:val="048F50C5"/>
    <w:rsid w:val="049937E6"/>
    <w:rsid w:val="04DB6897"/>
    <w:rsid w:val="05CB61C4"/>
    <w:rsid w:val="065A3D8D"/>
    <w:rsid w:val="06945516"/>
    <w:rsid w:val="06D164CD"/>
    <w:rsid w:val="073C38FF"/>
    <w:rsid w:val="07575B84"/>
    <w:rsid w:val="076B4657"/>
    <w:rsid w:val="07841AD8"/>
    <w:rsid w:val="080B3EB1"/>
    <w:rsid w:val="080B74DF"/>
    <w:rsid w:val="0880558D"/>
    <w:rsid w:val="08A528EA"/>
    <w:rsid w:val="08FF45E7"/>
    <w:rsid w:val="0934622F"/>
    <w:rsid w:val="093C04E7"/>
    <w:rsid w:val="095A2FA9"/>
    <w:rsid w:val="09830C8B"/>
    <w:rsid w:val="09C41BCC"/>
    <w:rsid w:val="09E85AF3"/>
    <w:rsid w:val="0A9B35BC"/>
    <w:rsid w:val="0AAB3D57"/>
    <w:rsid w:val="0AD51332"/>
    <w:rsid w:val="0B102F5D"/>
    <w:rsid w:val="0B364C76"/>
    <w:rsid w:val="0B3C0D4B"/>
    <w:rsid w:val="0B4E2C49"/>
    <w:rsid w:val="0B605280"/>
    <w:rsid w:val="0B96580A"/>
    <w:rsid w:val="0BB61CDD"/>
    <w:rsid w:val="0D2A0A24"/>
    <w:rsid w:val="0E0D0579"/>
    <w:rsid w:val="0E1A2D4C"/>
    <w:rsid w:val="0E3F5FF8"/>
    <w:rsid w:val="0E4441F6"/>
    <w:rsid w:val="0E96329F"/>
    <w:rsid w:val="0EAC2632"/>
    <w:rsid w:val="0ED74008"/>
    <w:rsid w:val="0EEF1CB0"/>
    <w:rsid w:val="0F1D7985"/>
    <w:rsid w:val="0F871732"/>
    <w:rsid w:val="0F984FA4"/>
    <w:rsid w:val="107C47EC"/>
    <w:rsid w:val="11314E9A"/>
    <w:rsid w:val="113434E7"/>
    <w:rsid w:val="11527446"/>
    <w:rsid w:val="117A529C"/>
    <w:rsid w:val="12EB617C"/>
    <w:rsid w:val="13160D24"/>
    <w:rsid w:val="132D2112"/>
    <w:rsid w:val="134861D1"/>
    <w:rsid w:val="14450DF8"/>
    <w:rsid w:val="14807D65"/>
    <w:rsid w:val="14B9251E"/>
    <w:rsid w:val="14C85B8B"/>
    <w:rsid w:val="14DF203C"/>
    <w:rsid w:val="155A6198"/>
    <w:rsid w:val="1599785B"/>
    <w:rsid w:val="15AC172C"/>
    <w:rsid w:val="172B55C2"/>
    <w:rsid w:val="182D7E9F"/>
    <w:rsid w:val="18342643"/>
    <w:rsid w:val="185B107E"/>
    <w:rsid w:val="18677CF9"/>
    <w:rsid w:val="18B12E1F"/>
    <w:rsid w:val="19565072"/>
    <w:rsid w:val="198F1A1D"/>
    <w:rsid w:val="19E26867"/>
    <w:rsid w:val="1A251B06"/>
    <w:rsid w:val="1B983A6E"/>
    <w:rsid w:val="1BEE20DE"/>
    <w:rsid w:val="1CA83770"/>
    <w:rsid w:val="1CE46708"/>
    <w:rsid w:val="1D402E89"/>
    <w:rsid w:val="1D6E3155"/>
    <w:rsid w:val="1DB60379"/>
    <w:rsid w:val="1EB37B7A"/>
    <w:rsid w:val="1F531BA9"/>
    <w:rsid w:val="1FB46AC2"/>
    <w:rsid w:val="1FB54E85"/>
    <w:rsid w:val="20AE5949"/>
    <w:rsid w:val="20C87D9B"/>
    <w:rsid w:val="21053439"/>
    <w:rsid w:val="21DB7547"/>
    <w:rsid w:val="21E57DBF"/>
    <w:rsid w:val="22194DF7"/>
    <w:rsid w:val="22307212"/>
    <w:rsid w:val="223B7DC7"/>
    <w:rsid w:val="227C2DAA"/>
    <w:rsid w:val="22FB5D98"/>
    <w:rsid w:val="23681016"/>
    <w:rsid w:val="23E936AC"/>
    <w:rsid w:val="244866ED"/>
    <w:rsid w:val="247E0F2E"/>
    <w:rsid w:val="249C3FEC"/>
    <w:rsid w:val="24CA6664"/>
    <w:rsid w:val="24DD2EA9"/>
    <w:rsid w:val="254557C8"/>
    <w:rsid w:val="26BF6A33"/>
    <w:rsid w:val="27950874"/>
    <w:rsid w:val="27955547"/>
    <w:rsid w:val="27A443BC"/>
    <w:rsid w:val="27B066C4"/>
    <w:rsid w:val="28267AF5"/>
    <w:rsid w:val="293B71E4"/>
    <w:rsid w:val="29CC17F2"/>
    <w:rsid w:val="2BA107D1"/>
    <w:rsid w:val="2BDD4724"/>
    <w:rsid w:val="2C0042C4"/>
    <w:rsid w:val="2C7216CD"/>
    <w:rsid w:val="2CF1445F"/>
    <w:rsid w:val="2D5300FB"/>
    <w:rsid w:val="2E3F6EDB"/>
    <w:rsid w:val="2E5320BA"/>
    <w:rsid w:val="2E793DE1"/>
    <w:rsid w:val="2E8044E5"/>
    <w:rsid w:val="2F6363DB"/>
    <w:rsid w:val="2FB95C81"/>
    <w:rsid w:val="3018670B"/>
    <w:rsid w:val="301B42BD"/>
    <w:rsid w:val="30C7479B"/>
    <w:rsid w:val="30FC7CC7"/>
    <w:rsid w:val="312F4F0A"/>
    <w:rsid w:val="31737C66"/>
    <w:rsid w:val="317C31E8"/>
    <w:rsid w:val="32C03FB9"/>
    <w:rsid w:val="32C92AE2"/>
    <w:rsid w:val="32CB1048"/>
    <w:rsid w:val="32EA43D5"/>
    <w:rsid w:val="33997D11"/>
    <w:rsid w:val="341E6E00"/>
    <w:rsid w:val="34AE48C6"/>
    <w:rsid w:val="35842863"/>
    <w:rsid w:val="35880927"/>
    <w:rsid w:val="35A962E9"/>
    <w:rsid w:val="363E7F2D"/>
    <w:rsid w:val="36480D52"/>
    <w:rsid w:val="364939A1"/>
    <w:rsid w:val="369F1292"/>
    <w:rsid w:val="36B44039"/>
    <w:rsid w:val="3740239E"/>
    <w:rsid w:val="3742243F"/>
    <w:rsid w:val="374B6E53"/>
    <w:rsid w:val="379405C4"/>
    <w:rsid w:val="37963ECC"/>
    <w:rsid w:val="37B22456"/>
    <w:rsid w:val="387223A8"/>
    <w:rsid w:val="38E964DB"/>
    <w:rsid w:val="398B095B"/>
    <w:rsid w:val="39DD259E"/>
    <w:rsid w:val="39F47684"/>
    <w:rsid w:val="3A036A87"/>
    <w:rsid w:val="3A19009A"/>
    <w:rsid w:val="3A6E6F10"/>
    <w:rsid w:val="3A791D5C"/>
    <w:rsid w:val="3B0A5736"/>
    <w:rsid w:val="3B2E62BE"/>
    <w:rsid w:val="3C3379CF"/>
    <w:rsid w:val="3C781E98"/>
    <w:rsid w:val="3E2C767D"/>
    <w:rsid w:val="3E4E75DC"/>
    <w:rsid w:val="3EB6041F"/>
    <w:rsid w:val="3EB775C5"/>
    <w:rsid w:val="3F2F3A45"/>
    <w:rsid w:val="3FED2BE2"/>
    <w:rsid w:val="3FF91D91"/>
    <w:rsid w:val="402F6DB9"/>
    <w:rsid w:val="40A77B37"/>
    <w:rsid w:val="41457212"/>
    <w:rsid w:val="42AA670E"/>
    <w:rsid w:val="43251D3B"/>
    <w:rsid w:val="43AF2053"/>
    <w:rsid w:val="445C16F1"/>
    <w:rsid w:val="4481594D"/>
    <w:rsid w:val="45106507"/>
    <w:rsid w:val="45895E2E"/>
    <w:rsid w:val="45AA661F"/>
    <w:rsid w:val="45B376F9"/>
    <w:rsid w:val="45EC23BD"/>
    <w:rsid w:val="45EF4D22"/>
    <w:rsid w:val="45FA1473"/>
    <w:rsid w:val="468706F6"/>
    <w:rsid w:val="468A7E5C"/>
    <w:rsid w:val="46923AE7"/>
    <w:rsid w:val="46DB1B47"/>
    <w:rsid w:val="4725051B"/>
    <w:rsid w:val="47866A2D"/>
    <w:rsid w:val="48361C40"/>
    <w:rsid w:val="4854539A"/>
    <w:rsid w:val="48A2267A"/>
    <w:rsid w:val="48A62CFB"/>
    <w:rsid w:val="49264FE1"/>
    <w:rsid w:val="49CE7828"/>
    <w:rsid w:val="4A1B6642"/>
    <w:rsid w:val="4A3335E9"/>
    <w:rsid w:val="4A637F22"/>
    <w:rsid w:val="4BBB33F6"/>
    <w:rsid w:val="4C742C13"/>
    <w:rsid w:val="4D822B81"/>
    <w:rsid w:val="4DE20AD4"/>
    <w:rsid w:val="4E581F29"/>
    <w:rsid w:val="4ECC50A7"/>
    <w:rsid w:val="4F577E39"/>
    <w:rsid w:val="4F610A58"/>
    <w:rsid w:val="50B47D4E"/>
    <w:rsid w:val="5131329D"/>
    <w:rsid w:val="52216583"/>
    <w:rsid w:val="52AC34DD"/>
    <w:rsid w:val="52E567BF"/>
    <w:rsid w:val="53162F67"/>
    <w:rsid w:val="535B105C"/>
    <w:rsid w:val="55ED51ED"/>
    <w:rsid w:val="5614040F"/>
    <w:rsid w:val="56564D09"/>
    <w:rsid w:val="57403F21"/>
    <w:rsid w:val="57555BD4"/>
    <w:rsid w:val="57D661F5"/>
    <w:rsid w:val="585A629B"/>
    <w:rsid w:val="58A835F4"/>
    <w:rsid w:val="58EF7DAE"/>
    <w:rsid w:val="58F53FD1"/>
    <w:rsid w:val="58F80E53"/>
    <w:rsid w:val="59546D27"/>
    <w:rsid w:val="5B4E49CD"/>
    <w:rsid w:val="5B7965F0"/>
    <w:rsid w:val="5B917548"/>
    <w:rsid w:val="5BA720D4"/>
    <w:rsid w:val="5C32224E"/>
    <w:rsid w:val="5C371468"/>
    <w:rsid w:val="5C493522"/>
    <w:rsid w:val="5CB11E7D"/>
    <w:rsid w:val="5CB16568"/>
    <w:rsid w:val="5E275F39"/>
    <w:rsid w:val="5E540D97"/>
    <w:rsid w:val="5E7C7979"/>
    <w:rsid w:val="5F311333"/>
    <w:rsid w:val="5F7F125B"/>
    <w:rsid w:val="5FB97088"/>
    <w:rsid w:val="60B26268"/>
    <w:rsid w:val="60D25759"/>
    <w:rsid w:val="60D60201"/>
    <w:rsid w:val="61067948"/>
    <w:rsid w:val="611C576C"/>
    <w:rsid w:val="61776AC4"/>
    <w:rsid w:val="61B65251"/>
    <w:rsid w:val="61D16C60"/>
    <w:rsid w:val="620C67EF"/>
    <w:rsid w:val="62790BEF"/>
    <w:rsid w:val="628167EC"/>
    <w:rsid w:val="632D1796"/>
    <w:rsid w:val="63BD359A"/>
    <w:rsid w:val="65434131"/>
    <w:rsid w:val="65840F1E"/>
    <w:rsid w:val="65B870EF"/>
    <w:rsid w:val="665C031E"/>
    <w:rsid w:val="66A87BAC"/>
    <w:rsid w:val="66B41065"/>
    <w:rsid w:val="66C05C9D"/>
    <w:rsid w:val="66D928A7"/>
    <w:rsid w:val="67056A77"/>
    <w:rsid w:val="67305A52"/>
    <w:rsid w:val="674B54E7"/>
    <w:rsid w:val="676F751C"/>
    <w:rsid w:val="67CA370F"/>
    <w:rsid w:val="68434582"/>
    <w:rsid w:val="68743D1E"/>
    <w:rsid w:val="689158BD"/>
    <w:rsid w:val="694E137B"/>
    <w:rsid w:val="69594A43"/>
    <w:rsid w:val="699F5330"/>
    <w:rsid w:val="69B657B4"/>
    <w:rsid w:val="69D03612"/>
    <w:rsid w:val="6A462552"/>
    <w:rsid w:val="6A487064"/>
    <w:rsid w:val="6B387813"/>
    <w:rsid w:val="6B773615"/>
    <w:rsid w:val="6B9D45A9"/>
    <w:rsid w:val="6BF214F9"/>
    <w:rsid w:val="6C1C0C41"/>
    <w:rsid w:val="6C20797F"/>
    <w:rsid w:val="6D662F29"/>
    <w:rsid w:val="6DAA7903"/>
    <w:rsid w:val="6DCF3167"/>
    <w:rsid w:val="6DE3673D"/>
    <w:rsid w:val="6EF50346"/>
    <w:rsid w:val="6FE22543"/>
    <w:rsid w:val="704D7BBB"/>
    <w:rsid w:val="708D1C70"/>
    <w:rsid w:val="70E921AA"/>
    <w:rsid w:val="712F6C5C"/>
    <w:rsid w:val="71534BDE"/>
    <w:rsid w:val="71C8261A"/>
    <w:rsid w:val="72382A15"/>
    <w:rsid w:val="73F7559B"/>
    <w:rsid w:val="75072C87"/>
    <w:rsid w:val="75151101"/>
    <w:rsid w:val="753013B5"/>
    <w:rsid w:val="759C4680"/>
    <w:rsid w:val="764A0751"/>
    <w:rsid w:val="766E4B24"/>
    <w:rsid w:val="76A67479"/>
    <w:rsid w:val="77762024"/>
    <w:rsid w:val="778057D2"/>
    <w:rsid w:val="77F41C0A"/>
    <w:rsid w:val="7804070E"/>
    <w:rsid w:val="78262E17"/>
    <w:rsid w:val="783B0452"/>
    <w:rsid w:val="78A273F4"/>
    <w:rsid w:val="78B93403"/>
    <w:rsid w:val="78F1189D"/>
    <w:rsid w:val="78F1231B"/>
    <w:rsid w:val="796F00DE"/>
    <w:rsid w:val="7A636017"/>
    <w:rsid w:val="7BEA38BB"/>
    <w:rsid w:val="7C910917"/>
    <w:rsid w:val="7CB26491"/>
    <w:rsid w:val="7D71785F"/>
    <w:rsid w:val="7DAE350B"/>
    <w:rsid w:val="7E5603F8"/>
    <w:rsid w:val="7E5A0394"/>
    <w:rsid w:val="7EB2173D"/>
    <w:rsid w:val="7EFA0B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99" w:semiHidden="0" w:name="heading 7"/>
    <w:lsdException w:qFormat="1" w:unhideWhenUsed="0" w:uiPriority="99" w:semiHidden="0" w:name="heading 8"/>
    <w:lsdException w:qFormat="1" w:unhideWhenUsed="0" w:uiPriority="0" w:semiHidden="0" w:name="heading 9"/>
    <w:lsdException w:qFormat="1" w:unhideWhenUsed="0" w:uiPriority="0" w:name="index 1"/>
    <w:lsdException w:qFormat="1" w:unhideWhenUsed="0" w:uiPriority="0" w:name="index 2"/>
    <w:lsdException w:qFormat="1" w:unhideWhenUsed="0" w:uiPriority="0" w:name="index 3"/>
    <w:lsdException w:qFormat="1" w:unhideWhenUsed="0" w:uiPriority="0" w:name="index 4"/>
    <w:lsdException w:qFormat="1" w:unhideWhenUsed="0" w:uiPriority="0" w:name="index 5"/>
    <w:lsdException w:qFormat="1" w:unhideWhenUsed="0" w:uiPriority="0" w:name="index 6"/>
    <w:lsdException w:qFormat="1" w:unhideWhenUsed="0" w:uiPriority="0" w:name="index 7"/>
    <w:lsdException w:qFormat="1" w:unhideWhenUsed="0" w:uiPriority="0" w:name="index 8"/>
    <w:lsdException w:qFormat="1" w:unhideWhenUsed="0" w:uiPriority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39" w:semiHidden="0" w:name="toc 5"/>
    <w:lsdException w:qFormat="1" w:unhideWhenUsed="0" w:uiPriority="39" w:semiHidden="0" w:name="toc 6"/>
    <w:lsdException w:qFormat="1" w:unhideWhenUsed="0" w:uiPriority="39" w:semiHidden="0" w:name="toc 7"/>
    <w:lsdException w:qFormat="1" w:unhideWhenUsed="0" w:uiPriority="39" w:semiHidden="0" w:name="toc 8"/>
    <w:lsdException w:qFormat="1" w:unhideWhenUsed="0" w:uiPriority="39" w:semiHidden="0" w:name="toc 9"/>
    <w:lsdException w:qFormat="1" w:unhideWhenUsed="0" w:uiPriority="0" w:semiHidden="0" w:name="Normal Indent"/>
    <w:lsdException w:qFormat="1" w:unhideWhenUsed="0" w:uiPriority="0" w:semiHidden="0" w:name="footnote text"/>
    <w:lsdException w:qFormat="1" w:unhideWhenUsed="0" w:uiPriority="99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qFormat="1" w:unhideWhenUsed="0" w:uiPriority="0" w:name="index heading"/>
    <w:lsdException w:qFormat="1" w:unhideWhenUsed="0" w:uiPriority="0" w:semiHidden="0" w:name="caption"/>
    <w:lsdException w:qFormat="1" w:unhideWhenUsed="0" w:uiPriority="0" w:semiHidden="0" w:name="table of figures"/>
    <w:lsdException w:qFormat="1" w:unhideWhenUsed="0" w:uiPriority="0" w:semiHidden="0" w:name="envelope address"/>
    <w:lsdException w:qFormat="1" w:unhideWhenUsed="0" w:uiPriority="0" w:semiHidden="0" w:name="envelope return"/>
    <w:lsdException w:uiPriority="0" w:name="footnote reference"/>
    <w:lsdException w:qFormat="1" w:unhideWhenUsed="0" w:uiPriority="0" w:name="annotation reference"/>
    <w:lsdException w:uiPriority="0" w:name="line number"/>
    <w:lsdException w:qFormat="1" w:unhideWhenUsed="0" w:uiPriority="0" w:semiHidden="0" w:name="page number"/>
    <w:lsdException w:uiPriority="0" w:name="endnote reference"/>
    <w:lsdException w:qFormat="1" w:unhideWhenUsed="0" w:uiPriority="0" w:semiHidden="0" w:name="endnote text"/>
    <w:lsdException w:qFormat="1" w:unhideWhenUsed="0" w:uiPriority="0" w:semiHidden="0" w:name="table of authorities"/>
    <w:lsdException w:qFormat="1" w:unhideWhenUsed="0" w:uiPriority="0" w:semiHidden="0" w:name="macro"/>
    <w:lsdException w:qFormat="1" w:unhideWhenUsed="0" w:uiPriority="0" w:semiHidden="0" w:name="toa heading"/>
    <w:lsdException w:qFormat="1" w:unhideWhenUsed="0" w:uiPriority="0" w:semiHidden="0" w:name="List"/>
    <w:lsdException w:qFormat="1" w:unhideWhenUsed="0" w:uiPriority="0" w:name="List Bullet"/>
    <w:lsdException w:qFormat="1" w:unhideWhenUsed="0" w:uiPriority="0" w:semiHidden="0" w:name="List Number"/>
    <w:lsdException w:qFormat="1" w:unhideWhenUsed="0" w:uiPriority="0" w:semiHidden="0" w:name="List 2"/>
    <w:lsdException w:qFormat="1" w:unhideWhenUsed="0" w:uiPriority="0" w:semiHidden="0" w:name="List 3"/>
    <w:lsdException w:qFormat="1" w:unhideWhenUsed="0" w:uiPriority="0" w:semiHidden="0" w:name="List 4"/>
    <w:lsdException w:qFormat="1" w:unhideWhenUsed="0" w:uiPriority="0" w:semiHidden="0" w:name="List 5"/>
    <w:lsdException w:qFormat="1" w:unhideWhenUsed="0" w:uiPriority="0" w:semiHidden="0" w:name="List Bullet 2"/>
    <w:lsdException w:qFormat="1" w:unhideWhenUsed="0" w:uiPriority="0" w:semiHidden="0" w:name="List Bullet 3"/>
    <w:lsdException w:qFormat="1" w:unhideWhenUsed="0" w:uiPriority="0" w:name="List Bullet 4"/>
    <w:lsdException w:qFormat="1" w:unhideWhenUsed="0" w:uiPriority="0" w:semiHidden="0" w:name="List Bullet 5"/>
    <w:lsdException w:qFormat="1" w:unhideWhenUsed="0" w:uiPriority="0" w:semiHidden="0" w:name="List Number 2"/>
    <w:lsdException w:qFormat="1" w:unhideWhenUsed="0" w:uiPriority="0" w:semiHidden="0" w:name="List Number 3"/>
    <w:lsdException w:qFormat="1" w:unhideWhenUsed="0" w:uiPriority="0" w:name="List Number 4"/>
    <w:lsdException w:qFormat="1" w:unhideWhenUsed="0" w:uiPriority="0" w:name="List Number 5"/>
    <w:lsdException w:qFormat="1" w:unhideWhenUsed="0" w:uiPriority="0" w:semiHidden="0" w:name="Title"/>
    <w:lsdException w:qFormat="1" w:unhideWhenUsed="0" w:uiPriority="0" w:semiHidden="0" w:name="Closing"/>
    <w:lsdException w:qFormat="1" w:unhideWhenUsed="0" w:uiPriority="0" w:semiHidden="0" w:name="Signature"/>
    <w:lsdException w:qFormat="1" w:uiPriority="1" w:name="Default Paragraph Font"/>
    <w:lsdException w:qFormat="1" w:unhideWhenUsed="0" w:uiPriority="0" w:semiHidden="0" w:name="Body Text"/>
    <w:lsdException w:qFormat="1" w:unhideWhenUsed="0" w:uiPriority="0" w:name="Body Text Indent"/>
    <w:lsdException w:qFormat="1" w:unhideWhenUsed="0" w:uiPriority="0" w:semiHidden="0" w:name="List Continue"/>
    <w:lsdException w:qFormat="1" w:unhideWhenUsed="0" w:uiPriority="0" w:name="List Continue 2"/>
    <w:lsdException w:qFormat="1" w:unhideWhenUsed="0" w:uiPriority="0" w:semiHidden="0" w:name="List Continue 3"/>
    <w:lsdException w:qFormat="1" w:unhideWhenUsed="0" w:uiPriority="0" w:semiHidden="0" w:name="List Continue 4"/>
    <w:lsdException w:qFormat="1" w:unhideWhenUsed="0" w:uiPriority="0" w:semiHidden="0" w:name="List Continue 5"/>
    <w:lsdException w:qFormat="1" w:unhideWhenUsed="0" w:uiPriority="0" w:semiHidden="0" w:name="Message Header"/>
    <w:lsdException w:qFormat="1" w:unhideWhenUsed="0" w:uiPriority="0" w:semiHidden="0" w:name="Subtitle"/>
    <w:lsdException w:qFormat="1" w:unhideWhenUsed="0" w:uiPriority="0" w:semiHidden="0" w:name="Salutation"/>
    <w:lsdException w:qFormat="1" w:unhideWhenUsed="0" w:uiPriority="0" w:semiHidden="0" w:name="Date"/>
    <w:lsdException w:qFormat="1" w:unhideWhenUsed="0" w:uiPriority="0" w:semiHidden="0" w:name="Body Text First Indent"/>
    <w:lsdException w:qFormat="1" w:unhideWhenUsed="0" w:uiPriority="0" w:semiHidden="0" w:name="Body Text First Indent 2"/>
    <w:lsdException w:qFormat="1" w:unhideWhenUsed="0" w:uiPriority="0" w:semiHidden="0" w:name="Note Heading"/>
    <w:lsdException w:qFormat="1" w:unhideWhenUsed="0" w:uiPriority="0" w:semiHidden="0" w:name="Body Text 2"/>
    <w:lsdException w:qFormat="1" w:unhideWhenUsed="0" w:uiPriority="0" w:semiHidden="0" w:name="Body Text 3"/>
    <w:lsdException w:qFormat="1" w:unhideWhenUsed="0" w:uiPriority="0" w:name="Body Text Indent 2"/>
    <w:lsdException w:qFormat="1" w:unhideWhenUsed="0" w:uiPriority="0" w:name="Body Text Indent 3"/>
    <w:lsdException w:qFormat="1" w:unhideWhenUsed="0" w:uiPriority="0" w:semiHidden="0" w:name="Block Text"/>
    <w:lsdException w:qFormat="1" w:unhideWhenUsed="0" w:uiPriority="99" w:semiHidden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name="Document Map"/>
    <w:lsdException w:qFormat="1" w:unhideWhenUsed="0" w:uiPriority="0" w:semiHidden="0" w:name="Plain Text"/>
    <w:lsdException w:qFormat="1" w:unhideWhenUsed="0" w:uiPriority="0" w:semiHidden="0" w:name="E-mail Signature"/>
    <w:lsdException w:qFormat="1" w:unhideWhenUsed="0" w:uiPriority="99" w:semiHidden="0" w:name="Normal (Web)"/>
    <w:lsdException w:uiPriority="0" w:name="HTML Acronym"/>
    <w:lsdException w:qFormat="1" w:unhideWhenUsed="0" w:uiPriority="0" w:semiHidden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qFormat="1" w:unhideWhenUsed="0" w:uiPriority="0" w:semiHidden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qFormat="1"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qFormat="1" w:unhideWhenUsed="0" w:uiPriority="0" w:semiHidden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qFormat="1" w:unhideWhenUsed="0" w:uiPriority="0" w:semiHidden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0" w:semiHidden="0" w:name="Table Grid"/>
    <w:lsdException w:qFormat="1"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宋体" w:hAnsi="宋体" w:eastAsia="宋体" w:cs="Times New Roman"/>
      <w:kern w:val="2"/>
      <w:sz w:val="21"/>
      <w:szCs w:val="21"/>
      <w:lang w:val="en-US" w:eastAsia="zh-CN" w:bidi="ar-SA"/>
    </w:rPr>
  </w:style>
  <w:style w:type="paragraph" w:styleId="3">
    <w:name w:val="heading 1"/>
    <w:next w:val="1"/>
    <w:qFormat/>
    <w:uiPriority w:val="0"/>
    <w:pPr>
      <w:keepNext/>
      <w:numPr>
        <w:ilvl w:val="0"/>
        <w:numId w:val="1"/>
      </w:numPr>
      <w:tabs>
        <w:tab w:val="left" w:pos="756"/>
        <w:tab w:val="clear" w:pos="1134"/>
      </w:tabs>
      <w:spacing w:line="360" w:lineRule="auto"/>
      <w:outlineLvl w:val="0"/>
    </w:pPr>
    <w:rPr>
      <w:rFonts w:ascii="宋体" w:hAnsi="Times New Roman" w:eastAsia="宋体" w:cs="Times New Roman"/>
      <w:b/>
      <w:sz w:val="30"/>
      <w:lang w:val="en-US" w:eastAsia="zh-CN" w:bidi="ar-SA"/>
    </w:rPr>
  </w:style>
  <w:style w:type="paragraph" w:styleId="4">
    <w:name w:val="heading 2"/>
    <w:next w:val="1"/>
    <w:qFormat/>
    <w:uiPriority w:val="0"/>
    <w:pPr>
      <w:keepNext/>
      <w:numPr>
        <w:ilvl w:val="1"/>
        <w:numId w:val="1"/>
      </w:numPr>
      <w:tabs>
        <w:tab w:val="left" w:pos="756"/>
        <w:tab w:val="clear" w:pos="1134"/>
      </w:tabs>
      <w:spacing w:line="360" w:lineRule="auto"/>
      <w:outlineLvl w:val="1"/>
    </w:pPr>
    <w:rPr>
      <w:rFonts w:ascii="宋体" w:hAnsi="Times New Roman" w:eastAsia="宋体" w:cs="Times New Roman"/>
      <w:b/>
      <w:bCs/>
      <w:sz w:val="24"/>
      <w:lang w:val="en-US" w:eastAsia="zh-CN" w:bidi="ar-SA"/>
    </w:rPr>
  </w:style>
  <w:style w:type="paragraph" w:styleId="5">
    <w:name w:val="heading 3"/>
    <w:next w:val="1"/>
    <w:link w:val="182"/>
    <w:qFormat/>
    <w:uiPriority w:val="0"/>
    <w:pPr>
      <w:keepNext/>
      <w:numPr>
        <w:ilvl w:val="2"/>
        <w:numId w:val="1"/>
      </w:numPr>
      <w:tabs>
        <w:tab w:val="left" w:pos="756"/>
        <w:tab w:val="clear" w:pos="1146"/>
      </w:tabs>
      <w:spacing w:line="360" w:lineRule="auto"/>
      <w:ind w:left="720"/>
      <w:outlineLvl w:val="2"/>
    </w:pPr>
    <w:rPr>
      <w:rFonts w:ascii="宋体" w:hAnsi="Times New Roman" w:eastAsia="宋体" w:cs="Times New Roman"/>
      <w:b/>
      <w:sz w:val="21"/>
      <w:lang w:val="en-US" w:eastAsia="zh-CN" w:bidi="ar-SA"/>
    </w:rPr>
  </w:style>
  <w:style w:type="paragraph" w:styleId="6">
    <w:name w:val="heading 4"/>
    <w:next w:val="1"/>
    <w:qFormat/>
    <w:uiPriority w:val="0"/>
    <w:pPr>
      <w:keepNext/>
      <w:numPr>
        <w:ilvl w:val="3"/>
        <w:numId w:val="1"/>
      </w:numPr>
      <w:tabs>
        <w:tab w:val="left" w:pos="864"/>
        <w:tab w:val="left" w:pos="8100"/>
        <w:tab w:val="left" w:pos="8280"/>
        <w:tab w:val="clear" w:pos="1998"/>
      </w:tabs>
      <w:spacing w:line="360" w:lineRule="auto"/>
      <w:ind w:left="864"/>
      <w:outlineLvl w:val="3"/>
    </w:pPr>
    <w:rPr>
      <w:rFonts w:ascii="Arial" w:hAnsi="Arial" w:eastAsia="宋体" w:cs="Times New Roman"/>
      <w:sz w:val="21"/>
      <w:lang w:val="en-US" w:eastAsia="zh-CN" w:bidi="ar-SA"/>
    </w:rPr>
  </w:style>
  <w:style w:type="paragraph" w:styleId="7">
    <w:name w:val="heading 5"/>
    <w:basedOn w:val="1"/>
    <w:next w:val="1"/>
    <w:qFormat/>
    <w:uiPriority w:val="0"/>
    <w:pPr>
      <w:keepNext/>
      <w:numPr>
        <w:ilvl w:val="4"/>
        <w:numId w:val="1"/>
      </w:numPr>
      <w:tabs>
        <w:tab w:val="left" w:pos="1008"/>
        <w:tab w:val="left" w:pos="8100"/>
        <w:tab w:val="left" w:pos="8280"/>
        <w:tab w:val="clear" w:pos="2142"/>
      </w:tabs>
      <w:spacing w:line="540" w:lineRule="exact"/>
      <w:ind w:left="1008" w:right="-269" w:rightChars="-128"/>
      <w:outlineLvl w:val="4"/>
    </w:pPr>
    <w:rPr>
      <w:color w:val="FF0000"/>
      <w:sz w:val="28"/>
    </w:rPr>
  </w:style>
  <w:style w:type="paragraph" w:styleId="8">
    <w:name w:val="heading 6"/>
    <w:basedOn w:val="1"/>
    <w:next w:val="1"/>
    <w:qFormat/>
    <w:uiPriority w:val="0"/>
    <w:pPr>
      <w:keepNext/>
      <w:keepLines/>
      <w:numPr>
        <w:ilvl w:val="5"/>
        <w:numId w:val="1"/>
      </w:numPr>
      <w:tabs>
        <w:tab w:val="left" w:pos="1152"/>
        <w:tab w:val="clear" w:pos="2286"/>
      </w:tabs>
      <w:spacing w:before="240" w:after="64" w:line="320" w:lineRule="auto"/>
      <w:ind w:left="1152"/>
      <w:outlineLvl w:val="5"/>
    </w:pPr>
    <w:rPr>
      <w:rFonts w:ascii="Arial" w:hAnsi="Arial" w:eastAsia="黑体"/>
      <w:b/>
      <w:bCs/>
      <w:sz w:val="24"/>
    </w:rPr>
  </w:style>
  <w:style w:type="paragraph" w:styleId="9">
    <w:name w:val="heading 7"/>
    <w:basedOn w:val="1"/>
    <w:next w:val="1"/>
    <w:qFormat/>
    <w:uiPriority w:val="99"/>
    <w:pPr>
      <w:keepNext/>
      <w:keepLines/>
      <w:numPr>
        <w:ilvl w:val="6"/>
        <w:numId w:val="1"/>
      </w:numPr>
      <w:tabs>
        <w:tab w:val="left" w:pos="1296"/>
        <w:tab w:val="clear" w:pos="2430"/>
      </w:tabs>
      <w:spacing w:before="240" w:after="64" w:line="320" w:lineRule="auto"/>
      <w:ind w:left="1296"/>
      <w:outlineLvl w:val="6"/>
    </w:pPr>
    <w:rPr>
      <w:rFonts w:ascii="Arial" w:hAnsi="Arial"/>
      <w:b/>
      <w:bCs/>
      <w:sz w:val="24"/>
    </w:rPr>
  </w:style>
  <w:style w:type="paragraph" w:styleId="10">
    <w:name w:val="heading 8"/>
    <w:basedOn w:val="1"/>
    <w:next w:val="1"/>
    <w:link w:val="97"/>
    <w:qFormat/>
    <w:uiPriority w:val="99"/>
    <w:pPr>
      <w:keepNext/>
      <w:keepLines/>
      <w:numPr>
        <w:ilvl w:val="7"/>
        <w:numId w:val="1"/>
      </w:numPr>
      <w:tabs>
        <w:tab w:val="left" w:pos="1440"/>
        <w:tab w:val="clear" w:pos="2574"/>
      </w:tabs>
      <w:spacing w:before="240" w:after="64" w:line="320" w:lineRule="auto"/>
      <w:ind w:left="1440"/>
      <w:outlineLvl w:val="7"/>
    </w:pPr>
    <w:rPr>
      <w:rFonts w:ascii="Arial" w:hAnsi="Arial" w:eastAsia="黑体"/>
      <w:color w:val="0000FF"/>
      <w:sz w:val="24"/>
    </w:rPr>
  </w:style>
  <w:style w:type="paragraph" w:styleId="11">
    <w:name w:val="heading 9"/>
    <w:basedOn w:val="1"/>
    <w:next w:val="1"/>
    <w:link w:val="99"/>
    <w:qFormat/>
    <w:uiPriority w:val="0"/>
    <w:pPr>
      <w:tabs>
        <w:tab w:val="left" w:pos="1080"/>
      </w:tabs>
      <w:spacing w:before="40" w:after="24" w:line="360" w:lineRule="auto"/>
      <w:ind w:left="1499" w:leftChars="200" w:hanging="1079" w:hangingChars="514"/>
      <w:outlineLvl w:val="8"/>
    </w:pPr>
    <w:rPr>
      <w:color w:val="0000FF"/>
    </w:rPr>
  </w:style>
  <w:style w:type="character" w:default="1" w:styleId="93">
    <w:name w:val="Default Paragraph Font"/>
    <w:semiHidden/>
    <w:unhideWhenUsed/>
    <w:qFormat/>
    <w:uiPriority w:val="1"/>
  </w:style>
  <w:style w:type="table" w:default="1" w:styleId="8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macro"/>
    <w:link w:val="164"/>
    <w:qFormat/>
    <w:uiPriority w:val="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eastAsia="宋体" w:cs="Courier New"/>
      <w:kern w:val="2"/>
      <w:sz w:val="24"/>
      <w:szCs w:val="24"/>
      <w:lang w:val="en-US" w:eastAsia="zh-CN" w:bidi="ar-SA"/>
    </w:rPr>
  </w:style>
  <w:style w:type="paragraph" w:styleId="12">
    <w:name w:val="List 3"/>
    <w:basedOn w:val="1"/>
    <w:qFormat/>
    <w:uiPriority w:val="0"/>
    <w:pPr>
      <w:ind w:left="100" w:leftChars="400" w:hanging="200" w:hangingChars="200"/>
      <w:contextualSpacing/>
    </w:pPr>
  </w:style>
  <w:style w:type="paragraph" w:styleId="13">
    <w:name w:val="toc 7"/>
    <w:basedOn w:val="1"/>
    <w:next w:val="1"/>
    <w:qFormat/>
    <w:uiPriority w:val="39"/>
    <w:pPr>
      <w:ind w:left="2520" w:leftChars="1200"/>
    </w:pPr>
  </w:style>
  <w:style w:type="paragraph" w:styleId="14">
    <w:name w:val="List Number 2"/>
    <w:basedOn w:val="1"/>
    <w:qFormat/>
    <w:uiPriority w:val="0"/>
    <w:pPr>
      <w:widowControl w:val="0"/>
      <w:numPr>
        <w:ilvl w:val="0"/>
        <w:numId w:val="2"/>
      </w:numPr>
      <w:jc w:val="both"/>
    </w:pPr>
    <w:rPr>
      <w:rFonts w:ascii="Times New Roman"/>
      <w:szCs w:val="20"/>
    </w:rPr>
  </w:style>
  <w:style w:type="paragraph" w:styleId="15">
    <w:name w:val="table of authorities"/>
    <w:basedOn w:val="1"/>
    <w:next w:val="1"/>
    <w:qFormat/>
    <w:uiPriority w:val="0"/>
    <w:pPr>
      <w:ind w:left="420" w:leftChars="200"/>
    </w:pPr>
  </w:style>
  <w:style w:type="paragraph" w:styleId="16">
    <w:name w:val="Note Heading"/>
    <w:basedOn w:val="1"/>
    <w:next w:val="1"/>
    <w:qFormat/>
    <w:uiPriority w:val="0"/>
    <w:pPr>
      <w:widowControl w:val="0"/>
      <w:jc w:val="center"/>
    </w:pPr>
    <w:rPr>
      <w:rFonts w:ascii="Times New Roman"/>
      <w:szCs w:val="20"/>
    </w:rPr>
  </w:style>
  <w:style w:type="paragraph" w:styleId="17">
    <w:name w:val="List Bullet 4"/>
    <w:basedOn w:val="1"/>
    <w:semiHidden/>
    <w:qFormat/>
    <w:uiPriority w:val="0"/>
    <w:pPr>
      <w:widowControl w:val="0"/>
      <w:numPr>
        <w:ilvl w:val="0"/>
        <w:numId w:val="3"/>
      </w:numPr>
      <w:jc w:val="both"/>
    </w:pPr>
    <w:rPr>
      <w:rFonts w:ascii="Times New Roman"/>
    </w:rPr>
  </w:style>
  <w:style w:type="paragraph" w:styleId="18">
    <w:name w:val="index 8"/>
    <w:basedOn w:val="1"/>
    <w:next w:val="1"/>
    <w:semiHidden/>
    <w:qFormat/>
    <w:uiPriority w:val="0"/>
    <w:pPr>
      <w:ind w:left="1400" w:leftChars="1400"/>
    </w:pPr>
  </w:style>
  <w:style w:type="paragraph" w:styleId="19">
    <w:name w:val="E-mail Signature"/>
    <w:basedOn w:val="1"/>
    <w:link w:val="162"/>
    <w:qFormat/>
    <w:uiPriority w:val="0"/>
  </w:style>
  <w:style w:type="paragraph" w:styleId="20">
    <w:name w:val="List Number"/>
    <w:basedOn w:val="1"/>
    <w:qFormat/>
    <w:uiPriority w:val="0"/>
    <w:pPr>
      <w:widowControl w:val="0"/>
      <w:numPr>
        <w:ilvl w:val="0"/>
        <w:numId w:val="4"/>
      </w:numPr>
      <w:jc w:val="both"/>
    </w:pPr>
    <w:rPr>
      <w:rFonts w:ascii="Times New Roman"/>
    </w:rPr>
  </w:style>
  <w:style w:type="paragraph" w:styleId="21">
    <w:name w:val="Normal Indent"/>
    <w:basedOn w:val="1"/>
    <w:qFormat/>
    <w:uiPriority w:val="0"/>
    <w:pPr>
      <w:ind w:firstLine="420" w:firstLineChars="200"/>
    </w:pPr>
  </w:style>
  <w:style w:type="paragraph" w:styleId="22">
    <w:name w:val="caption"/>
    <w:basedOn w:val="1"/>
    <w:next w:val="1"/>
    <w:qFormat/>
    <w:uiPriority w:val="0"/>
    <w:pPr>
      <w:wordWrap w:val="0"/>
      <w:overflowPunct w:val="0"/>
      <w:spacing w:before="20" w:after="20"/>
      <w:jc w:val="center"/>
    </w:pPr>
    <w:rPr>
      <w:rFonts w:ascii="Times New Roman" w:cs="Arial"/>
      <w:szCs w:val="20"/>
    </w:rPr>
  </w:style>
  <w:style w:type="paragraph" w:styleId="23">
    <w:name w:val="index 5"/>
    <w:basedOn w:val="1"/>
    <w:next w:val="1"/>
    <w:semiHidden/>
    <w:qFormat/>
    <w:uiPriority w:val="0"/>
    <w:pPr>
      <w:ind w:left="800" w:leftChars="800"/>
    </w:pPr>
  </w:style>
  <w:style w:type="paragraph" w:styleId="24">
    <w:name w:val="List Bullet"/>
    <w:basedOn w:val="1"/>
    <w:semiHidden/>
    <w:qFormat/>
    <w:uiPriority w:val="0"/>
    <w:pPr>
      <w:widowControl w:val="0"/>
      <w:numPr>
        <w:ilvl w:val="0"/>
        <w:numId w:val="5"/>
      </w:numPr>
      <w:jc w:val="both"/>
    </w:pPr>
    <w:rPr>
      <w:rFonts w:ascii="Times New Roman"/>
      <w:szCs w:val="20"/>
    </w:rPr>
  </w:style>
  <w:style w:type="paragraph" w:styleId="25">
    <w:name w:val="envelope address"/>
    <w:basedOn w:val="1"/>
    <w:qFormat/>
    <w:uiPriority w:val="0"/>
    <w:pPr>
      <w:framePr w:w="7920" w:h="1980" w:hRule="exact" w:hSpace="180" w:wrap="around" w:vAnchor="margin" w:hAnchor="page" w:xAlign="center" w:yAlign="bottom"/>
      <w:snapToGrid w:val="0"/>
      <w:ind w:left="100" w:leftChars="1400"/>
    </w:pPr>
    <w:rPr>
      <w:rFonts w:ascii="Cambria" w:hAnsi="Cambria"/>
      <w:sz w:val="24"/>
      <w:szCs w:val="24"/>
    </w:rPr>
  </w:style>
  <w:style w:type="paragraph" w:styleId="26">
    <w:name w:val="Document Map"/>
    <w:basedOn w:val="1"/>
    <w:semiHidden/>
    <w:qFormat/>
    <w:uiPriority w:val="0"/>
    <w:pPr>
      <w:shd w:val="clear" w:color="auto" w:fill="000080"/>
    </w:pPr>
  </w:style>
  <w:style w:type="paragraph" w:styleId="27">
    <w:name w:val="toa heading"/>
    <w:basedOn w:val="1"/>
    <w:next w:val="1"/>
    <w:qFormat/>
    <w:uiPriority w:val="0"/>
    <w:pPr>
      <w:spacing w:before="120"/>
    </w:pPr>
    <w:rPr>
      <w:rFonts w:ascii="Cambria" w:hAnsi="Cambria"/>
      <w:sz w:val="24"/>
      <w:szCs w:val="24"/>
    </w:rPr>
  </w:style>
  <w:style w:type="paragraph" w:styleId="28">
    <w:name w:val="annotation text"/>
    <w:basedOn w:val="1"/>
    <w:link w:val="131"/>
    <w:qFormat/>
    <w:uiPriority w:val="99"/>
    <w:pPr>
      <w:widowControl w:val="0"/>
    </w:pPr>
    <w:rPr>
      <w:rFonts w:ascii="Times New Roman"/>
      <w:szCs w:val="20"/>
    </w:rPr>
  </w:style>
  <w:style w:type="paragraph" w:styleId="29">
    <w:name w:val="index 6"/>
    <w:basedOn w:val="1"/>
    <w:next w:val="1"/>
    <w:semiHidden/>
    <w:qFormat/>
    <w:uiPriority w:val="0"/>
    <w:pPr>
      <w:ind w:left="1000" w:leftChars="1000"/>
    </w:pPr>
  </w:style>
  <w:style w:type="paragraph" w:styleId="30">
    <w:name w:val="Salutation"/>
    <w:basedOn w:val="1"/>
    <w:next w:val="1"/>
    <w:qFormat/>
    <w:uiPriority w:val="0"/>
    <w:pPr>
      <w:widowControl w:val="0"/>
      <w:jc w:val="both"/>
    </w:pPr>
    <w:rPr>
      <w:rFonts w:ascii="Times New Roman"/>
      <w:szCs w:val="20"/>
    </w:rPr>
  </w:style>
  <w:style w:type="paragraph" w:styleId="31">
    <w:name w:val="Body Text 3"/>
    <w:basedOn w:val="1"/>
    <w:link w:val="181"/>
    <w:qFormat/>
    <w:uiPriority w:val="0"/>
    <w:pPr>
      <w:spacing w:after="120"/>
    </w:pPr>
    <w:rPr>
      <w:sz w:val="16"/>
      <w:szCs w:val="16"/>
    </w:rPr>
  </w:style>
  <w:style w:type="paragraph" w:styleId="32">
    <w:name w:val="Closing"/>
    <w:basedOn w:val="1"/>
    <w:link w:val="166"/>
    <w:qFormat/>
    <w:uiPriority w:val="0"/>
    <w:pPr>
      <w:ind w:left="100" w:leftChars="2100"/>
    </w:pPr>
  </w:style>
  <w:style w:type="paragraph" w:styleId="33">
    <w:name w:val="List Bullet 3"/>
    <w:basedOn w:val="1"/>
    <w:qFormat/>
    <w:uiPriority w:val="0"/>
    <w:pPr>
      <w:numPr>
        <w:ilvl w:val="0"/>
        <w:numId w:val="6"/>
      </w:numPr>
      <w:contextualSpacing/>
    </w:pPr>
  </w:style>
  <w:style w:type="paragraph" w:styleId="34">
    <w:name w:val="Body Text"/>
    <w:basedOn w:val="1"/>
    <w:link w:val="184"/>
    <w:qFormat/>
    <w:uiPriority w:val="0"/>
    <w:pPr>
      <w:ind w:left="1134"/>
    </w:pPr>
  </w:style>
  <w:style w:type="paragraph" w:styleId="35">
    <w:name w:val="Body Text Indent"/>
    <w:basedOn w:val="1"/>
    <w:link w:val="133"/>
    <w:semiHidden/>
    <w:qFormat/>
    <w:uiPriority w:val="0"/>
    <w:pPr>
      <w:tabs>
        <w:tab w:val="left" w:pos="1620"/>
      </w:tabs>
      <w:spacing w:line="320" w:lineRule="exact"/>
      <w:ind w:left="2127" w:leftChars="494" w:hanging="1090" w:hangingChars="519"/>
    </w:pPr>
    <w:rPr>
      <w:kern w:val="0"/>
      <w:szCs w:val="20"/>
    </w:rPr>
  </w:style>
  <w:style w:type="paragraph" w:styleId="36">
    <w:name w:val="List Number 3"/>
    <w:basedOn w:val="1"/>
    <w:qFormat/>
    <w:uiPriority w:val="0"/>
    <w:pPr>
      <w:widowControl w:val="0"/>
      <w:numPr>
        <w:ilvl w:val="0"/>
        <w:numId w:val="7"/>
      </w:numPr>
      <w:jc w:val="both"/>
    </w:pPr>
    <w:rPr>
      <w:rFonts w:ascii="Times New Roman"/>
      <w:szCs w:val="20"/>
    </w:rPr>
  </w:style>
  <w:style w:type="paragraph" w:styleId="37">
    <w:name w:val="List 2"/>
    <w:basedOn w:val="1"/>
    <w:qFormat/>
    <w:uiPriority w:val="0"/>
    <w:pPr>
      <w:ind w:left="100" w:leftChars="200" w:hanging="200" w:hangingChars="200"/>
      <w:contextualSpacing/>
    </w:pPr>
  </w:style>
  <w:style w:type="paragraph" w:styleId="38">
    <w:name w:val="List Continue"/>
    <w:basedOn w:val="1"/>
    <w:qFormat/>
    <w:uiPriority w:val="0"/>
    <w:pPr>
      <w:spacing w:after="120"/>
      <w:ind w:left="420" w:leftChars="200"/>
      <w:contextualSpacing/>
    </w:pPr>
  </w:style>
  <w:style w:type="paragraph" w:styleId="39">
    <w:name w:val="Block Text"/>
    <w:basedOn w:val="1"/>
    <w:qFormat/>
    <w:uiPriority w:val="0"/>
    <w:pPr>
      <w:spacing w:after="120"/>
      <w:ind w:left="1440" w:leftChars="700" w:right="1440" w:rightChars="700"/>
    </w:pPr>
  </w:style>
  <w:style w:type="paragraph" w:styleId="40">
    <w:name w:val="List Bullet 2"/>
    <w:basedOn w:val="1"/>
    <w:qFormat/>
    <w:uiPriority w:val="0"/>
    <w:pPr>
      <w:widowControl w:val="0"/>
      <w:numPr>
        <w:ilvl w:val="0"/>
        <w:numId w:val="8"/>
      </w:numPr>
      <w:jc w:val="both"/>
    </w:pPr>
    <w:rPr>
      <w:rFonts w:ascii="Times New Roman"/>
      <w:szCs w:val="20"/>
    </w:rPr>
  </w:style>
  <w:style w:type="paragraph" w:styleId="41">
    <w:name w:val="HTML Address"/>
    <w:basedOn w:val="1"/>
    <w:link w:val="158"/>
    <w:qFormat/>
    <w:uiPriority w:val="0"/>
    <w:rPr>
      <w:i/>
      <w:iCs/>
    </w:rPr>
  </w:style>
  <w:style w:type="paragraph" w:styleId="42">
    <w:name w:val="index 4"/>
    <w:basedOn w:val="1"/>
    <w:next w:val="1"/>
    <w:semiHidden/>
    <w:qFormat/>
    <w:uiPriority w:val="0"/>
    <w:pPr>
      <w:ind w:left="600" w:leftChars="600"/>
    </w:pPr>
  </w:style>
  <w:style w:type="paragraph" w:styleId="43">
    <w:name w:val="toc 5"/>
    <w:basedOn w:val="1"/>
    <w:next w:val="1"/>
    <w:qFormat/>
    <w:uiPriority w:val="39"/>
    <w:pPr>
      <w:ind w:left="1680" w:leftChars="800"/>
    </w:pPr>
  </w:style>
  <w:style w:type="paragraph" w:styleId="44">
    <w:name w:val="toc 3"/>
    <w:basedOn w:val="1"/>
    <w:next w:val="1"/>
    <w:qFormat/>
    <w:uiPriority w:val="39"/>
    <w:pPr>
      <w:tabs>
        <w:tab w:val="left" w:pos="1890"/>
        <w:tab w:val="right" w:leader="dot" w:pos="9853"/>
      </w:tabs>
      <w:spacing w:line="288" w:lineRule="auto"/>
      <w:ind w:left="1050" w:leftChars="500"/>
    </w:pPr>
    <w:rPr>
      <w:sz w:val="24"/>
    </w:rPr>
  </w:style>
  <w:style w:type="paragraph" w:styleId="45">
    <w:name w:val="Plain Text"/>
    <w:basedOn w:val="1"/>
    <w:link w:val="161"/>
    <w:qFormat/>
    <w:uiPriority w:val="0"/>
    <w:rPr>
      <w:rFonts w:hAnsi="Courier New"/>
    </w:rPr>
  </w:style>
  <w:style w:type="paragraph" w:styleId="46">
    <w:name w:val="List Bullet 5"/>
    <w:basedOn w:val="1"/>
    <w:qFormat/>
    <w:uiPriority w:val="0"/>
    <w:pPr>
      <w:numPr>
        <w:ilvl w:val="0"/>
        <w:numId w:val="9"/>
      </w:numPr>
      <w:contextualSpacing/>
    </w:pPr>
  </w:style>
  <w:style w:type="paragraph" w:styleId="47">
    <w:name w:val="List Number 4"/>
    <w:basedOn w:val="1"/>
    <w:semiHidden/>
    <w:qFormat/>
    <w:uiPriority w:val="0"/>
    <w:pPr>
      <w:widowControl w:val="0"/>
      <w:numPr>
        <w:ilvl w:val="0"/>
        <w:numId w:val="10"/>
      </w:numPr>
      <w:jc w:val="both"/>
    </w:pPr>
    <w:rPr>
      <w:rFonts w:ascii="Times New Roman"/>
      <w:szCs w:val="20"/>
    </w:rPr>
  </w:style>
  <w:style w:type="paragraph" w:styleId="48">
    <w:name w:val="toc 8"/>
    <w:basedOn w:val="1"/>
    <w:next w:val="1"/>
    <w:qFormat/>
    <w:uiPriority w:val="39"/>
    <w:pPr>
      <w:ind w:left="2940" w:leftChars="1400"/>
    </w:pPr>
  </w:style>
  <w:style w:type="paragraph" w:styleId="49">
    <w:name w:val="index 3"/>
    <w:basedOn w:val="1"/>
    <w:next w:val="1"/>
    <w:semiHidden/>
    <w:qFormat/>
    <w:uiPriority w:val="0"/>
    <w:pPr>
      <w:ind w:left="400" w:leftChars="400"/>
    </w:pPr>
  </w:style>
  <w:style w:type="paragraph" w:styleId="50">
    <w:name w:val="Date"/>
    <w:basedOn w:val="1"/>
    <w:next w:val="1"/>
    <w:link w:val="173"/>
    <w:qFormat/>
    <w:uiPriority w:val="0"/>
    <w:pPr>
      <w:ind w:left="100" w:leftChars="2500"/>
    </w:pPr>
  </w:style>
  <w:style w:type="paragraph" w:styleId="51">
    <w:name w:val="Body Text Indent 2"/>
    <w:basedOn w:val="1"/>
    <w:semiHidden/>
    <w:qFormat/>
    <w:uiPriority w:val="0"/>
    <w:pPr>
      <w:tabs>
        <w:tab w:val="left" w:pos="1620"/>
      </w:tabs>
      <w:spacing w:line="320" w:lineRule="exact"/>
      <w:ind w:left="2112" w:leftChars="494" w:hanging="1075" w:hangingChars="512"/>
    </w:pPr>
    <w:rPr>
      <w:kern w:val="0"/>
      <w:szCs w:val="20"/>
    </w:rPr>
  </w:style>
  <w:style w:type="paragraph" w:styleId="52">
    <w:name w:val="endnote text"/>
    <w:basedOn w:val="1"/>
    <w:link w:val="174"/>
    <w:qFormat/>
    <w:uiPriority w:val="0"/>
    <w:pPr>
      <w:snapToGrid w:val="0"/>
    </w:pPr>
  </w:style>
  <w:style w:type="paragraph" w:styleId="53">
    <w:name w:val="List Continue 5"/>
    <w:basedOn w:val="1"/>
    <w:qFormat/>
    <w:uiPriority w:val="0"/>
    <w:pPr>
      <w:spacing w:after="120"/>
      <w:ind w:left="2100" w:leftChars="1000"/>
      <w:contextualSpacing/>
    </w:pPr>
  </w:style>
  <w:style w:type="paragraph" w:styleId="54">
    <w:name w:val="Balloon Text"/>
    <w:basedOn w:val="1"/>
    <w:link w:val="170"/>
    <w:qFormat/>
    <w:uiPriority w:val="0"/>
    <w:rPr>
      <w:sz w:val="18"/>
      <w:szCs w:val="18"/>
    </w:rPr>
  </w:style>
  <w:style w:type="paragraph" w:styleId="55">
    <w:name w:val="foot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56">
    <w:name w:val="envelope return"/>
    <w:basedOn w:val="1"/>
    <w:qFormat/>
    <w:uiPriority w:val="0"/>
    <w:pPr>
      <w:snapToGrid w:val="0"/>
    </w:pPr>
    <w:rPr>
      <w:rFonts w:ascii="Cambria" w:hAnsi="Cambria"/>
    </w:rPr>
  </w:style>
  <w:style w:type="paragraph" w:styleId="57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8">
    <w:name w:val="Signature"/>
    <w:basedOn w:val="1"/>
    <w:link w:val="172"/>
    <w:qFormat/>
    <w:uiPriority w:val="0"/>
    <w:pPr>
      <w:ind w:left="100" w:leftChars="2100"/>
    </w:pPr>
  </w:style>
  <w:style w:type="paragraph" w:styleId="59">
    <w:name w:val="toc 1"/>
    <w:basedOn w:val="1"/>
    <w:next w:val="1"/>
    <w:qFormat/>
    <w:uiPriority w:val="39"/>
    <w:pPr>
      <w:tabs>
        <w:tab w:val="left" w:pos="420"/>
        <w:tab w:val="right" w:leader="dot" w:pos="9853"/>
      </w:tabs>
      <w:spacing w:line="288" w:lineRule="auto"/>
    </w:pPr>
    <w:rPr>
      <w:rFonts w:ascii="Times New Roman"/>
      <w:b/>
      <w:sz w:val="24"/>
    </w:rPr>
  </w:style>
  <w:style w:type="paragraph" w:styleId="60">
    <w:name w:val="List Continue 4"/>
    <w:basedOn w:val="1"/>
    <w:qFormat/>
    <w:uiPriority w:val="0"/>
    <w:pPr>
      <w:spacing w:after="120"/>
      <w:ind w:left="1680" w:leftChars="800"/>
      <w:contextualSpacing/>
    </w:pPr>
  </w:style>
  <w:style w:type="paragraph" w:styleId="61">
    <w:name w:val="toc 4"/>
    <w:basedOn w:val="1"/>
    <w:next w:val="1"/>
    <w:qFormat/>
    <w:uiPriority w:val="39"/>
    <w:pPr>
      <w:ind w:left="1260" w:leftChars="600"/>
    </w:pPr>
  </w:style>
  <w:style w:type="paragraph" w:styleId="62">
    <w:name w:val="index heading"/>
    <w:basedOn w:val="1"/>
    <w:next w:val="63"/>
    <w:semiHidden/>
    <w:qFormat/>
    <w:uiPriority w:val="0"/>
  </w:style>
  <w:style w:type="paragraph" w:styleId="63">
    <w:name w:val="index 1"/>
    <w:basedOn w:val="1"/>
    <w:next w:val="1"/>
    <w:semiHidden/>
    <w:qFormat/>
    <w:uiPriority w:val="0"/>
  </w:style>
  <w:style w:type="paragraph" w:styleId="64">
    <w:name w:val="Subtitle"/>
    <w:basedOn w:val="1"/>
    <w:next w:val="1"/>
    <w:link w:val="163"/>
    <w:qFormat/>
    <w:uiPriority w:val="0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paragraph" w:styleId="65">
    <w:name w:val="List Number 5"/>
    <w:basedOn w:val="1"/>
    <w:semiHidden/>
    <w:qFormat/>
    <w:uiPriority w:val="0"/>
    <w:pPr>
      <w:widowControl w:val="0"/>
      <w:numPr>
        <w:ilvl w:val="0"/>
        <w:numId w:val="11"/>
      </w:numPr>
      <w:jc w:val="both"/>
    </w:pPr>
    <w:rPr>
      <w:rFonts w:ascii="Times New Roman"/>
      <w:szCs w:val="20"/>
    </w:rPr>
  </w:style>
  <w:style w:type="paragraph" w:styleId="66">
    <w:name w:val="List"/>
    <w:basedOn w:val="1"/>
    <w:qFormat/>
    <w:uiPriority w:val="0"/>
    <w:pPr>
      <w:ind w:left="200" w:hanging="200" w:hangingChars="200"/>
      <w:contextualSpacing/>
    </w:pPr>
  </w:style>
  <w:style w:type="paragraph" w:styleId="67">
    <w:name w:val="footnote text"/>
    <w:basedOn w:val="1"/>
    <w:link w:val="165"/>
    <w:qFormat/>
    <w:uiPriority w:val="0"/>
    <w:pPr>
      <w:snapToGrid w:val="0"/>
    </w:pPr>
    <w:rPr>
      <w:sz w:val="18"/>
      <w:szCs w:val="18"/>
    </w:rPr>
  </w:style>
  <w:style w:type="paragraph" w:styleId="68">
    <w:name w:val="toc 6"/>
    <w:basedOn w:val="1"/>
    <w:next w:val="1"/>
    <w:qFormat/>
    <w:uiPriority w:val="39"/>
    <w:pPr>
      <w:ind w:left="2100" w:leftChars="1000"/>
    </w:pPr>
  </w:style>
  <w:style w:type="paragraph" w:styleId="69">
    <w:name w:val="List 5"/>
    <w:basedOn w:val="1"/>
    <w:qFormat/>
    <w:uiPriority w:val="0"/>
    <w:pPr>
      <w:ind w:left="100" w:leftChars="800" w:hanging="200" w:hangingChars="200"/>
      <w:contextualSpacing/>
    </w:pPr>
  </w:style>
  <w:style w:type="paragraph" w:styleId="70">
    <w:name w:val="Body Text Indent 3"/>
    <w:basedOn w:val="1"/>
    <w:semiHidden/>
    <w:qFormat/>
    <w:uiPriority w:val="0"/>
    <w:pPr>
      <w:tabs>
        <w:tab w:val="left" w:pos="1620"/>
      </w:tabs>
      <w:spacing w:line="320" w:lineRule="exact"/>
      <w:ind w:left="2142" w:leftChars="494" w:hanging="1105" w:hangingChars="526"/>
    </w:pPr>
    <w:rPr>
      <w:kern w:val="0"/>
      <w:szCs w:val="20"/>
    </w:rPr>
  </w:style>
  <w:style w:type="paragraph" w:styleId="71">
    <w:name w:val="index 7"/>
    <w:basedOn w:val="1"/>
    <w:next w:val="1"/>
    <w:semiHidden/>
    <w:qFormat/>
    <w:uiPriority w:val="0"/>
    <w:pPr>
      <w:ind w:left="1200" w:leftChars="1200"/>
    </w:pPr>
  </w:style>
  <w:style w:type="paragraph" w:styleId="72">
    <w:name w:val="index 9"/>
    <w:basedOn w:val="1"/>
    <w:next w:val="1"/>
    <w:semiHidden/>
    <w:qFormat/>
    <w:uiPriority w:val="0"/>
    <w:pPr>
      <w:ind w:left="1600" w:leftChars="1600"/>
    </w:pPr>
  </w:style>
  <w:style w:type="paragraph" w:styleId="73">
    <w:name w:val="table of figures"/>
    <w:basedOn w:val="1"/>
    <w:next w:val="1"/>
    <w:qFormat/>
    <w:uiPriority w:val="0"/>
    <w:pPr>
      <w:ind w:left="200" w:leftChars="200" w:hanging="200" w:hangingChars="200"/>
    </w:pPr>
  </w:style>
  <w:style w:type="paragraph" w:styleId="74">
    <w:name w:val="toc 2"/>
    <w:basedOn w:val="1"/>
    <w:next w:val="1"/>
    <w:qFormat/>
    <w:uiPriority w:val="39"/>
    <w:pPr>
      <w:tabs>
        <w:tab w:val="left" w:pos="1050"/>
        <w:tab w:val="right" w:leader="dot" w:pos="9853"/>
      </w:tabs>
      <w:spacing w:line="288" w:lineRule="auto"/>
      <w:ind w:left="420" w:leftChars="200"/>
    </w:pPr>
    <w:rPr>
      <w:rFonts w:ascii="Times New Roman"/>
      <w:b/>
      <w:bCs/>
      <w:sz w:val="24"/>
    </w:rPr>
  </w:style>
  <w:style w:type="paragraph" w:styleId="75">
    <w:name w:val="toc 9"/>
    <w:basedOn w:val="1"/>
    <w:next w:val="1"/>
    <w:qFormat/>
    <w:uiPriority w:val="39"/>
    <w:pPr>
      <w:ind w:left="3360" w:leftChars="1600"/>
    </w:pPr>
  </w:style>
  <w:style w:type="paragraph" w:styleId="76">
    <w:name w:val="Body Text 2"/>
    <w:basedOn w:val="1"/>
    <w:link w:val="180"/>
    <w:qFormat/>
    <w:uiPriority w:val="0"/>
    <w:pPr>
      <w:spacing w:after="120" w:line="480" w:lineRule="auto"/>
    </w:pPr>
  </w:style>
  <w:style w:type="paragraph" w:styleId="77">
    <w:name w:val="List 4"/>
    <w:basedOn w:val="1"/>
    <w:qFormat/>
    <w:uiPriority w:val="0"/>
    <w:pPr>
      <w:ind w:left="100" w:leftChars="600" w:hanging="200" w:hangingChars="200"/>
      <w:contextualSpacing/>
    </w:pPr>
  </w:style>
  <w:style w:type="paragraph" w:styleId="78">
    <w:name w:val="List Continue 2"/>
    <w:basedOn w:val="1"/>
    <w:semiHidden/>
    <w:qFormat/>
    <w:uiPriority w:val="0"/>
    <w:pPr>
      <w:widowControl w:val="0"/>
      <w:spacing w:after="120"/>
      <w:ind w:left="840" w:leftChars="400"/>
      <w:jc w:val="both"/>
    </w:pPr>
    <w:rPr>
      <w:rFonts w:ascii="Times New Roman"/>
      <w:szCs w:val="20"/>
    </w:rPr>
  </w:style>
  <w:style w:type="paragraph" w:styleId="79">
    <w:name w:val="Message Header"/>
    <w:basedOn w:val="1"/>
    <w:link w:val="176"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Cambria" w:hAnsi="Cambria"/>
      <w:sz w:val="24"/>
      <w:szCs w:val="24"/>
    </w:rPr>
  </w:style>
  <w:style w:type="paragraph" w:styleId="80">
    <w:name w:val="HTML Preformatted"/>
    <w:basedOn w:val="1"/>
    <w:link w:val="159"/>
    <w:qFormat/>
    <w:uiPriority w:val="0"/>
    <w:rPr>
      <w:rFonts w:ascii="Courier New" w:hAnsi="Courier New"/>
      <w:sz w:val="20"/>
      <w:szCs w:val="20"/>
    </w:rPr>
  </w:style>
  <w:style w:type="paragraph" w:styleId="81">
    <w:name w:val="Normal (Web)"/>
    <w:basedOn w:val="1"/>
    <w:qFormat/>
    <w:uiPriority w:val="99"/>
    <w:rPr>
      <w:rFonts w:ascii="Times New Roman" w:hAnsi="Times New Roman"/>
      <w:sz w:val="24"/>
      <w:szCs w:val="24"/>
    </w:rPr>
  </w:style>
  <w:style w:type="paragraph" w:styleId="82">
    <w:name w:val="List Continue 3"/>
    <w:basedOn w:val="1"/>
    <w:qFormat/>
    <w:uiPriority w:val="0"/>
    <w:pPr>
      <w:spacing w:after="120"/>
      <w:ind w:left="1260" w:leftChars="600"/>
      <w:contextualSpacing/>
    </w:pPr>
  </w:style>
  <w:style w:type="paragraph" w:styleId="83">
    <w:name w:val="index 2"/>
    <w:basedOn w:val="1"/>
    <w:next w:val="1"/>
    <w:semiHidden/>
    <w:qFormat/>
    <w:uiPriority w:val="0"/>
    <w:pPr>
      <w:ind w:left="200" w:leftChars="200"/>
    </w:pPr>
  </w:style>
  <w:style w:type="paragraph" w:styleId="84">
    <w:name w:val="Title"/>
    <w:basedOn w:val="1"/>
    <w:next w:val="1"/>
    <w:link w:val="160"/>
    <w:qFormat/>
    <w:uiPriority w:val="0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paragraph" w:styleId="85">
    <w:name w:val="annotation subject"/>
    <w:basedOn w:val="28"/>
    <w:next w:val="28"/>
    <w:link w:val="171"/>
    <w:qFormat/>
    <w:uiPriority w:val="0"/>
    <w:pPr>
      <w:widowControl/>
    </w:pPr>
    <w:rPr>
      <w:rFonts w:ascii="宋体"/>
      <w:b/>
      <w:bCs/>
      <w:szCs w:val="21"/>
    </w:rPr>
  </w:style>
  <w:style w:type="paragraph" w:styleId="86">
    <w:name w:val="Body Text First Indent"/>
    <w:basedOn w:val="34"/>
    <w:qFormat/>
    <w:uiPriority w:val="0"/>
    <w:pPr>
      <w:widowControl w:val="0"/>
      <w:spacing w:after="120"/>
      <w:ind w:left="0" w:firstLine="420" w:firstLineChars="100"/>
      <w:jc w:val="both"/>
    </w:pPr>
    <w:rPr>
      <w:rFonts w:ascii="Times New Roman"/>
      <w:szCs w:val="20"/>
    </w:rPr>
  </w:style>
  <w:style w:type="paragraph" w:styleId="87">
    <w:name w:val="Body Text First Indent 2"/>
    <w:basedOn w:val="35"/>
    <w:link w:val="179"/>
    <w:qFormat/>
    <w:uiPriority w:val="0"/>
    <w:pPr>
      <w:tabs>
        <w:tab w:val="clear" w:pos="1620"/>
      </w:tabs>
      <w:spacing w:after="120" w:line="240" w:lineRule="auto"/>
      <w:ind w:left="420" w:leftChars="200" w:firstLine="420" w:firstLineChars="200"/>
    </w:pPr>
    <w:rPr>
      <w:kern w:val="2"/>
      <w:szCs w:val="21"/>
    </w:rPr>
  </w:style>
  <w:style w:type="table" w:styleId="89">
    <w:name w:val="Table Grid"/>
    <w:basedOn w:val="8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90">
    <w:name w:val="Table Theme"/>
    <w:basedOn w:val="88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91">
    <w:name w:val="Table Colorful 1"/>
    <w:basedOn w:val="88"/>
    <w:qFormat/>
    <w:uiPriority w:val="0"/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92">
    <w:name w:val="Table List 4"/>
    <w:basedOn w:val="88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color="000000" w:sz="12" w:space="0"/>
          <w:tl2br w:val="nil"/>
          <w:tr2bl w:val="nil"/>
        </w:tcBorders>
        <w:shd w:val="solid" w:color="808080" w:fill="FFFFFF"/>
      </w:tcPr>
    </w:tblStylePr>
  </w:style>
  <w:style w:type="character" w:styleId="94">
    <w:name w:val="page number"/>
    <w:basedOn w:val="93"/>
    <w:qFormat/>
    <w:uiPriority w:val="0"/>
  </w:style>
  <w:style w:type="character" w:styleId="95">
    <w:name w:val="Hyperlink"/>
    <w:qFormat/>
    <w:uiPriority w:val="99"/>
    <w:rPr>
      <w:color w:val="0033CC"/>
      <w:u w:val="single"/>
    </w:rPr>
  </w:style>
  <w:style w:type="character" w:styleId="96">
    <w:name w:val="annotation reference"/>
    <w:semiHidden/>
    <w:qFormat/>
    <w:uiPriority w:val="0"/>
    <w:rPr>
      <w:sz w:val="21"/>
      <w:szCs w:val="21"/>
    </w:rPr>
  </w:style>
  <w:style w:type="character" w:customStyle="1" w:styleId="97">
    <w:name w:val="标题 8 Char"/>
    <w:link w:val="10"/>
    <w:qFormat/>
    <w:uiPriority w:val="0"/>
    <w:rPr>
      <w:rFonts w:ascii="Arial" w:hAnsi="Arial" w:eastAsia="黑体"/>
      <w:color w:val="0000FF"/>
      <w:kern w:val="2"/>
      <w:sz w:val="24"/>
      <w:szCs w:val="21"/>
    </w:rPr>
  </w:style>
  <w:style w:type="character" w:customStyle="1" w:styleId="98">
    <w:name w:val="样式 标题 9 + (符号) 宋体 Char"/>
    <w:basedOn w:val="99"/>
    <w:link w:val="100"/>
    <w:qFormat/>
    <w:uiPriority w:val="0"/>
    <w:rPr>
      <w:rFonts w:ascii="宋体" w:hAnsi="宋体" w:eastAsia="宋体"/>
      <w:color w:val="0000FF"/>
      <w:kern w:val="2"/>
      <w:sz w:val="21"/>
      <w:szCs w:val="21"/>
      <w:lang w:val="en-US" w:eastAsia="zh-CN" w:bidi="ar-SA"/>
    </w:rPr>
  </w:style>
  <w:style w:type="character" w:customStyle="1" w:styleId="99">
    <w:name w:val="标题 9 Char"/>
    <w:link w:val="11"/>
    <w:qFormat/>
    <w:uiPriority w:val="0"/>
    <w:rPr>
      <w:rFonts w:ascii="宋体" w:hAnsi="宋体" w:eastAsia="宋体"/>
      <w:color w:val="0000FF"/>
      <w:kern w:val="2"/>
      <w:sz w:val="21"/>
      <w:szCs w:val="21"/>
      <w:lang w:val="en-US" w:eastAsia="zh-CN" w:bidi="ar-SA"/>
    </w:rPr>
  </w:style>
  <w:style w:type="paragraph" w:customStyle="1" w:styleId="100">
    <w:name w:val="样式 标题 9 + (符号) 宋体"/>
    <w:basedOn w:val="11"/>
    <w:link w:val="98"/>
    <w:qFormat/>
    <w:uiPriority w:val="0"/>
    <w:pPr>
      <w:ind w:left="0" w:leftChars="0" w:firstLine="0" w:firstLineChars="0"/>
    </w:pPr>
  </w:style>
  <w:style w:type="paragraph" w:customStyle="1" w:styleId="101">
    <w:name w:val="表格"/>
    <w:qFormat/>
    <w:uiPriority w:val="0"/>
    <w:pPr>
      <w:adjustRightInd w:val="0"/>
      <w:ind w:left="28"/>
    </w:pPr>
    <w:rPr>
      <w:rFonts w:ascii="宋体" w:hAnsi="Times New Roman" w:eastAsia="宋体" w:cs="Times New Roman"/>
      <w:sz w:val="21"/>
      <w:lang w:val="en-US" w:eastAsia="zh-CN" w:bidi="ar-SA"/>
    </w:rPr>
  </w:style>
  <w:style w:type="paragraph" w:customStyle="1" w:styleId="102">
    <w:name w:val="封面标题"/>
    <w:qFormat/>
    <w:uiPriority w:val="0"/>
    <w:pPr>
      <w:jc w:val="center"/>
    </w:pPr>
    <w:rPr>
      <w:rFonts w:ascii="宋体" w:hAnsi="Times New Roman" w:eastAsia="宋体" w:cs="Times New Roman"/>
      <w:b/>
      <w:bCs/>
      <w:sz w:val="72"/>
      <w:lang w:val="en-US" w:eastAsia="zh-CN" w:bidi="ar-SA"/>
    </w:rPr>
  </w:style>
  <w:style w:type="paragraph" w:customStyle="1" w:styleId="103">
    <w:name w:val="封面表格1"/>
    <w:qFormat/>
    <w:uiPriority w:val="0"/>
    <w:pPr>
      <w:spacing w:line="440" w:lineRule="exact"/>
    </w:pPr>
    <w:rPr>
      <w:rFonts w:ascii="宋体" w:hAnsi="Times New Roman" w:eastAsia="宋体" w:cs="Times New Roman"/>
      <w:b/>
      <w:bCs/>
      <w:sz w:val="28"/>
      <w:lang w:val="en-US" w:eastAsia="zh-CN" w:bidi="ar-SA"/>
    </w:rPr>
  </w:style>
  <w:style w:type="paragraph" w:customStyle="1" w:styleId="104">
    <w:name w:val="封面表格2"/>
    <w:qFormat/>
    <w:uiPriority w:val="0"/>
    <w:pPr>
      <w:spacing w:line="540" w:lineRule="exact"/>
      <w:jc w:val="center"/>
    </w:pPr>
    <w:rPr>
      <w:rFonts w:ascii="宋体" w:hAnsi="Times New Roman" w:eastAsia="宋体" w:cs="Times New Roman"/>
      <w:b/>
      <w:bCs/>
      <w:sz w:val="28"/>
      <w:lang w:val="en-US" w:eastAsia="zh-CN" w:bidi="ar-SA"/>
    </w:rPr>
  </w:style>
  <w:style w:type="paragraph" w:customStyle="1" w:styleId="105">
    <w:name w:val="首行缩进"/>
    <w:basedOn w:val="1"/>
    <w:qFormat/>
    <w:uiPriority w:val="0"/>
    <w:pPr>
      <w:ind w:left="1134"/>
    </w:pPr>
  </w:style>
  <w:style w:type="paragraph" w:customStyle="1" w:styleId="106">
    <w:name w:val="索引"/>
    <w:qFormat/>
    <w:uiPriority w:val="0"/>
    <w:pPr>
      <w:jc w:val="center"/>
    </w:pPr>
    <w:rPr>
      <w:rFonts w:ascii="宋体" w:hAnsi="Times New Roman" w:eastAsia="宋体" w:cs="Times New Roman"/>
      <w:b/>
      <w:bCs/>
      <w:sz w:val="44"/>
      <w:lang w:val="en-US" w:eastAsia="zh-CN" w:bidi="ar-SA"/>
    </w:rPr>
  </w:style>
  <w:style w:type="character" w:customStyle="1" w:styleId="107">
    <w:name w:val="访问过的超链接1"/>
    <w:qFormat/>
    <w:uiPriority w:val="0"/>
    <w:rPr>
      <w:color w:val="800080"/>
      <w:u w:val="single"/>
    </w:rPr>
  </w:style>
  <w:style w:type="paragraph" w:customStyle="1" w:styleId="108">
    <w:name w:val="font5"/>
    <w:basedOn w:val="1"/>
    <w:semiHidden/>
    <w:qFormat/>
    <w:uiPriority w:val="0"/>
    <w:pPr>
      <w:spacing w:before="100" w:beforeAutospacing="1" w:after="100" w:afterAutospacing="1"/>
    </w:pPr>
    <w:rPr>
      <w:rFonts w:hint="eastAsia"/>
      <w:kern w:val="0"/>
      <w:sz w:val="18"/>
      <w:szCs w:val="18"/>
    </w:rPr>
  </w:style>
  <w:style w:type="paragraph" w:customStyle="1" w:styleId="109">
    <w:name w:val="font6"/>
    <w:basedOn w:val="1"/>
    <w:semiHidden/>
    <w:qFormat/>
    <w:uiPriority w:val="0"/>
    <w:pPr>
      <w:spacing w:before="100" w:beforeAutospacing="1" w:after="100" w:afterAutospacing="1"/>
    </w:pPr>
    <w:rPr>
      <w:rFonts w:ascii="Times New Roman"/>
      <w:kern w:val="0"/>
      <w:sz w:val="20"/>
      <w:szCs w:val="20"/>
    </w:rPr>
  </w:style>
  <w:style w:type="paragraph" w:customStyle="1" w:styleId="110">
    <w:name w:val="font7"/>
    <w:basedOn w:val="1"/>
    <w:semiHidden/>
    <w:qFormat/>
    <w:uiPriority w:val="0"/>
    <w:pPr>
      <w:spacing w:before="100" w:beforeAutospacing="1" w:after="100" w:afterAutospacing="1"/>
    </w:pPr>
    <w:rPr>
      <w:rFonts w:hint="eastAsia"/>
      <w:kern w:val="0"/>
      <w:sz w:val="20"/>
      <w:szCs w:val="20"/>
    </w:rPr>
  </w:style>
  <w:style w:type="paragraph" w:customStyle="1" w:styleId="111">
    <w:name w:val="xl24"/>
    <w:basedOn w:val="1"/>
    <w:semiHidden/>
    <w:qFormat/>
    <w:uiPriority w:val="0"/>
    <w:pPr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kern w:val="0"/>
    </w:rPr>
  </w:style>
  <w:style w:type="paragraph" w:customStyle="1" w:styleId="112">
    <w:name w:val="xl25"/>
    <w:basedOn w:val="1"/>
    <w:semiHidden/>
    <w:qFormat/>
    <w:uiPriority w:val="0"/>
    <w:pPr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rFonts w:ascii="Times New Roman"/>
      <w:kern w:val="0"/>
      <w:sz w:val="20"/>
      <w:szCs w:val="20"/>
    </w:rPr>
  </w:style>
  <w:style w:type="paragraph" w:customStyle="1" w:styleId="113">
    <w:name w:val="xl26"/>
    <w:basedOn w:val="1"/>
    <w:semiHidden/>
    <w:qFormat/>
    <w:uiPriority w:val="0"/>
    <w:pPr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kern w:val="0"/>
      <w:sz w:val="24"/>
    </w:rPr>
  </w:style>
  <w:style w:type="paragraph" w:customStyle="1" w:styleId="114">
    <w:name w:val="xl27"/>
    <w:basedOn w:val="1"/>
    <w:semiHidden/>
    <w:qFormat/>
    <w:uiPriority w:val="0"/>
    <w:pPr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</w:pPr>
    <w:rPr>
      <w:kern w:val="0"/>
      <w:sz w:val="20"/>
      <w:szCs w:val="20"/>
    </w:rPr>
  </w:style>
  <w:style w:type="paragraph" w:customStyle="1" w:styleId="115">
    <w:name w:val="xl28"/>
    <w:basedOn w:val="1"/>
    <w:semiHidden/>
    <w:qFormat/>
    <w:uiPriority w:val="0"/>
    <w:pPr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</w:pPr>
    <w:rPr>
      <w:kern w:val="0"/>
    </w:rPr>
  </w:style>
  <w:style w:type="paragraph" w:customStyle="1" w:styleId="116">
    <w:name w:val="xl29"/>
    <w:basedOn w:val="1"/>
    <w:semiHidden/>
    <w:qFormat/>
    <w:uiPriority w:val="0"/>
    <w:pPr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</w:pPr>
    <w:rPr>
      <w:rFonts w:ascii="Times New Roman"/>
      <w:kern w:val="0"/>
      <w:sz w:val="20"/>
      <w:szCs w:val="20"/>
    </w:rPr>
  </w:style>
  <w:style w:type="paragraph" w:customStyle="1" w:styleId="117">
    <w:name w:val="xl30"/>
    <w:basedOn w:val="1"/>
    <w:semiHidden/>
    <w:qFormat/>
    <w:uiPriority w:val="0"/>
    <w:pPr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</w:pPr>
    <w:rPr>
      <w:kern w:val="0"/>
      <w:sz w:val="20"/>
      <w:szCs w:val="20"/>
    </w:rPr>
  </w:style>
  <w:style w:type="paragraph" w:customStyle="1" w:styleId="118">
    <w:name w:val="xl31"/>
    <w:basedOn w:val="1"/>
    <w:semiHidden/>
    <w:qFormat/>
    <w:uiPriority w:val="0"/>
    <w:pPr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</w:pPr>
    <w:rPr>
      <w:kern w:val="0"/>
      <w:sz w:val="20"/>
      <w:szCs w:val="20"/>
    </w:rPr>
  </w:style>
  <w:style w:type="paragraph" w:customStyle="1" w:styleId="119">
    <w:name w:val="xl32"/>
    <w:basedOn w:val="1"/>
    <w:semiHidden/>
    <w:qFormat/>
    <w:uiPriority w:val="0"/>
    <w:pPr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rFonts w:ascii="Arial Unicode MS" w:hAnsi="Arial Unicode MS" w:eastAsia="Arial Unicode MS" w:cs="Arial Unicode MS"/>
      <w:kern w:val="0"/>
      <w:sz w:val="20"/>
      <w:szCs w:val="20"/>
    </w:rPr>
  </w:style>
  <w:style w:type="paragraph" w:customStyle="1" w:styleId="120">
    <w:name w:val="表格文本"/>
    <w:link w:val="121"/>
    <w:qFormat/>
    <w:uiPriority w:val="0"/>
    <w:pPr>
      <w:tabs>
        <w:tab w:val="decimal" w:pos="0"/>
      </w:tabs>
      <w:jc w:val="center"/>
    </w:pPr>
    <w:rPr>
      <w:rFonts w:ascii="Arial" w:hAnsi="Arial" w:eastAsia="宋体" w:cs="Times New Roman"/>
      <w:sz w:val="21"/>
      <w:szCs w:val="21"/>
      <w:lang w:val="en-US" w:eastAsia="zh-CN" w:bidi="ar-SA"/>
    </w:rPr>
  </w:style>
  <w:style w:type="character" w:customStyle="1" w:styleId="121">
    <w:name w:val="表格文本 Char"/>
    <w:link w:val="120"/>
    <w:qFormat/>
    <w:uiPriority w:val="0"/>
    <w:rPr>
      <w:rFonts w:ascii="Arial" w:hAnsi="Arial"/>
      <w:sz w:val="21"/>
      <w:szCs w:val="21"/>
      <w:lang w:val="en-US" w:eastAsia="zh-CN" w:bidi="ar-SA"/>
    </w:rPr>
  </w:style>
  <w:style w:type="paragraph" w:customStyle="1" w:styleId="122">
    <w:name w:val="xl33"/>
    <w:basedOn w:val="1"/>
    <w:semiHidden/>
    <w:qFormat/>
    <w:uiPriority w:val="0"/>
    <w:pPr>
      <w:pBdr>
        <w:top w:val="single" w:color="auto" w:sz="4" w:space="0"/>
        <w:left w:val="single" w:color="auto" w:sz="4" w:space="0"/>
        <w:right w:val="single" w:color="auto" w:sz="4" w:space="0"/>
      </w:pBdr>
      <w:spacing w:before="100" w:beforeAutospacing="1" w:after="100" w:afterAutospacing="1"/>
    </w:pPr>
    <w:rPr>
      <w:rFonts w:ascii="Times New Roman" w:eastAsia="Arial Unicode MS"/>
      <w:kern w:val="0"/>
      <w:sz w:val="20"/>
      <w:szCs w:val="20"/>
    </w:rPr>
  </w:style>
  <w:style w:type="paragraph" w:customStyle="1" w:styleId="123">
    <w:name w:val="xl34"/>
    <w:basedOn w:val="1"/>
    <w:semiHidden/>
    <w:qFormat/>
    <w:uiPriority w:val="0"/>
    <w:pPr>
      <w:pBdr>
        <w:top w:val="single" w:color="auto" w:sz="4" w:space="0"/>
        <w:left w:val="single" w:color="auto" w:sz="4" w:space="0"/>
        <w:bottom w:val="single" w:color="auto" w:sz="4" w:space="0"/>
      </w:pBdr>
      <w:spacing w:before="100" w:beforeAutospacing="1" w:after="100" w:afterAutospacing="1"/>
      <w:jc w:val="center"/>
      <w:textAlignment w:val="center"/>
    </w:pPr>
    <w:rPr>
      <w:rFonts w:ascii="Times New Roman" w:eastAsia="Arial Unicode MS"/>
      <w:kern w:val="0"/>
      <w:sz w:val="20"/>
      <w:szCs w:val="20"/>
    </w:rPr>
  </w:style>
  <w:style w:type="paragraph" w:customStyle="1" w:styleId="124">
    <w:name w:val="xl35"/>
    <w:basedOn w:val="1"/>
    <w:semiHidden/>
    <w:qFormat/>
    <w:uiPriority w:val="0"/>
    <w:pPr>
      <w:pBdr>
        <w:top w:val="single" w:color="auto" w:sz="4" w:space="0"/>
        <w:bottom w:val="single" w:color="auto" w:sz="4" w:space="0"/>
      </w:pBdr>
      <w:spacing w:before="100" w:beforeAutospacing="1" w:after="100" w:afterAutospacing="1"/>
      <w:jc w:val="center"/>
      <w:textAlignment w:val="center"/>
    </w:pPr>
    <w:rPr>
      <w:rFonts w:ascii="Arial Unicode MS" w:hAnsi="Arial Unicode MS" w:eastAsia="Arial Unicode MS" w:cs="Arial Unicode MS"/>
      <w:kern w:val="0"/>
      <w:sz w:val="24"/>
    </w:rPr>
  </w:style>
  <w:style w:type="paragraph" w:customStyle="1" w:styleId="125">
    <w:name w:val="xl36"/>
    <w:basedOn w:val="1"/>
    <w:semiHidden/>
    <w:qFormat/>
    <w:uiPriority w:val="0"/>
    <w:pPr>
      <w:pBdr>
        <w:top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rFonts w:ascii="Arial Unicode MS" w:hAnsi="Arial Unicode MS" w:eastAsia="Arial Unicode MS" w:cs="Arial Unicode MS"/>
      <w:kern w:val="0"/>
      <w:sz w:val="24"/>
    </w:rPr>
  </w:style>
  <w:style w:type="paragraph" w:customStyle="1" w:styleId="126">
    <w:name w:val="font8"/>
    <w:basedOn w:val="1"/>
    <w:semiHidden/>
    <w:qFormat/>
    <w:uiPriority w:val="0"/>
    <w:pPr>
      <w:spacing w:before="100" w:beforeAutospacing="1" w:after="100" w:afterAutospacing="1"/>
    </w:pPr>
    <w:rPr>
      <w:rFonts w:hint="eastAsia" w:cs="Arial Unicode MS"/>
      <w:kern w:val="0"/>
    </w:rPr>
  </w:style>
  <w:style w:type="paragraph" w:customStyle="1" w:styleId="127">
    <w:name w:val="font9"/>
    <w:basedOn w:val="1"/>
    <w:semiHidden/>
    <w:qFormat/>
    <w:uiPriority w:val="0"/>
    <w:pPr>
      <w:spacing w:before="100" w:beforeAutospacing="1" w:after="100" w:afterAutospacing="1"/>
    </w:pPr>
    <w:rPr>
      <w:rFonts w:ascii="Times New Roman" w:eastAsia="Arial Unicode MS"/>
      <w:kern w:val="0"/>
    </w:rPr>
  </w:style>
  <w:style w:type="paragraph" w:customStyle="1" w:styleId="128">
    <w:name w:val="xl37"/>
    <w:basedOn w:val="1"/>
    <w:semiHidden/>
    <w:qFormat/>
    <w:uiPriority w:val="0"/>
    <w:pPr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</w:pPr>
    <w:rPr>
      <w:rFonts w:ascii="Times New Roman" w:eastAsia="Arial Unicode MS"/>
      <w:kern w:val="0"/>
      <w:sz w:val="20"/>
      <w:szCs w:val="20"/>
    </w:rPr>
  </w:style>
  <w:style w:type="paragraph" w:customStyle="1" w:styleId="129">
    <w:name w:val="表头样式"/>
    <w:basedOn w:val="1"/>
    <w:qFormat/>
    <w:uiPriority w:val="0"/>
    <w:pPr>
      <w:widowControl w:val="0"/>
      <w:autoSpaceDE w:val="0"/>
      <w:autoSpaceDN w:val="0"/>
      <w:adjustRightInd w:val="0"/>
      <w:jc w:val="center"/>
    </w:pPr>
    <w:rPr>
      <w:rFonts w:ascii="Times New Roman"/>
      <w:b/>
      <w:bCs/>
      <w:kern w:val="0"/>
    </w:rPr>
  </w:style>
  <w:style w:type="paragraph" w:customStyle="1" w:styleId="130">
    <w:name w:val="封面表格文本"/>
    <w:basedOn w:val="1"/>
    <w:qFormat/>
    <w:uiPriority w:val="0"/>
    <w:pPr>
      <w:widowControl w:val="0"/>
      <w:autoSpaceDE w:val="0"/>
      <w:autoSpaceDN w:val="0"/>
      <w:adjustRightInd w:val="0"/>
      <w:jc w:val="center"/>
    </w:pPr>
    <w:rPr>
      <w:rFonts w:ascii="Times New Roman"/>
      <w:b/>
      <w:bCs/>
      <w:kern w:val="0"/>
      <w:sz w:val="24"/>
    </w:rPr>
  </w:style>
  <w:style w:type="character" w:customStyle="1" w:styleId="131">
    <w:name w:val="批注文字 Char"/>
    <w:link w:val="28"/>
    <w:qFormat/>
    <w:uiPriority w:val="99"/>
    <w:rPr>
      <w:rFonts w:hAnsi="宋体"/>
      <w:kern w:val="2"/>
      <w:sz w:val="21"/>
    </w:rPr>
  </w:style>
  <w:style w:type="paragraph" w:customStyle="1" w:styleId="132">
    <w:name w:val="font10"/>
    <w:basedOn w:val="1"/>
    <w:semiHidden/>
    <w:qFormat/>
    <w:uiPriority w:val="0"/>
    <w:pPr>
      <w:spacing w:before="100" w:beforeAutospacing="1" w:after="100" w:afterAutospacing="1"/>
    </w:pPr>
    <w:rPr>
      <w:rFonts w:ascii="Times New Roman" w:eastAsia="Arial Unicode MS"/>
      <w:b/>
      <w:bCs/>
      <w:color w:val="000000"/>
      <w:kern w:val="0"/>
      <w:sz w:val="18"/>
      <w:szCs w:val="18"/>
    </w:rPr>
  </w:style>
  <w:style w:type="character" w:customStyle="1" w:styleId="133">
    <w:name w:val="正文文本缩进 Char"/>
    <w:link w:val="35"/>
    <w:semiHidden/>
    <w:qFormat/>
    <w:uiPriority w:val="0"/>
    <w:rPr>
      <w:rFonts w:ascii="宋体" w:hAnsi="宋体"/>
      <w:sz w:val="21"/>
    </w:rPr>
  </w:style>
  <w:style w:type="paragraph" w:customStyle="1" w:styleId="134">
    <w:name w:val="表格字体3"/>
    <w:basedOn w:val="1"/>
    <w:qFormat/>
    <w:uiPriority w:val="0"/>
    <w:pPr>
      <w:tabs>
        <w:tab w:val="left" w:pos="1620"/>
      </w:tabs>
      <w:overflowPunct w:val="0"/>
      <w:autoSpaceDE w:val="0"/>
      <w:autoSpaceDN w:val="0"/>
      <w:adjustRightInd w:val="0"/>
      <w:spacing w:before="40" w:after="40" w:line="320" w:lineRule="exact"/>
      <w:ind w:left="1079" w:leftChars="514" w:firstLine="166" w:firstLineChars="79"/>
      <w:jc w:val="both"/>
      <w:textAlignment w:val="baseline"/>
    </w:pPr>
    <w:rPr>
      <w:rFonts w:ascii="Times New Roman"/>
      <w:szCs w:val="20"/>
    </w:rPr>
  </w:style>
  <w:style w:type="paragraph" w:customStyle="1" w:styleId="135">
    <w:name w:val="表号"/>
    <w:basedOn w:val="1"/>
    <w:qFormat/>
    <w:uiPriority w:val="0"/>
    <w:pPr>
      <w:keepLines/>
      <w:widowControl w:val="0"/>
      <w:numPr>
        <w:ilvl w:val="0"/>
        <w:numId w:val="12"/>
      </w:numPr>
      <w:spacing w:line="360" w:lineRule="auto"/>
      <w:ind w:firstLine="127" w:firstLineChars="127"/>
      <w:jc w:val="center"/>
    </w:pPr>
  </w:style>
  <w:style w:type="paragraph" w:customStyle="1" w:styleId="136">
    <w:name w:val="图号"/>
    <w:basedOn w:val="1"/>
    <w:qFormat/>
    <w:uiPriority w:val="0"/>
    <w:pPr>
      <w:widowControl w:val="0"/>
      <w:numPr>
        <w:ilvl w:val="0"/>
        <w:numId w:val="13"/>
      </w:numPr>
      <w:autoSpaceDE w:val="0"/>
      <w:autoSpaceDN w:val="0"/>
      <w:adjustRightInd w:val="0"/>
      <w:spacing w:before="105" w:line="360" w:lineRule="auto"/>
      <w:jc w:val="center"/>
    </w:pPr>
    <w:rPr>
      <w:rFonts w:ascii="Times New Roman"/>
      <w:kern w:val="0"/>
    </w:rPr>
  </w:style>
  <w:style w:type="paragraph" w:customStyle="1" w:styleId="137">
    <w:name w:val="表身"/>
    <w:qFormat/>
    <w:uiPriority w:val="0"/>
    <w:pPr>
      <w:keepNext/>
      <w:spacing w:before="60" w:after="60" w:line="300" w:lineRule="auto"/>
      <w:jc w:val="both"/>
      <w:textAlignment w:val="center"/>
    </w:pPr>
    <w:rPr>
      <w:rFonts w:ascii="Times New Roman" w:hAnsi="Times New Roman" w:eastAsia="宋体" w:cs="Times New Roman"/>
      <w:sz w:val="18"/>
      <w:lang w:val="en-US" w:eastAsia="zh-CN" w:bidi="ar-SA"/>
    </w:rPr>
  </w:style>
  <w:style w:type="paragraph" w:customStyle="1" w:styleId="138">
    <w:name w:val="表项"/>
    <w:next w:val="137"/>
    <w:qFormat/>
    <w:uiPriority w:val="0"/>
    <w:pPr>
      <w:keepNext/>
      <w:spacing w:line="300" w:lineRule="auto"/>
      <w:jc w:val="center"/>
      <w:textAlignment w:val="baseline"/>
    </w:pPr>
    <w:rPr>
      <w:rFonts w:ascii="Arial" w:hAnsi="Arial" w:eastAsia="黑体" w:cs="Times New Roman"/>
      <w:sz w:val="21"/>
      <w:lang w:val="en-US" w:eastAsia="zh-CN" w:bidi="ar-SA"/>
    </w:rPr>
  </w:style>
  <w:style w:type="paragraph" w:customStyle="1" w:styleId="139">
    <w:name w:val="缺省文本"/>
    <w:basedOn w:val="1"/>
    <w:qFormat/>
    <w:uiPriority w:val="0"/>
    <w:pPr>
      <w:widowControl w:val="0"/>
      <w:spacing w:line="360" w:lineRule="auto"/>
      <w:ind w:firstLine="127" w:firstLineChars="127"/>
      <w:jc w:val="both"/>
    </w:pPr>
    <w:rPr>
      <w:rFonts w:ascii="Times New Roman"/>
    </w:rPr>
  </w:style>
  <w:style w:type="paragraph" w:customStyle="1" w:styleId="140">
    <w:name w:val="缺省文本 Char"/>
    <w:basedOn w:val="1"/>
    <w:qFormat/>
    <w:uiPriority w:val="0"/>
    <w:pPr>
      <w:widowControl w:val="0"/>
      <w:autoSpaceDE w:val="0"/>
      <w:autoSpaceDN w:val="0"/>
      <w:adjustRightInd w:val="0"/>
      <w:spacing w:line="360" w:lineRule="auto"/>
    </w:pPr>
    <w:rPr>
      <w:rFonts w:ascii="Times New Roman"/>
      <w:kern w:val="0"/>
    </w:rPr>
  </w:style>
  <w:style w:type="paragraph" w:customStyle="1" w:styleId="141">
    <w:name w:val="目录页编号文本样式"/>
    <w:basedOn w:val="1"/>
    <w:qFormat/>
    <w:uiPriority w:val="0"/>
    <w:pPr>
      <w:widowControl w:val="0"/>
      <w:autoSpaceDE w:val="0"/>
      <w:autoSpaceDN w:val="0"/>
      <w:adjustRightInd w:val="0"/>
      <w:jc w:val="right"/>
    </w:pPr>
    <w:rPr>
      <w:rFonts w:ascii="Times New Roman"/>
      <w:kern w:val="0"/>
    </w:rPr>
  </w:style>
  <w:style w:type="paragraph" w:customStyle="1" w:styleId="142">
    <w:name w:val="xl38"/>
    <w:basedOn w:val="1"/>
    <w:semiHidden/>
    <w:qFormat/>
    <w:uiPriority w:val="0"/>
    <w:pPr>
      <w:pBdr>
        <w:top w:val="single" w:color="auto" w:sz="4" w:space="0"/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Times New Roman"/>
      <w:kern w:val="0"/>
      <w:sz w:val="20"/>
      <w:szCs w:val="20"/>
    </w:rPr>
  </w:style>
  <w:style w:type="paragraph" w:customStyle="1" w:styleId="143">
    <w:name w:val="xl39"/>
    <w:basedOn w:val="1"/>
    <w:semiHidden/>
    <w:qFormat/>
    <w:uiPriority w:val="0"/>
    <w:pPr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Times New Roman"/>
      <w:kern w:val="0"/>
      <w:sz w:val="20"/>
      <w:szCs w:val="20"/>
    </w:rPr>
  </w:style>
  <w:style w:type="paragraph" w:customStyle="1" w:styleId="144">
    <w:name w:val="xl40"/>
    <w:basedOn w:val="1"/>
    <w:semiHidden/>
    <w:qFormat/>
    <w:uiPriority w:val="0"/>
    <w:pPr>
      <w:pBdr>
        <w:top w:val="single" w:color="auto" w:sz="4" w:space="0"/>
        <w:left w:val="single" w:color="auto" w:sz="4" w:space="0"/>
        <w:bottom w:val="single" w:color="auto" w:sz="4" w:space="0"/>
      </w:pBdr>
      <w:spacing w:before="100" w:beforeAutospacing="1" w:after="100" w:afterAutospacing="1"/>
      <w:jc w:val="center"/>
    </w:pPr>
    <w:rPr>
      <w:rFonts w:ascii="Times New Roman"/>
      <w:kern w:val="0"/>
      <w:sz w:val="20"/>
      <w:szCs w:val="20"/>
    </w:rPr>
  </w:style>
  <w:style w:type="paragraph" w:customStyle="1" w:styleId="145">
    <w:name w:val="xl41"/>
    <w:basedOn w:val="1"/>
    <w:semiHidden/>
    <w:qFormat/>
    <w:uiPriority w:val="99"/>
    <w:pPr>
      <w:pBdr>
        <w:top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Times New Roman"/>
      <w:kern w:val="0"/>
      <w:sz w:val="20"/>
      <w:szCs w:val="20"/>
    </w:rPr>
  </w:style>
  <w:style w:type="paragraph" w:customStyle="1" w:styleId="146">
    <w:name w:val="xl42"/>
    <w:basedOn w:val="1"/>
    <w:semiHidden/>
    <w:qFormat/>
    <w:uiPriority w:val="0"/>
    <w:pPr>
      <w:pBdr>
        <w:top w:val="single" w:color="auto" w:sz="4" w:space="0"/>
        <w:left w:val="single" w:color="auto" w:sz="4" w:space="0"/>
        <w:bottom w:val="single" w:color="auto" w:sz="4" w:space="0"/>
      </w:pBdr>
      <w:spacing w:before="100" w:beforeAutospacing="1" w:after="100" w:afterAutospacing="1"/>
      <w:jc w:val="center"/>
    </w:pPr>
    <w:rPr>
      <w:rFonts w:ascii="Times New Roman"/>
      <w:kern w:val="0"/>
      <w:sz w:val="20"/>
      <w:szCs w:val="20"/>
    </w:rPr>
  </w:style>
  <w:style w:type="paragraph" w:customStyle="1" w:styleId="147">
    <w:name w:val="xl43"/>
    <w:basedOn w:val="1"/>
    <w:semiHidden/>
    <w:qFormat/>
    <w:uiPriority w:val="0"/>
    <w:pPr>
      <w:pBdr>
        <w:top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Times New Roman"/>
      <w:kern w:val="0"/>
      <w:sz w:val="20"/>
      <w:szCs w:val="20"/>
    </w:rPr>
  </w:style>
  <w:style w:type="paragraph" w:customStyle="1" w:styleId="148">
    <w:name w:val="xl44"/>
    <w:basedOn w:val="1"/>
    <w:semiHidden/>
    <w:qFormat/>
    <w:uiPriority w:val="0"/>
    <w:pPr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</w:pPr>
    <w:rPr>
      <w:rFonts w:ascii="Arial Unicode MS" w:hAnsi="Arial Unicode MS"/>
      <w:kern w:val="0"/>
      <w:sz w:val="24"/>
    </w:rPr>
  </w:style>
  <w:style w:type="paragraph" w:customStyle="1" w:styleId="149">
    <w:name w:val="co."/>
    <w:basedOn w:val="1"/>
    <w:semiHidden/>
    <w:qFormat/>
    <w:uiPriority w:val="0"/>
    <w:pPr>
      <w:widowControl w:val="0"/>
      <w:jc w:val="center"/>
    </w:pPr>
    <w:rPr>
      <w:rFonts w:ascii="Times New Roman"/>
      <w:b/>
    </w:rPr>
  </w:style>
  <w:style w:type="paragraph" w:customStyle="1" w:styleId="150">
    <w:name w:val="样式 题注 + (中文) 宋体 粉红"/>
    <w:basedOn w:val="22"/>
    <w:qFormat/>
    <w:uiPriority w:val="0"/>
    <w:pPr>
      <w:spacing w:after="60"/>
    </w:pPr>
  </w:style>
  <w:style w:type="paragraph" w:customStyle="1" w:styleId="151">
    <w:name w:val="样式 题注 + 宋体"/>
    <w:basedOn w:val="22"/>
    <w:qFormat/>
    <w:uiPriority w:val="0"/>
    <w:rPr>
      <w:rFonts w:ascii="宋体"/>
    </w:rPr>
  </w:style>
  <w:style w:type="paragraph" w:customStyle="1" w:styleId="152">
    <w:name w:val="表格题注"/>
    <w:next w:val="1"/>
    <w:qFormat/>
    <w:uiPriority w:val="0"/>
    <w:pPr>
      <w:keepLines/>
      <w:numPr>
        <w:ilvl w:val="8"/>
        <w:numId w:val="14"/>
      </w:numPr>
      <w:spacing w:beforeLines="100"/>
      <w:ind w:left="1089" w:hanging="369"/>
      <w:jc w:val="center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customStyle="1" w:styleId="153">
    <w:name w:val="插图题注"/>
    <w:next w:val="1"/>
    <w:qFormat/>
    <w:uiPriority w:val="0"/>
    <w:pPr>
      <w:numPr>
        <w:ilvl w:val="7"/>
        <w:numId w:val="14"/>
      </w:numPr>
      <w:spacing w:afterLines="100"/>
      <w:ind w:left="1089" w:hanging="369"/>
      <w:jc w:val="center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customStyle="1" w:styleId="154">
    <w:name w:val="默认段落字体 Para Char"/>
    <w:basedOn w:val="1"/>
    <w:next w:val="1"/>
    <w:qFormat/>
    <w:uiPriority w:val="0"/>
    <w:pPr>
      <w:widowControl w:val="0"/>
      <w:jc w:val="both"/>
    </w:pPr>
    <w:rPr>
      <w:rFonts w:ascii="Arial" w:hAnsi="Arial" w:cs="Arial"/>
      <w:szCs w:val="24"/>
    </w:rPr>
  </w:style>
  <w:style w:type="paragraph" w:customStyle="1" w:styleId="155">
    <w:name w:val="Char Char Char Char"/>
    <w:basedOn w:val="26"/>
    <w:qFormat/>
    <w:uiPriority w:val="0"/>
    <w:pPr>
      <w:widowControl w:val="0"/>
      <w:adjustRightInd w:val="0"/>
      <w:spacing w:line="436" w:lineRule="exact"/>
      <w:ind w:left="357"/>
      <w:outlineLvl w:val="3"/>
    </w:pPr>
    <w:rPr>
      <w:rFonts w:ascii="Tahoma" w:hAnsi="Tahoma"/>
      <w:b/>
      <w:sz w:val="24"/>
      <w:szCs w:val="24"/>
    </w:rPr>
  </w:style>
  <w:style w:type="paragraph" w:customStyle="1" w:styleId="156">
    <w:name w:val="样式1"/>
    <w:basedOn w:val="11"/>
    <w:qFormat/>
    <w:uiPriority w:val="0"/>
    <w:pPr>
      <w:ind w:left="1014" w:leftChars="500" w:hanging="514"/>
    </w:pPr>
  </w:style>
  <w:style w:type="paragraph" w:customStyle="1" w:styleId="157">
    <w:name w:val="样式 标题 9 + 红色"/>
    <w:basedOn w:val="11"/>
    <w:qFormat/>
    <w:uiPriority w:val="0"/>
    <w:pPr>
      <w:ind w:left="1014" w:leftChars="500" w:hanging="514"/>
    </w:pPr>
    <w:rPr>
      <w:color w:val="FF0000"/>
    </w:rPr>
  </w:style>
  <w:style w:type="character" w:customStyle="1" w:styleId="158">
    <w:name w:val="HTML 地址 Char"/>
    <w:link w:val="41"/>
    <w:qFormat/>
    <w:uiPriority w:val="0"/>
    <w:rPr>
      <w:rFonts w:ascii="宋体" w:hAnsi="宋体"/>
      <w:i/>
      <w:iCs/>
      <w:kern w:val="2"/>
      <w:sz w:val="21"/>
      <w:szCs w:val="21"/>
    </w:rPr>
  </w:style>
  <w:style w:type="character" w:customStyle="1" w:styleId="159">
    <w:name w:val="HTML 预设格式 Char"/>
    <w:link w:val="80"/>
    <w:qFormat/>
    <w:uiPriority w:val="0"/>
    <w:rPr>
      <w:rFonts w:ascii="Courier New" w:hAnsi="Courier New" w:cs="Courier New"/>
      <w:kern w:val="2"/>
    </w:rPr>
  </w:style>
  <w:style w:type="character" w:customStyle="1" w:styleId="160">
    <w:name w:val="标题 Char"/>
    <w:link w:val="84"/>
    <w:qFormat/>
    <w:uiPriority w:val="0"/>
    <w:rPr>
      <w:rFonts w:ascii="Cambria" w:hAnsi="Cambria"/>
      <w:b/>
      <w:bCs/>
      <w:kern w:val="2"/>
      <w:sz w:val="32"/>
      <w:szCs w:val="32"/>
    </w:rPr>
  </w:style>
  <w:style w:type="character" w:customStyle="1" w:styleId="161">
    <w:name w:val="纯文本 Char"/>
    <w:link w:val="45"/>
    <w:qFormat/>
    <w:uiPriority w:val="0"/>
    <w:rPr>
      <w:rFonts w:ascii="宋体" w:hAnsi="Courier New" w:cs="Courier New"/>
      <w:kern w:val="2"/>
      <w:sz w:val="21"/>
      <w:szCs w:val="21"/>
    </w:rPr>
  </w:style>
  <w:style w:type="character" w:customStyle="1" w:styleId="162">
    <w:name w:val="电子邮件签名 Char"/>
    <w:link w:val="19"/>
    <w:qFormat/>
    <w:uiPriority w:val="0"/>
    <w:rPr>
      <w:rFonts w:ascii="宋体" w:hAnsi="宋体"/>
      <w:kern w:val="2"/>
      <w:sz w:val="21"/>
      <w:szCs w:val="21"/>
    </w:rPr>
  </w:style>
  <w:style w:type="character" w:customStyle="1" w:styleId="163">
    <w:name w:val="副标题 Char"/>
    <w:link w:val="64"/>
    <w:qFormat/>
    <w:uiPriority w:val="0"/>
    <w:rPr>
      <w:rFonts w:ascii="Cambria" w:hAnsi="Cambria"/>
      <w:b/>
      <w:bCs/>
      <w:kern w:val="28"/>
      <w:sz w:val="32"/>
      <w:szCs w:val="32"/>
    </w:rPr>
  </w:style>
  <w:style w:type="character" w:customStyle="1" w:styleId="164">
    <w:name w:val="宏文本 Char"/>
    <w:link w:val="2"/>
    <w:qFormat/>
    <w:uiPriority w:val="0"/>
    <w:rPr>
      <w:rFonts w:ascii="Courier New" w:hAnsi="Courier New" w:cs="Courier New"/>
      <w:kern w:val="2"/>
      <w:sz w:val="24"/>
      <w:szCs w:val="24"/>
      <w:lang w:val="en-US" w:eastAsia="zh-CN" w:bidi="ar-SA"/>
    </w:rPr>
  </w:style>
  <w:style w:type="character" w:customStyle="1" w:styleId="165">
    <w:name w:val="脚注文本 Char"/>
    <w:link w:val="67"/>
    <w:qFormat/>
    <w:uiPriority w:val="0"/>
    <w:rPr>
      <w:rFonts w:ascii="宋体" w:hAnsi="宋体"/>
      <w:kern w:val="2"/>
      <w:sz w:val="18"/>
      <w:szCs w:val="18"/>
    </w:rPr>
  </w:style>
  <w:style w:type="character" w:customStyle="1" w:styleId="166">
    <w:name w:val="结束语 Char"/>
    <w:link w:val="32"/>
    <w:qFormat/>
    <w:uiPriority w:val="0"/>
    <w:rPr>
      <w:rFonts w:ascii="宋体" w:hAnsi="宋体"/>
      <w:kern w:val="2"/>
      <w:sz w:val="21"/>
      <w:szCs w:val="21"/>
    </w:rPr>
  </w:style>
  <w:style w:type="paragraph" w:customStyle="1" w:styleId="167">
    <w:name w:val="列出段落1"/>
    <w:basedOn w:val="1"/>
    <w:qFormat/>
    <w:uiPriority w:val="34"/>
    <w:pPr>
      <w:ind w:firstLine="420" w:firstLineChars="200"/>
    </w:pPr>
  </w:style>
  <w:style w:type="paragraph" w:customStyle="1" w:styleId="168">
    <w:name w:val="明显引用1"/>
    <w:basedOn w:val="1"/>
    <w:next w:val="1"/>
    <w:link w:val="169"/>
    <w:qFormat/>
    <w:uiPriority w:val="30"/>
    <w:pPr>
      <w:pBdr>
        <w:bottom w:val="single" w:color="4F81BD" w:sz="4" w:space="4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169">
    <w:name w:val="明显引用 字符"/>
    <w:link w:val="168"/>
    <w:qFormat/>
    <w:uiPriority w:val="30"/>
    <w:rPr>
      <w:rFonts w:ascii="宋体" w:hAnsi="宋体"/>
      <w:b/>
      <w:bCs/>
      <w:i/>
      <w:iCs/>
      <w:color w:val="4F81BD"/>
      <w:kern w:val="2"/>
      <w:sz w:val="21"/>
      <w:szCs w:val="21"/>
    </w:rPr>
  </w:style>
  <w:style w:type="character" w:customStyle="1" w:styleId="170">
    <w:name w:val="批注框文本 Char"/>
    <w:link w:val="54"/>
    <w:qFormat/>
    <w:uiPriority w:val="0"/>
    <w:rPr>
      <w:rFonts w:ascii="宋体" w:hAnsi="宋体"/>
      <w:kern w:val="2"/>
      <w:sz w:val="18"/>
      <w:szCs w:val="18"/>
    </w:rPr>
  </w:style>
  <w:style w:type="character" w:customStyle="1" w:styleId="171">
    <w:name w:val="批注主题 Char"/>
    <w:basedOn w:val="131"/>
    <w:link w:val="85"/>
    <w:qFormat/>
    <w:uiPriority w:val="0"/>
    <w:rPr>
      <w:rFonts w:hAnsi="宋体"/>
      <w:kern w:val="2"/>
      <w:sz w:val="21"/>
    </w:rPr>
  </w:style>
  <w:style w:type="character" w:customStyle="1" w:styleId="172">
    <w:name w:val="签名 Char"/>
    <w:link w:val="58"/>
    <w:qFormat/>
    <w:uiPriority w:val="0"/>
    <w:rPr>
      <w:rFonts w:ascii="宋体" w:hAnsi="宋体"/>
      <w:kern w:val="2"/>
      <w:sz w:val="21"/>
      <w:szCs w:val="21"/>
    </w:rPr>
  </w:style>
  <w:style w:type="character" w:customStyle="1" w:styleId="173">
    <w:name w:val="日期 Char"/>
    <w:link w:val="50"/>
    <w:qFormat/>
    <w:uiPriority w:val="0"/>
    <w:rPr>
      <w:rFonts w:ascii="宋体" w:hAnsi="宋体"/>
      <w:kern w:val="2"/>
      <w:sz w:val="21"/>
      <w:szCs w:val="21"/>
    </w:rPr>
  </w:style>
  <w:style w:type="character" w:customStyle="1" w:styleId="174">
    <w:name w:val="尾注文本 Char"/>
    <w:link w:val="52"/>
    <w:qFormat/>
    <w:uiPriority w:val="0"/>
    <w:rPr>
      <w:rFonts w:ascii="宋体" w:hAnsi="宋体"/>
      <w:kern w:val="2"/>
      <w:sz w:val="21"/>
      <w:szCs w:val="21"/>
    </w:rPr>
  </w:style>
  <w:style w:type="paragraph" w:customStyle="1" w:styleId="175">
    <w:name w:val="无间隔1"/>
    <w:qFormat/>
    <w:uiPriority w:val="1"/>
    <w:rPr>
      <w:rFonts w:ascii="宋体" w:hAnsi="宋体" w:eastAsia="宋体" w:cs="Times New Roman"/>
      <w:kern w:val="2"/>
      <w:sz w:val="21"/>
      <w:szCs w:val="21"/>
      <w:lang w:val="en-US" w:eastAsia="zh-CN" w:bidi="ar-SA"/>
    </w:rPr>
  </w:style>
  <w:style w:type="character" w:customStyle="1" w:styleId="176">
    <w:name w:val="信息标题 Char"/>
    <w:link w:val="79"/>
    <w:qFormat/>
    <w:uiPriority w:val="0"/>
    <w:rPr>
      <w:rFonts w:ascii="Cambria" w:hAnsi="Cambria"/>
      <w:kern w:val="2"/>
      <w:sz w:val="24"/>
      <w:szCs w:val="24"/>
      <w:shd w:val="pct20" w:color="auto" w:fill="auto"/>
    </w:rPr>
  </w:style>
  <w:style w:type="paragraph" w:customStyle="1" w:styleId="177">
    <w:name w:val="引用1"/>
    <w:basedOn w:val="1"/>
    <w:next w:val="1"/>
    <w:link w:val="178"/>
    <w:qFormat/>
    <w:uiPriority w:val="29"/>
    <w:rPr>
      <w:i/>
      <w:iCs/>
      <w:color w:val="000000"/>
    </w:rPr>
  </w:style>
  <w:style w:type="character" w:customStyle="1" w:styleId="178">
    <w:name w:val="引用 字符"/>
    <w:link w:val="177"/>
    <w:qFormat/>
    <w:uiPriority w:val="29"/>
    <w:rPr>
      <w:rFonts w:ascii="宋体" w:hAnsi="宋体"/>
      <w:i/>
      <w:iCs/>
      <w:color w:val="000000"/>
      <w:kern w:val="2"/>
      <w:sz w:val="21"/>
      <w:szCs w:val="21"/>
    </w:rPr>
  </w:style>
  <w:style w:type="character" w:customStyle="1" w:styleId="179">
    <w:name w:val="正文首行缩进 2 Char"/>
    <w:basedOn w:val="133"/>
    <w:link w:val="87"/>
    <w:qFormat/>
    <w:uiPriority w:val="0"/>
    <w:rPr>
      <w:rFonts w:ascii="宋体" w:hAnsi="宋体"/>
      <w:sz w:val="21"/>
    </w:rPr>
  </w:style>
  <w:style w:type="character" w:customStyle="1" w:styleId="180">
    <w:name w:val="正文文本 2 Char"/>
    <w:link w:val="76"/>
    <w:qFormat/>
    <w:uiPriority w:val="0"/>
    <w:rPr>
      <w:rFonts w:ascii="宋体" w:hAnsi="宋体"/>
      <w:kern w:val="2"/>
      <w:sz w:val="21"/>
      <w:szCs w:val="21"/>
    </w:rPr>
  </w:style>
  <w:style w:type="character" w:customStyle="1" w:styleId="181">
    <w:name w:val="正文文本 3 Char"/>
    <w:link w:val="31"/>
    <w:qFormat/>
    <w:uiPriority w:val="0"/>
    <w:rPr>
      <w:rFonts w:ascii="宋体" w:hAnsi="宋体"/>
      <w:kern w:val="2"/>
      <w:sz w:val="16"/>
      <w:szCs w:val="16"/>
    </w:rPr>
  </w:style>
  <w:style w:type="character" w:customStyle="1" w:styleId="182">
    <w:name w:val="标题 3 Char"/>
    <w:link w:val="5"/>
    <w:qFormat/>
    <w:uiPriority w:val="0"/>
    <w:rPr>
      <w:rFonts w:ascii="宋体"/>
      <w:b/>
      <w:sz w:val="21"/>
    </w:rPr>
  </w:style>
  <w:style w:type="paragraph" w:customStyle="1" w:styleId="183">
    <w:name w:val="样式 标题 9 + 蓝色 左侧:  2 字符"/>
    <w:basedOn w:val="11"/>
    <w:next w:val="1"/>
    <w:qFormat/>
    <w:uiPriority w:val="0"/>
    <w:pPr>
      <w:keepNext/>
      <w:keepLines/>
      <w:tabs>
        <w:tab w:val="left" w:pos="1134"/>
        <w:tab w:val="clear" w:pos="1080"/>
      </w:tabs>
      <w:spacing w:before="240" w:after="64" w:line="316" w:lineRule="auto"/>
      <w:ind w:left="500" w:leftChars="500" w:firstLine="0" w:firstLineChars="0"/>
    </w:pPr>
    <w:rPr>
      <w:rFonts w:cs="宋体"/>
      <w:szCs w:val="20"/>
    </w:rPr>
  </w:style>
  <w:style w:type="character" w:customStyle="1" w:styleId="184">
    <w:name w:val="正文文本 Char"/>
    <w:link w:val="34"/>
    <w:qFormat/>
    <w:locked/>
    <w:uiPriority w:val="0"/>
    <w:rPr>
      <w:rFonts w:ascii="宋体" w:hAnsi="宋体"/>
      <w:kern w:val="2"/>
      <w:sz w:val="21"/>
      <w:szCs w:val="21"/>
    </w:rPr>
  </w:style>
  <w:style w:type="paragraph" w:customStyle="1" w:styleId="185">
    <w:name w:val="TOC 标题1"/>
    <w:basedOn w:val="3"/>
    <w:next w:val="1"/>
    <w:unhideWhenUsed/>
    <w:qFormat/>
    <w:uiPriority w:val="39"/>
    <w:pPr>
      <w:keepLines/>
      <w:numPr>
        <w:numId w:val="0"/>
      </w:numPr>
      <w:tabs>
        <w:tab w:val="clear" w:pos="756"/>
      </w:tabs>
      <w:spacing w:before="480" w:line="276" w:lineRule="auto"/>
      <w:outlineLvl w:val="9"/>
    </w:pPr>
    <w:rPr>
      <w:rFonts w:ascii="Cambria" w:hAnsi="Cambria"/>
      <w:bCs/>
      <w:color w:val="365F91"/>
      <w:szCs w:val="28"/>
    </w:rPr>
  </w:style>
  <w:style w:type="paragraph" w:customStyle="1" w:styleId="186">
    <w:name w:val="Z1"/>
    <w:basedOn w:val="1"/>
    <w:link w:val="188"/>
    <w:qFormat/>
    <w:uiPriority w:val="0"/>
    <w:pPr>
      <w:ind w:left="600" w:leftChars="600"/>
    </w:pPr>
  </w:style>
  <w:style w:type="paragraph" w:customStyle="1" w:styleId="187">
    <w:name w:val="Z3"/>
    <w:basedOn w:val="186"/>
    <w:link w:val="189"/>
    <w:qFormat/>
    <w:uiPriority w:val="0"/>
    <w:pPr>
      <w:ind w:left="850" w:leftChars="405" w:firstLine="424" w:firstLineChars="202"/>
    </w:pPr>
  </w:style>
  <w:style w:type="character" w:customStyle="1" w:styleId="188">
    <w:name w:val="Z1 Char"/>
    <w:link w:val="186"/>
    <w:qFormat/>
    <w:uiPriority w:val="0"/>
    <w:rPr>
      <w:rFonts w:ascii="宋体" w:hAnsi="宋体"/>
      <w:kern w:val="2"/>
      <w:sz w:val="21"/>
      <w:szCs w:val="21"/>
    </w:rPr>
  </w:style>
  <w:style w:type="character" w:customStyle="1" w:styleId="189">
    <w:name w:val="Z3 Char"/>
    <w:basedOn w:val="188"/>
    <w:link w:val="187"/>
    <w:qFormat/>
    <w:uiPriority w:val="0"/>
    <w:rPr>
      <w:rFonts w:ascii="宋体" w:hAnsi="宋体"/>
      <w:kern w:val="2"/>
      <w:sz w:val="21"/>
      <w:szCs w:val="21"/>
    </w:rPr>
  </w:style>
  <w:style w:type="paragraph" w:styleId="190">
    <w:name w:val="List Paragraph"/>
    <w:basedOn w:val="1"/>
    <w:qFormat/>
    <w:uiPriority w:val="99"/>
    <w:pPr>
      <w:ind w:firstLine="420" w:firstLineChars="200"/>
    </w:pPr>
  </w:style>
  <w:style w:type="character" w:customStyle="1" w:styleId="191">
    <w:name w:val="font21"/>
    <w:basedOn w:val="93"/>
    <w:qFormat/>
    <w:uiPriority w:val="0"/>
    <w:rPr>
      <w:rFonts w:hint="eastAsia" w:ascii="宋体" w:hAnsi="宋体" w:eastAsia="宋体" w:cs="宋体"/>
      <w:b/>
      <w:bCs/>
      <w:color w:val="000000"/>
      <w:sz w:val="28"/>
      <w:szCs w:val="28"/>
      <w:u w:val="none"/>
    </w:rPr>
  </w:style>
  <w:style w:type="character" w:customStyle="1" w:styleId="192">
    <w:name w:val="font41"/>
    <w:basedOn w:val="93"/>
    <w:qFormat/>
    <w:uiPriority w:val="0"/>
    <w:rPr>
      <w:rFonts w:hint="eastAsia" w:ascii="宋体" w:hAnsi="宋体" w:eastAsia="宋体" w:cs="宋体"/>
      <w:b/>
      <w:bCs/>
      <w:color w:val="FF0000"/>
      <w:sz w:val="28"/>
      <w:szCs w:val="28"/>
      <w:u w:val="none"/>
    </w:rPr>
  </w:style>
  <w:style w:type="character" w:customStyle="1" w:styleId="193">
    <w:name w:val="font31"/>
    <w:basedOn w:val="93"/>
    <w:qFormat/>
    <w:uiPriority w:val="0"/>
    <w:rPr>
      <w:rFonts w:hint="eastAsia" w:ascii="宋体" w:hAnsi="宋体" w:eastAsia="宋体" w:cs="宋体"/>
      <w:b/>
      <w:bCs/>
      <w:color w:val="000000"/>
      <w:sz w:val="22"/>
      <w:szCs w:val="22"/>
      <w:u w:val="none"/>
    </w:rPr>
  </w:style>
  <w:style w:type="character" w:customStyle="1" w:styleId="194">
    <w:name w:val="font01"/>
    <w:basedOn w:val="93"/>
    <w:qFormat/>
    <w:uiPriority w:val="0"/>
    <w:rPr>
      <w:rFonts w:hint="eastAsia" w:ascii="宋体" w:hAnsi="宋体" w:eastAsia="宋体" w:cs="宋体"/>
      <w:color w:val="000000"/>
      <w:sz w:val="22"/>
      <w:szCs w:val="22"/>
      <w:u w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1" Type="http://schemas.microsoft.com/office/2011/relationships/people" Target="people.xml"/><Relationship Id="rId60" Type="http://schemas.openxmlformats.org/officeDocument/2006/relationships/fontTable" Target="fontTable.xml"/><Relationship Id="rId6" Type="http://schemas.openxmlformats.org/officeDocument/2006/relationships/image" Target="media/image2.png"/><Relationship Id="rId59" Type="http://schemas.openxmlformats.org/officeDocument/2006/relationships/customXml" Target="../customXml/item2.xml"/><Relationship Id="rId58" Type="http://schemas.openxmlformats.org/officeDocument/2006/relationships/numbering" Target="numbering.xml"/><Relationship Id="rId57" Type="http://schemas.openxmlformats.org/officeDocument/2006/relationships/customXml" Target="../customXml/item1.xml"/><Relationship Id="rId56" Type="http://schemas.openxmlformats.org/officeDocument/2006/relationships/image" Target="media/image52.emf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theme" Target="theme/theme1.xml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footer" Target="footer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jpe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40A8CA8-2BBD-42C8-A604-CEC7A2B2813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20</Pages>
  <Words>2164</Words>
  <Characters>12335</Characters>
  <Lines>102</Lines>
  <Paragraphs>28</Paragraphs>
  <TotalTime>0</TotalTime>
  <ScaleCrop>false</ScaleCrop>
  <LinksUpToDate>false</LinksUpToDate>
  <CharactersWithSpaces>14471</CharactersWithSpaces>
  <Application>WPS Office_11.8.2.11718_F1E327BC-269C-435d-A152-05C5408002CA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2018-06-12T11:19:00Z</dcterms:created>
  <dc:creator>PWS</dc:creator>
  <cp:lastModifiedBy>Administrator</cp:lastModifiedBy>
  <cp:lastPrinted>2017-03-14T05:58:00Z</cp:lastPrinted>
  <dcterms:modified xsi:type="dcterms:W3CDTF">2024-10-15T10:07:51Z</dcterms:modified>
  <dc:title>电源测试报告</dc:title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2052-11.8.2.11718</vt:lpwstr>
  </property>
  <property fmtid="{D5CDD505-2E9C-101B-9397-08002B2CF9AE}" pid="3" name="_IPGFID">
    <vt:lpwstr>[DocID]=7BF69BB7-8F93-4667-B94A-659DBDF73675</vt:lpwstr>
  </property>
  <property fmtid="{D5CDD505-2E9C-101B-9397-08002B2CF9AE}" pid="4" name="_IPGFLOW_P-9B25_E-1_FP-1_SP-1_CV-25B822D0_CN-751E7A00">
    <vt:lpwstr>goawWtGDVwFxQAQcuAICCquofJcfZQG2LPMAzQtrfeoHYXYuz6Sz2AqMyqxAX5BwfWpSSzGLOWY3l5hrfEQGVbkb0fI5FPKUilTjot28R8rR0pTfBNlWizPTab/SQbwPQyWdOxcvomT7BV5oMb2yJtXlx41HgY1QBtUe2aMRhedgZ1nbMx8eDLT3KCKC2scbv3JFvOrh7Oxpn5iDv6q2CIML9zjZdebRHEAMjfjBsrEpdoqYfd46UbyA+Azv7Lf</vt:lpwstr>
  </property>
  <property fmtid="{D5CDD505-2E9C-101B-9397-08002B2CF9AE}" pid="5" name="_IPGFLOW_P-9B25_E-1_FP-1_SP-2_CV-DF97F651_CN-3EA9C98A">
    <vt:lpwstr>GcWOEwNSsXuKLdB0JabqTWqY51Fnqev/siEjqdE82S+ksYYQMfMT4Fk5i3gKbHP0TFTZVbyNquftsFt/grfj2cg/YVMZatmUzQWpiYh+1KBIN9oIUAmauOvBbqMjFDNBEGu1S4wxuiMtYiqWuXD62Fxzr1cUIScEkQNklPxqlwu6/DziAk3bIS7Uw0vjLGJOAEBUkOWdqoNV+SFPmQ24Gcg==</vt:lpwstr>
  </property>
  <property fmtid="{D5CDD505-2E9C-101B-9397-08002B2CF9AE}" pid="6" name="_IPGFLOW_P-9B25_E-0_FP-1_CV-ACF98C78_CN-7D550F2F">
    <vt:lpwstr>DPSPMK|3|472|2|0</vt:lpwstr>
  </property>
  <property fmtid="{D5CDD505-2E9C-101B-9397-08002B2CF9AE}" pid="7" name="_IPGFLOW_P-9B25_E-1_FP-2_SP-1_CV-7E149240_CN-8B6815B4">
    <vt:lpwstr>Fe4Ekyprs6s7UkFu7OC+tfSK1wFFplVbfQboorANfERqE3cPWwXyVPiKXmNr7VBbuxC5JlQKYFox9lqdo1WVbvvBw+qOMdGvdeX+p/qCxZ5qFnwlWKmAhWqfKwGCXGUBsAxCZq+9ZLx970lMn5kUfbddpKbKhJeJSV88Cnlq165A1LYAbE1OxbQQvWUpVkwIC1HDSP+JE5qPzm0IxfbrMZzbI2zRcG0SgiykOMKzT4OUhcWKHCcvsw1mwgKsx7W</vt:lpwstr>
  </property>
  <property fmtid="{D5CDD505-2E9C-101B-9397-08002B2CF9AE}" pid="8" name="_IPGFLOW_P-9B25_E-1_FP-2_SP-2_CV-BBA81863_CN-BA7BA6C1">
    <vt:lpwstr>OWSzTSdCNtaGJLDyQ72szO61IXCyhx428z44LISCpWpyuSEWhEOSbTPA3Zx7KEhg3/XaIJ6KYV3/Sk89ldCk3fJ7y8T7ZRlD5bGE54T4MiZk8KwldF6BPhzLy+fVG+5UcKLXZW8QFVLZwp9/NjmwjEjeZNViVZeWVgAo+aAnX/RZPLchA0ElsaJW9QuWsJ8IJE18kyjul30H762Ek6XGChQ==</vt:lpwstr>
  </property>
  <property fmtid="{D5CDD505-2E9C-101B-9397-08002B2CF9AE}" pid="9" name="_IPGFLOW_P-9B25_E-0_FP-2_CV-ACF98C78_CN-C09F63E1">
    <vt:lpwstr>DPSPMK|3|472|2|0</vt:lpwstr>
  </property>
  <property fmtid="{D5CDD505-2E9C-101B-9397-08002B2CF9AE}" pid="10" name="DOCPROPERTY_INTERNAL_DELFLAGS2">
    <vt:lpwstr>1</vt:lpwstr>
  </property>
  <property fmtid="{D5CDD505-2E9C-101B-9397-08002B2CF9AE}" pid="11" name="_IPGFLOW_P-9B25_E-1_FP-3_SP-1_CV-69C79C5D_CN-9952498D">
    <vt:lpwstr>Fe4Ekyprs6s7UkFu7OC+teyYIKiZH1qLJg2kmRvklV/JyMr0lmv7aPHKAQTx9117ORaJN8wXgYTb26Y8bj+a7XPWMp1b4BT48VYm+vDXCSVpoVF449ewt0E3so843Bc6Wcviije0NHqENSYznDndAMcIwQDxSbv2VSQ9VH4a3qGhYwLD0z+BurjZMou2W1RRP8ZMk3fkF1Ni5JjM09FKZbvgURcuBgVmXEtdYhMt3O3Rk8sODQbfeJrLY4K5jao</vt:lpwstr>
  </property>
  <property fmtid="{D5CDD505-2E9C-101B-9397-08002B2CF9AE}" pid="12" name="_IPGFLOW_P-9B25_E-1_FP-3_SP-2_CV-4DE3614F_CN-30D82A0D">
    <vt:lpwstr>q+Hct67Z3UMG0r6kKXdFQCURUp7U76/zX6leXzmE/dFNCMR2DKw1+fhJGmDI5hIp6oRys9W4zFg9nkIv6etfRLpRUFI/Cx/55cYpNy+BRgIQKKkEYYwM34T7uO+1vsfiW9JFdCHixfRdn2LLk8IbPbVIfo/MoqoUHaliGf4Q9alhnnDLMKFe/EjX89Ld8l7/dQfOET/Lefd+0/6gj/Y+2XxEBV/ivQXnmQCOX52lbuoA=</vt:lpwstr>
  </property>
  <property fmtid="{D5CDD505-2E9C-101B-9397-08002B2CF9AE}" pid="13" name="_IPGFLOW_P-9B25_E-0_FP-3_CV-96F3ED08_CN-45072F6F">
    <vt:lpwstr>DPSPMK|3|492|2|0</vt:lpwstr>
  </property>
  <property fmtid="{D5CDD505-2E9C-101B-9397-08002B2CF9AE}" pid="14" name="ICV">
    <vt:lpwstr>C99B77B7C7894520B51F08F0328DA7F5</vt:lpwstr>
  </property>
  <property fmtid="{D5CDD505-2E9C-101B-9397-08002B2CF9AE}" pid="15" name="_IPGFLOW_P-9B25_E-1_FP-4_SP-1_CV-BC886B38_CN-AD83D9C5">
    <vt:lpwstr>sN6TfYJGpThlyLdwtzW9lgw4S1TD0kwtH133VVyfuttQHS4KlLe8Y2M83mOrJA+/fb3hXjPQUJoFwegDUJY6Q0+CmGQ6LTuVDwmHUyUR3PVJS+iY35TAcr5jBuyljU2wVgMLRbFNu38fUmj9MoJVKHaoAx0GdLB+6L0Omr/nyzQw76c/HBH3SYQdZiI0uC48ij4vbAG5/lrKS1FPSE6FfjiIzd2nZGzVA3IVooebsgI11Mlnkj4gxbdJfhe9+Z2</vt:lpwstr>
  </property>
  <property fmtid="{D5CDD505-2E9C-101B-9397-08002B2CF9AE}" pid="16" name="_IPGFLOW_P-9B25_E-1_FP-4_SP-2_CV-3C4CB649_CN-69064B6">
    <vt:lpwstr>RzUa5KMyHstmqniZwVgyo1rQdwJRqdtX+C2lf3cMHWKwXA428eog5rsTsFSPo4BYf8+ujMUDJ6Qh+dh5SrH2/pyACFWjWixK0LhCJxVFyNAdyYq7F372+OeZ26jZXxCBOb3lMySjHw0ENN/39MA24hFofL2c37QUJiyoZ4A2yJIhoMiRuJVMJUBKq1eklB7qD/jqp9uDsaGfZ8Wrn9qNamGbz1EMBzKKOOf78HdkOI4weEwDBmlgu/4KFNNfUx/</vt:lpwstr>
  </property>
  <property fmtid="{D5CDD505-2E9C-101B-9397-08002B2CF9AE}" pid="17" name="_IPGFLOW_P-9B25_E-1_FP-4_SP-3_CV-23CFD3CC_CN-D60D35AB">
    <vt:lpwstr>Zq2YlJruhP+dxmcwWnPgajhQ==</vt:lpwstr>
  </property>
  <property fmtid="{D5CDD505-2E9C-101B-9397-08002B2CF9AE}" pid="18" name="_IPGFLOW_P-9B25_E-0_FP-4_CV-655D092D_CN-7DB5968E">
    <vt:lpwstr>DPSPMK|3|536|3|0</vt:lpwstr>
  </property>
  <property fmtid="{D5CDD505-2E9C-101B-9397-08002B2CF9AE}" pid="19" name="_IPGFLOW_P-9B25_E-1_FP-5_SP-1_CV-743156E6_CN-37E910D2">
    <vt:lpwstr>56217JyhLidIbA9hrJYsIWlGVu3BI5Y0DUAzWEFI1fzoB+oAQLKo/+XtBaP5Vemg4rkSLSFCG0T07C2m2jdRCBDvnC5msZL2BNnm1KejCcWms2rDwmRcQmlIbKKOqX3oq2msc6XUeWg7fQvMI0Z/bqvBYGxuyP6ZWtb2MAzYZtSQg8YKw1OkRIs5GMwsL+VIiGwmAkbHTjWezjtB6EfhTLFxoSW2Y3Zh+pfvfw35er/izP27AOglAIjarYR0erw</vt:lpwstr>
  </property>
  <property fmtid="{D5CDD505-2E9C-101B-9397-08002B2CF9AE}" pid="20" name="_IPGFLOW_P-9B25_E-1_FP-5_SP-2_CV-B92D27EE_CN-A0334C3A">
    <vt:lpwstr>/k3OqdmUty6dAfpbEVb9gTx3S1snCoKuS8H4eAM6PWUFxLUUNoqDylSBn0wqy8fgR6n3XljCtadAg0RLkxbcZj2RcqigZiM3I00MC3O1bzomw2O0SjtwnMJBmuDz8kvIshLnuQjtegcWpGlSoFua7MbyGnIiPAcQbu5+NO7mbJY8m5sL5VCiUC3lp4pI33zEd3fJPIlrTGluJFNxQkkK/bR6mqqPQnEqTAOKJqZ8+obe1pX24tmV5EBrRzuZwYw</vt:lpwstr>
  </property>
  <property fmtid="{D5CDD505-2E9C-101B-9397-08002B2CF9AE}" pid="21" name="_IPGFLOW_P-9B25_E-1_FP-5_SP-3_CV-BB0C0795_CN-15A4E338">
    <vt:lpwstr>JqtJL8frjbRqds9LMzdbnZBw==</vt:lpwstr>
  </property>
  <property fmtid="{D5CDD505-2E9C-101B-9397-08002B2CF9AE}" pid="22" name="_IPGFLOW_P-9B25_E-0_FP-5_CV-655D092D_CN-A0234F0B">
    <vt:lpwstr>DPSPMK|3|536|3|0</vt:lpwstr>
  </property>
  <property fmtid="{D5CDD505-2E9C-101B-9397-08002B2CF9AE}" pid="23" name="_IPGFLOW_P-9B25_E-1_FP-6_SP-1_CV-14671549_CN-EF32DC0C">
    <vt:lpwstr>dJLoq1xMcFPFL3//Al105Sj+k7Vy33Gogq+LiWZABY0QSb2/brS1+DnjIJP68GeCFFDEl7zdMVLny/AsV7/AWA9syCz2ut7nlOo1BE4kEWqIMbJlzjow+EdLmaHcw6NqZxEDspQ6QIcjR9O4QqtWTKxu4lKq+u8bfE814/AUTXNT2hoe01I/5t89OPlaPCGdY3alOgRhHPXz/yBBUitTp6GtbeI+Ogt3nnYNW+I/0YTVC3TTeTJuJx7Jz+BDu5C</vt:lpwstr>
  </property>
  <property fmtid="{D5CDD505-2E9C-101B-9397-08002B2CF9AE}" pid="24" name="_IPGFLOW_P-9B25_E-1_FP-6_SP-2_CV-DFA45164_CN-58D48829">
    <vt:lpwstr>6/6wwizCy3dipYsvEqCfjmsQB/Uvrk3CSHoON5YlEIqdBs8scllmUSlBgId1DCRZkpYaHw1i63RD3vk4iMObP5QED6FYg9cUpdXX+3/PDGByqzwJnDK8wZDSoqmt10QU6a585d+wFUSfEEoXDmSty2kN0fqKfouXCNXSOsliDqdA9/eoX0N9c2r9SBRG3K9Brlf6+N4y/OOZinALne/hj5O/BzKXrbnWjNExOlGejXmPSr9sjDRok2SUt5NzjfV</vt:lpwstr>
  </property>
  <property fmtid="{D5CDD505-2E9C-101B-9397-08002B2CF9AE}" pid="25" name="_IPGFLOW_P-9B25_E-1_FP-6_SP-3_CV-FF343AD9_CN-93AFAA5E">
    <vt:lpwstr>fLQHA+udU3m5rPkA3PvoQJ/agoHbj7Ka0AwZ0hUIvPwGhdV0KgNVjFooDu5Ac89vv8P39wMkeynjM1UuulXLXibFGKPHVAS5zQaf5GlH7NRh8=</vt:lpwstr>
  </property>
  <property fmtid="{D5CDD505-2E9C-101B-9397-08002B2CF9AE}" pid="26" name="_IPGFLOW_P-9B25_E-0_FP-6_CV-10A935B5_CN-C7770004">
    <vt:lpwstr>DPSPMK|3|620|3|0</vt:lpwstr>
  </property>
  <property fmtid="{D5CDD505-2E9C-101B-9397-08002B2CF9AE}" pid="27" name="_IPGFLOW_P-9B25_E-0_CV-8CDF705E_CN-E14C217E">
    <vt:lpwstr>DPFPMK|3|50|7|0</vt:lpwstr>
  </property>
  <property fmtid="{D5CDD505-2E9C-101B-9397-08002B2CF9AE}" pid="28" name="_IPGFLOW_P-9B25_E-1_FP-7_SP-1_CV-FCDD5AB8_CN-A55A9329">
    <vt:lpwstr>dJLoq1xMcFPFL3//Al105S6FkIQEPyl6qCkC3ScD9gET37txqcBOkx9+7gwjDPQb0kxEyDH5zMUsnTi8wbdeFNbUG0aG8IYC319rKqNya2Bag+lzSYnyNdpJG1C2yPqt6lwn06HLDyYWxRWMvuTRfymHO4XMyq+obY8aZUAQS2Hbdop65jKgVzE6uQagYn579T1+Ni9RpYt5ULvj2Aq0WO2jRfAff4VzypGUimp7EOWVtiijWoet9EdF7O4iODM</vt:lpwstr>
  </property>
  <property fmtid="{D5CDD505-2E9C-101B-9397-08002B2CF9AE}" pid="29" name="_IPGFLOW_P-9B25_E-1_FP-7_SP-2_CV-A3EFD02A_CN-CFF7D3E0">
    <vt:lpwstr>J72m1rCIxafzGJ3Q5py78EsF0AGd99mBGSp8MD0GQFLiaeyDTAiMjYHStWzpaC6B9vaPIZzB4rApwqbSb0+7tEJTLHmjAXWQao4fYCW97HP0k0793et4rdplv0R86+9Xy3lbDOl8kKOI/BmZ1T4jaTT6bLmF/FqOOak9IgIqs42WPG0r0PQGZ7GsiaHPDmHmGwNnNL3pl/5D0+QL1s+epBIz5x1SQQUuvujA9U6Cw0WEsJ3US+gEAT9ACV+QkF7</vt:lpwstr>
  </property>
  <property fmtid="{D5CDD505-2E9C-101B-9397-08002B2CF9AE}" pid="30" name="_IPGFLOW_P-9B25_E-1_FP-7_SP-3_CV-1C450F90_CN-5C82B4ED">
    <vt:lpwstr>a8+diPQ8RT80aEPbPjzY0u9UGukl1RzX2jZRmAu9cucHz4JZ6BD7/qxM9YQxoQ2EnuV2GUB/LiP/S4Rmpg3AXlmXLQ6PUdU6HL1wnJLeF+uhA=</vt:lpwstr>
  </property>
  <property fmtid="{D5CDD505-2E9C-101B-9397-08002B2CF9AE}" pid="31" name="_IPGFLOW_P-9B25_E-0_FP-7_CV-10A935B5_CN-1AE1D981">
    <vt:lpwstr>DPSPMK|3|620|3|0</vt:lpwstr>
  </property>
  <property fmtid="{D5CDD505-2E9C-101B-9397-08002B2CF9AE}" pid="32" name="_IPGLAB_P-9B25_E-1_CV-B0B36717_CN-9829C90C">
    <vt:lpwstr>JsGcuhBMxAW5sd5zJ+IlXjRhGGb3ywVZBYKRcGhBHuFc2EeKyQaJTIKSBV57ObcR</vt:lpwstr>
  </property>
</Properties>
</file>